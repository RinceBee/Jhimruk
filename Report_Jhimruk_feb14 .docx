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E1614D" w:rsidRDefault="008F6CE4" w:rsidP="00BD3D10">
      <w:pPr>
        <w:jc w:val="right"/>
        <w:rPr>
          <w:b/>
          <w:bCs/>
          <w:lang w:val="nb-NO"/>
          <w:rPrChange w:id="0" w:author="Kumar Baral" w:date="2023-01-30T12:05:00Z">
            <w:rPr>
              <w:b/>
              <w:bCs/>
            </w:rPr>
          </w:rPrChange>
        </w:rPr>
      </w:pPr>
      <w:bookmarkStart w:id="1" w:name="_Toc435601559"/>
      <w:bookmarkStart w:id="2" w:name="_Ref430871112"/>
      <w:r w:rsidRPr="002E2821">
        <w:rPr>
          <w:b/>
          <w:bCs/>
          <w:noProof/>
          <w:sz w:val="28"/>
          <w:szCs w:val="24"/>
          <w:lang w:bidi="ne-NP"/>
        </w:rPr>
        <w:drawing>
          <wp:anchor distT="0" distB="0" distL="114300" distR="114300" simplePos="0" relativeHeight="251696128" behindDoc="0" locked="0" layoutInCell="1" allowOverlap="1" wp14:anchorId="74568379" wp14:editId="318FCC3B">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2E2821">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57A7DAC"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2E2821">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73271759"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2E2821">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3E97D413"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E1614D">
        <w:rPr>
          <w:b/>
          <w:bCs/>
          <w:noProof/>
          <w:sz w:val="28"/>
          <w:szCs w:val="24"/>
          <w:lang w:bidi="ne-NP"/>
        </w:rPr>
        <w:t>BUTWAL POWER COMPANY</w:t>
      </w:r>
      <w:r w:rsidR="00143928" w:rsidRPr="00E1614D">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E1614D">
        <w:rPr>
          <w:rFonts w:cs="Arial"/>
          <w:color w:val="000000"/>
          <w:sz w:val="24"/>
          <w:szCs w:val="24"/>
          <w:lang w:val="nb-NO"/>
        </w:rPr>
        <w:t>Buddhadanagar-10</w:t>
      </w:r>
      <w:r w:rsidR="00143928" w:rsidRPr="00E1614D">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753CE757" w:rsidR="00FC0085" w:rsidRDefault="008F6CE4" w:rsidP="003E1F10">
      <w:pPr>
        <w:spacing w:before="0" w:after="200"/>
        <w:ind w:right="-1418"/>
        <w:rPr>
          <w:ins w:id="7" w:author="Kumar Baral" w:date="2023-02-12T12:40:00Z"/>
          <w:rFonts w:cs="Mangal"/>
          <w:lang w:val="en-GB" w:eastAsia="en-GB" w:bidi="sa-IN"/>
        </w:rPr>
      </w:pPr>
      <w:del w:id="8" w:author="Kumar Baral" w:date="2023-02-12T12:40:00Z">
        <w:r w:rsidDel="00757369">
          <w:rPr>
            <w:noProof/>
            <w:lang w:bidi="ne-NP"/>
          </w:rPr>
          <w:drawing>
            <wp:inline distT="0" distB="0" distL="0" distR="0" wp14:anchorId="175DB09F" wp14:editId="0F4608F2">
              <wp:extent cx="5701113" cy="3086100"/>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t="8501" b="19687"/>
                      <a:stretch>
                        <a:fillRect/>
                      </a:stretch>
                    </pic:blipFill>
                    <pic:spPr bwMode="auto">
                      <a:xfrm>
                        <a:off x="0" y="0"/>
                        <a:ext cx="5701113" cy="3086100"/>
                      </a:xfrm>
                      <a:prstGeom prst="rect">
                        <a:avLst/>
                      </a:prstGeom>
                      <a:noFill/>
                      <a:ln>
                        <a:noFill/>
                      </a:ln>
                    </pic:spPr>
                  </pic:pic>
                </a:graphicData>
              </a:graphic>
            </wp:inline>
          </w:drawing>
        </w:r>
      </w:del>
    </w:p>
    <w:p w14:paraId="3C83E60C" w14:textId="6972D77A" w:rsidR="00757369" w:rsidRDefault="00757369" w:rsidP="003E1F10">
      <w:pPr>
        <w:spacing w:before="0" w:after="200"/>
        <w:ind w:right="-1418"/>
        <w:rPr>
          <w:ins w:id="9" w:author="Kumar Baral" w:date="2023-02-12T12:40:00Z"/>
          <w:rFonts w:cs="Mangal"/>
          <w:lang w:val="en-GB" w:eastAsia="en-GB" w:bidi="sa-IN"/>
        </w:rPr>
      </w:pPr>
    </w:p>
    <w:p w14:paraId="75C15968" w14:textId="158FCED0" w:rsidR="00757369" w:rsidRDefault="00757369" w:rsidP="003E1F10">
      <w:pPr>
        <w:spacing w:before="0" w:after="200"/>
        <w:ind w:right="-1418"/>
        <w:rPr>
          <w:ins w:id="10" w:author="Kumar Baral" w:date="2023-02-12T12:40:00Z"/>
          <w:rFonts w:cs="Mangal"/>
          <w:lang w:val="en-GB" w:eastAsia="en-GB" w:bidi="sa-IN"/>
        </w:rPr>
      </w:pPr>
    </w:p>
    <w:p w14:paraId="48FDC7EC" w14:textId="4AEB71B7" w:rsidR="00757369" w:rsidRDefault="00757369" w:rsidP="003E1F10">
      <w:pPr>
        <w:spacing w:before="0" w:after="200"/>
        <w:ind w:right="-1418"/>
        <w:rPr>
          <w:ins w:id="11" w:author="Kumar Baral" w:date="2023-02-12T12:40:00Z"/>
          <w:rFonts w:cs="Mangal"/>
          <w:lang w:val="en-GB" w:eastAsia="en-GB" w:bidi="sa-IN"/>
        </w:rPr>
      </w:pPr>
    </w:p>
    <w:p w14:paraId="4576502C" w14:textId="1C298F3D" w:rsidR="00757369" w:rsidRDefault="00757369" w:rsidP="003E1F10">
      <w:pPr>
        <w:spacing w:before="0" w:after="200"/>
        <w:ind w:right="-1418"/>
        <w:rPr>
          <w:ins w:id="12" w:author="Kumar Baral" w:date="2023-02-12T12:40:00Z"/>
          <w:rFonts w:cs="Mangal"/>
          <w:lang w:val="en-GB" w:eastAsia="en-GB" w:bidi="sa-IN"/>
        </w:rPr>
      </w:pPr>
    </w:p>
    <w:p w14:paraId="0168D80D" w14:textId="2E3529BD" w:rsidR="00757369" w:rsidRDefault="00757369" w:rsidP="003E1F10">
      <w:pPr>
        <w:spacing w:before="0" w:after="200"/>
        <w:ind w:right="-1418"/>
        <w:rPr>
          <w:ins w:id="13" w:author="Kumar Baral" w:date="2023-02-12T12:40:00Z"/>
          <w:rFonts w:cs="Mangal"/>
          <w:lang w:val="en-GB" w:eastAsia="en-GB" w:bidi="sa-IN"/>
        </w:rPr>
      </w:pPr>
    </w:p>
    <w:p w14:paraId="488F0849" w14:textId="4DFA18FF" w:rsidR="00757369" w:rsidRDefault="00757369" w:rsidP="003E1F10">
      <w:pPr>
        <w:spacing w:before="0" w:after="200"/>
        <w:ind w:right="-1418"/>
        <w:rPr>
          <w:ins w:id="14" w:author="Kumar Baral" w:date="2023-02-12T12:40:00Z"/>
          <w:rFonts w:cs="Mangal"/>
          <w:lang w:val="en-GB" w:eastAsia="en-GB" w:bidi="sa-IN"/>
        </w:rPr>
      </w:pPr>
    </w:p>
    <w:p w14:paraId="0E9DBCDD" w14:textId="54633609" w:rsidR="00757369" w:rsidRDefault="00757369" w:rsidP="003E1F10">
      <w:pPr>
        <w:spacing w:before="0" w:after="200"/>
        <w:ind w:right="-1418"/>
        <w:rPr>
          <w:ins w:id="15" w:author="Kumar Baral" w:date="2023-02-12T12:40:00Z"/>
          <w:rFonts w:cs="Mangal"/>
          <w:lang w:val="en-GB" w:eastAsia="en-GB" w:bidi="sa-IN"/>
        </w:rPr>
      </w:pPr>
    </w:p>
    <w:p w14:paraId="7D1CE99B" w14:textId="593AE68E" w:rsidR="00757369" w:rsidRDefault="00757369" w:rsidP="003E1F10">
      <w:pPr>
        <w:spacing w:before="0" w:after="200"/>
        <w:ind w:right="-1418"/>
        <w:rPr>
          <w:ins w:id="16" w:author="Kumar Baral" w:date="2023-02-12T12:40:00Z"/>
          <w:rFonts w:cs="Mangal"/>
          <w:lang w:val="en-GB" w:eastAsia="en-GB" w:bidi="sa-IN"/>
        </w:rPr>
      </w:pPr>
    </w:p>
    <w:p w14:paraId="40C74EC6" w14:textId="5AB6AC3E" w:rsidR="00D218E8" w:rsidRDefault="00D218E8" w:rsidP="00FC0085">
      <w:pPr>
        <w:spacing w:before="240" w:after="0" w:line="240" w:lineRule="auto"/>
        <w:jc w:val="right"/>
        <w:rPr>
          <w:b/>
          <w:bCs/>
          <w:caps/>
          <w:color w:val="000000"/>
          <w:sz w:val="28"/>
          <w:szCs w:val="30"/>
        </w:rPr>
      </w:pPr>
      <w:r>
        <w:rPr>
          <w:b/>
          <w:bCs/>
          <w:caps/>
          <w:color w:val="000000"/>
          <w:sz w:val="28"/>
          <w:szCs w:val="30"/>
        </w:rPr>
        <w:t>DRAFT</w:t>
      </w:r>
    </w:p>
    <w:p w14:paraId="4577074F" w14:textId="64E859BB" w:rsidR="00143928" w:rsidRPr="00E1614D" w:rsidRDefault="00185774" w:rsidP="00FC0085">
      <w:pPr>
        <w:spacing w:before="240" w:after="0" w:line="240" w:lineRule="auto"/>
        <w:jc w:val="right"/>
        <w:rPr>
          <w:b/>
          <w:bCs/>
          <w:caps/>
          <w:color w:val="000000"/>
          <w:sz w:val="28"/>
          <w:szCs w:val="30"/>
        </w:rPr>
      </w:pPr>
      <w:r w:rsidRPr="00E1614D">
        <w:rPr>
          <w:b/>
          <w:bCs/>
          <w:caps/>
          <w:color w:val="000000"/>
          <w:sz w:val="28"/>
          <w:szCs w:val="30"/>
        </w:rPr>
        <w:t>Hydrological</w:t>
      </w:r>
      <w:r w:rsidR="00143928" w:rsidRPr="00E1614D">
        <w:rPr>
          <w:b/>
          <w:bCs/>
          <w:caps/>
          <w:color w:val="000000"/>
          <w:sz w:val="28"/>
          <w:szCs w:val="30"/>
        </w:rPr>
        <w:t xml:space="preserve"> Study </w:t>
      </w:r>
      <w:r w:rsidRPr="00E1614D">
        <w:rPr>
          <w:b/>
          <w:bCs/>
          <w:caps/>
          <w:color w:val="000000"/>
          <w:sz w:val="28"/>
          <w:szCs w:val="30"/>
        </w:rPr>
        <w:t xml:space="preserve">report </w:t>
      </w:r>
      <w:r w:rsidR="00143928" w:rsidRPr="00E1614D">
        <w:rPr>
          <w:b/>
          <w:bCs/>
          <w:caps/>
          <w:color w:val="000000"/>
          <w:sz w:val="28"/>
          <w:szCs w:val="30"/>
        </w:rPr>
        <w:t>of</w:t>
      </w:r>
    </w:p>
    <w:p w14:paraId="5CCD73A4" w14:textId="7E4129D5" w:rsidR="00AA3B2A" w:rsidRPr="00E1614D" w:rsidRDefault="00FA6904" w:rsidP="00FC0085">
      <w:pPr>
        <w:spacing w:before="240" w:after="0" w:line="240" w:lineRule="auto"/>
        <w:jc w:val="right"/>
        <w:rPr>
          <w:b/>
          <w:bCs/>
          <w:caps/>
          <w:color w:val="000000"/>
          <w:sz w:val="28"/>
          <w:szCs w:val="30"/>
        </w:rPr>
      </w:pPr>
      <w:r>
        <w:rPr>
          <w:b/>
          <w:bCs/>
          <w:caps/>
          <w:color w:val="000000"/>
          <w:sz w:val="28"/>
          <w:szCs w:val="30"/>
        </w:rPr>
        <w:t>JHIMRUK</w:t>
      </w:r>
      <w:r w:rsidR="00AA3B2A" w:rsidRPr="00E1614D">
        <w:rPr>
          <w:b/>
          <w:bCs/>
          <w:caps/>
          <w:color w:val="000000"/>
          <w:sz w:val="28"/>
          <w:szCs w:val="30"/>
        </w:rPr>
        <w:t xml:space="preserve"> HYDRO</w:t>
      </w:r>
      <w:r w:rsidR="00764286">
        <w:rPr>
          <w:b/>
          <w:bCs/>
          <w:caps/>
          <w:color w:val="000000"/>
          <w:sz w:val="28"/>
          <w:szCs w:val="30"/>
        </w:rPr>
        <w:t>ELECTRIC AND RURAL ELECTRIFICATION</w:t>
      </w:r>
      <w:r w:rsidR="00AA3B2A" w:rsidRPr="00E1614D">
        <w:rPr>
          <w:b/>
          <w:bCs/>
          <w:caps/>
          <w:color w:val="000000"/>
          <w:sz w:val="28"/>
          <w:szCs w:val="30"/>
        </w:rPr>
        <w:t xml:space="preserve"> PROJECT (</w:t>
      </w:r>
      <w:r>
        <w:rPr>
          <w:b/>
          <w:bCs/>
          <w:caps/>
          <w:color w:val="000000"/>
          <w:sz w:val="28"/>
          <w:szCs w:val="30"/>
        </w:rPr>
        <w:t>12</w:t>
      </w:r>
      <w:r w:rsidR="00AA3B2A" w:rsidRPr="00E1614D">
        <w:rPr>
          <w:b/>
          <w:bCs/>
          <w:caps/>
          <w:color w:val="000000"/>
          <w:sz w:val="28"/>
          <w:szCs w:val="30"/>
        </w:rPr>
        <w:t xml:space="preserve"> MW)</w:t>
      </w:r>
    </w:p>
    <w:p w14:paraId="0FF02F2F" w14:textId="1BE362D9" w:rsidR="00FC0085" w:rsidRPr="00E1614D" w:rsidRDefault="00FA6904" w:rsidP="00FC0085">
      <w:pPr>
        <w:spacing w:before="240" w:after="0" w:line="240" w:lineRule="auto"/>
        <w:jc w:val="right"/>
        <w:rPr>
          <w:b/>
          <w:bCs/>
          <w:color w:val="000000"/>
          <w:sz w:val="24"/>
          <w:szCs w:val="30"/>
        </w:rPr>
      </w:pPr>
      <w:r>
        <w:rPr>
          <w:b/>
          <w:bCs/>
          <w:color w:val="000000"/>
          <w:sz w:val="24"/>
          <w:szCs w:val="30"/>
        </w:rPr>
        <w:t>Pyuthan</w:t>
      </w:r>
    </w:p>
    <w:p w14:paraId="1DBABEC9" w14:textId="77777777" w:rsidR="00185774" w:rsidRDefault="00185774" w:rsidP="00FC0085">
      <w:pPr>
        <w:spacing w:before="0" w:after="200"/>
        <w:jc w:val="right"/>
        <w:rPr>
          <w:rFonts w:cs="Mangal"/>
          <w:b/>
          <w:sz w:val="24"/>
          <w:highlight w:val="yellow"/>
          <w:lang w:val="en-GB" w:eastAsia="en-GB" w:bidi="sa-IN"/>
        </w:rPr>
      </w:pPr>
    </w:p>
    <w:p w14:paraId="4D9F87B8" w14:textId="77777777" w:rsidR="00185774" w:rsidRDefault="00185774" w:rsidP="00FC0085">
      <w:pPr>
        <w:spacing w:before="0" w:after="200"/>
        <w:jc w:val="right"/>
        <w:rPr>
          <w:rFonts w:cs="Mangal"/>
          <w:b/>
          <w:sz w:val="24"/>
          <w:highlight w:val="yellow"/>
          <w:lang w:val="en-GB" w:eastAsia="en-GB" w:bidi="sa-IN"/>
        </w:rPr>
      </w:pPr>
    </w:p>
    <w:p w14:paraId="185D4C29" w14:textId="77777777" w:rsidR="00185774" w:rsidRDefault="00185774" w:rsidP="00FC0085">
      <w:pPr>
        <w:spacing w:before="0" w:after="200"/>
        <w:jc w:val="right"/>
        <w:rPr>
          <w:rFonts w:cs="Mangal"/>
          <w:b/>
          <w:sz w:val="24"/>
          <w:highlight w:val="yellow"/>
          <w:lang w:val="en-GB" w:eastAsia="en-GB" w:bidi="sa-IN"/>
        </w:rPr>
      </w:pPr>
    </w:p>
    <w:p w14:paraId="772BDD79" w14:textId="77777777" w:rsidR="00185774" w:rsidRPr="00E1614D" w:rsidRDefault="00185774" w:rsidP="00FC0085">
      <w:pPr>
        <w:spacing w:before="0" w:after="200"/>
        <w:jc w:val="right"/>
        <w:rPr>
          <w:rFonts w:cs="Mangal"/>
          <w:b/>
          <w:sz w:val="24"/>
          <w:lang w:val="en-GB" w:eastAsia="en-GB" w:bidi="sa-IN"/>
        </w:rPr>
      </w:pPr>
    </w:p>
    <w:p w14:paraId="4B0C7009" w14:textId="6AD0C904" w:rsidR="00FC0085" w:rsidRPr="00E1614D" w:rsidRDefault="004C79A5" w:rsidP="00FC0085">
      <w:pPr>
        <w:spacing w:before="0" w:after="200"/>
        <w:jc w:val="right"/>
        <w:rPr>
          <w:rFonts w:cs="Mangal"/>
          <w:b/>
          <w:sz w:val="24"/>
          <w:lang w:val="en-GB" w:eastAsia="en-GB" w:bidi="sa-IN"/>
        </w:rPr>
      </w:pPr>
      <w:r w:rsidRPr="00E1614D">
        <w:rPr>
          <w:rFonts w:cs="Mangal"/>
          <w:b/>
          <w:sz w:val="24"/>
          <w:lang w:val="en-GB" w:eastAsia="en-GB" w:bidi="sa-IN"/>
        </w:rPr>
        <w:t>February</w:t>
      </w:r>
      <w:del w:id="17" w:author="Kumar Baral" w:date="2022-12-13T12:06:00Z">
        <w:r w:rsidR="00952598" w:rsidRPr="00E1614D" w:rsidDel="00C4753F">
          <w:rPr>
            <w:rFonts w:cs="Mangal"/>
            <w:b/>
            <w:sz w:val="24"/>
            <w:lang w:val="en-GB" w:eastAsia="en-GB" w:bidi="sa-IN"/>
          </w:rPr>
          <w:delText>June</w:delText>
        </w:r>
      </w:del>
      <w:r w:rsidR="00C53D9E" w:rsidRPr="00E1614D">
        <w:rPr>
          <w:rFonts w:cs="Mangal"/>
          <w:b/>
          <w:sz w:val="24"/>
          <w:lang w:val="en-GB" w:eastAsia="en-GB" w:bidi="sa-IN"/>
        </w:rPr>
        <w:t xml:space="preserve"> </w:t>
      </w:r>
      <w:r w:rsidR="00FC0085" w:rsidRPr="00E1614D">
        <w:rPr>
          <w:rFonts w:cs="Mangal"/>
          <w:b/>
          <w:sz w:val="24"/>
          <w:lang w:val="en-GB" w:eastAsia="en-GB" w:bidi="sa-IN"/>
        </w:rPr>
        <w:t>20</w:t>
      </w:r>
      <w:r w:rsidR="00143928" w:rsidRPr="00E1614D">
        <w:rPr>
          <w:rFonts w:cs="Mangal"/>
          <w:b/>
          <w:sz w:val="24"/>
          <w:lang w:val="en-GB" w:eastAsia="en-GB" w:bidi="sa-IN"/>
        </w:rPr>
        <w:t>2</w:t>
      </w:r>
      <w:ins w:id="18" w:author="Kumar Baral" w:date="2023-01-25T15:04:00Z">
        <w:r w:rsidR="009B11E9" w:rsidRPr="00E1614D">
          <w:rPr>
            <w:rFonts w:cs="Mangal"/>
            <w:b/>
            <w:sz w:val="24"/>
            <w:lang w:val="en-GB" w:eastAsia="en-GB" w:bidi="sa-IN"/>
          </w:rPr>
          <w:t>3</w:t>
        </w:r>
      </w:ins>
      <w:del w:id="19" w:author="Kumar Baral" w:date="2022-12-13T12:06:00Z">
        <w:r w:rsidR="00FC0085" w:rsidRPr="00E1614D" w:rsidDel="00C4753F">
          <w:rPr>
            <w:rFonts w:cs="Mangal"/>
            <w:b/>
            <w:sz w:val="24"/>
            <w:lang w:val="en-GB" w:eastAsia="en-GB" w:bidi="sa-IN"/>
          </w:rPr>
          <w:delText>1</w:delText>
        </w:r>
      </w:del>
    </w:p>
    <w:p w14:paraId="3732ED73" w14:textId="2F4AC999" w:rsidR="00FC0085" w:rsidRPr="00E1614D" w:rsidRDefault="00FC0085" w:rsidP="00FC0085">
      <w:pPr>
        <w:spacing w:before="0" w:after="200"/>
        <w:jc w:val="left"/>
        <w:rPr>
          <w:rFonts w:cs="Mangal"/>
          <w:b/>
          <w:sz w:val="24"/>
          <w:lang w:val="en-GB" w:eastAsia="en-GB" w:bidi="sa-IN"/>
        </w:rPr>
      </w:pPr>
      <w:r w:rsidRPr="00E1614D">
        <w:rPr>
          <w:rFonts w:cs="Mangal"/>
          <w:b/>
          <w:sz w:val="24"/>
          <w:lang w:val="en-GB" w:eastAsia="en-GB" w:bidi="sa-IN"/>
        </w:rPr>
        <w:t>Prepared by:</w:t>
      </w:r>
      <w:r w:rsidR="00AA3B2A" w:rsidRPr="00E1614D">
        <w:rPr>
          <w:noProof/>
        </w:rPr>
        <w:t xml:space="preserve"> </w:t>
      </w:r>
    </w:p>
    <w:tbl>
      <w:tblPr>
        <w:tblW w:w="8944" w:type="dxa"/>
        <w:tblInd w:w="378" w:type="dxa"/>
        <w:tblLook w:val="04A0" w:firstRow="1" w:lastRow="0" w:firstColumn="1" w:lastColumn="0" w:noHBand="0" w:noVBand="1"/>
      </w:tblPr>
      <w:tblGrid>
        <w:gridCol w:w="4686"/>
        <w:gridCol w:w="4258"/>
      </w:tblGrid>
      <w:tr w:rsidR="00286DE6" w:rsidRPr="002A46D1" w14:paraId="298DBD4A" w14:textId="77777777" w:rsidTr="00A35B85">
        <w:trPr>
          <w:trHeight w:hRule="exact" w:val="2782"/>
        </w:trPr>
        <w:tc>
          <w:tcPr>
            <w:tcW w:w="4013" w:type="dxa"/>
            <w:shd w:val="clear" w:color="auto" w:fill="auto"/>
          </w:tcPr>
          <w:p w14:paraId="2E4D9EC5" w14:textId="5745279C" w:rsidR="00697588" w:rsidRPr="00E1614D" w:rsidRDefault="008F6CE4" w:rsidP="00A35B85">
            <w:pPr>
              <w:widowControl w:val="0"/>
              <w:autoSpaceDE w:val="0"/>
              <w:autoSpaceDN w:val="0"/>
              <w:adjustRightInd w:val="0"/>
              <w:spacing w:before="40" w:line="180" w:lineRule="exact"/>
              <w:rPr>
                <w:b/>
                <w:sz w:val="24"/>
              </w:rPr>
            </w:pPr>
            <w:r w:rsidRPr="00E1614D">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E1614D" w:rsidRDefault="00697588" w:rsidP="00A35B85">
            <w:pPr>
              <w:spacing w:before="40"/>
              <w:rPr>
                <w:b/>
                <w:noProof/>
                <w:sz w:val="24"/>
                <w:lang w:bidi="ne-NP"/>
              </w:rPr>
            </w:pPr>
            <w:r w:rsidRPr="00E1614D">
              <w:rPr>
                <w:b/>
                <w:noProof/>
                <w:sz w:val="24"/>
                <w:lang w:bidi="ne-NP"/>
              </w:rPr>
              <w:t>Address:</w:t>
            </w:r>
          </w:p>
          <w:p w14:paraId="4E74157A" w14:textId="77777777" w:rsidR="00697588" w:rsidRPr="00E1614D" w:rsidRDefault="00697588" w:rsidP="00A35B85">
            <w:pPr>
              <w:spacing w:before="40" w:after="0" w:line="240" w:lineRule="auto"/>
              <w:jc w:val="left"/>
              <w:rPr>
                <w:b/>
                <w:noProof/>
                <w:sz w:val="24"/>
              </w:rPr>
            </w:pPr>
            <w:r w:rsidRPr="00E1614D">
              <w:rPr>
                <w:b/>
                <w:noProof/>
                <w:sz w:val="24"/>
                <w:lang w:bidi="ne-NP"/>
              </w:rPr>
              <w:t>Gangadevi Marga, Buddhanagar, Kathmandu</w:t>
            </w:r>
            <w:r w:rsidRPr="00E1614D">
              <w:rPr>
                <w:b/>
                <w:noProof/>
                <w:sz w:val="24"/>
              </w:rPr>
              <w:t xml:space="preserve"> </w:t>
            </w:r>
          </w:p>
          <w:p w14:paraId="5668D717" w14:textId="77777777" w:rsidR="00697588" w:rsidRPr="00E1614D" w:rsidRDefault="00697588" w:rsidP="00A35B85">
            <w:pPr>
              <w:widowControl w:val="0"/>
              <w:autoSpaceDE w:val="0"/>
              <w:autoSpaceDN w:val="0"/>
              <w:adjustRightInd w:val="0"/>
              <w:spacing w:before="40" w:line="180" w:lineRule="exact"/>
              <w:rPr>
                <w:b/>
                <w:sz w:val="24"/>
              </w:rPr>
            </w:pPr>
          </w:p>
          <w:p w14:paraId="0F106B2B" w14:textId="77777777" w:rsidR="00697588" w:rsidRPr="00E1614D" w:rsidRDefault="00697588" w:rsidP="00A35B85">
            <w:pPr>
              <w:widowControl w:val="0"/>
              <w:autoSpaceDE w:val="0"/>
              <w:autoSpaceDN w:val="0"/>
              <w:adjustRightInd w:val="0"/>
              <w:spacing w:before="40" w:line="180" w:lineRule="exact"/>
              <w:rPr>
                <w:b/>
                <w:sz w:val="24"/>
              </w:rPr>
            </w:pPr>
          </w:p>
          <w:p w14:paraId="03EC13FC" w14:textId="77777777" w:rsidR="00697588" w:rsidRPr="00E1614D" w:rsidRDefault="00697588" w:rsidP="00A35B85">
            <w:pPr>
              <w:widowControl w:val="0"/>
              <w:autoSpaceDE w:val="0"/>
              <w:autoSpaceDN w:val="0"/>
              <w:adjustRightInd w:val="0"/>
              <w:spacing w:before="40" w:line="180" w:lineRule="exact"/>
              <w:rPr>
                <w:b/>
                <w:sz w:val="24"/>
              </w:rPr>
            </w:pPr>
          </w:p>
          <w:p w14:paraId="12C76957" w14:textId="77777777" w:rsidR="00697588" w:rsidRPr="00E1614D" w:rsidRDefault="00697588" w:rsidP="00A35B85">
            <w:pPr>
              <w:widowControl w:val="0"/>
              <w:autoSpaceDE w:val="0"/>
              <w:autoSpaceDN w:val="0"/>
              <w:adjustRightInd w:val="0"/>
              <w:spacing w:before="40" w:line="180" w:lineRule="exact"/>
              <w:rPr>
                <w:b/>
                <w:sz w:val="24"/>
              </w:rPr>
            </w:pPr>
          </w:p>
          <w:p w14:paraId="0720EA54" w14:textId="77777777" w:rsidR="00697588" w:rsidRPr="00E1614D"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E1614D"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E1614D"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E1614D" w:rsidRDefault="00286DE6" w:rsidP="00AA3B2A">
            <w:pPr>
              <w:widowControl w:val="0"/>
              <w:autoSpaceDE w:val="0"/>
              <w:autoSpaceDN w:val="0"/>
              <w:adjustRightInd w:val="0"/>
              <w:spacing w:before="40"/>
              <w:ind w:left="1512"/>
              <w:jc w:val="left"/>
              <w:rPr>
                <w:b/>
                <w:sz w:val="24"/>
              </w:rPr>
            </w:pPr>
          </w:p>
        </w:tc>
      </w:tr>
    </w:tbl>
    <w:p w14:paraId="6AB393F9" w14:textId="5C7998A7" w:rsidR="00CA7B91" w:rsidRPr="00E1614D"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FA6904">
        <w:rPr>
          <w:rFonts w:ascii="Gill Sans MT" w:hAnsi="Gill Sans MT" w:cs="Arial"/>
          <w:color w:val="000000"/>
          <w:sz w:val="32"/>
          <w:szCs w:val="32"/>
        </w:rPr>
        <w:lastRenderedPageBreak/>
        <w:t>JHIMRUK</w:t>
      </w:r>
      <w:r w:rsidR="002B4690" w:rsidRPr="00E1614D">
        <w:rPr>
          <w:rFonts w:ascii="Gill Sans MT" w:hAnsi="Gill Sans MT" w:cs="Arial"/>
          <w:color w:val="000000"/>
          <w:sz w:val="32"/>
          <w:szCs w:val="32"/>
        </w:rPr>
        <w:t xml:space="preserve"> HYDRO</w:t>
      </w:r>
      <w:r w:rsidR="00764286">
        <w:rPr>
          <w:rFonts w:ascii="Gill Sans MT" w:hAnsi="Gill Sans MT" w:cs="Arial"/>
          <w:color w:val="000000"/>
          <w:sz w:val="32"/>
          <w:szCs w:val="32"/>
        </w:rPr>
        <w:t>ELECTRIC AND RURAL ELECTRIFICATION</w:t>
      </w:r>
      <w:r w:rsidR="002B4690" w:rsidRPr="00E1614D">
        <w:rPr>
          <w:rFonts w:ascii="Gill Sans MT" w:hAnsi="Gill Sans MT" w:cs="Arial"/>
          <w:color w:val="000000"/>
          <w:sz w:val="32"/>
          <w:szCs w:val="32"/>
        </w:rPr>
        <w:t xml:space="preserve"> PROJECT (</w:t>
      </w:r>
      <w:r w:rsidR="00FA6904">
        <w:rPr>
          <w:rFonts w:ascii="Gill Sans MT" w:hAnsi="Gill Sans MT" w:cs="Arial"/>
          <w:color w:val="000000"/>
          <w:sz w:val="32"/>
          <w:szCs w:val="32"/>
        </w:rPr>
        <w:t>12</w:t>
      </w:r>
      <w:r w:rsidR="002B4690" w:rsidRPr="00E1614D">
        <w:rPr>
          <w:rFonts w:ascii="Gill Sans MT" w:hAnsi="Gill Sans MT" w:cs="Arial"/>
          <w:color w:val="000000"/>
          <w:sz w:val="32"/>
          <w:szCs w:val="32"/>
        </w:rPr>
        <w:t xml:space="preserve"> MW)</w:t>
      </w:r>
    </w:p>
    <w:p w14:paraId="1A4BDD1A" w14:textId="1C54312F" w:rsidR="00CA7B91" w:rsidRPr="00E1614D" w:rsidRDefault="00CA7B91" w:rsidP="00CA7B91">
      <w:pPr>
        <w:pStyle w:val="Title"/>
        <w:jc w:val="right"/>
        <w:rPr>
          <w:rFonts w:ascii="Gill Sans MT" w:hAnsi="Gill Sans MT"/>
          <w:b w:val="0"/>
          <w:bCs w:val="0"/>
          <w:sz w:val="36"/>
          <w:szCs w:val="36"/>
        </w:rPr>
      </w:pPr>
    </w:p>
    <w:p w14:paraId="64EF9F54" w14:textId="57C04FC0" w:rsidR="00DD50CA" w:rsidRPr="00E1614D" w:rsidRDefault="00DD50CA" w:rsidP="00CA7B91">
      <w:pPr>
        <w:pStyle w:val="Title"/>
        <w:jc w:val="right"/>
        <w:rPr>
          <w:rFonts w:ascii="Gill Sans MT" w:hAnsi="Gill Sans MT"/>
          <w:b w:val="0"/>
          <w:bCs w:val="0"/>
          <w:sz w:val="36"/>
          <w:szCs w:val="36"/>
        </w:rPr>
      </w:pPr>
    </w:p>
    <w:p w14:paraId="07C06AB8" w14:textId="77777777" w:rsidR="00DD50CA" w:rsidRPr="00E1614D" w:rsidRDefault="00DD50CA" w:rsidP="00CA7B91">
      <w:pPr>
        <w:pStyle w:val="Title"/>
        <w:jc w:val="right"/>
        <w:rPr>
          <w:rFonts w:ascii="Gill Sans MT" w:hAnsi="Gill Sans MT"/>
          <w:b w:val="0"/>
          <w:bCs w:val="0"/>
          <w:sz w:val="36"/>
          <w:szCs w:val="36"/>
        </w:rPr>
      </w:pPr>
    </w:p>
    <w:p w14:paraId="0A47AF9D" w14:textId="76095674" w:rsidR="00CA7B91" w:rsidRPr="00E1614D" w:rsidRDefault="00CA7B91" w:rsidP="00CA7B91">
      <w:pPr>
        <w:spacing w:before="240" w:after="0"/>
        <w:jc w:val="right"/>
        <w:rPr>
          <w:b/>
          <w:bCs/>
          <w:caps/>
          <w:color w:val="000000"/>
          <w:sz w:val="32"/>
          <w:szCs w:val="32"/>
        </w:rPr>
      </w:pPr>
      <w:del w:id="20" w:author="Kumar Baral" w:date="2023-02-12T12:40:00Z">
        <w:r w:rsidRPr="00E1614D" w:rsidDel="00757369">
          <w:rPr>
            <w:b/>
            <w:bCs/>
            <w:caps/>
            <w:color w:val="000000"/>
            <w:sz w:val="32"/>
            <w:szCs w:val="32"/>
          </w:rPr>
          <w:delText>UPDATED FEASIBILITY</w:delText>
        </w:r>
      </w:del>
      <w:ins w:id="21" w:author="Kumar Baral" w:date="2023-02-12T12:40:00Z">
        <w:r w:rsidR="00757369">
          <w:rPr>
            <w:b/>
            <w:bCs/>
            <w:caps/>
            <w:color w:val="000000"/>
            <w:sz w:val="32"/>
            <w:szCs w:val="32"/>
          </w:rPr>
          <w:t>Hydrological</w:t>
        </w:r>
      </w:ins>
      <w:r w:rsidRPr="00E1614D">
        <w:rPr>
          <w:b/>
          <w:bCs/>
          <w:caps/>
          <w:color w:val="000000"/>
          <w:sz w:val="32"/>
          <w:szCs w:val="32"/>
        </w:rPr>
        <w:t xml:space="preserve"> STUDY </w:t>
      </w:r>
      <w:r w:rsidR="00203C39" w:rsidRPr="00E1614D">
        <w:rPr>
          <w:b/>
          <w:bCs/>
          <w:caps/>
          <w:color w:val="000000"/>
          <w:sz w:val="32"/>
          <w:szCs w:val="32"/>
        </w:rPr>
        <w:t>REPORT</w:t>
      </w:r>
    </w:p>
    <w:p w14:paraId="2F09113A" w14:textId="47043567" w:rsidR="00DD50CA" w:rsidRPr="00E1614D" w:rsidDel="00674AAA" w:rsidRDefault="00DD50CA" w:rsidP="00CA7B91">
      <w:pPr>
        <w:spacing w:before="240" w:after="0"/>
        <w:jc w:val="right"/>
        <w:rPr>
          <w:del w:id="22" w:author="Kumar Baral" w:date="2023-01-25T15:18:00Z"/>
          <w:b/>
          <w:bCs/>
          <w:caps/>
          <w:color w:val="000000"/>
          <w:sz w:val="32"/>
          <w:szCs w:val="32"/>
        </w:rPr>
      </w:pPr>
    </w:p>
    <w:p w14:paraId="724441A9" w14:textId="4303288C" w:rsidR="00DD50CA" w:rsidRPr="00E1614D" w:rsidDel="00674AAA" w:rsidRDefault="00DD50CA" w:rsidP="00CA7B91">
      <w:pPr>
        <w:spacing w:before="240" w:after="0"/>
        <w:jc w:val="right"/>
        <w:rPr>
          <w:del w:id="23" w:author="Kumar Baral" w:date="2023-01-25T15:18:00Z"/>
          <w:b/>
          <w:bCs/>
          <w:caps/>
          <w:color w:val="000000"/>
          <w:sz w:val="32"/>
          <w:szCs w:val="32"/>
        </w:rPr>
      </w:pPr>
    </w:p>
    <w:p w14:paraId="4FC01D26" w14:textId="0DE70C52" w:rsidR="00674AAA" w:rsidRDefault="00CA7B91" w:rsidP="00CA7B91">
      <w:pPr>
        <w:pStyle w:val="Subtitle"/>
        <w:spacing w:before="240"/>
        <w:ind w:right="33"/>
        <w:jc w:val="right"/>
        <w:rPr>
          <w:ins w:id="24" w:author="Kumar Baral" w:date="2023-02-12T12:40:00Z"/>
          <w:rFonts w:ascii="Gill Sans MT" w:hAnsi="Gill Sans MT" w:cs="Arial"/>
          <w:color w:val="000000"/>
          <w:sz w:val="24"/>
        </w:rPr>
      </w:pPr>
      <w:del w:id="25" w:author="Kumar Baral" w:date="2023-01-25T15:18:00Z">
        <w:r w:rsidRPr="00E1614D" w:rsidDel="00674AAA">
          <w:rPr>
            <w:rFonts w:ascii="Gill Sans MT" w:hAnsi="Gill Sans MT" w:cs="Arial"/>
            <w:color w:val="000000"/>
            <w:sz w:val="24"/>
          </w:rPr>
          <w:delText>Final</w:delText>
        </w:r>
      </w:del>
      <w:del w:id="26" w:author="Kumar Baral" w:date="2023-02-12T12:40:00Z">
        <w:r w:rsidRPr="00E1614D" w:rsidDel="00757369">
          <w:rPr>
            <w:rFonts w:ascii="Gill Sans MT" w:hAnsi="Gill Sans MT" w:cs="Arial"/>
            <w:color w:val="000000"/>
            <w:sz w:val="24"/>
          </w:rPr>
          <w:delText xml:space="preserve"> Report</w:delText>
        </w:r>
      </w:del>
    </w:p>
    <w:p w14:paraId="73D04B53" w14:textId="77777777" w:rsidR="00757369" w:rsidRPr="00E1614D" w:rsidRDefault="00757369" w:rsidP="00CA7B91">
      <w:pPr>
        <w:pStyle w:val="Subtitle"/>
        <w:spacing w:before="240"/>
        <w:ind w:right="33"/>
        <w:jc w:val="right"/>
        <w:rPr>
          <w:ins w:id="27" w:author="Kumar Baral" w:date="2023-01-25T15:18:00Z"/>
          <w:rFonts w:ascii="Gill Sans MT" w:hAnsi="Gill Sans MT" w:cs="Arial"/>
          <w:color w:val="000000"/>
          <w:sz w:val="24"/>
        </w:rPr>
      </w:pPr>
    </w:p>
    <w:p w14:paraId="480D3153" w14:textId="5E2E0787" w:rsidR="00674AAA" w:rsidRPr="00E1614D" w:rsidDel="00674AAA" w:rsidRDefault="00674AAA" w:rsidP="00CA7B91">
      <w:pPr>
        <w:pStyle w:val="Subtitle"/>
        <w:spacing w:before="240"/>
        <w:ind w:right="33"/>
        <w:jc w:val="right"/>
        <w:rPr>
          <w:del w:id="28" w:author="Kumar Baral" w:date="2023-01-25T15:18:00Z"/>
          <w:rFonts w:ascii="Gill Sans MT" w:hAnsi="Gill Sans MT" w:cs="Arial"/>
          <w:color w:val="000000"/>
          <w:sz w:val="24"/>
        </w:rPr>
      </w:pPr>
    </w:p>
    <w:p w14:paraId="69CAFE1C" w14:textId="77777777" w:rsidR="00CA7B91" w:rsidRPr="00E1614D" w:rsidRDefault="00CA7B91" w:rsidP="00CA7B91">
      <w:pPr>
        <w:rPr>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E1614D" w14:paraId="76C17B98" w14:textId="77777777" w:rsidTr="00E9411B">
        <w:tc>
          <w:tcPr>
            <w:tcW w:w="5117" w:type="dxa"/>
            <w:gridSpan w:val="2"/>
            <w:shd w:val="clear" w:color="auto" w:fill="auto"/>
          </w:tcPr>
          <w:p w14:paraId="2B836EC9" w14:textId="77777777" w:rsidR="00CA7B91" w:rsidRPr="00E1614D" w:rsidRDefault="00CA7B91" w:rsidP="00E9411B">
            <w:pPr>
              <w:spacing w:after="0" w:line="480" w:lineRule="auto"/>
              <w:rPr>
                <w:sz w:val="24"/>
                <w:szCs w:val="24"/>
              </w:rPr>
            </w:pPr>
            <w:r w:rsidRPr="00E1614D">
              <w:rPr>
                <w:sz w:val="24"/>
                <w:szCs w:val="24"/>
              </w:rPr>
              <w:t>Quality Control</w:t>
            </w:r>
          </w:p>
        </w:tc>
        <w:tc>
          <w:tcPr>
            <w:tcW w:w="1955" w:type="dxa"/>
            <w:shd w:val="clear" w:color="auto" w:fill="auto"/>
          </w:tcPr>
          <w:p w14:paraId="6C3DDD19" w14:textId="77777777" w:rsidR="00CA7B91" w:rsidRPr="00E1614D" w:rsidRDefault="00CA7B91" w:rsidP="00E9411B">
            <w:pPr>
              <w:spacing w:after="0" w:line="480" w:lineRule="auto"/>
              <w:rPr>
                <w:sz w:val="24"/>
                <w:szCs w:val="24"/>
              </w:rPr>
            </w:pPr>
            <w:r w:rsidRPr="00E1614D">
              <w:rPr>
                <w:sz w:val="24"/>
                <w:szCs w:val="24"/>
              </w:rPr>
              <w:t>Signature</w:t>
            </w:r>
          </w:p>
        </w:tc>
        <w:tc>
          <w:tcPr>
            <w:tcW w:w="2044" w:type="dxa"/>
            <w:shd w:val="clear" w:color="auto" w:fill="auto"/>
          </w:tcPr>
          <w:p w14:paraId="1C57FE3F" w14:textId="77777777" w:rsidR="00CA7B91" w:rsidRPr="00E1614D" w:rsidRDefault="00CA7B91" w:rsidP="00E9411B">
            <w:pPr>
              <w:spacing w:after="0" w:line="480" w:lineRule="auto"/>
              <w:rPr>
                <w:sz w:val="24"/>
                <w:szCs w:val="24"/>
              </w:rPr>
            </w:pPr>
            <w:r w:rsidRPr="00E1614D">
              <w:rPr>
                <w:sz w:val="24"/>
                <w:szCs w:val="24"/>
              </w:rPr>
              <w:t>Date</w:t>
            </w:r>
          </w:p>
        </w:tc>
      </w:tr>
      <w:tr w:rsidR="00CA7B91" w:rsidRPr="00E1614D" w14:paraId="36119BC9" w14:textId="77777777" w:rsidTr="00E9411B">
        <w:trPr>
          <w:trHeight w:val="756"/>
        </w:trPr>
        <w:tc>
          <w:tcPr>
            <w:tcW w:w="2282" w:type="dxa"/>
            <w:shd w:val="clear" w:color="auto" w:fill="auto"/>
            <w:vAlign w:val="center"/>
          </w:tcPr>
          <w:p w14:paraId="77AF65B5" w14:textId="77777777" w:rsidR="00CA7B91" w:rsidRPr="00E1614D" w:rsidRDefault="00CA7B91" w:rsidP="00E9411B">
            <w:pPr>
              <w:spacing w:before="0" w:after="0" w:line="360" w:lineRule="auto"/>
              <w:jc w:val="left"/>
              <w:rPr>
                <w:sz w:val="24"/>
                <w:szCs w:val="24"/>
              </w:rPr>
            </w:pPr>
            <w:r w:rsidRPr="00E1614D">
              <w:rPr>
                <w:sz w:val="24"/>
                <w:szCs w:val="24"/>
              </w:rPr>
              <w:t>Prepared By:</w:t>
            </w:r>
          </w:p>
        </w:tc>
        <w:tc>
          <w:tcPr>
            <w:tcW w:w="2835" w:type="dxa"/>
            <w:shd w:val="clear" w:color="auto" w:fill="auto"/>
            <w:vAlign w:val="center"/>
          </w:tcPr>
          <w:p w14:paraId="61CF4519" w14:textId="70526B73" w:rsidR="00674AAA" w:rsidRPr="00E1614D" w:rsidRDefault="00CA7B91" w:rsidP="00E9411B">
            <w:pPr>
              <w:spacing w:before="0" w:after="0" w:line="360" w:lineRule="auto"/>
              <w:jc w:val="left"/>
              <w:rPr>
                <w:sz w:val="24"/>
                <w:szCs w:val="24"/>
              </w:rPr>
            </w:pPr>
            <w:del w:id="29" w:author="Kumar Baral" w:date="2023-01-25T15:17:00Z">
              <w:r w:rsidRPr="00E1614D" w:rsidDel="00674AAA">
                <w:rPr>
                  <w:sz w:val="24"/>
                  <w:szCs w:val="24"/>
                </w:rPr>
                <w:delText>Saphal Lamichhane</w:delText>
              </w:r>
            </w:del>
            <w:ins w:id="30" w:author="Kumar Baral" w:date="2023-01-25T15:16:00Z">
              <w:r w:rsidR="00674AAA" w:rsidRPr="00E1614D">
                <w:rPr>
                  <w:sz w:val="24"/>
                  <w:szCs w:val="24"/>
                </w:rPr>
                <w:t>Kumar Baral</w:t>
              </w:r>
            </w:ins>
          </w:p>
        </w:tc>
        <w:tc>
          <w:tcPr>
            <w:tcW w:w="1955" w:type="dxa"/>
            <w:shd w:val="clear" w:color="auto" w:fill="auto"/>
            <w:vAlign w:val="center"/>
          </w:tcPr>
          <w:p w14:paraId="679ACD23"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E1614D" w:rsidRDefault="00CA7B91" w:rsidP="00E9411B">
            <w:pPr>
              <w:spacing w:before="0" w:after="0" w:line="360" w:lineRule="auto"/>
              <w:jc w:val="left"/>
              <w:rPr>
                <w:sz w:val="24"/>
                <w:szCs w:val="24"/>
              </w:rPr>
            </w:pPr>
          </w:p>
        </w:tc>
      </w:tr>
      <w:tr w:rsidR="00CA7B91" w:rsidRPr="00E1614D" w14:paraId="56BA8376" w14:textId="77777777" w:rsidTr="00E9411B">
        <w:trPr>
          <w:trHeight w:val="756"/>
        </w:trPr>
        <w:tc>
          <w:tcPr>
            <w:tcW w:w="2282" w:type="dxa"/>
            <w:shd w:val="clear" w:color="auto" w:fill="auto"/>
            <w:vAlign w:val="center"/>
          </w:tcPr>
          <w:p w14:paraId="540E7B8D" w14:textId="7821878A" w:rsidR="00CA7B91" w:rsidRPr="00E1614D" w:rsidRDefault="00CA7B91" w:rsidP="00E9411B">
            <w:pPr>
              <w:spacing w:before="0" w:after="0" w:line="360" w:lineRule="auto"/>
              <w:jc w:val="left"/>
              <w:rPr>
                <w:sz w:val="24"/>
                <w:szCs w:val="24"/>
              </w:rPr>
            </w:pPr>
            <w:r w:rsidRPr="00E1614D">
              <w:rPr>
                <w:sz w:val="24"/>
                <w:szCs w:val="24"/>
              </w:rPr>
              <w:t>Checked By:</w:t>
            </w:r>
          </w:p>
        </w:tc>
        <w:tc>
          <w:tcPr>
            <w:tcW w:w="2835" w:type="dxa"/>
            <w:shd w:val="clear" w:color="auto" w:fill="auto"/>
            <w:vAlign w:val="center"/>
          </w:tcPr>
          <w:p w14:paraId="3D373F2B" w14:textId="3F426864" w:rsidR="00CA7B91" w:rsidRPr="00E1614D" w:rsidDel="00674AAA" w:rsidRDefault="00CA7B91" w:rsidP="00E9411B">
            <w:pPr>
              <w:spacing w:before="0" w:after="0" w:line="360" w:lineRule="auto"/>
              <w:jc w:val="left"/>
              <w:rPr>
                <w:del w:id="31" w:author="Kumar Baral" w:date="2023-01-25T15:16:00Z"/>
                <w:sz w:val="24"/>
                <w:szCs w:val="24"/>
              </w:rPr>
            </w:pPr>
            <w:del w:id="32" w:author="Kumar Baral" w:date="2023-01-25T15:16:00Z">
              <w:r w:rsidRPr="00E1614D" w:rsidDel="00674AAA">
                <w:rPr>
                  <w:sz w:val="24"/>
                  <w:szCs w:val="24"/>
                </w:rPr>
                <w:delText>Shyam Bhusal</w:delText>
              </w:r>
            </w:del>
          </w:p>
          <w:p w14:paraId="4AA6C3C3" w14:textId="2830FF4D" w:rsidR="00C767C4" w:rsidRPr="00E1614D" w:rsidRDefault="00C767C4" w:rsidP="00E9411B">
            <w:pPr>
              <w:spacing w:before="0" w:after="0" w:line="360" w:lineRule="auto"/>
              <w:jc w:val="left"/>
              <w:rPr>
                <w:sz w:val="24"/>
                <w:szCs w:val="24"/>
              </w:rPr>
            </w:pPr>
            <w:del w:id="33" w:author="Kumar Baral" w:date="2023-01-25T15:16:00Z">
              <w:r w:rsidRPr="00E1614D" w:rsidDel="00674AAA">
                <w:rPr>
                  <w:sz w:val="24"/>
                  <w:szCs w:val="24"/>
                </w:rPr>
                <w:delText>Subas Chandra Sunwar</w:delText>
              </w:r>
            </w:del>
            <w:del w:id="34" w:author="Kumar Baral" w:date="2023-02-12T12:41:00Z">
              <w:r w:rsidR="00157A8B" w:rsidRPr="00E1614D" w:rsidDel="00757369">
                <w:rPr>
                  <w:sz w:val="24"/>
                  <w:szCs w:val="24"/>
                </w:rPr>
                <w:delText>Kumar Baral</w:delText>
              </w:r>
            </w:del>
          </w:p>
        </w:tc>
        <w:tc>
          <w:tcPr>
            <w:tcW w:w="1955" w:type="dxa"/>
            <w:shd w:val="clear" w:color="auto" w:fill="auto"/>
            <w:vAlign w:val="center"/>
          </w:tcPr>
          <w:p w14:paraId="7AB0ED1F" w14:textId="77777777" w:rsidR="00CA7B91" w:rsidRPr="00E1614D"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E1614D" w:rsidRDefault="00CA7B91" w:rsidP="00E9411B">
            <w:pPr>
              <w:spacing w:before="0" w:after="0" w:line="360" w:lineRule="auto"/>
              <w:jc w:val="left"/>
              <w:rPr>
                <w:sz w:val="24"/>
                <w:szCs w:val="24"/>
              </w:rPr>
            </w:pPr>
          </w:p>
        </w:tc>
      </w:tr>
      <w:tr w:rsidR="00674AAA" w:rsidRPr="00E1614D" w14:paraId="5636D742" w14:textId="77777777" w:rsidTr="00E9411B">
        <w:trPr>
          <w:trHeight w:val="756"/>
          <w:ins w:id="35" w:author="Kumar Baral" w:date="2023-01-25T15:16:00Z"/>
        </w:trPr>
        <w:tc>
          <w:tcPr>
            <w:tcW w:w="2282" w:type="dxa"/>
            <w:shd w:val="clear" w:color="auto" w:fill="auto"/>
            <w:vAlign w:val="center"/>
          </w:tcPr>
          <w:p w14:paraId="40356823" w14:textId="6BAD2FC8" w:rsidR="00674AAA" w:rsidRPr="00E1614D" w:rsidRDefault="00674AAA" w:rsidP="00E9411B">
            <w:pPr>
              <w:spacing w:before="0" w:after="0" w:line="360" w:lineRule="auto"/>
              <w:jc w:val="left"/>
              <w:rPr>
                <w:ins w:id="36" w:author="Kumar Baral" w:date="2023-01-25T15:16:00Z"/>
                <w:sz w:val="24"/>
                <w:szCs w:val="24"/>
              </w:rPr>
            </w:pPr>
            <w:ins w:id="37" w:author="Kumar Baral" w:date="2023-01-25T15:16:00Z">
              <w:r w:rsidRPr="00E1614D">
                <w:rPr>
                  <w:sz w:val="24"/>
                  <w:szCs w:val="24"/>
                </w:rPr>
                <w:t>Recommended By:</w:t>
              </w:r>
            </w:ins>
          </w:p>
        </w:tc>
        <w:tc>
          <w:tcPr>
            <w:tcW w:w="2835" w:type="dxa"/>
            <w:shd w:val="clear" w:color="auto" w:fill="auto"/>
            <w:vAlign w:val="center"/>
          </w:tcPr>
          <w:p w14:paraId="657C0932" w14:textId="63B138C9" w:rsidR="00674AAA" w:rsidRPr="00E1614D" w:rsidDel="00757369" w:rsidRDefault="00F31B28" w:rsidP="00E9411B">
            <w:pPr>
              <w:spacing w:before="0" w:after="0" w:line="360" w:lineRule="auto"/>
              <w:jc w:val="left"/>
              <w:rPr>
                <w:del w:id="38" w:author="Kumar Baral" w:date="2023-02-12T12:41:00Z"/>
                <w:sz w:val="24"/>
                <w:szCs w:val="24"/>
              </w:rPr>
            </w:pPr>
            <w:ins w:id="39" w:author="Kumar Baral" w:date="2023-02-13T11:28:00Z">
              <w:r>
                <w:rPr>
                  <w:sz w:val="24"/>
                  <w:szCs w:val="24"/>
                </w:rPr>
                <w:t>Saroj Lal Shrestha</w:t>
              </w:r>
            </w:ins>
            <w:del w:id="40" w:author="Kumar Baral" w:date="2023-02-12T12:41:00Z">
              <w:r w:rsidR="00943C41" w:rsidRPr="00E1614D" w:rsidDel="00757369">
                <w:rPr>
                  <w:sz w:val="24"/>
                  <w:szCs w:val="24"/>
                </w:rPr>
                <w:delText xml:space="preserve">Prasad </w:delText>
              </w:r>
            </w:del>
          </w:p>
          <w:p w14:paraId="5BE8D803" w14:textId="3439A3EF" w:rsidR="00157A8B" w:rsidRPr="00E1614D" w:rsidRDefault="00157A8B" w:rsidP="00E9411B">
            <w:pPr>
              <w:spacing w:before="0" w:after="0" w:line="360" w:lineRule="auto"/>
              <w:jc w:val="left"/>
              <w:rPr>
                <w:ins w:id="41" w:author="Kumar Baral" w:date="2023-01-25T15:16:00Z"/>
                <w:sz w:val="24"/>
                <w:szCs w:val="24"/>
              </w:rPr>
            </w:pPr>
            <w:del w:id="42" w:author="Kumar Baral" w:date="2023-02-12T12:41:00Z">
              <w:r w:rsidRPr="00E1614D" w:rsidDel="00757369">
                <w:rPr>
                  <w:sz w:val="24"/>
                  <w:szCs w:val="24"/>
                </w:rPr>
                <w:delText>Saroj Lal Shrestha</w:delText>
              </w:r>
            </w:del>
          </w:p>
        </w:tc>
        <w:tc>
          <w:tcPr>
            <w:tcW w:w="1955" w:type="dxa"/>
            <w:shd w:val="clear" w:color="auto" w:fill="auto"/>
            <w:vAlign w:val="center"/>
          </w:tcPr>
          <w:p w14:paraId="0EB3C801" w14:textId="77777777" w:rsidR="00674AAA" w:rsidRPr="00E1614D" w:rsidRDefault="00674AAA" w:rsidP="00E9411B">
            <w:pPr>
              <w:spacing w:before="0" w:after="0" w:line="360" w:lineRule="auto"/>
              <w:jc w:val="left"/>
              <w:rPr>
                <w:ins w:id="43" w:author="Kumar Baral" w:date="2023-01-25T15:16:00Z"/>
                <w:sz w:val="24"/>
                <w:szCs w:val="24"/>
              </w:rPr>
            </w:pPr>
          </w:p>
        </w:tc>
        <w:tc>
          <w:tcPr>
            <w:tcW w:w="2044" w:type="dxa"/>
            <w:shd w:val="clear" w:color="auto" w:fill="auto"/>
            <w:vAlign w:val="center"/>
          </w:tcPr>
          <w:p w14:paraId="220C8AD5" w14:textId="77777777" w:rsidR="00674AAA" w:rsidRPr="00E1614D" w:rsidRDefault="00674AAA" w:rsidP="00E9411B">
            <w:pPr>
              <w:spacing w:before="0" w:after="0" w:line="360" w:lineRule="auto"/>
              <w:jc w:val="left"/>
              <w:rPr>
                <w:ins w:id="44" w:author="Kumar Baral" w:date="2023-01-25T15:16:00Z"/>
                <w:sz w:val="24"/>
                <w:szCs w:val="24"/>
              </w:rPr>
            </w:pPr>
          </w:p>
        </w:tc>
      </w:tr>
      <w:tr w:rsidR="00CA7B91" w:rsidRPr="0066645A" w14:paraId="24D76BA0" w14:textId="77777777" w:rsidTr="00E9411B">
        <w:trPr>
          <w:trHeight w:val="476"/>
        </w:trPr>
        <w:tc>
          <w:tcPr>
            <w:tcW w:w="2282" w:type="dxa"/>
            <w:shd w:val="clear" w:color="auto" w:fill="auto"/>
            <w:vAlign w:val="center"/>
          </w:tcPr>
          <w:p w14:paraId="5C922C82" w14:textId="77777777" w:rsidR="00CA7B91" w:rsidRPr="00E1614D" w:rsidRDefault="00CA7B91" w:rsidP="00E9411B">
            <w:pPr>
              <w:spacing w:before="0" w:after="0" w:line="360" w:lineRule="auto"/>
              <w:jc w:val="left"/>
              <w:rPr>
                <w:sz w:val="24"/>
                <w:szCs w:val="24"/>
              </w:rPr>
            </w:pPr>
            <w:r w:rsidRPr="00E1614D">
              <w:rPr>
                <w:sz w:val="24"/>
                <w:szCs w:val="24"/>
              </w:rPr>
              <w:t>Approved By:</w:t>
            </w:r>
          </w:p>
        </w:tc>
        <w:tc>
          <w:tcPr>
            <w:tcW w:w="2835" w:type="dxa"/>
            <w:shd w:val="clear" w:color="auto" w:fill="auto"/>
            <w:vAlign w:val="center"/>
          </w:tcPr>
          <w:p w14:paraId="6EC263CC" w14:textId="7B7090FC" w:rsidR="00CA7B91" w:rsidRPr="0066645A" w:rsidRDefault="00F31B28" w:rsidP="00E9411B">
            <w:pPr>
              <w:spacing w:before="0" w:after="0" w:line="360" w:lineRule="auto"/>
              <w:jc w:val="left"/>
              <w:rPr>
                <w:sz w:val="24"/>
                <w:szCs w:val="24"/>
              </w:rPr>
            </w:pPr>
            <w:ins w:id="45" w:author="Kumar Baral" w:date="2023-02-13T11:28:00Z">
              <w:r>
                <w:rPr>
                  <w:sz w:val="24"/>
                  <w:szCs w:val="24"/>
                </w:rPr>
                <w:t>Bharat Raj Pandey</w:t>
              </w:r>
            </w:ins>
            <w:del w:id="46" w:author="Kumar Baral" w:date="2023-02-12T12:41:00Z">
              <w:r w:rsidR="00943C41" w:rsidRPr="00E1614D" w:rsidDel="00757369">
                <w:rPr>
                  <w:sz w:val="24"/>
                  <w:szCs w:val="24"/>
                </w:rPr>
                <w:delText>Bharat Raj Pandey</w:delText>
              </w:r>
            </w:del>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47" w:author="Kumar Baral" w:date="2023-01-25T15:18:00Z"/>
          <w:b/>
          <w:sz w:val="24"/>
        </w:rPr>
      </w:pPr>
    </w:p>
    <w:p w14:paraId="6871A8E8" w14:textId="77D7BA3A" w:rsidR="00674AAA" w:rsidRDefault="00674AAA" w:rsidP="00CA7B91">
      <w:pPr>
        <w:rPr>
          <w:ins w:id="48" w:author="Kumar Baral" w:date="2023-01-25T15:18:00Z"/>
          <w:b/>
          <w:sz w:val="24"/>
        </w:rPr>
      </w:pPr>
    </w:p>
    <w:p w14:paraId="2A102886" w14:textId="77777777" w:rsidR="00674AAA" w:rsidRDefault="00674AAA" w:rsidP="00CA7B91">
      <w:pPr>
        <w:rPr>
          <w:ins w:id="49" w:author="Kumar Baral" w:date="2023-01-25T15:18:00Z"/>
          <w:b/>
          <w:sz w:val="24"/>
        </w:rPr>
      </w:pPr>
    </w:p>
    <w:p w14:paraId="2BB2E7A6" w14:textId="77777777" w:rsidR="00674AAA" w:rsidRPr="0066645A" w:rsidRDefault="00674AAA" w:rsidP="00CA7B91">
      <w:pPr>
        <w:rPr>
          <w:b/>
          <w:sz w:val="24"/>
        </w:rPr>
      </w:pPr>
    </w:p>
    <w:p w14:paraId="3934D45B" w14:textId="06859F89" w:rsidR="00CA7B91" w:rsidRPr="0066645A" w:rsidRDefault="00952598" w:rsidP="00CA7B91">
      <w:pPr>
        <w:rPr>
          <w:b/>
          <w:sz w:val="24"/>
        </w:rPr>
      </w:pPr>
      <w:del w:id="50" w:author="Kumar Baral" w:date="2023-01-25T15:04:00Z">
        <w:r w:rsidDel="009B11E9">
          <w:rPr>
            <w:b/>
            <w:sz w:val="24"/>
          </w:rPr>
          <w:delText>June</w:delText>
        </w:r>
        <w:r w:rsidR="00CA7B91" w:rsidDel="009B11E9">
          <w:rPr>
            <w:b/>
            <w:sz w:val="24"/>
          </w:rPr>
          <w:delText xml:space="preserve"> </w:delText>
        </w:r>
      </w:del>
      <w:r w:rsidR="004C79A5">
        <w:rPr>
          <w:b/>
          <w:sz w:val="24"/>
        </w:rPr>
        <w:t>Febru</w:t>
      </w:r>
      <w:ins w:id="51" w:author="Kumar Baral" w:date="2023-01-25T15:04:00Z">
        <w:r w:rsidR="009B11E9">
          <w:rPr>
            <w:b/>
            <w:sz w:val="24"/>
          </w:rPr>
          <w:t xml:space="preserve">ary </w:t>
        </w:r>
      </w:ins>
      <w:r w:rsidR="00CA7B91">
        <w:rPr>
          <w:b/>
          <w:sz w:val="24"/>
        </w:rPr>
        <w:t>202</w:t>
      </w:r>
      <w:ins w:id="52" w:author="Kumar Baral" w:date="2023-01-25T15:05:00Z">
        <w:r w:rsidR="009B11E9">
          <w:rPr>
            <w:b/>
            <w:sz w:val="24"/>
          </w:rPr>
          <w:t>3</w:t>
        </w:r>
      </w:ins>
      <w:del w:id="53"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E1614D" w:rsidRDefault="00D76054" w:rsidP="008D528F">
      <w:pPr>
        <w:pStyle w:val="Heading1"/>
        <w:numPr>
          <w:ilvl w:val="0"/>
          <w:numId w:val="0"/>
        </w:numPr>
        <w:ind w:left="432"/>
      </w:pPr>
      <w:bookmarkStart w:id="54" w:name="_Toc127347857"/>
      <w:r w:rsidRPr="00E1614D">
        <w:rPr>
          <w:caps w:val="0"/>
        </w:rPr>
        <w:lastRenderedPageBreak/>
        <w:t>LIST OF ACRONYMS</w:t>
      </w:r>
      <w:bookmarkEnd w:id="1"/>
      <w:bookmarkEnd w:id="54"/>
    </w:p>
    <w:p w14:paraId="02C2327A" w14:textId="60B5761E" w:rsidR="005B3316" w:rsidRDefault="005B3316" w:rsidP="006D5FCE">
      <w:pPr>
        <w:spacing w:before="0" w:after="0"/>
        <w:jc w:val="left"/>
        <w:rPr>
          <w:szCs w:val="22"/>
        </w:rPr>
      </w:pPr>
      <w:r w:rsidRPr="00E1614D">
        <w:rPr>
          <w:szCs w:val="22"/>
        </w:rPr>
        <w:t>AMSL</w:t>
      </w:r>
      <w:r w:rsidRPr="00E1614D">
        <w:rPr>
          <w:szCs w:val="22"/>
        </w:rPr>
        <w:tab/>
      </w:r>
      <w:r w:rsidRPr="00E1614D">
        <w:rPr>
          <w:szCs w:val="22"/>
        </w:rPr>
        <w:tab/>
      </w:r>
      <w:r w:rsidRPr="00E1614D">
        <w:rPr>
          <w:szCs w:val="22"/>
        </w:rPr>
        <w:tab/>
      </w:r>
      <w:r w:rsidR="00950348" w:rsidRPr="00E1614D">
        <w:rPr>
          <w:szCs w:val="22"/>
        </w:rPr>
        <w:t>above</w:t>
      </w:r>
      <w:r w:rsidRPr="00E1614D">
        <w:rPr>
          <w:szCs w:val="22"/>
        </w:rPr>
        <w:t xml:space="preserve"> Mean Sea Level </w:t>
      </w:r>
    </w:p>
    <w:p w14:paraId="2C814C05" w14:textId="464F4C2B" w:rsidR="00E973C6" w:rsidRPr="00E1614D" w:rsidRDefault="003A605E" w:rsidP="00E973C6">
      <w:pPr>
        <w:spacing w:before="0" w:after="0"/>
        <w:jc w:val="left"/>
        <w:rPr>
          <w:szCs w:val="22"/>
        </w:rPr>
      </w:pPr>
      <w:r>
        <w:t>J</w:t>
      </w:r>
      <w:r w:rsidR="00E973C6">
        <w:t>HREP</w:t>
      </w:r>
      <w:r w:rsidR="00E973C6">
        <w:tab/>
      </w:r>
      <w:r w:rsidR="00E973C6">
        <w:tab/>
      </w:r>
      <w:r w:rsidR="00E973C6">
        <w:tab/>
      </w:r>
      <w:r>
        <w:t>Jhimruk</w:t>
      </w:r>
      <w:r w:rsidR="00E973C6">
        <w:t xml:space="preserve"> </w:t>
      </w:r>
      <w:r>
        <w:t>H</w:t>
      </w:r>
      <w:r w:rsidR="00E973C6">
        <w:t xml:space="preserve">ydroelectric and </w:t>
      </w:r>
      <w:r>
        <w:t>R</w:t>
      </w:r>
      <w:r w:rsidR="00E973C6">
        <w:t xml:space="preserve">ural </w:t>
      </w:r>
      <w:r>
        <w:t>E</w:t>
      </w:r>
      <w:r w:rsidR="00E973C6">
        <w:t>lectrification Project</w:t>
      </w:r>
    </w:p>
    <w:p w14:paraId="0A7265AB" w14:textId="77777777" w:rsidR="005B3316" w:rsidRPr="00E1614D" w:rsidRDefault="005B3316" w:rsidP="006D5FCE">
      <w:pPr>
        <w:spacing w:before="0" w:after="0"/>
        <w:jc w:val="left"/>
        <w:rPr>
          <w:szCs w:val="22"/>
        </w:rPr>
      </w:pPr>
      <w:r w:rsidRPr="00E1614D">
        <w:rPr>
          <w:szCs w:val="22"/>
        </w:rPr>
        <w:t>DHM</w:t>
      </w:r>
      <w:r w:rsidRPr="00E1614D">
        <w:rPr>
          <w:szCs w:val="22"/>
        </w:rPr>
        <w:tab/>
      </w:r>
      <w:r w:rsidRPr="00E1614D">
        <w:rPr>
          <w:szCs w:val="22"/>
        </w:rPr>
        <w:tab/>
      </w:r>
      <w:r w:rsidRPr="00E1614D">
        <w:rPr>
          <w:szCs w:val="22"/>
        </w:rPr>
        <w:tab/>
        <w:t>Department of Hydrology and Meteorology</w:t>
      </w:r>
    </w:p>
    <w:p w14:paraId="408A62C7" w14:textId="08185F4C" w:rsidR="00D26DAC" w:rsidRPr="00E1614D" w:rsidRDefault="00D26DAC" w:rsidP="006D5FCE">
      <w:pPr>
        <w:spacing w:before="0" w:after="0"/>
        <w:jc w:val="left"/>
        <w:rPr>
          <w:szCs w:val="22"/>
        </w:rPr>
      </w:pPr>
      <w:r w:rsidRPr="00E1614D">
        <w:rPr>
          <w:szCs w:val="22"/>
        </w:rPr>
        <w:t>D/S</w:t>
      </w:r>
      <w:r w:rsidRPr="00E1614D">
        <w:rPr>
          <w:szCs w:val="22"/>
        </w:rPr>
        <w:tab/>
      </w:r>
      <w:r w:rsidRPr="00E1614D">
        <w:rPr>
          <w:szCs w:val="22"/>
        </w:rPr>
        <w:tab/>
      </w:r>
      <w:r w:rsidRPr="00E1614D">
        <w:rPr>
          <w:szCs w:val="22"/>
        </w:rPr>
        <w:tab/>
        <w:t>Downstream</w:t>
      </w:r>
    </w:p>
    <w:p w14:paraId="41FEF1BB" w14:textId="77777777" w:rsidR="005B3316" w:rsidRPr="00E1614D" w:rsidRDefault="005B3316" w:rsidP="006D5FCE">
      <w:pPr>
        <w:spacing w:before="0" w:after="0"/>
        <w:jc w:val="left"/>
        <w:rPr>
          <w:szCs w:val="22"/>
        </w:rPr>
      </w:pPr>
      <w:r w:rsidRPr="00E1614D">
        <w:rPr>
          <w:szCs w:val="22"/>
        </w:rPr>
        <w:t>EIA</w:t>
      </w:r>
      <w:r w:rsidRPr="00E1614D">
        <w:rPr>
          <w:szCs w:val="22"/>
        </w:rPr>
        <w:tab/>
      </w:r>
      <w:r w:rsidRPr="00E1614D">
        <w:rPr>
          <w:szCs w:val="22"/>
        </w:rPr>
        <w:tab/>
      </w:r>
      <w:r w:rsidRPr="00E1614D">
        <w:rPr>
          <w:szCs w:val="22"/>
        </w:rPr>
        <w:tab/>
        <w:t>Environmental Impact Assessment</w:t>
      </w:r>
    </w:p>
    <w:p w14:paraId="092397F5" w14:textId="3443D012" w:rsidR="005B3316" w:rsidRPr="00E1614D" w:rsidDel="00757369" w:rsidRDefault="005B3316" w:rsidP="006D5FCE">
      <w:pPr>
        <w:spacing w:before="0" w:after="0"/>
        <w:jc w:val="left"/>
        <w:rPr>
          <w:del w:id="55" w:author="Kumar Baral" w:date="2023-02-12T12:41:00Z"/>
          <w:szCs w:val="22"/>
        </w:rPr>
      </w:pPr>
      <w:del w:id="56" w:author="Kumar Baral" w:date="2023-02-12T12:41:00Z">
        <w:r w:rsidRPr="00E1614D" w:rsidDel="00757369">
          <w:rPr>
            <w:szCs w:val="22"/>
          </w:rPr>
          <w:delText xml:space="preserve">ERMC </w:delText>
        </w:r>
        <w:r w:rsidRPr="00E1614D" w:rsidDel="00757369">
          <w:rPr>
            <w:szCs w:val="22"/>
          </w:rPr>
          <w:tab/>
        </w:r>
        <w:r w:rsidRPr="00E1614D" w:rsidDel="00757369">
          <w:rPr>
            <w:szCs w:val="22"/>
          </w:rPr>
          <w:tab/>
        </w:r>
        <w:r w:rsidRPr="00E1614D" w:rsidDel="00757369">
          <w:rPr>
            <w:szCs w:val="22"/>
          </w:rPr>
          <w:tab/>
          <w:delText>Environment and Resource Management Consultant</w:delText>
        </w:r>
      </w:del>
    </w:p>
    <w:p w14:paraId="2F8E57F8" w14:textId="77777777" w:rsidR="005B3316" w:rsidRPr="00E1614D" w:rsidRDefault="005B3316" w:rsidP="006D5FCE">
      <w:pPr>
        <w:spacing w:before="0" w:after="0"/>
        <w:jc w:val="left"/>
        <w:rPr>
          <w:szCs w:val="22"/>
        </w:rPr>
      </w:pPr>
      <w:r w:rsidRPr="00E1614D">
        <w:rPr>
          <w:szCs w:val="22"/>
        </w:rPr>
        <w:t>FDC</w:t>
      </w:r>
      <w:r w:rsidRPr="00E1614D">
        <w:rPr>
          <w:szCs w:val="22"/>
        </w:rPr>
        <w:tab/>
      </w:r>
      <w:r w:rsidRPr="00E1614D">
        <w:rPr>
          <w:szCs w:val="22"/>
        </w:rPr>
        <w:tab/>
      </w:r>
      <w:r w:rsidRPr="00E1614D">
        <w:rPr>
          <w:szCs w:val="22"/>
        </w:rPr>
        <w:tab/>
        <w:t xml:space="preserve">Flow Duration Curve </w:t>
      </w:r>
    </w:p>
    <w:p w14:paraId="3F8FE0D6" w14:textId="77777777" w:rsidR="005B3316" w:rsidRPr="00E1614D" w:rsidRDefault="005B3316" w:rsidP="006D5FCE">
      <w:pPr>
        <w:spacing w:before="0" w:after="0"/>
        <w:jc w:val="left"/>
        <w:rPr>
          <w:szCs w:val="22"/>
        </w:rPr>
      </w:pPr>
      <w:r w:rsidRPr="00E1614D">
        <w:rPr>
          <w:szCs w:val="22"/>
        </w:rPr>
        <w:t>GLOF</w:t>
      </w:r>
      <w:r w:rsidRPr="00E1614D">
        <w:rPr>
          <w:szCs w:val="22"/>
        </w:rPr>
        <w:tab/>
      </w:r>
      <w:r w:rsidRPr="00E1614D">
        <w:rPr>
          <w:szCs w:val="22"/>
        </w:rPr>
        <w:tab/>
      </w:r>
      <w:r w:rsidRPr="00E1614D">
        <w:rPr>
          <w:szCs w:val="22"/>
        </w:rPr>
        <w:tab/>
        <w:t xml:space="preserve">Glacial Lake Outburst Floods </w:t>
      </w:r>
    </w:p>
    <w:p w14:paraId="0DB148E3" w14:textId="77777777" w:rsidR="005B3316" w:rsidRPr="00E1614D" w:rsidRDefault="005B3316" w:rsidP="006D5FCE">
      <w:pPr>
        <w:spacing w:before="0" w:after="0"/>
        <w:jc w:val="left"/>
        <w:rPr>
          <w:szCs w:val="22"/>
        </w:rPr>
      </w:pPr>
      <w:proofErr w:type="spellStart"/>
      <w:r w:rsidRPr="00E1614D">
        <w:rPr>
          <w:szCs w:val="22"/>
        </w:rPr>
        <w:t>GoN</w:t>
      </w:r>
      <w:proofErr w:type="spellEnd"/>
      <w:r w:rsidRPr="00E1614D">
        <w:rPr>
          <w:szCs w:val="22"/>
        </w:rPr>
        <w:tab/>
      </w:r>
      <w:r w:rsidRPr="00E1614D">
        <w:rPr>
          <w:szCs w:val="22"/>
        </w:rPr>
        <w:tab/>
      </w:r>
      <w:r w:rsidRPr="00E1614D">
        <w:rPr>
          <w:szCs w:val="22"/>
        </w:rPr>
        <w:tab/>
        <w:t>Government of Nepal</w:t>
      </w:r>
    </w:p>
    <w:p w14:paraId="461A01CC" w14:textId="77777777" w:rsidR="005B3316" w:rsidRPr="00E1614D" w:rsidRDefault="005B3316" w:rsidP="006D5FCE">
      <w:pPr>
        <w:spacing w:before="0" w:after="0"/>
        <w:jc w:val="left"/>
        <w:rPr>
          <w:szCs w:val="22"/>
        </w:rPr>
      </w:pPr>
      <w:proofErr w:type="spellStart"/>
      <w:r w:rsidRPr="00E1614D">
        <w:rPr>
          <w:szCs w:val="22"/>
        </w:rPr>
        <w:t>GWh</w:t>
      </w:r>
      <w:proofErr w:type="spellEnd"/>
      <w:r w:rsidRPr="00E1614D">
        <w:rPr>
          <w:szCs w:val="22"/>
        </w:rPr>
        <w:tab/>
      </w:r>
      <w:r w:rsidRPr="00E1614D">
        <w:rPr>
          <w:szCs w:val="22"/>
        </w:rPr>
        <w:tab/>
      </w:r>
      <w:r w:rsidRPr="00E1614D">
        <w:rPr>
          <w:szCs w:val="22"/>
        </w:rPr>
        <w:tab/>
        <w:t>Gigawatt Hour</w:t>
      </w:r>
    </w:p>
    <w:p w14:paraId="43E4F164" w14:textId="77777777" w:rsidR="005B3316" w:rsidRPr="00E1614D" w:rsidRDefault="005B3316" w:rsidP="006D5FCE">
      <w:pPr>
        <w:spacing w:before="0" w:after="0"/>
        <w:jc w:val="left"/>
        <w:rPr>
          <w:szCs w:val="22"/>
        </w:rPr>
      </w:pPr>
      <w:r w:rsidRPr="00E1614D">
        <w:rPr>
          <w:szCs w:val="22"/>
        </w:rPr>
        <w:t xml:space="preserve">HCE </w:t>
      </w:r>
      <w:r w:rsidRPr="00E1614D">
        <w:rPr>
          <w:szCs w:val="22"/>
        </w:rPr>
        <w:tab/>
      </w:r>
      <w:r w:rsidRPr="00E1614D">
        <w:rPr>
          <w:szCs w:val="22"/>
        </w:rPr>
        <w:tab/>
      </w:r>
      <w:r w:rsidRPr="00E1614D">
        <w:rPr>
          <w:szCs w:val="22"/>
        </w:rPr>
        <w:tab/>
        <w:t xml:space="preserve">Hydro-Consult Engineering </w:t>
      </w:r>
    </w:p>
    <w:p w14:paraId="6DBF78A2" w14:textId="77777777" w:rsidR="005B3316" w:rsidRPr="00E1614D" w:rsidRDefault="005B3316" w:rsidP="006D5FCE">
      <w:pPr>
        <w:spacing w:before="0" w:after="0"/>
        <w:jc w:val="left"/>
        <w:rPr>
          <w:szCs w:val="22"/>
        </w:rPr>
      </w:pPr>
      <w:r w:rsidRPr="00E1614D">
        <w:rPr>
          <w:szCs w:val="22"/>
        </w:rPr>
        <w:t>HRT</w:t>
      </w:r>
      <w:r w:rsidRPr="00E1614D">
        <w:rPr>
          <w:szCs w:val="22"/>
        </w:rPr>
        <w:tab/>
      </w:r>
      <w:r w:rsidRPr="00E1614D">
        <w:rPr>
          <w:szCs w:val="22"/>
        </w:rPr>
        <w:tab/>
      </w:r>
      <w:r w:rsidRPr="00E1614D">
        <w:rPr>
          <w:szCs w:val="22"/>
        </w:rPr>
        <w:tab/>
        <w:t>Head Race Tunnel</w:t>
      </w:r>
    </w:p>
    <w:p w14:paraId="6583CF9E" w14:textId="19074EF2" w:rsidR="005B3316" w:rsidRDefault="005B3316" w:rsidP="006D5FCE">
      <w:pPr>
        <w:spacing w:before="0" w:after="0"/>
        <w:jc w:val="left"/>
        <w:rPr>
          <w:szCs w:val="22"/>
        </w:rPr>
      </w:pPr>
      <w:r w:rsidRPr="00E1614D">
        <w:rPr>
          <w:szCs w:val="22"/>
        </w:rPr>
        <w:t xml:space="preserve">H/W </w:t>
      </w:r>
      <w:r w:rsidRPr="00E1614D">
        <w:rPr>
          <w:szCs w:val="22"/>
        </w:rPr>
        <w:tab/>
      </w:r>
      <w:r w:rsidRPr="00E1614D">
        <w:rPr>
          <w:szCs w:val="22"/>
        </w:rPr>
        <w:tab/>
      </w:r>
      <w:r w:rsidRPr="00E1614D">
        <w:rPr>
          <w:szCs w:val="22"/>
        </w:rPr>
        <w:tab/>
        <w:t>Headworks</w:t>
      </w:r>
    </w:p>
    <w:p w14:paraId="486C4FB6" w14:textId="29C89B00" w:rsidR="00E973C6" w:rsidRPr="00E1614D" w:rsidRDefault="00E973C6" w:rsidP="006D5FCE">
      <w:pPr>
        <w:spacing w:before="0" w:after="0"/>
        <w:jc w:val="left"/>
        <w:rPr>
          <w:szCs w:val="22"/>
        </w:rPr>
      </w:pPr>
      <w:r>
        <w:rPr>
          <w:szCs w:val="22"/>
        </w:rPr>
        <w:t>IPCC</w:t>
      </w:r>
      <w:r>
        <w:rPr>
          <w:szCs w:val="22"/>
        </w:rPr>
        <w:tab/>
      </w:r>
      <w:r>
        <w:rPr>
          <w:szCs w:val="22"/>
        </w:rPr>
        <w:tab/>
      </w:r>
      <w:r>
        <w:rPr>
          <w:szCs w:val="22"/>
        </w:rPr>
        <w:tab/>
        <w:t>Intergovernmental Panel on Climate Change</w:t>
      </w:r>
    </w:p>
    <w:p w14:paraId="349350AC" w14:textId="38BC97D8" w:rsidR="005B3316" w:rsidRDefault="005B3316" w:rsidP="006D5FCE">
      <w:pPr>
        <w:spacing w:before="0" w:after="0"/>
        <w:jc w:val="left"/>
        <w:rPr>
          <w:szCs w:val="22"/>
        </w:rPr>
      </w:pPr>
      <w:r w:rsidRPr="00E1614D">
        <w:rPr>
          <w:szCs w:val="22"/>
        </w:rPr>
        <w:t>MW</w:t>
      </w:r>
      <w:r w:rsidRPr="00E1614D">
        <w:rPr>
          <w:szCs w:val="22"/>
        </w:rPr>
        <w:tab/>
      </w:r>
      <w:r w:rsidRPr="00E1614D">
        <w:rPr>
          <w:szCs w:val="22"/>
        </w:rPr>
        <w:tab/>
      </w:r>
      <w:r w:rsidRPr="00E1614D">
        <w:rPr>
          <w:szCs w:val="22"/>
        </w:rPr>
        <w:tab/>
        <w:t>Mega Watt</w:t>
      </w:r>
    </w:p>
    <w:p w14:paraId="361A0632" w14:textId="077D1B57" w:rsidR="003A605E" w:rsidRPr="00E1614D" w:rsidRDefault="003A605E" w:rsidP="006D5FCE">
      <w:pPr>
        <w:spacing w:before="0" w:after="0"/>
        <w:jc w:val="left"/>
        <w:rPr>
          <w:szCs w:val="22"/>
        </w:rPr>
      </w:pPr>
      <w:r>
        <w:rPr>
          <w:szCs w:val="22"/>
        </w:rPr>
        <w:t>NORAD</w:t>
      </w:r>
      <w:r>
        <w:rPr>
          <w:szCs w:val="22"/>
        </w:rPr>
        <w:tab/>
      </w:r>
      <w:r>
        <w:rPr>
          <w:szCs w:val="22"/>
        </w:rPr>
        <w:tab/>
        <w:t>The Norwegian Agency for Development Cooperation</w:t>
      </w:r>
    </w:p>
    <w:p w14:paraId="6ACC9227" w14:textId="77777777" w:rsidR="005B3316" w:rsidRPr="00E1614D" w:rsidRDefault="005B3316" w:rsidP="006D5FCE">
      <w:pPr>
        <w:spacing w:before="0" w:after="0"/>
        <w:jc w:val="left"/>
        <w:rPr>
          <w:szCs w:val="22"/>
        </w:rPr>
      </w:pPr>
      <w:r w:rsidRPr="00E1614D">
        <w:rPr>
          <w:szCs w:val="22"/>
        </w:rPr>
        <w:t xml:space="preserve">NEA </w:t>
      </w:r>
      <w:r w:rsidRPr="00E1614D">
        <w:rPr>
          <w:szCs w:val="22"/>
        </w:rPr>
        <w:tab/>
      </w:r>
      <w:r w:rsidRPr="00E1614D">
        <w:rPr>
          <w:szCs w:val="22"/>
        </w:rPr>
        <w:tab/>
      </w:r>
      <w:r w:rsidRPr="00E1614D">
        <w:rPr>
          <w:szCs w:val="22"/>
        </w:rPr>
        <w:tab/>
        <w:t xml:space="preserve">Nepal Electricity Authority </w:t>
      </w:r>
    </w:p>
    <w:p w14:paraId="26172758" w14:textId="77777777" w:rsidR="005B3316" w:rsidRPr="00E1614D" w:rsidRDefault="005B3316" w:rsidP="006D5FCE">
      <w:pPr>
        <w:spacing w:before="0" w:after="0"/>
        <w:jc w:val="left"/>
        <w:rPr>
          <w:szCs w:val="22"/>
        </w:rPr>
      </w:pPr>
      <w:r w:rsidRPr="00E1614D">
        <w:rPr>
          <w:szCs w:val="22"/>
        </w:rPr>
        <w:t>PH</w:t>
      </w:r>
      <w:r w:rsidRPr="00E1614D">
        <w:rPr>
          <w:szCs w:val="22"/>
        </w:rPr>
        <w:tab/>
      </w:r>
      <w:r w:rsidRPr="00E1614D">
        <w:rPr>
          <w:szCs w:val="22"/>
        </w:rPr>
        <w:tab/>
      </w:r>
      <w:r w:rsidRPr="00E1614D">
        <w:rPr>
          <w:szCs w:val="22"/>
        </w:rPr>
        <w:tab/>
        <w:t>Powerhouse</w:t>
      </w:r>
    </w:p>
    <w:p w14:paraId="614D24B2" w14:textId="77777777" w:rsidR="005B3316" w:rsidRPr="00E1614D" w:rsidRDefault="005B3316" w:rsidP="006D5FCE">
      <w:pPr>
        <w:spacing w:before="0" w:after="0"/>
        <w:jc w:val="left"/>
        <w:rPr>
          <w:szCs w:val="22"/>
        </w:rPr>
      </w:pPr>
      <w:r w:rsidRPr="00E1614D">
        <w:rPr>
          <w:szCs w:val="22"/>
        </w:rPr>
        <w:t>PPMO</w:t>
      </w:r>
      <w:r w:rsidRPr="00E1614D">
        <w:rPr>
          <w:szCs w:val="22"/>
        </w:rPr>
        <w:tab/>
      </w:r>
      <w:r w:rsidRPr="00E1614D">
        <w:rPr>
          <w:szCs w:val="22"/>
        </w:rPr>
        <w:tab/>
      </w:r>
      <w:r w:rsidRPr="00E1614D">
        <w:rPr>
          <w:szCs w:val="22"/>
        </w:rPr>
        <w:tab/>
        <w:t xml:space="preserve">Public Procurement Monitoring Office </w:t>
      </w:r>
    </w:p>
    <w:p w14:paraId="0376A00D" w14:textId="77777777" w:rsidR="005B3316" w:rsidRPr="00E1614D" w:rsidRDefault="005B3316" w:rsidP="006D5FCE">
      <w:pPr>
        <w:spacing w:before="0" w:after="0"/>
        <w:jc w:val="left"/>
        <w:rPr>
          <w:szCs w:val="22"/>
        </w:rPr>
      </w:pPr>
      <w:r w:rsidRPr="00E1614D">
        <w:rPr>
          <w:szCs w:val="22"/>
        </w:rPr>
        <w:t>RoR</w:t>
      </w:r>
      <w:r w:rsidRPr="00E1614D">
        <w:rPr>
          <w:szCs w:val="22"/>
        </w:rPr>
        <w:tab/>
      </w:r>
      <w:r w:rsidRPr="00E1614D">
        <w:rPr>
          <w:szCs w:val="22"/>
        </w:rPr>
        <w:tab/>
      </w:r>
      <w:r w:rsidRPr="00E1614D">
        <w:rPr>
          <w:szCs w:val="22"/>
        </w:rPr>
        <w:tab/>
        <w:t xml:space="preserve">Run of River </w:t>
      </w:r>
    </w:p>
    <w:p w14:paraId="2CEA08CB" w14:textId="77777777" w:rsidR="005B3316" w:rsidRPr="00E1614D" w:rsidRDefault="005B3316" w:rsidP="006D5FCE">
      <w:pPr>
        <w:spacing w:before="0" w:after="0"/>
        <w:jc w:val="left"/>
        <w:rPr>
          <w:szCs w:val="22"/>
        </w:rPr>
      </w:pPr>
      <w:r w:rsidRPr="00E1614D">
        <w:rPr>
          <w:szCs w:val="22"/>
        </w:rPr>
        <w:t>SRTM</w:t>
      </w:r>
      <w:r w:rsidRPr="00E1614D">
        <w:rPr>
          <w:szCs w:val="22"/>
        </w:rPr>
        <w:tab/>
      </w:r>
      <w:r w:rsidRPr="00E1614D">
        <w:rPr>
          <w:szCs w:val="22"/>
        </w:rPr>
        <w:tab/>
      </w:r>
      <w:r w:rsidRPr="00E1614D">
        <w:rPr>
          <w:szCs w:val="22"/>
        </w:rPr>
        <w:tab/>
        <w:t>Shuttle Radar Topography Mission</w:t>
      </w:r>
    </w:p>
    <w:p w14:paraId="29600E1E" w14:textId="77777777" w:rsidR="005B3316" w:rsidRPr="00E1614D" w:rsidRDefault="005B3316" w:rsidP="006D5FCE">
      <w:pPr>
        <w:spacing w:before="0" w:after="0"/>
        <w:jc w:val="left"/>
        <w:rPr>
          <w:szCs w:val="22"/>
        </w:rPr>
      </w:pPr>
      <w:r w:rsidRPr="00E1614D">
        <w:rPr>
          <w:szCs w:val="22"/>
        </w:rPr>
        <w:t>S/S</w:t>
      </w:r>
      <w:r w:rsidRPr="00E1614D">
        <w:rPr>
          <w:szCs w:val="22"/>
        </w:rPr>
        <w:tab/>
      </w:r>
      <w:r w:rsidRPr="00E1614D">
        <w:rPr>
          <w:szCs w:val="22"/>
        </w:rPr>
        <w:tab/>
      </w:r>
      <w:r w:rsidRPr="00E1614D">
        <w:rPr>
          <w:szCs w:val="22"/>
        </w:rPr>
        <w:tab/>
        <w:t>Substation</w:t>
      </w:r>
    </w:p>
    <w:p w14:paraId="3125CA62" w14:textId="26EADA8C" w:rsidR="00E339E3" w:rsidRDefault="00E339E3" w:rsidP="006D5FCE">
      <w:pPr>
        <w:spacing w:before="0" w:after="0"/>
        <w:jc w:val="left"/>
        <w:rPr>
          <w:szCs w:val="22"/>
        </w:rPr>
      </w:pPr>
      <w:r w:rsidRPr="00E1614D">
        <w:rPr>
          <w:szCs w:val="22"/>
        </w:rPr>
        <w:t>UFSR</w:t>
      </w:r>
      <w:r w:rsidRPr="00E1614D">
        <w:rPr>
          <w:szCs w:val="22"/>
        </w:rPr>
        <w:tab/>
      </w:r>
      <w:r w:rsidRPr="00E1614D">
        <w:rPr>
          <w:szCs w:val="22"/>
        </w:rPr>
        <w:tab/>
      </w:r>
      <w:r w:rsidRPr="00E1614D">
        <w:rPr>
          <w:szCs w:val="22"/>
        </w:rPr>
        <w:tab/>
        <w:t>Updated Feasibility Study Report</w:t>
      </w:r>
    </w:p>
    <w:p w14:paraId="1ACEEB5A" w14:textId="112E5811" w:rsidR="00E973C6" w:rsidRPr="00E1614D" w:rsidRDefault="00E973C6" w:rsidP="00E973C6">
      <w:pPr>
        <w:spacing w:before="0" w:after="0"/>
        <w:jc w:val="left"/>
        <w:rPr>
          <w:szCs w:val="22"/>
        </w:rPr>
      </w:pPr>
      <w:r>
        <w:t>UMN</w:t>
      </w:r>
      <w:r>
        <w:tab/>
      </w:r>
      <w:r>
        <w:tab/>
      </w:r>
      <w:r>
        <w:tab/>
        <w:t>United Mission to Nepal</w:t>
      </w:r>
    </w:p>
    <w:p w14:paraId="480F892E" w14:textId="309AD10F" w:rsidR="005B3316" w:rsidRPr="00E1614D" w:rsidRDefault="00E973C6" w:rsidP="00E973C6">
      <w:pPr>
        <w:spacing w:before="0" w:after="0"/>
        <w:jc w:val="left"/>
        <w:rPr>
          <w:szCs w:val="22"/>
        </w:rPr>
      </w:pPr>
      <w:r>
        <w:rPr>
          <w:szCs w:val="22"/>
        </w:rPr>
        <w:t>U/S</w:t>
      </w:r>
      <w:r>
        <w:rPr>
          <w:szCs w:val="22"/>
        </w:rPr>
        <w:tab/>
      </w:r>
      <w:r>
        <w:rPr>
          <w:szCs w:val="22"/>
        </w:rPr>
        <w:tab/>
      </w:r>
      <w:r>
        <w:rPr>
          <w:szCs w:val="22"/>
        </w:rPr>
        <w:tab/>
        <w:t>Upstream</w:t>
      </w:r>
    </w:p>
    <w:p w14:paraId="170E8C3F" w14:textId="4A7F509B" w:rsidR="005B3316" w:rsidRPr="00E1614D" w:rsidDel="007E52F0" w:rsidRDefault="005B3316" w:rsidP="006D5FCE">
      <w:pPr>
        <w:spacing w:before="0" w:after="0"/>
        <w:jc w:val="left"/>
        <w:rPr>
          <w:del w:id="57" w:author="Kumar Baral" w:date="2023-01-26T11:08:00Z"/>
          <w:szCs w:val="22"/>
        </w:rPr>
      </w:pPr>
      <w:del w:id="58" w:author="Kumar Baral" w:date="2023-01-26T11:08:00Z">
        <w:r w:rsidRPr="00E1614D" w:rsidDel="007E52F0">
          <w:rPr>
            <w:szCs w:val="22"/>
          </w:rPr>
          <w:delText>VDC</w:delText>
        </w:r>
        <w:r w:rsidRPr="00E1614D" w:rsidDel="007E52F0">
          <w:rPr>
            <w:szCs w:val="22"/>
          </w:rPr>
          <w:tab/>
        </w:r>
        <w:r w:rsidRPr="00E1614D" w:rsidDel="007E52F0">
          <w:rPr>
            <w:szCs w:val="22"/>
          </w:rPr>
          <w:tab/>
        </w:r>
        <w:r w:rsidRPr="00E1614D" w:rsidDel="007E52F0">
          <w:rPr>
            <w:szCs w:val="22"/>
          </w:rPr>
          <w:tab/>
          <w:delText>Village Development Committee</w:delText>
        </w:r>
      </w:del>
    </w:p>
    <w:p w14:paraId="2426FAE5" w14:textId="77777777" w:rsidR="005B3316" w:rsidRPr="006D015F" w:rsidRDefault="005B3316" w:rsidP="006D5FCE">
      <w:pPr>
        <w:spacing w:before="0" w:after="0"/>
        <w:jc w:val="left"/>
        <w:rPr>
          <w:szCs w:val="22"/>
        </w:rPr>
      </w:pPr>
      <w:r w:rsidRPr="00E1614D">
        <w:rPr>
          <w:szCs w:val="22"/>
        </w:rPr>
        <w:t>WECS</w:t>
      </w:r>
      <w:r w:rsidRPr="00E1614D">
        <w:rPr>
          <w:szCs w:val="22"/>
        </w:rPr>
        <w:tab/>
      </w:r>
      <w:r w:rsidRPr="00E1614D">
        <w:rPr>
          <w:szCs w:val="22"/>
        </w:rPr>
        <w:tab/>
      </w:r>
      <w:r w:rsidRPr="00E1614D">
        <w:rPr>
          <w:szCs w:val="22"/>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3DCB7693" w:rsidR="000C7DC9" w:rsidRDefault="000C7DC9" w:rsidP="00E01AA2">
      <w:pPr>
        <w:rPr>
          <w:ins w:id="59" w:author="Kumar Baral" w:date="2023-02-13T12:00:00Z"/>
        </w:rPr>
      </w:pPr>
    </w:p>
    <w:p w14:paraId="4190C764" w14:textId="77777777" w:rsidR="009564D9" w:rsidRDefault="009564D9" w:rsidP="00E01AA2"/>
    <w:p w14:paraId="4E4BAF72" w14:textId="490E0280" w:rsidR="009564D9" w:rsidRDefault="009564D9">
      <w:pPr>
        <w:spacing w:before="0" w:after="0" w:line="240" w:lineRule="auto"/>
        <w:jc w:val="left"/>
        <w:rPr>
          <w:ins w:id="60" w:author="Kumar Baral" w:date="2023-02-13T12:00:00Z"/>
        </w:rPr>
      </w:pPr>
      <w:ins w:id="61" w:author="Kumar Baral" w:date="2023-02-13T12:00:00Z">
        <w:r>
          <w:br w:type="page"/>
        </w:r>
      </w:ins>
    </w:p>
    <w:p w14:paraId="3982C26A" w14:textId="77777777" w:rsidR="000C7DC9" w:rsidDel="009564D9" w:rsidRDefault="000C7DC9">
      <w:pPr>
        <w:pStyle w:val="Heading1"/>
        <w:numPr>
          <w:ilvl w:val="0"/>
          <w:numId w:val="0"/>
        </w:numPr>
        <w:ind w:left="432"/>
        <w:rPr>
          <w:del w:id="62" w:author="Kumar Baral" w:date="2023-02-13T12:00:00Z"/>
        </w:rPr>
        <w:pPrChange w:id="63" w:author="Kumar Baral" w:date="2023-02-13T12:00:00Z">
          <w:pPr/>
        </w:pPrChange>
      </w:pPr>
    </w:p>
    <w:p w14:paraId="1F3A3AF5" w14:textId="25D6FA48" w:rsidR="000C7DC9" w:rsidDel="009564D9" w:rsidRDefault="000C7DC9">
      <w:pPr>
        <w:pStyle w:val="Heading1"/>
        <w:numPr>
          <w:ilvl w:val="0"/>
          <w:numId w:val="0"/>
        </w:numPr>
        <w:ind w:left="432"/>
        <w:rPr>
          <w:del w:id="64" w:author="Kumar Baral" w:date="2023-02-13T12:00:00Z"/>
        </w:rPr>
        <w:pPrChange w:id="65" w:author="Kumar Baral" w:date="2023-02-13T12:00:00Z">
          <w:pPr/>
        </w:pPrChange>
      </w:pPr>
    </w:p>
    <w:p w14:paraId="436BBF3F" w14:textId="77777777" w:rsidR="000C7DC9" w:rsidRPr="006D015F" w:rsidRDefault="000C7DC9">
      <w:pPr>
        <w:pStyle w:val="Heading1"/>
        <w:numPr>
          <w:ilvl w:val="0"/>
          <w:numId w:val="0"/>
        </w:numPr>
        <w:ind w:left="432"/>
        <w:pPrChange w:id="66" w:author="Kumar Baral" w:date="2023-02-13T12:00:00Z">
          <w:pPr>
            <w:pStyle w:val="TOC1"/>
          </w:pPr>
        </w:pPrChange>
      </w:pPr>
      <w:bookmarkStart w:id="67" w:name="_Toc127347858"/>
      <w:r w:rsidRPr="006D015F">
        <w:t>TABLE OF CONTENT</w:t>
      </w:r>
      <w:bookmarkEnd w:id="67"/>
    </w:p>
    <w:p w14:paraId="64B51DFF" w14:textId="15A74BB6" w:rsidR="00F66D19" w:rsidRDefault="000C7DC9">
      <w:pPr>
        <w:pStyle w:val="TOC1"/>
        <w:rPr>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hyperlink w:anchor="_Toc127347857" w:history="1">
        <w:r w:rsidR="00F66D19" w:rsidRPr="007D4667">
          <w:rPr>
            <w:rStyle w:val="Hyperlink"/>
          </w:rPr>
          <w:t>LIST OF ACRONYMS</w:t>
        </w:r>
        <w:r w:rsidR="00F66D19">
          <w:rPr>
            <w:webHidden/>
          </w:rPr>
          <w:tab/>
        </w:r>
        <w:r w:rsidR="00F66D19">
          <w:rPr>
            <w:webHidden/>
          </w:rPr>
          <w:fldChar w:fldCharType="begin"/>
        </w:r>
        <w:r w:rsidR="00F66D19">
          <w:rPr>
            <w:webHidden/>
          </w:rPr>
          <w:instrText xml:space="preserve"> PAGEREF _Toc127347857 \h </w:instrText>
        </w:r>
        <w:r w:rsidR="00F66D19">
          <w:rPr>
            <w:webHidden/>
          </w:rPr>
        </w:r>
        <w:r w:rsidR="00F66D19">
          <w:rPr>
            <w:webHidden/>
          </w:rPr>
          <w:fldChar w:fldCharType="separate"/>
        </w:r>
        <w:r w:rsidR="00F66D19">
          <w:rPr>
            <w:webHidden/>
          </w:rPr>
          <w:t>i</w:t>
        </w:r>
        <w:r w:rsidR="00F66D19">
          <w:rPr>
            <w:webHidden/>
          </w:rPr>
          <w:fldChar w:fldCharType="end"/>
        </w:r>
      </w:hyperlink>
    </w:p>
    <w:p w14:paraId="134CAD1C" w14:textId="64E83E58" w:rsidR="00F66D19" w:rsidRDefault="00FE5DC6">
      <w:pPr>
        <w:pStyle w:val="TOC1"/>
        <w:rPr>
          <w:rFonts w:asciiTheme="minorHAnsi" w:eastAsiaTheme="minorEastAsia" w:hAnsiTheme="minorHAnsi" w:cstheme="minorBidi"/>
          <w:b w:val="0"/>
          <w:sz w:val="22"/>
          <w:lang w:bidi="ne-NP"/>
        </w:rPr>
      </w:pPr>
      <w:hyperlink w:anchor="_Toc127347858" w:history="1">
        <w:r w:rsidR="00F66D19" w:rsidRPr="007D4667">
          <w:rPr>
            <w:rStyle w:val="Hyperlink"/>
          </w:rPr>
          <w:t>TABLE OF CONTENT</w:t>
        </w:r>
        <w:r w:rsidR="00F66D19">
          <w:rPr>
            <w:webHidden/>
          </w:rPr>
          <w:tab/>
        </w:r>
        <w:r w:rsidR="00F66D19">
          <w:rPr>
            <w:webHidden/>
          </w:rPr>
          <w:fldChar w:fldCharType="begin"/>
        </w:r>
        <w:r w:rsidR="00F66D19">
          <w:rPr>
            <w:webHidden/>
          </w:rPr>
          <w:instrText xml:space="preserve"> PAGEREF _Toc127347858 \h </w:instrText>
        </w:r>
        <w:r w:rsidR="00F66D19">
          <w:rPr>
            <w:webHidden/>
          </w:rPr>
        </w:r>
        <w:r w:rsidR="00F66D19">
          <w:rPr>
            <w:webHidden/>
          </w:rPr>
          <w:fldChar w:fldCharType="separate"/>
        </w:r>
        <w:r w:rsidR="00F66D19">
          <w:rPr>
            <w:webHidden/>
          </w:rPr>
          <w:t>ii</w:t>
        </w:r>
        <w:r w:rsidR="00F66D19">
          <w:rPr>
            <w:webHidden/>
          </w:rPr>
          <w:fldChar w:fldCharType="end"/>
        </w:r>
      </w:hyperlink>
    </w:p>
    <w:p w14:paraId="7F99CD1B" w14:textId="0EFBD84D" w:rsidR="00F66D19" w:rsidRDefault="00FE5DC6">
      <w:pPr>
        <w:pStyle w:val="TOC1"/>
        <w:rPr>
          <w:rFonts w:asciiTheme="minorHAnsi" w:eastAsiaTheme="minorEastAsia" w:hAnsiTheme="minorHAnsi" w:cstheme="minorBidi"/>
          <w:b w:val="0"/>
          <w:sz w:val="22"/>
          <w:lang w:bidi="ne-NP"/>
        </w:rPr>
      </w:pPr>
      <w:hyperlink w:anchor="_Toc127347859" w:history="1">
        <w:r w:rsidR="00F66D19" w:rsidRPr="007D4667">
          <w:rPr>
            <w:rStyle w:val="Hyperlink"/>
          </w:rPr>
          <w:t>LIST OF FIGURES</w:t>
        </w:r>
        <w:r w:rsidR="00F66D19">
          <w:rPr>
            <w:webHidden/>
          </w:rPr>
          <w:tab/>
        </w:r>
        <w:r w:rsidR="00F66D19">
          <w:rPr>
            <w:webHidden/>
          </w:rPr>
          <w:fldChar w:fldCharType="begin"/>
        </w:r>
        <w:r w:rsidR="00F66D19">
          <w:rPr>
            <w:webHidden/>
          </w:rPr>
          <w:instrText xml:space="preserve"> PAGEREF _Toc127347859 \h </w:instrText>
        </w:r>
        <w:r w:rsidR="00F66D19">
          <w:rPr>
            <w:webHidden/>
          </w:rPr>
        </w:r>
        <w:r w:rsidR="00F66D19">
          <w:rPr>
            <w:webHidden/>
          </w:rPr>
          <w:fldChar w:fldCharType="separate"/>
        </w:r>
        <w:r w:rsidR="00F66D19">
          <w:rPr>
            <w:webHidden/>
          </w:rPr>
          <w:t>iii</w:t>
        </w:r>
        <w:r w:rsidR="00F66D19">
          <w:rPr>
            <w:webHidden/>
          </w:rPr>
          <w:fldChar w:fldCharType="end"/>
        </w:r>
      </w:hyperlink>
    </w:p>
    <w:p w14:paraId="4A5E7F04" w14:textId="157F44E0" w:rsidR="00F66D19" w:rsidRDefault="00FE5DC6">
      <w:pPr>
        <w:pStyle w:val="TOC1"/>
        <w:rPr>
          <w:rFonts w:asciiTheme="minorHAnsi" w:eastAsiaTheme="minorEastAsia" w:hAnsiTheme="minorHAnsi" w:cstheme="minorBidi"/>
          <w:b w:val="0"/>
          <w:sz w:val="22"/>
          <w:lang w:bidi="ne-NP"/>
        </w:rPr>
      </w:pPr>
      <w:hyperlink w:anchor="_Toc127347860" w:history="1">
        <w:r w:rsidR="00F66D19" w:rsidRPr="007D4667">
          <w:rPr>
            <w:rStyle w:val="Hyperlink"/>
          </w:rPr>
          <w:t>LIST OF TABLES</w:t>
        </w:r>
        <w:r w:rsidR="00F66D19">
          <w:rPr>
            <w:webHidden/>
          </w:rPr>
          <w:tab/>
        </w:r>
        <w:r w:rsidR="00F66D19">
          <w:rPr>
            <w:webHidden/>
          </w:rPr>
          <w:fldChar w:fldCharType="begin"/>
        </w:r>
        <w:r w:rsidR="00F66D19">
          <w:rPr>
            <w:webHidden/>
          </w:rPr>
          <w:instrText xml:space="preserve"> PAGEREF _Toc127347860 \h </w:instrText>
        </w:r>
        <w:r w:rsidR="00F66D19">
          <w:rPr>
            <w:webHidden/>
          </w:rPr>
        </w:r>
        <w:r w:rsidR="00F66D19">
          <w:rPr>
            <w:webHidden/>
          </w:rPr>
          <w:fldChar w:fldCharType="separate"/>
        </w:r>
        <w:r w:rsidR="00F66D19">
          <w:rPr>
            <w:webHidden/>
          </w:rPr>
          <w:t>iv</w:t>
        </w:r>
        <w:r w:rsidR="00F66D19">
          <w:rPr>
            <w:webHidden/>
          </w:rPr>
          <w:fldChar w:fldCharType="end"/>
        </w:r>
      </w:hyperlink>
    </w:p>
    <w:p w14:paraId="263BA02F" w14:textId="1361F15C" w:rsidR="00F66D19" w:rsidRDefault="00FE5DC6">
      <w:pPr>
        <w:pStyle w:val="TOC1"/>
        <w:rPr>
          <w:rFonts w:asciiTheme="minorHAnsi" w:eastAsiaTheme="minorEastAsia" w:hAnsiTheme="minorHAnsi" w:cstheme="minorBidi"/>
          <w:b w:val="0"/>
          <w:sz w:val="22"/>
          <w:lang w:bidi="ne-NP"/>
        </w:rPr>
      </w:pPr>
      <w:hyperlink w:anchor="_Toc127347861" w:history="1">
        <w:r w:rsidR="00F66D19" w:rsidRPr="007D4667">
          <w:rPr>
            <w:rStyle w:val="Hyperlink"/>
          </w:rPr>
          <w:t>SALIENT FEATURES</w:t>
        </w:r>
        <w:r w:rsidR="00F66D19">
          <w:rPr>
            <w:webHidden/>
          </w:rPr>
          <w:tab/>
        </w:r>
        <w:r w:rsidR="00F66D19">
          <w:rPr>
            <w:webHidden/>
          </w:rPr>
          <w:fldChar w:fldCharType="begin"/>
        </w:r>
        <w:r w:rsidR="00F66D19">
          <w:rPr>
            <w:webHidden/>
          </w:rPr>
          <w:instrText xml:space="preserve"> PAGEREF _Toc127347861 \h </w:instrText>
        </w:r>
        <w:r w:rsidR="00F66D19">
          <w:rPr>
            <w:webHidden/>
          </w:rPr>
        </w:r>
        <w:r w:rsidR="00F66D19">
          <w:rPr>
            <w:webHidden/>
          </w:rPr>
          <w:fldChar w:fldCharType="separate"/>
        </w:r>
        <w:r w:rsidR="00F66D19">
          <w:rPr>
            <w:webHidden/>
          </w:rPr>
          <w:t>v</w:t>
        </w:r>
        <w:r w:rsidR="00F66D19">
          <w:rPr>
            <w:webHidden/>
          </w:rPr>
          <w:fldChar w:fldCharType="end"/>
        </w:r>
      </w:hyperlink>
    </w:p>
    <w:p w14:paraId="587CFBD9" w14:textId="075AFF10" w:rsidR="00F66D19" w:rsidRDefault="00FE5DC6">
      <w:pPr>
        <w:pStyle w:val="TOC1"/>
        <w:rPr>
          <w:rFonts w:asciiTheme="minorHAnsi" w:eastAsiaTheme="minorEastAsia" w:hAnsiTheme="minorHAnsi" w:cstheme="minorBidi"/>
          <w:b w:val="0"/>
          <w:sz w:val="22"/>
          <w:lang w:bidi="ne-NP"/>
        </w:rPr>
      </w:pPr>
      <w:hyperlink w:anchor="_Toc127347862" w:history="1">
        <w:r w:rsidR="00F66D19" w:rsidRPr="007D4667">
          <w:rPr>
            <w:rStyle w:val="Hyperlink"/>
          </w:rPr>
          <w:t>1</w:t>
        </w:r>
        <w:r w:rsidR="00F66D19">
          <w:rPr>
            <w:rFonts w:asciiTheme="minorHAnsi" w:eastAsiaTheme="minorEastAsia" w:hAnsiTheme="minorHAnsi" w:cstheme="minorBidi"/>
            <w:b w:val="0"/>
            <w:sz w:val="22"/>
            <w:lang w:bidi="ne-NP"/>
          </w:rPr>
          <w:tab/>
        </w:r>
        <w:r w:rsidR="00F66D19" w:rsidRPr="007D4667">
          <w:rPr>
            <w:rStyle w:val="Hyperlink"/>
          </w:rPr>
          <w:t>HYDROLOGY</w:t>
        </w:r>
        <w:r w:rsidR="00F66D19">
          <w:rPr>
            <w:webHidden/>
          </w:rPr>
          <w:tab/>
        </w:r>
        <w:r w:rsidR="00F66D19">
          <w:rPr>
            <w:webHidden/>
          </w:rPr>
          <w:fldChar w:fldCharType="begin"/>
        </w:r>
        <w:r w:rsidR="00F66D19">
          <w:rPr>
            <w:webHidden/>
          </w:rPr>
          <w:instrText xml:space="preserve"> PAGEREF _Toc127347862 \h </w:instrText>
        </w:r>
        <w:r w:rsidR="00F66D19">
          <w:rPr>
            <w:webHidden/>
          </w:rPr>
        </w:r>
        <w:r w:rsidR="00F66D19">
          <w:rPr>
            <w:webHidden/>
          </w:rPr>
          <w:fldChar w:fldCharType="separate"/>
        </w:r>
        <w:r w:rsidR="00F66D19">
          <w:rPr>
            <w:webHidden/>
          </w:rPr>
          <w:t>8</w:t>
        </w:r>
        <w:r w:rsidR="00F66D19">
          <w:rPr>
            <w:webHidden/>
          </w:rPr>
          <w:fldChar w:fldCharType="end"/>
        </w:r>
      </w:hyperlink>
    </w:p>
    <w:p w14:paraId="4DD68654" w14:textId="459E775E" w:rsidR="00F66D19" w:rsidRDefault="00FE5DC6">
      <w:pPr>
        <w:pStyle w:val="TOC2"/>
        <w:rPr>
          <w:rFonts w:asciiTheme="minorHAnsi" w:eastAsiaTheme="minorEastAsia" w:hAnsiTheme="minorHAnsi" w:cstheme="minorBidi"/>
          <w:noProof/>
          <w:lang w:bidi="ne-NP"/>
        </w:rPr>
      </w:pPr>
      <w:hyperlink w:anchor="_Toc127347863" w:history="1">
        <w:r w:rsidR="00F66D19" w:rsidRPr="007D4667">
          <w:rPr>
            <w:rStyle w:val="Hyperlink"/>
            <w:noProof/>
          </w:rPr>
          <w:t>1.1</w:t>
        </w:r>
        <w:r w:rsidR="00F66D19">
          <w:rPr>
            <w:rFonts w:asciiTheme="minorHAnsi" w:eastAsiaTheme="minorEastAsia" w:hAnsiTheme="minorHAnsi" w:cstheme="minorBidi"/>
            <w:noProof/>
            <w:lang w:bidi="ne-NP"/>
          </w:rPr>
          <w:tab/>
        </w:r>
        <w:r w:rsidR="00F66D19" w:rsidRPr="007D4667">
          <w:rPr>
            <w:rStyle w:val="Hyperlink"/>
            <w:noProof/>
          </w:rPr>
          <w:t>Introduction of the Project</w:t>
        </w:r>
        <w:r w:rsidR="00F66D19">
          <w:rPr>
            <w:noProof/>
            <w:webHidden/>
          </w:rPr>
          <w:tab/>
        </w:r>
        <w:r w:rsidR="00F66D19">
          <w:rPr>
            <w:noProof/>
            <w:webHidden/>
          </w:rPr>
          <w:fldChar w:fldCharType="begin"/>
        </w:r>
        <w:r w:rsidR="00F66D19">
          <w:rPr>
            <w:noProof/>
            <w:webHidden/>
          </w:rPr>
          <w:instrText xml:space="preserve"> PAGEREF _Toc127347863 \h </w:instrText>
        </w:r>
        <w:r w:rsidR="00F66D19">
          <w:rPr>
            <w:noProof/>
            <w:webHidden/>
          </w:rPr>
        </w:r>
        <w:r w:rsidR="00F66D19">
          <w:rPr>
            <w:noProof/>
            <w:webHidden/>
          </w:rPr>
          <w:fldChar w:fldCharType="separate"/>
        </w:r>
        <w:r w:rsidR="00F66D19">
          <w:rPr>
            <w:noProof/>
            <w:webHidden/>
          </w:rPr>
          <w:t>8</w:t>
        </w:r>
        <w:r w:rsidR="00F66D19">
          <w:rPr>
            <w:noProof/>
            <w:webHidden/>
          </w:rPr>
          <w:fldChar w:fldCharType="end"/>
        </w:r>
      </w:hyperlink>
    </w:p>
    <w:p w14:paraId="39EC1DD5" w14:textId="7A68570A" w:rsidR="00F66D19" w:rsidRDefault="00FE5DC6">
      <w:pPr>
        <w:pStyle w:val="TOC2"/>
        <w:rPr>
          <w:rFonts w:asciiTheme="minorHAnsi" w:eastAsiaTheme="minorEastAsia" w:hAnsiTheme="minorHAnsi" w:cstheme="minorBidi"/>
          <w:noProof/>
          <w:lang w:bidi="ne-NP"/>
        </w:rPr>
      </w:pPr>
      <w:hyperlink w:anchor="_Toc127348047" w:history="1">
        <w:r w:rsidR="00F66D19" w:rsidRPr="007D4667">
          <w:rPr>
            <w:rStyle w:val="Hyperlink"/>
            <w:noProof/>
          </w:rPr>
          <w:t>1.2</w:t>
        </w:r>
        <w:r w:rsidR="00F66D19">
          <w:rPr>
            <w:rFonts w:asciiTheme="minorHAnsi" w:eastAsiaTheme="minorEastAsia" w:hAnsiTheme="minorHAnsi" w:cstheme="minorBidi"/>
            <w:noProof/>
            <w:lang w:bidi="ne-NP"/>
          </w:rPr>
          <w:tab/>
        </w:r>
        <w:r w:rsidR="00F66D19" w:rsidRPr="007D4667">
          <w:rPr>
            <w:rStyle w:val="Hyperlink"/>
            <w:noProof/>
          </w:rPr>
          <w:t>Hydrological Study</w:t>
        </w:r>
        <w:r w:rsidR="00F66D19">
          <w:rPr>
            <w:noProof/>
            <w:webHidden/>
          </w:rPr>
          <w:tab/>
        </w:r>
        <w:r w:rsidR="00F66D19">
          <w:rPr>
            <w:noProof/>
            <w:webHidden/>
          </w:rPr>
          <w:fldChar w:fldCharType="begin"/>
        </w:r>
        <w:r w:rsidR="00F66D19">
          <w:rPr>
            <w:noProof/>
            <w:webHidden/>
          </w:rPr>
          <w:instrText xml:space="preserve"> PAGEREF _Toc127348047 \h </w:instrText>
        </w:r>
        <w:r w:rsidR="00F66D19">
          <w:rPr>
            <w:noProof/>
            <w:webHidden/>
          </w:rPr>
        </w:r>
        <w:r w:rsidR="00F66D19">
          <w:rPr>
            <w:noProof/>
            <w:webHidden/>
          </w:rPr>
          <w:fldChar w:fldCharType="separate"/>
        </w:r>
        <w:r w:rsidR="00F66D19">
          <w:rPr>
            <w:noProof/>
            <w:webHidden/>
          </w:rPr>
          <w:t>8</w:t>
        </w:r>
        <w:r w:rsidR="00F66D19">
          <w:rPr>
            <w:noProof/>
            <w:webHidden/>
          </w:rPr>
          <w:fldChar w:fldCharType="end"/>
        </w:r>
      </w:hyperlink>
    </w:p>
    <w:p w14:paraId="32413BA3" w14:textId="493010FD" w:rsidR="00F66D19" w:rsidRDefault="00FE5DC6">
      <w:pPr>
        <w:pStyle w:val="TOC2"/>
        <w:rPr>
          <w:rFonts w:asciiTheme="minorHAnsi" w:eastAsiaTheme="minorEastAsia" w:hAnsiTheme="minorHAnsi" w:cstheme="minorBidi"/>
          <w:noProof/>
          <w:lang w:bidi="ne-NP"/>
        </w:rPr>
      </w:pPr>
      <w:hyperlink w:anchor="_Toc127348050" w:history="1">
        <w:r w:rsidR="00F66D19" w:rsidRPr="007D4667">
          <w:rPr>
            <w:rStyle w:val="Hyperlink"/>
            <w:noProof/>
          </w:rPr>
          <w:t>1.3</w:t>
        </w:r>
        <w:r w:rsidR="00F66D19">
          <w:rPr>
            <w:rFonts w:asciiTheme="minorHAnsi" w:eastAsiaTheme="minorEastAsia" w:hAnsiTheme="minorHAnsi" w:cstheme="minorBidi"/>
            <w:noProof/>
            <w:lang w:bidi="ne-NP"/>
          </w:rPr>
          <w:tab/>
        </w:r>
        <w:r w:rsidR="00F66D19" w:rsidRPr="007D4667">
          <w:rPr>
            <w:rStyle w:val="Hyperlink"/>
            <w:noProof/>
          </w:rPr>
          <w:t>Catchment Characteristics</w:t>
        </w:r>
        <w:r w:rsidR="00F66D19">
          <w:rPr>
            <w:noProof/>
            <w:webHidden/>
          </w:rPr>
          <w:tab/>
        </w:r>
        <w:r w:rsidR="00F66D19">
          <w:rPr>
            <w:noProof/>
            <w:webHidden/>
          </w:rPr>
          <w:fldChar w:fldCharType="begin"/>
        </w:r>
        <w:r w:rsidR="00F66D19">
          <w:rPr>
            <w:noProof/>
            <w:webHidden/>
          </w:rPr>
          <w:instrText xml:space="preserve"> PAGEREF _Toc127348050 \h </w:instrText>
        </w:r>
        <w:r w:rsidR="00F66D19">
          <w:rPr>
            <w:noProof/>
            <w:webHidden/>
          </w:rPr>
        </w:r>
        <w:r w:rsidR="00F66D19">
          <w:rPr>
            <w:noProof/>
            <w:webHidden/>
          </w:rPr>
          <w:fldChar w:fldCharType="separate"/>
        </w:r>
        <w:r w:rsidR="00F66D19">
          <w:rPr>
            <w:noProof/>
            <w:webHidden/>
          </w:rPr>
          <w:t>8</w:t>
        </w:r>
        <w:r w:rsidR="00F66D19">
          <w:rPr>
            <w:noProof/>
            <w:webHidden/>
          </w:rPr>
          <w:fldChar w:fldCharType="end"/>
        </w:r>
      </w:hyperlink>
    </w:p>
    <w:p w14:paraId="0B99AC18" w14:textId="591EECA6" w:rsidR="00F66D19" w:rsidRDefault="00FE5DC6">
      <w:pPr>
        <w:pStyle w:val="TOC2"/>
        <w:rPr>
          <w:rFonts w:asciiTheme="minorHAnsi" w:eastAsiaTheme="minorEastAsia" w:hAnsiTheme="minorHAnsi" w:cstheme="minorBidi"/>
          <w:noProof/>
          <w:lang w:bidi="ne-NP"/>
        </w:rPr>
      </w:pPr>
      <w:hyperlink w:anchor="_Toc127348164" w:history="1">
        <w:r w:rsidR="00F66D19" w:rsidRPr="007D4667">
          <w:rPr>
            <w:rStyle w:val="Hyperlink"/>
            <w:noProof/>
          </w:rPr>
          <w:t>1.4</w:t>
        </w:r>
        <w:r w:rsidR="00F66D19">
          <w:rPr>
            <w:rFonts w:asciiTheme="minorHAnsi" w:eastAsiaTheme="minorEastAsia" w:hAnsiTheme="minorHAnsi" w:cstheme="minorBidi"/>
            <w:noProof/>
            <w:lang w:bidi="ne-NP"/>
          </w:rPr>
          <w:tab/>
        </w:r>
        <w:r w:rsidR="00F66D19" w:rsidRPr="007D4667">
          <w:rPr>
            <w:rStyle w:val="Hyperlink"/>
            <w:noProof/>
          </w:rPr>
          <w:t>Climate</w:t>
        </w:r>
        <w:r w:rsidR="00F66D19">
          <w:rPr>
            <w:noProof/>
            <w:webHidden/>
          </w:rPr>
          <w:tab/>
        </w:r>
        <w:r w:rsidR="00F66D19">
          <w:rPr>
            <w:noProof/>
            <w:webHidden/>
          </w:rPr>
          <w:fldChar w:fldCharType="begin"/>
        </w:r>
        <w:r w:rsidR="00F66D19">
          <w:rPr>
            <w:noProof/>
            <w:webHidden/>
          </w:rPr>
          <w:instrText xml:space="preserve"> PAGEREF _Toc127348164 \h </w:instrText>
        </w:r>
        <w:r w:rsidR="00F66D19">
          <w:rPr>
            <w:noProof/>
            <w:webHidden/>
          </w:rPr>
        </w:r>
        <w:r w:rsidR="00F66D19">
          <w:rPr>
            <w:noProof/>
            <w:webHidden/>
          </w:rPr>
          <w:fldChar w:fldCharType="separate"/>
        </w:r>
        <w:r w:rsidR="00F66D19">
          <w:rPr>
            <w:noProof/>
            <w:webHidden/>
          </w:rPr>
          <w:t>10</w:t>
        </w:r>
        <w:r w:rsidR="00F66D19">
          <w:rPr>
            <w:noProof/>
            <w:webHidden/>
          </w:rPr>
          <w:fldChar w:fldCharType="end"/>
        </w:r>
      </w:hyperlink>
    </w:p>
    <w:p w14:paraId="216BB9F6" w14:textId="3390BA58" w:rsidR="00F66D19" w:rsidRDefault="00FE5DC6">
      <w:pPr>
        <w:pStyle w:val="TOC2"/>
        <w:rPr>
          <w:rFonts w:asciiTheme="minorHAnsi" w:eastAsiaTheme="minorEastAsia" w:hAnsiTheme="minorHAnsi" w:cstheme="minorBidi"/>
          <w:noProof/>
          <w:lang w:bidi="ne-NP"/>
        </w:rPr>
      </w:pPr>
      <w:hyperlink w:anchor="_Toc127348165" w:history="1">
        <w:r w:rsidR="00F66D19" w:rsidRPr="007D4667">
          <w:rPr>
            <w:rStyle w:val="Hyperlink"/>
            <w:noProof/>
          </w:rPr>
          <w:t>1.5</w:t>
        </w:r>
        <w:r w:rsidR="00F66D19">
          <w:rPr>
            <w:rFonts w:asciiTheme="minorHAnsi" w:eastAsiaTheme="minorEastAsia" w:hAnsiTheme="minorHAnsi" w:cstheme="minorBidi"/>
            <w:noProof/>
            <w:lang w:bidi="ne-NP"/>
          </w:rPr>
          <w:tab/>
        </w:r>
        <w:r w:rsidR="00F66D19" w:rsidRPr="007D4667">
          <w:rPr>
            <w:rStyle w:val="Hyperlink"/>
            <w:noProof/>
          </w:rPr>
          <w:t>Basin Rainfall</w:t>
        </w:r>
        <w:r w:rsidR="00F66D19">
          <w:rPr>
            <w:noProof/>
            <w:webHidden/>
          </w:rPr>
          <w:tab/>
        </w:r>
        <w:r w:rsidR="00F66D19">
          <w:rPr>
            <w:noProof/>
            <w:webHidden/>
          </w:rPr>
          <w:fldChar w:fldCharType="begin"/>
        </w:r>
        <w:r w:rsidR="00F66D19">
          <w:rPr>
            <w:noProof/>
            <w:webHidden/>
          </w:rPr>
          <w:instrText xml:space="preserve"> PAGEREF _Toc127348165 \h </w:instrText>
        </w:r>
        <w:r w:rsidR="00F66D19">
          <w:rPr>
            <w:noProof/>
            <w:webHidden/>
          </w:rPr>
        </w:r>
        <w:r w:rsidR="00F66D19">
          <w:rPr>
            <w:noProof/>
            <w:webHidden/>
          </w:rPr>
          <w:fldChar w:fldCharType="separate"/>
        </w:r>
        <w:r w:rsidR="00F66D19">
          <w:rPr>
            <w:noProof/>
            <w:webHidden/>
          </w:rPr>
          <w:t>10</w:t>
        </w:r>
        <w:r w:rsidR="00F66D19">
          <w:rPr>
            <w:noProof/>
            <w:webHidden/>
          </w:rPr>
          <w:fldChar w:fldCharType="end"/>
        </w:r>
      </w:hyperlink>
    </w:p>
    <w:p w14:paraId="3CC9D069" w14:textId="0DBA9F6E" w:rsidR="00F66D19" w:rsidRDefault="00FE5DC6">
      <w:pPr>
        <w:pStyle w:val="TOC2"/>
        <w:rPr>
          <w:rFonts w:asciiTheme="minorHAnsi" w:eastAsiaTheme="minorEastAsia" w:hAnsiTheme="minorHAnsi" w:cstheme="minorBidi"/>
          <w:noProof/>
          <w:lang w:bidi="ne-NP"/>
        </w:rPr>
      </w:pPr>
      <w:hyperlink w:anchor="_Toc127348166" w:history="1">
        <w:r w:rsidR="00F66D19" w:rsidRPr="007D4667">
          <w:rPr>
            <w:rStyle w:val="Hyperlink"/>
            <w:noProof/>
          </w:rPr>
          <w:t>1.6</w:t>
        </w:r>
        <w:r w:rsidR="00F66D19">
          <w:rPr>
            <w:rFonts w:asciiTheme="minorHAnsi" w:eastAsiaTheme="minorEastAsia" w:hAnsiTheme="minorHAnsi" w:cstheme="minorBidi"/>
            <w:noProof/>
            <w:lang w:bidi="ne-NP"/>
          </w:rPr>
          <w:tab/>
        </w:r>
        <w:r w:rsidR="00F66D19" w:rsidRPr="007D4667">
          <w:rPr>
            <w:rStyle w:val="Hyperlink"/>
            <w:noProof/>
          </w:rPr>
          <w:t>Available Data</w:t>
        </w:r>
        <w:r w:rsidR="00F66D19">
          <w:rPr>
            <w:noProof/>
            <w:webHidden/>
          </w:rPr>
          <w:tab/>
        </w:r>
        <w:r w:rsidR="00F66D19">
          <w:rPr>
            <w:noProof/>
            <w:webHidden/>
          </w:rPr>
          <w:fldChar w:fldCharType="begin"/>
        </w:r>
        <w:r w:rsidR="00F66D19">
          <w:rPr>
            <w:noProof/>
            <w:webHidden/>
          </w:rPr>
          <w:instrText xml:space="preserve"> PAGEREF _Toc127348166 \h </w:instrText>
        </w:r>
        <w:r w:rsidR="00F66D19">
          <w:rPr>
            <w:noProof/>
            <w:webHidden/>
          </w:rPr>
        </w:r>
        <w:r w:rsidR="00F66D19">
          <w:rPr>
            <w:noProof/>
            <w:webHidden/>
          </w:rPr>
          <w:fldChar w:fldCharType="separate"/>
        </w:r>
        <w:r w:rsidR="00F66D19">
          <w:rPr>
            <w:noProof/>
            <w:webHidden/>
          </w:rPr>
          <w:t>10</w:t>
        </w:r>
        <w:r w:rsidR="00F66D19">
          <w:rPr>
            <w:noProof/>
            <w:webHidden/>
          </w:rPr>
          <w:fldChar w:fldCharType="end"/>
        </w:r>
      </w:hyperlink>
    </w:p>
    <w:p w14:paraId="254D0EE8" w14:textId="27AF4033" w:rsidR="00F66D19" w:rsidRDefault="00FE5DC6">
      <w:pPr>
        <w:pStyle w:val="TOC3"/>
        <w:rPr>
          <w:rFonts w:asciiTheme="minorHAnsi" w:eastAsiaTheme="minorEastAsia" w:hAnsiTheme="minorHAnsi" w:cstheme="minorBidi"/>
          <w:noProof/>
          <w:lang w:bidi="ne-NP"/>
        </w:rPr>
      </w:pPr>
      <w:hyperlink w:anchor="_Toc127348167" w:history="1">
        <w:r w:rsidR="00F66D19" w:rsidRPr="007D4667">
          <w:rPr>
            <w:rStyle w:val="Hyperlink"/>
            <w:noProof/>
          </w:rPr>
          <w:t>1.6.1</w:t>
        </w:r>
        <w:r w:rsidR="00F66D19">
          <w:rPr>
            <w:rFonts w:asciiTheme="minorHAnsi" w:eastAsiaTheme="minorEastAsia" w:hAnsiTheme="minorHAnsi" w:cstheme="minorBidi"/>
            <w:noProof/>
            <w:lang w:bidi="ne-NP"/>
          </w:rPr>
          <w:tab/>
        </w:r>
        <w:r w:rsidR="00F66D19" w:rsidRPr="007D4667">
          <w:rPr>
            <w:rStyle w:val="Hyperlink"/>
            <w:noProof/>
          </w:rPr>
          <w:t>Hydrological Data</w:t>
        </w:r>
        <w:r w:rsidR="00F66D19">
          <w:rPr>
            <w:noProof/>
            <w:webHidden/>
          </w:rPr>
          <w:tab/>
        </w:r>
        <w:r w:rsidR="00F66D19">
          <w:rPr>
            <w:noProof/>
            <w:webHidden/>
          </w:rPr>
          <w:fldChar w:fldCharType="begin"/>
        </w:r>
        <w:r w:rsidR="00F66D19">
          <w:rPr>
            <w:noProof/>
            <w:webHidden/>
          </w:rPr>
          <w:instrText xml:space="preserve"> PAGEREF _Toc127348167 \h </w:instrText>
        </w:r>
        <w:r w:rsidR="00F66D19">
          <w:rPr>
            <w:noProof/>
            <w:webHidden/>
          </w:rPr>
        </w:r>
        <w:r w:rsidR="00F66D19">
          <w:rPr>
            <w:noProof/>
            <w:webHidden/>
          </w:rPr>
          <w:fldChar w:fldCharType="separate"/>
        </w:r>
        <w:r w:rsidR="00F66D19">
          <w:rPr>
            <w:noProof/>
            <w:webHidden/>
          </w:rPr>
          <w:t>10</w:t>
        </w:r>
        <w:r w:rsidR="00F66D19">
          <w:rPr>
            <w:noProof/>
            <w:webHidden/>
          </w:rPr>
          <w:fldChar w:fldCharType="end"/>
        </w:r>
      </w:hyperlink>
    </w:p>
    <w:p w14:paraId="1841AE0E" w14:textId="7B6C664D" w:rsidR="00F66D19" w:rsidRDefault="00FE5DC6">
      <w:pPr>
        <w:pStyle w:val="TOC2"/>
        <w:rPr>
          <w:rFonts w:asciiTheme="minorHAnsi" w:eastAsiaTheme="minorEastAsia" w:hAnsiTheme="minorHAnsi" w:cstheme="minorBidi"/>
          <w:noProof/>
          <w:lang w:bidi="ne-NP"/>
        </w:rPr>
      </w:pPr>
      <w:hyperlink w:anchor="_Toc127348176" w:history="1">
        <w:r w:rsidR="00F66D19" w:rsidRPr="007D4667">
          <w:rPr>
            <w:rStyle w:val="Hyperlink"/>
            <w:noProof/>
          </w:rPr>
          <w:t>1.7</w:t>
        </w:r>
        <w:r w:rsidR="00F66D19">
          <w:rPr>
            <w:rFonts w:asciiTheme="minorHAnsi" w:eastAsiaTheme="minorEastAsia" w:hAnsiTheme="minorHAnsi" w:cstheme="minorBidi"/>
            <w:noProof/>
            <w:lang w:bidi="ne-NP"/>
          </w:rPr>
          <w:tab/>
        </w:r>
        <w:r w:rsidR="00F66D19" w:rsidRPr="007D4667">
          <w:rPr>
            <w:rStyle w:val="Hyperlink"/>
            <w:noProof/>
          </w:rPr>
          <w:t>Long Term Mean Monthly Flow</w:t>
        </w:r>
        <w:r w:rsidR="00F66D19">
          <w:rPr>
            <w:noProof/>
            <w:webHidden/>
          </w:rPr>
          <w:tab/>
        </w:r>
        <w:r w:rsidR="00F66D19">
          <w:rPr>
            <w:noProof/>
            <w:webHidden/>
          </w:rPr>
          <w:fldChar w:fldCharType="begin"/>
        </w:r>
        <w:r w:rsidR="00F66D19">
          <w:rPr>
            <w:noProof/>
            <w:webHidden/>
          </w:rPr>
          <w:instrText xml:space="preserve"> PAGEREF _Toc127348176 \h </w:instrText>
        </w:r>
        <w:r w:rsidR="00F66D19">
          <w:rPr>
            <w:noProof/>
            <w:webHidden/>
          </w:rPr>
        </w:r>
        <w:r w:rsidR="00F66D19">
          <w:rPr>
            <w:noProof/>
            <w:webHidden/>
          </w:rPr>
          <w:fldChar w:fldCharType="separate"/>
        </w:r>
        <w:r w:rsidR="00F66D19">
          <w:rPr>
            <w:noProof/>
            <w:webHidden/>
          </w:rPr>
          <w:t>10</w:t>
        </w:r>
        <w:r w:rsidR="00F66D19">
          <w:rPr>
            <w:noProof/>
            <w:webHidden/>
          </w:rPr>
          <w:fldChar w:fldCharType="end"/>
        </w:r>
      </w:hyperlink>
    </w:p>
    <w:p w14:paraId="2ABF0569" w14:textId="339D3BC3" w:rsidR="00F66D19" w:rsidRDefault="00FE5DC6">
      <w:pPr>
        <w:pStyle w:val="TOC3"/>
        <w:rPr>
          <w:rFonts w:asciiTheme="minorHAnsi" w:eastAsiaTheme="minorEastAsia" w:hAnsiTheme="minorHAnsi" w:cstheme="minorBidi"/>
          <w:noProof/>
          <w:lang w:bidi="ne-NP"/>
        </w:rPr>
      </w:pPr>
      <w:hyperlink w:anchor="_Toc127348177" w:history="1">
        <w:r w:rsidR="00F66D19" w:rsidRPr="007D4667">
          <w:rPr>
            <w:rStyle w:val="Hyperlink"/>
            <w:noProof/>
          </w:rPr>
          <w:t>1.7.1</w:t>
        </w:r>
        <w:r w:rsidR="00F66D19">
          <w:rPr>
            <w:rFonts w:asciiTheme="minorHAnsi" w:eastAsiaTheme="minorEastAsia" w:hAnsiTheme="minorHAnsi" w:cstheme="minorBidi"/>
            <w:noProof/>
            <w:lang w:bidi="ne-NP"/>
          </w:rPr>
          <w:tab/>
        </w:r>
        <w:r w:rsidR="00F66D19" w:rsidRPr="007D4667">
          <w:rPr>
            <w:rStyle w:val="Hyperlink"/>
            <w:noProof/>
          </w:rPr>
          <w:t>Daily Series, Monthly Series and Mean Monthly Flow</w:t>
        </w:r>
        <w:r w:rsidR="00F66D19">
          <w:rPr>
            <w:noProof/>
            <w:webHidden/>
          </w:rPr>
          <w:tab/>
        </w:r>
        <w:r w:rsidR="00F66D19">
          <w:rPr>
            <w:noProof/>
            <w:webHidden/>
          </w:rPr>
          <w:fldChar w:fldCharType="begin"/>
        </w:r>
        <w:r w:rsidR="00F66D19">
          <w:rPr>
            <w:noProof/>
            <w:webHidden/>
          </w:rPr>
          <w:instrText xml:space="preserve"> PAGEREF _Toc127348177 \h </w:instrText>
        </w:r>
        <w:r w:rsidR="00F66D19">
          <w:rPr>
            <w:noProof/>
            <w:webHidden/>
          </w:rPr>
        </w:r>
        <w:r w:rsidR="00F66D19">
          <w:rPr>
            <w:noProof/>
            <w:webHidden/>
          </w:rPr>
          <w:fldChar w:fldCharType="separate"/>
        </w:r>
        <w:r w:rsidR="00F66D19">
          <w:rPr>
            <w:noProof/>
            <w:webHidden/>
          </w:rPr>
          <w:t>10</w:t>
        </w:r>
        <w:r w:rsidR="00F66D19">
          <w:rPr>
            <w:noProof/>
            <w:webHidden/>
          </w:rPr>
          <w:fldChar w:fldCharType="end"/>
        </w:r>
      </w:hyperlink>
    </w:p>
    <w:p w14:paraId="7D3F5B11" w14:textId="6EA0F6EA" w:rsidR="00F66D19" w:rsidRDefault="00FE5DC6">
      <w:pPr>
        <w:pStyle w:val="TOC3"/>
        <w:rPr>
          <w:rFonts w:asciiTheme="minorHAnsi" w:eastAsiaTheme="minorEastAsia" w:hAnsiTheme="minorHAnsi" w:cstheme="minorBidi"/>
          <w:noProof/>
          <w:lang w:bidi="ne-NP"/>
        </w:rPr>
      </w:pPr>
      <w:hyperlink w:anchor="_Toc127348178" w:history="1">
        <w:r w:rsidR="00F66D19" w:rsidRPr="007D4667">
          <w:rPr>
            <w:rStyle w:val="Hyperlink"/>
            <w:noProof/>
          </w:rPr>
          <w:t>1.7.2</w:t>
        </w:r>
        <w:r w:rsidR="00F66D19">
          <w:rPr>
            <w:rFonts w:asciiTheme="minorHAnsi" w:eastAsiaTheme="minorEastAsia" w:hAnsiTheme="minorHAnsi" w:cstheme="minorBidi"/>
            <w:noProof/>
            <w:lang w:bidi="ne-NP"/>
          </w:rPr>
          <w:tab/>
        </w:r>
        <w:r w:rsidR="00F66D19" w:rsidRPr="007D4667">
          <w:rPr>
            <w:rStyle w:val="Hyperlink"/>
            <w:noProof/>
          </w:rPr>
          <w:t>Comparison of Mean Monthly Flow with that of during UFSR, 2008</w:t>
        </w:r>
        <w:r w:rsidR="00F66D19">
          <w:rPr>
            <w:noProof/>
            <w:webHidden/>
          </w:rPr>
          <w:tab/>
        </w:r>
        <w:r w:rsidR="00F66D19">
          <w:rPr>
            <w:noProof/>
            <w:webHidden/>
          </w:rPr>
          <w:fldChar w:fldCharType="begin"/>
        </w:r>
        <w:r w:rsidR="00F66D19">
          <w:rPr>
            <w:noProof/>
            <w:webHidden/>
          </w:rPr>
          <w:instrText xml:space="preserve"> PAGEREF _Toc127348178 \h </w:instrText>
        </w:r>
        <w:r w:rsidR="00F66D19">
          <w:rPr>
            <w:noProof/>
            <w:webHidden/>
          </w:rPr>
        </w:r>
        <w:r w:rsidR="00F66D19">
          <w:rPr>
            <w:noProof/>
            <w:webHidden/>
          </w:rPr>
          <w:fldChar w:fldCharType="separate"/>
        </w:r>
        <w:r w:rsidR="00F66D19">
          <w:rPr>
            <w:noProof/>
            <w:webHidden/>
          </w:rPr>
          <w:t>13</w:t>
        </w:r>
        <w:r w:rsidR="00F66D19">
          <w:rPr>
            <w:noProof/>
            <w:webHidden/>
          </w:rPr>
          <w:fldChar w:fldCharType="end"/>
        </w:r>
      </w:hyperlink>
    </w:p>
    <w:p w14:paraId="029597C9" w14:textId="633E254B" w:rsidR="00F66D19" w:rsidRDefault="00FE5DC6">
      <w:pPr>
        <w:pStyle w:val="TOC3"/>
        <w:rPr>
          <w:rFonts w:asciiTheme="minorHAnsi" w:eastAsiaTheme="minorEastAsia" w:hAnsiTheme="minorHAnsi" w:cstheme="minorBidi"/>
          <w:noProof/>
          <w:lang w:bidi="ne-NP"/>
        </w:rPr>
      </w:pPr>
      <w:hyperlink w:anchor="_Toc127348179" w:history="1">
        <w:r w:rsidR="00F66D19" w:rsidRPr="007D4667">
          <w:rPr>
            <w:rStyle w:val="Hyperlink"/>
            <w:noProof/>
          </w:rPr>
          <w:t>1.7.3</w:t>
        </w:r>
        <w:r w:rsidR="00F66D19">
          <w:rPr>
            <w:rFonts w:asciiTheme="minorHAnsi" w:eastAsiaTheme="minorEastAsia" w:hAnsiTheme="minorHAnsi" w:cstheme="minorBidi"/>
            <w:noProof/>
            <w:lang w:bidi="ne-NP"/>
          </w:rPr>
          <w:tab/>
        </w:r>
        <w:r w:rsidR="00F66D19" w:rsidRPr="007D4667">
          <w:rPr>
            <w:rStyle w:val="Hyperlink"/>
            <w:noProof/>
          </w:rPr>
          <w:t>Water Sharing in Jhimruk Khola</w:t>
        </w:r>
        <w:r w:rsidR="00F66D19">
          <w:rPr>
            <w:noProof/>
            <w:webHidden/>
          </w:rPr>
          <w:tab/>
        </w:r>
        <w:r w:rsidR="00F66D19">
          <w:rPr>
            <w:noProof/>
            <w:webHidden/>
          </w:rPr>
          <w:fldChar w:fldCharType="begin"/>
        </w:r>
        <w:r w:rsidR="00F66D19">
          <w:rPr>
            <w:noProof/>
            <w:webHidden/>
          </w:rPr>
          <w:instrText xml:space="preserve"> PAGEREF _Toc127348179 \h </w:instrText>
        </w:r>
        <w:r w:rsidR="00F66D19">
          <w:rPr>
            <w:noProof/>
            <w:webHidden/>
          </w:rPr>
        </w:r>
        <w:r w:rsidR="00F66D19">
          <w:rPr>
            <w:noProof/>
            <w:webHidden/>
          </w:rPr>
          <w:fldChar w:fldCharType="separate"/>
        </w:r>
        <w:r w:rsidR="00F66D19">
          <w:rPr>
            <w:noProof/>
            <w:webHidden/>
          </w:rPr>
          <w:t>14</w:t>
        </w:r>
        <w:r w:rsidR="00F66D19">
          <w:rPr>
            <w:noProof/>
            <w:webHidden/>
          </w:rPr>
          <w:fldChar w:fldCharType="end"/>
        </w:r>
      </w:hyperlink>
    </w:p>
    <w:p w14:paraId="3FECB031" w14:textId="6269B153" w:rsidR="00F66D19" w:rsidRDefault="00FE5DC6">
      <w:pPr>
        <w:pStyle w:val="TOC3"/>
        <w:rPr>
          <w:rFonts w:asciiTheme="minorHAnsi" w:eastAsiaTheme="minorEastAsia" w:hAnsiTheme="minorHAnsi" w:cstheme="minorBidi"/>
          <w:noProof/>
          <w:lang w:bidi="ne-NP"/>
        </w:rPr>
      </w:pPr>
      <w:hyperlink w:anchor="_Toc127348180" w:history="1">
        <w:r w:rsidR="00F66D19" w:rsidRPr="007D4667">
          <w:rPr>
            <w:rStyle w:val="Hyperlink"/>
            <w:noProof/>
          </w:rPr>
          <w:t>1.7.4</w:t>
        </w:r>
        <w:r w:rsidR="00F66D19">
          <w:rPr>
            <w:rFonts w:asciiTheme="minorHAnsi" w:eastAsiaTheme="minorEastAsia" w:hAnsiTheme="minorHAnsi" w:cstheme="minorBidi"/>
            <w:noProof/>
            <w:lang w:bidi="ne-NP"/>
          </w:rPr>
          <w:tab/>
        </w:r>
        <w:r w:rsidR="00F66D19" w:rsidRPr="007D4667">
          <w:rPr>
            <w:rStyle w:val="Hyperlink"/>
            <w:noProof/>
          </w:rPr>
          <w:t>Riparian Release</w:t>
        </w:r>
        <w:r w:rsidR="00F66D19">
          <w:rPr>
            <w:noProof/>
            <w:webHidden/>
          </w:rPr>
          <w:tab/>
        </w:r>
        <w:r w:rsidR="00F66D19">
          <w:rPr>
            <w:noProof/>
            <w:webHidden/>
          </w:rPr>
          <w:fldChar w:fldCharType="begin"/>
        </w:r>
        <w:r w:rsidR="00F66D19">
          <w:rPr>
            <w:noProof/>
            <w:webHidden/>
          </w:rPr>
          <w:instrText xml:space="preserve"> PAGEREF _Toc127348180 \h </w:instrText>
        </w:r>
        <w:r w:rsidR="00F66D19">
          <w:rPr>
            <w:noProof/>
            <w:webHidden/>
          </w:rPr>
        </w:r>
        <w:r w:rsidR="00F66D19">
          <w:rPr>
            <w:noProof/>
            <w:webHidden/>
          </w:rPr>
          <w:fldChar w:fldCharType="separate"/>
        </w:r>
        <w:r w:rsidR="00F66D19">
          <w:rPr>
            <w:noProof/>
            <w:webHidden/>
          </w:rPr>
          <w:t>14</w:t>
        </w:r>
        <w:r w:rsidR="00F66D19">
          <w:rPr>
            <w:noProof/>
            <w:webHidden/>
          </w:rPr>
          <w:fldChar w:fldCharType="end"/>
        </w:r>
      </w:hyperlink>
    </w:p>
    <w:p w14:paraId="76302E27" w14:textId="1E47EEF2" w:rsidR="00F66D19" w:rsidRDefault="00FE5DC6">
      <w:pPr>
        <w:pStyle w:val="TOC2"/>
        <w:rPr>
          <w:rFonts w:asciiTheme="minorHAnsi" w:eastAsiaTheme="minorEastAsia" w:hAnsiTheme="minorHAnsi" w:cstheme="minorBidi"/>
          <w:noProof/>
          <w:lang w:bidi="ne-NP"/>
        </w:rPr>
      </w:pPr>
      <w:hyperlink w:anchor="_Toc127348181" w:history="1">
        <w:r w:rsidR="00F66D19" w:rsidRPr="007D4667">
          <w:rPr>
            <w:rStyle w:val="Hyperlink"/>
            <w:noProof/>
          </w:rPr>
          <w:t>1.8</w:t>
        </w:r>
        <w:r w:rsidR="00F66D19">
          <w:rPr>
            <w:rFonts w:asciiTheme="minorHAnsi" w:eastAsiaTheme="minorEastAsia" w:hAnsiTheme="minorHAnsi" w:cstheme="minorBidi"/>
            <w:noProof/>
            <w:lang w:bidi="ne-NP"/>
          </w:rPr>
          <w:tab/>
        </w:r>
        <w:r w:rsidR="00F66D19" w:rsidRPr="007D4667">
          <w:rPr>
            <w:rStyle w:val="Hyperlink"/>
            <w:noProof/>
          </w:rPr>
          <w:t>Flow Duration Curve (FDC) and Design Discharge</w:t>
        </w:r>
        <w:r w:rsidR="00F66D19">
          <w:rPr>
            <w:noProof/>
            <w:webHidden/>
          </w:rPr>
          <w:tab/>
        </w:r>
        <w:r w:rsidR="00F66D19">
          <w:rPr>
            <w:noProof/>
            <w:webHidden/>
          </w:rPr>
          <w:fldChar w:fldCharType="begin"/>
        </w:r>
        <w:r w:rsidR="00F66D19">
          <w:rPr>
            <w:noProof/>
            <w:webHidden/>
          </w:rPr>
          <w:instrText xml:space="preserve"> PAGEREF _Toc127348181 \h </w:instrText>
        </w:r>
        <w:r w:rsidR="00F66D19">
          <w:rPr>
            <w:noProof/>
            <w:webHidden/>
          </w:rPr>
        </w:r>
        <w:r w:rsidR="00F66D19">
          <w:rPr>
            <w:noProof/>
            <w:webHidden/>
          </w:rPr>
          <w:fldChar w:fldCharType="separate"/>
        </w:r>
        <w:r w:rsidR="00F66D19">
          <w:rPr>
            <w:noProof/>
            <w:webHidden/>
          </w:rPr>
          <w:t>14</w:t>
        </w:r>
        <w:r w:rsidR="00F66D19">
          <w:rPr>
            <w:noProof/>
            <w:webHidden/>
          </w:rPr>
          <w:fldChar w:fldCharType="end"/>
        </w:r>
      </w:hyperlink>
    </w:p>
    <w:p w14:paraId="316783A8" w14:textId="1F68642D" w:rsidR="00F66D19" w:rsidRDefault="00FE5DC6">
      <w:pPr>
        <w:pStyle w:val="TOC2"/>
        <w:rPr>
          <w:rFonts w:asciiTheme="minorHAnsi" w:eastAsiaTheme="minorEastAsia" w:hAnsiTheme="minorHAnsi" w:cstheme="minorBidi"/>
          <w:noProof/>
          <w:lang w:bidi="ne-NP"/>
        </w:rPr>
      </w:pPr>
      <w:hyperlink w:anchor="_Toc127348182" w:history="1">
        <w:r w:rsidR="00F66D19" w:rsidRPr="007D4667">
          <w:rPr>
            <w:rStyle w:val="Hyperlink"/>
            <w:noProof/>
          </w:rPr>
          <w:t>1.9</w:t>
        </w:r>
        <w:r w:rsidR="00F66D19">
          <w:rPr>
            <w:rFonts w:asciiTheme="minorHAnsi" w:eastAsiaTheme="minorEastAsia" w:hAnsiTheme="minorHAnsi" w:cstheme="minorBidi"/>
            <w:noProof/>
            <w:lang w:bidi="ne-NP"/>
          </w:rPr>
          <w:tab/>
        </w:r>
        <w:r w:rsidR="00F66D19" w:rsidRPr="007D4667">
          <w:rPr>
            <w:rStyle w:val="Hyperlink"/>
            <w:noProof/>
          </w:rPr>
          <w:t>Flood Analysis</w:t>
        </w:r>
        <w:r w:rsidR="00F66D19">
          <w:rPr>
            <w:noProof/>
            <w:webHidden/>
          </w:rPr>
          <w:tab/>
        </w:r>
        <w:r w:rsidR="00F66D19">
          <w:rPr>
            <w:noProof/>
            <w:webHidden/>
          </w:rPr>
          <w:fldChar w:fldCharType="begin"/>
        </w:r>
        <w:r w:rsidR="00F66D19">
          <w:rPr>
            <w:noProof/>
            <w:webHidden/>
          </w:rPr>
          <w:instrText xml:space="preserve"> PAGEREF _Toc127348182 \h </w:instrText>
        </w:r>
        <w:r w:rsidR="00F66D19">
          <w:rPr>
            <w:noProof/>
            <w:webHidden/>
          </w:rPr>
        </w:r>
        <w:r w:rsidR="00F66D19">
          <w:rPr>
            <w:noProof/>
            <w:webHidden/>
          </w:rPr>
          <w:fldChar w:fldCharType="separate"/>
        </w:r>
        <w:r w:rsidR="00F66D19">
          <w:rPr>
            <w:noProof/>
            <w:webHidden/>
          </w:rPr>
          <w:t>15</w:t>
        </w:r>
        <w:r w:rsidR="00F66D19">
          <w:rPr>
            <w:noProof/>
            <w:webHidden/>
          </w:rPr>
          <w:fldChar w:fldCharType="end"/>
        </w:r>
      </w:hyperlink>
    </w:p>
    <w:p w14:paraId="6B3296AD" w14:textId="399CC50C" w:rsidR="00F66D19" w:rsidRDefault="00FE5DC6">
      <w:pPr>
        <w:pStyle w:val="TOC2"/>
        <w:tabs>
          <w:tab w:val="left" w:pos="1320"/>
        </w:tabs>
        <w:rPr>
          <w:rFonts w:asciiTheme="minorHAnsi" w:eastAsiaTheme="minorEastAsia" w:hAnsiTheme="minorHAnsi" w:cstheme="minorBidi"/>
          <w:noProof/>
          <w:lang w:bidi="ne-NP"/>
        </w:rPr>
      </w:pPr>
      <w:hyperlink w:anchor="_Toc127348183" w:history="1">
        <w:r w:rsidR="00F66D19" w:rsidRPr="007D4667">
          <w:rPr>
            <w:rStyle w:val="Hyperlink"/>
            <w:noProof/>
          </w:rPr>
          <w:t>1.10</w:t>
        </w:r>
        <w:r w:rsidR="00F66D19">
          <w:rPr>
            <w:rFonts w:asciiTheme="minorHAnsi" w:eastAsiaTheme="minorEastAsia" w:hAnsiTheme="minorHAnsi" w:cstheme="minorBidi"/>
            <w:noProof/>
            <w:lang w:bidi="ne-NP"/>
          </w:rPr>
          <w:tab/>
        </w:r>
        <w:r w:rsidR="00F66D19" w:rsidRPr="007D4667">
          <w:rPr>
            <w:rStyle w:val="Hyperlink"/>
            <w:noProof/>
          </w:rPr>
          <w:t>Low Flow</w:t>
        </w:r>
        <w:r w:rsidR="00F66D19">
          <w:rPr>
            <w:noProof/>
            <w:webHidden/>
          </w:rPr>
          <w:tab/>
        </w:r>
        <w:r w:rsidR="00F66D19">
          <w:rPr>
            <w:noProof/>
            <w:webHidden/>
          </w:rPr>
          <w:fldChar w:fldCharType="begin"/>
        </w:r>
        <w:r w:rsidR="00F66D19">
          <w:rPr>
            <w:noProof/>
            <w:webHidden/>
          </w:rPr>
          <w:instrText xml:space="preserve"> PAGEREF _Toc127348183 \h </w:instrText>
        </w:r>
        <w:r w:rsidR="00F66D19">
          <w:rPr>
            <w:noProof/>
            <w:webHidden/>
          </w:rPr>
        </w:r>
        <w:r w:rsidR="00F66D19">
          <w:rPr>
            <w:noProof/>
            <w:webHidden/>
          </w:rPr>
          <w:fldChar w:fldCharType="separate"/>
        </w:r>
        <w:r w:rsidR="00F66D19">
          <w:rPr>
            <w:noProof/>
            <w:webHidden/>
          </w:rPr>
          <w:t>16</w:t>
        </w:r>
        <w:r w:rsidR="00F66D19">
          <w:rPr>
            <w:noProof/>
            <w:webHidden/>
          </w:rPr>
          <w:fldChar w:fldCharType="end"/>
        </w:r>
      </w:hyperlink>
    </w:p>
    <w:p w14:paraId="0ECB521A" w14:textId="2E189313" w:rsidR="00F66D19" w:rsidRDefault="00FE5DC6">
      <w:pPr>
        <w:pStyle w:val="TOC2"/>
        <w:tabs>
          <w:tab w:val="left" w:pos="1320"/>
        </w:tabs>
        <w:rPr>
          <w:rFonts w:asciiTheme="minorHAnsi" w:eastAsiaTheme="minorEastAsia" w:hAnsiTheme="minorHAnsi" w:cstheme="minorBidi"/>
          <w:noProof/>
          <w:lang w:bidi="ne-NP"/>
        </w:rPr>
      </w:pPr>
      <w:hyperlink w:anchor="_Toc127348185" w:history="1">
        <w:r w:rsidR="00F66D19" w:rsidRPr="007D4667">
          <w:rPr>
            <w:rStyle w:val="Hyperlink"/>
            <w:noProof/>
          </w:rPr>
          <w:t>1.11</w:t>
        </w:r>
        <w:r w:rsidR="00F66D19">
          <w:rPr>
            <w:rFonts w:asciiTheme="minorHAnsi" w:eastAsiaTheme="minorEastAsia" w:hAnsiTheme="minorHAnsi" w:cstheme="minorBidi"/>
            <w:noProof/>
            <w:lang w:bidi="ne-NP"/>
          </w:rPr>
          <w:tab/>
        </w:r>
        <w:r w:rsidR="00F66D19" w:rsidRPr="007D4667">
          <w:rPr>
            <w:rStyle w:val="Hyperlink"/>
            <w:noProof/>
          </w:rPr>
          <w:t>Trend Analysis</w:t>
        </w:r>
        <w:r w:rsidR="00F66D19">
          <w:rPr>
            <w:noProof/>
            <w:webHidden/>
          </w:rPr>
          <w:tab/>
        </w:r>
        <w:r w:rsidR="00F66D19">
          <w:rPr>
            <w:noProof/>
            <w:webHidden/>
          </w:rPr>
          <w:fldChar w:fldCharType="begin"/>
        </w:r>
        <w:r w:rsidR="00F66D19">
          <w:rPr>
            <w:noProof/>
            <w:webHidden/>
          </w:rPr>
          <w:instrText xml:space="preserve"> PAGEREF _Toc127348185 \h </w:instrText>
        </w:r>
        <w:r w:rsidR="00F66D19">
          <w:rPr>
            <w:noProof/>
            <w:webHidden/>
          </w:rPr>
        </w:r>
        <w:r w:rsidR="00F66D19">
          <w:rPr>
            <w:noProof/>
            <w:webHidden/>
          </w:rPr>
          <w:fldChar w:fldCharType="separate"/>
        </w:r>
        <w:r w:rsidR="00F66D19">
          <w:rPr>
            <w:noProof/>
            <w:webHidden/>
          </w:rPr>
          <w:t>17</w:t>
        </w:r>
        <w:r w:rsidR="00F66D19">
          <w:rPr>
            <w:noProof/>
            <w:webHidden/>
          </w:rPr>
          <w:fldChar w:fldCharType="end"/>
        </w:r>
      </w:hyperlink>
    </w:p>
    <w:p w14:paraId="29196E9D" w14:textId="730900E5" w:rsidR="00F66D19" w:rsidRDefault="00FE5DC6">
      <w:pPr>
        <w:pStyle w:val="TOC3"/>
        <w:rPr>
          <w:rFonts w:asciiTheme="minorHAnsi" w:eastAsiaTheme="minorEastAsia" w:hAnsiTheme="minorHAnsi" w:cstheme="minorBidi"/>
          <w:noProof/>
          <w:lang w:bidi="ne-NP"/>
        </w:rPr>
      </w:pPr>
      <w:hyperlink w:anchor="_Toc127348186" w:history="1">
        <w:r w:rsidR="00F66D19" w:rsidRPr="007D4667">
          <w:rPr>
            <w:rStyle w:val="Hyperlink"/>
            <w:noProof/>
          </w:rPr>
          <w:t>1.11.1</w:t>
        </w:r>
        <w:r w:rsidR="00F66D19">
          <w:rPr>
            <w:rFonts w:asciiTheme="minorHAnsi" w:eastAsiaTheme="minorEastAsia" w:hAnsiTheme="minorHAnsi" w:cstheme="minorBidi"/>
            <w:noProof/>
            <w:lang w:bidi="ne-NP"/>
          </w:rPr>
          <w:tab/>
        </w:r>
        <w:r w:rsidR="00F66D19" w:rsidRPr="007D4667">
          <w:rPr>
            <w:rStyle w:val="Hyperlink"/>
            <w:noProof/>
          </w:rPr>
          <w:t>Methodology</w:t>
        </w:r>
        <w:r w:rsidR="00F66D19">
          <w:rPr>
            <w:noProof/>
            <w:webHidden/>
          </w:rPr>
          <w:tab/>
        </w:r>
        <w:r w:rsidR="00F66D19">
          <w:rPr>
            <w:noProof/>
            <w:webHidden/>
          </w:rPr>
          <w:fldChar w:fldCharType="begin"/>
        </w:r>
        <w:r w:rsidR="00F66D19">
          <w:rPr>
            <w:noProof/>
            <w:webHidden/>
          </w:rPr>
          <w:instrText xml:space="preserve"> PAGEREF _Toc127348186 \h </w:instrText>
        </w:r>
        <w:r w:rsidR="00F66D19">
          <w:rPr>
            <w:noProof/>
            <w:webHidden/>
          </w:rPr>
        </w:r>
        <w:r w:rsidR="00F66D19">
          <w:rPr>
            <w:noProof/>
            <w:webHidden/>
          </w:rPr>
          <w:fldChar w:fldCharType="separate"/>
        </w:r>
        <w:r w:rsidR="00F66D19">
          <w:rPr>
            <w:noProof/>
            <w:webHidden/>
          </w:rPr>
          <w:t>17</w:t>
        </w:r>
        <w:r w:rsidR="00F66D19">
          <w:rPr>
            <w:noProof/>
            <w:webHidden/>
          </w:rPr>
          <w:fldChar w:fldCharType="end"/>
        </w:r>
      </w:hyperlink>
    </w:p>
    <w:p w14:paraId="4FB5353B" w14:textId="2C9B24BA" w:rsidR="00F66D19" w:rsidRDefault="00FE5DC6">
      <w:pPr>
        <w:pStyle w:val="TOC3"/>
        <w:rPr>
          <w:rFonts w:asciiTheme="minorHAnsi" w:eastAsiaTheme="minorEastAsia" w:hAnsiTheme="minorHAnsi" w:cstheme="minorBidi"/>
          <w:noProof/>
          <w:lang w:bidi="ne-NP"/>
        </w:rPr>
      </w:pPr>
      <w:hyperlink w:anchor="_Toc127348187" w:history="1">
        <w:r w:rsidR="00F66D19" w:rsidRPr="007D4667">
          <w:rPr>
            <w:rStyle w:val="Hyperlink"/>
            <w:noProof/>
          </w:rPr>
          <w:t>1.11.2</w:t>
        </w:r>
        <w:r w:rsidR="00F66D19">
          <w:rPr>
            <w:rFonts w:asciiTheme="minorHAnsi" w:eastAsiaTheme="minorEastAsia" w:hAnsiTheme="minorHAnsi" w:cstheme="minorBidi"/>
            <w:noProof/>
            <w:lang w:bidi="ne-NP"/>
          </w:rPr>
          <w:tab/>
        </w:r>
        <w:r w:rsidR="00F66D19" w:rsidRPr="007D4667">
          <w:rPr>
            <w:rStyle w:val="Hyperlink"/>
            <w:noProof/>
          </w:rPr>
          <w:t>Result</w:t>
        </w:r>
        <w:r w:rsidR="00F66D19">
          <w:rPr>
            <w:noProof/>
            <w:webHidden/>
          </w:rPr>
          <w:tab/>
        </w:r>
        <w:r w:rsidR="00F66D19">
          <w:rPr>
            <w:noProof/>
            <w:webHidden/>
          </w:rPr>
          <w:fldChar w:fldCharType="begin"/>
        </w:r>
        <w:r w:rsidR="00F66D19">
          <w:rPr>
            <w:noProof/>
            <w:webHidden/>
          </w:rPr>
          <w:instrText xml:space="preserve"> PAGEREF _Toc127348187 \h </w:instrText>
        </w:r>
        <w:r w:rsidR="00F66D19">
          <w:rPr>
            <w:noProof/>
            <w:webHidden/>
          </w:rPr>
        </w:r>
        <w:r w:rsidR="00F66D19">
          <w:rPr>
            <w:noProof/>
            <w:webHidden/>
          </w:rPr>
          <w:fldChar w:fldCharType="separate"/>
        </w:r>
        <w:r w:rsidR="00F66D19">
          <w:rPr>
            <w:noProof/>
            <w:webHidden/>
          </w:rPr>
          <w:t>17</w:t>
        </w:r>
        <w:r w:rsidR="00F66D19">
          <w:rPr>
            <w:noProof/>
            <w:webHidden/>
          </w:rPr>
          <w:fldChar w:fldCharType="end"/>
        </w:r>
      </w:hyperlink>
    </w:p>
    <w:p w14:paraId="75C7FB1C" w14:textId="39CD7C42" w:rsidR="00F66D19" w:rsidRDefault="00FE5DC6">
      <w:pPr>
        <w:pStyle w:val="TOC3"/>
        <w:rPr>
          <w:rFonts w:asciiTheme="minorHAnsi" w:eastAsiaTheme="minorEastAsia" w:hAnsiTheme="minorHAnsi" w:cstheme="minorBidi"/>
          <w:noProof/>
          <w:lang w:bidi="ne-NP"/>
        </w:rPr>
      </w:pPr>
      <w:hyperlink w:anchor="_Toc127348188" w:history="1">
        <w:r w:rsidR="00F66D19" w:rsidRPr="007D4667">
          <w:rPr>
            <w:rStyle w:val="Hyperlink"/>
            <w:noProof/>
          </w:rPr>
          <w:t>1.11.3</w:t>
        </w:r>
        <w:r w:rsidR="00F66D19">
          <w:rPr>
            <w:rFonts w:asciiTheme="minorHAnsi" w:eastAsiaTheme="minorEastAsia" w:hAnsiTheme="minorHAnsi" w:cstheme="minorBidi"/>
            <w:noProof/>
            <w:lang w:bidi="ne-NP"/>
          </w:rPr>
          <w:tab/>
        </w:r>
        <w:r w:rsidR="00F66D19" w:rsidRPr="007D4667">
          <w:rPr>
            <w:rStyle w:val="Hyperlink"/>
            <w:noProof/>
          </w:rPr>
          <w:t>Discussion</w:t>
        </w:r>
        <w:r w:rsidR="00F66D19">
          <w:rPr>
            <w:noProof/>
            <w:webHidden/>
          </w:rPr>
          <w:tab/>
        </w:r>
        <w:r w:rsidR="00F66D19">
          <w:rPr>
            <w:noProof/>
            <w:webHidden/>
          </w:rPr>
          <w:fldChar w:fldCharType="begin"/>
        </w:r>
        <w:r w:rsidR="00F66D19">
          <w:rPr>
            <w:noProof/>
            <w:webHidden/>
          </w:rPr>
          <w:instrText xml:space="preserve"> PAGEREF _Toc127348188 \h </w:instrText>
        </w:r>
        <w:r w:rsidR="00F66D19">
          <w:rPr>
            <w:noProof/>
            <w:webHidden/>
          </w:rPr>
        </w:r>
        <w:r w:rsidR="00F66D19">
          <w:rPr>
            <w:noProof/>
            <w:webHidden/>
          </w:rPr>
          <w:fldChar w:fldCharType="separate"/>
        </w:r>
        <w:r w:rsidR="00F66D19">
          <w:rPr>
            <w:noProof/>
            <w:webHidden/>
          </w:rPr>
          <w:t>21</w:t>
        </w:r>
        <w:r w:rsidR="00F66D19">
          <w:rPr>
            <w:noProof/>
            <w:webHidden/>
          </w:rPr>
          <w:fldChar w:fldCharType="end"/>
        </w:r>
      </w:hyperlink>
    </w:p>
    <w:p w14:paraId="13F969D8" w14:textId="09783554" w:rsidR="00F66D19" w:rsidRDefault="00FE5DC6">
      <w:pPr>
        <w:pStyle w:val="TOC2"/>
        <w:tabs>
          <w:tab w:val="left" w:pos="1320"/>
        </w:tabs>
        <w:rPr>
          <w:rFonts w:asciiTheme="minorHAnsi" w:eastAsiaTheme="minorEastAsia" w:hAnsiTheme="minorHAnsi" w:cstheme="minorBidi"/>
          <w:noProof/>
          <w:lang w:bidi="ne-NP"/>
        </w:rPr>
      </w:pPr>
      <w:hyperlink w:anchor="_Toc127348189" w:history="1">
        <w:r w:rsidR="00F66D19" w:rsidRPr="007D4667">
          <w:rPr>
            <w:rStyle w:val="Hyperlink"/>
            <w:noProof/>
          </w:rPr>
          <w:t>1.12</w:t>
        </w:r>
        <w:r w:rsidR="00F66D19">
          <w:rPr>
            <w:rFonts w:asciiTheme="minorHAnsi" w:eastAsiaTheme="minorEastAsia" w:hAnsiTheme="minorHAnsi" w:cstheme="minorBidi"/>
            <w:noProof/>
            <w:lang w:bidi="ne-NP"/>
          </w:rPr>
          <w:tab/>
        </w:r>
        <w:r w:rsidR="00F66D19" w:rsidRPr="007D4667">
          <w:rPr>
            <w:rStyle w:val="Hyperlink"/>
            <w:noProof/>
          </w:rPr>
          <w:t>Glacier Lake Outburst Flood (GLOF)</w:t>
        </w:r>
        <w:r w:rsidR="00F66D19">
          <w:rPr>
            <w:noProof/>
            <w:webHidden/>
          </w:rPr>
          <w:tab/>
        </w:r>
        <w:r w:rsidR="00F66D19">
          <w:rPr>
            <w:noProof/>
            <w:webHidden/>
          </w:rPr>
          <w:fldChar w:fldCharType="begin"/>
        </w:r>
        <w:r w:rsidR="00F66D19">
          <w:rPr>
            <w:noProof/>
            <w:webHidden/>
          </w:rPr>
          <w:instrText xml:space="preserve"> PAGEREF _Toc127348189 \h </w:instrText>
        </w:r>
        <w:r w:rsidR="00F66D19">
          <w:rPr>
            <w:noProof/>
            <w:webHidden/>
          </w:rPr>
        </w:r>
        <w:r w:rsidR="00F66D19">
          <w:rPr>
            <w:noProof/>
            <w:webHidden/>
          </w:rPr>
          <w:fldChar w:fldCharType="separate"/>
        </w:r>
        <w:r w:rsidR="00F66D19">
          <w:rPr>
            <w:noProof/>
            <w:webHidden/>
          </w:rPr>
          <w:t>21</w:t>
        </w:r>
        <w:r w:rsidR="00F66D19">
          <w:rPr>
            <w:noProof/>
            <w:webHidden/>
          </w:rPr>
          <w:fldChar w:fldCharType="end"/>
        </w:r>
      </w:hyperlink>
    </w:p>
    <w:p w14:paraId="625E42EE" w14:textId="6060FA57" w:rsidR="00F66D19" w:rsidRDefault="00FE5DC6">
      <w:pPr>
        <w:pStyle w:val="TOC2"/>
        <w:tabs>
          <w:tab w:val="left" w:pos="1320"/>
        </w:tabs>
        <w:rPr>
          <w:rFonts w:asciiTheme="minorHAnsi" w:eastAsiaTheme="minorEastAsia" w:hAnsiTheme="minorHAnsi" w:cstheme="minorBidi"/>
          <w:noProof/>
          <w:lang w:bidi="ne-NP"/>
        </w:rPr>
      </w:pPr>
      <w:hyperlink w:anchor="_Toc127348190" w:history="1">
        <w:r w:rsidR="00F66D19" w:rsidRPr="007D4667">
          <w:rPr>
            <w:rStyle w:val="Hyperlink"/>
            <w:noProof/>
          </w:rPr>
          <w:t>1.13</w:t>
        </w:r>
        <w:r w:rsidR="00F66D19">
          <w:rPr>
            <w:rFonts w:asciiTheme="minorHAnsi" w:eastAsiaTheme="minorEastAsia" w:hAnsiTheme="minorHAnsi" w:cstheme="minorBidi"/>
            <w:noProof/>
            <w:lang w:bidi="ne-NP"/>
          </w:rPr>
          <w:tab/>
        </w:r>
        <w:r w:rsidR="00F66D19" w:rsidRPr="007D4667">
          <w:rPr>
            <w:rStyle w:val="Hyperlink"/>
            <w:noProof/>
          </w:rPr>
          <w:t>Conclusions</w:t>
        </w:r>
        <w:r w:rsidR="00F66D19">
          <w:rPr>
            <w:noProof/>
            <w:webHidden/>
          </w:rPr>
          <w:tab/>
        </w:r>
        <w:r w:rsidR="00F66D19">
          <w:rPr>
            <w:noProof/>
            <w:webHidden/>
          </w:rPr>
          <w:fldChar w:fldCharType="begin"/>
        </w:r>
        <w:r w:rsidR="00F66D19">
          <w:rPr>
            <w:noProof/>
            <w:webHidden/>
          </w:rPr>
          <w:instrText xml:space="preserve"> PAGEREF _Toc127348190 \h </w:instrText>
        </w:r>
        <w:r w:rsidR="00F66D19">
          <w:rPr>
            <w:noProof/>
            <w:webHidden/>
          </w:rPr>
        </w:r>
        <w:r w:rsidR="00F66D19">
          <w:rPr>
            <w:noProof/>
            <w:webHidden/>
          </w:rPr>
          <w:fldChar w:fldCharType="separate"/>
        </w:r>
        <w:r w:rsidR="00F66D19">
          <w:rPr>
            <w:noProof/>
            <w:webHidden/>
          </w:rPr>
          <w:t>21</w:t>
        </w:r>
        <w:r w:rsidR="00F66D19">
          <w:rPr>
            <w:noProof/>
            <w:webHidden/>
          </w:rPr>
          <w:fldChar w:fldCharType="end"/>
        </w:r>
      </w:hyperlink>
    </w:p>
    <w:p w14:paraId="553A9EE5" w14:textId="732EFE7D" w:rsidR="00F66D19" w:rsidRDefault="00FE5DC6">
      <w:pPr>
        <w:pStyle w:val="TOC2"/>
        <w:tabs>
          <w:tab w:val="left" w:pos="1320"/>
        </w:tabs>
        <w:rPr>
          <w:rFonts w:asciiTheme="minorHAnsi" w:eastAsiaTheme="minorEastAsia" w:hAnsiTheme="minorHAnsi" w:cstheme="minorBidi"/>
          <w:noProof/>
          <w:lang w:bidi="ne-NP"/>
        </w:rPr>
      </w:pPr>
      <w:hyperlink w:anchor="_Toc127348193" w:history="1">
        <w:r w:rsidR="00F66D19" w:rsidRPr="007D4667">
          <w:rPr>
            <w:rStyle w:val="Hyperlink"/>
            <w:noProof/>
          </w:rPr>
          <w:t>1.14</w:t>
        </w:r>
        <w:r w:rsidR="00F66D19">
          <w:rPr>
            <w:rFonts w:asciiTheme="minorHAnsi" w:eastAsiaTheme="minorEastAsia" w:hAnsiTheme="minorHAnsi" w:cstheme="minorBidi"/>
            <w:noProof/>
            <w:lang w:bidi="ne-NP"/>
          </w:rPr>
          <w:tab/>
        </w:r>
        <w:r w:rsidR="00F66D19" w:rsidRPr="007D4667">
          <w:rPr>
            <w:rStyle w:val="Hyperlink"/>
            <w:noProof/>
          </w:rPr>
          <w:t>Recommendations</w:t>
        </w:r>
        <w:r w:rsidR="00F66D19">
          <w:rPr>
            <w:noProof/>
            <w:webHidden/>
          </w:rPr>
          <w:tab/>
        </w:r>
        <w:r w:rsidR="00F66D19">
          <w:rPr>
            <w:noProof/>
            <w:webHidden/>
          </w:rPr>
          <w:fldChar w:fldCharType="begin"/>
        </w:r>
        <w:r w:rsidR="00F66D19">
          <w:rPr>
            <w:noProof/>
            <w:webHidden/>
          </w:rPr>
          <w:instrText xml:space="preserve"> PAGEREF _Toc127348193 \h </w:instrText>
        </w:r>
        <w:r w:rsidR="00F66D19">
          <w:rPr>
            <w:noProof/>
            <w:webHidden/>
          </w:rPr>
        </w:r>
        <w:r w:rsidR="00F66D19">
          <w:rPr>
            <w:noProof/>
            <w:webHidden/>
          </w:rPr>
          <w:fldChar w:fldCharType="separate"/>
        </w:r>
        <w:r w:rsidR="00F66D19">
          <w:rPr>
            <w:noProof/>
            <w:webHidden/>
          </w:rPr>
          <w:t>21</w:t>
        </w:r>
        <w:r w:rsidR="00F66D19">
          <w:rPr>
            <w:noProof/>
            <w:webHidden/>
          </w:rPr>
          <w:fldChar w:fldCharType="end"/>
        </w:r>
      </w:hyperlink>
    </w:p>
    <w:p w14:paraId="44EE8963" w14:textId="0DA3E7FD" w:rsidR="00F66D19" w:rsidRDefault="00FE5DC6">
      <w:pPr>
        <w:pStyle w:val="TOC1"/>
        <w:rPr>
          <w:rFonts w:asciiTheme="minorHAnsi" w:eastAsiaTheme="minorEastAsia" w:hAnsiTheme="minorHAnsi" w:cstheme="minorBidi"/>
          <w:b w:val="0"/>
          <w:sz w:val="22"/>
          <w:lang w:bidi="ne-NP"/>
        </w:rPr>
      </w:pPr>
      <w:hyperlink w:anchor="_Toc127348194" w:history="1">
        <w:r w:rsidR="00F66D19" w:rsidRPr="007D4667">
          <w:rPr>
            <w:rStyle w:val="Hyperlink"/>
          </w:rPr>
          <w:t>2</w:t>
        </w:r>
        <w:r w:rsidR="00F66D19">
          <w:rPr>
            <w:rFonts w:asciiTheme="minorHAnsi" w:eastAsiaTheme="minorEastAsia" w:hAnsiTheme="minorHAnsi" w:cstheme="minorBidi"/>
            <w:b w:val="0"/>
            <w:sz w:val="22"/>
            <w:lang w:bidi="ne-NP"/>
          </w:rPr>
          <w:tab/>
        </w:r>
        <w:r w:rsidR="00F66D19" w:rsidRPr="007D4667">
          <w:rPr>
            <w:rStyle w:val="Hyperlink"/>
          </w:rPr>
          <w:t>REFERENCES</w:t>
        </w:r>
        <w:r w:rsidR="00F66D19">
          <w:rPr>
            <w:webHidden/>
          </w:rPr>
          <w:tab/>
        </w:r>
        <w:r w:rsidR="00F66D19">
          <w:rPr>
            <w:webHidden/>
          </w:rPr>
          <w:fldChar w:fldCharType="begin"/>
        </w:r>
        <w:r w:rsidR="00F66D19">
          <w:rPr>
            <w:webHidden/>
          </w:rPr>
          <w:instrText xml:space="preserve"> PAGEREF _Toc127348194 \h </w:instrText>
        </w:r>
        <w:r w:rsidR="00F66D19">
          <w:rPr>
            <w:webHidden/>
          </w:rPr>
        </w:r>
        <w:r w:rsidR="00F66D19">
          <w:rPr>
            <w:webHidden/>
          </w:rPr>
          <w:fldChar w:fldCharType="separate"/>
        </w:r>
        <w:r w:rsidR="00F66D19">
          <w:rPr>
            <w:webHidden/>
          </w:rPr>
          <w:t>23</w:t>
        </w:r>
        <w:r w:rsidR="00F66D19">
          <w:rPr>
            <w:webHidden/>
          </w:rPr>
          <w:fldChar w:fldCharType="end"/>
        </w:r>
      </w:hyperlink>
    </w:p>
    <w:p w14:paraId="5DF0316D" w14:textId="72A5FBAD"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68"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69" w:name="_Toc435601561"/>
      <w:bookmarkStart w:id="70" w:name="_Toc127347859"/>
      <w:r w:rsidRPr="006D015F">
        <w:rPr>
          <w:caps w:val="0"/>
        </w:rPr>
        <w:lastRenderedPageBreak/>
        <w:t>LIST OF FIGURES</w:t>
      </w:r>
      <w:bookmarkEnd w:id="69"/>
      <w:bookmarkEnd w:id="70"/>
    </w:p>
    <w:p w14:paraId="0EFFF07D" w14:textId="13C46A60" w:rsidR="00F66D19" w:rsidRDefault="00495F96">
      <w:pPr>
        <w:pStyle w:val="TableofFigures"/>
        <w:tabs>
          <w:tab w:val="right" w:leader="dot" w:pos="9170"/>
        </w:tabs>
        <w:rPr>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hyperlink w:anchor="_Toc127348195" w:history="1">
        <w:r w:rsidR="00F66D19" w:rsidRPr="0062095C">
          <w:rPr>
            <w:rStyle w:val="Hyperlink"/>
            <w:noProof/>
          </w:rPr>
          <w:t>Figure 1</w:t>
        </w:r>
        <w:r w:rsidR="00F66D19" w:rsidRPr="0062095C">
          <w:rPr>
            <w:rStyle w:val="Hyperlink"/>
            <w:noProof/>
          </w:rPr>
          <w:noBreakHyphen/>
          <w:t>1: Catchment of Jhimruk Khola at Intake</w:t>
        </w:r>
        <w:r w:rsidR="00F66D19">
          <w:rPr>
            <w:noProof/>
            <w:webHidden/>
          </w:rPr>
          <w:tab/>
        </w:r>
        <w:r w:rsidR="00F66D19">
          <w:rPr>
            <w:noProof/>
            <w:webHidden/>
          </w:rPr>
          <w:fldChar w:fldCharType="begin"/>
        </w:r>
        <w:r w:rsidR="00F66D19">
          <w:rPr>
            <w:noProof/>
            <w:webHidden/>
          </w:rPr>
          <w:instrText xml:space="preserve"> PAGEREF _Toc127348195 \h </w:instrText>
        </w:r>
        <w:r w:rsidR="00F66D19">
          <w:rPr>
            <w:noProof/>
            <w:webHidden/>
          </w:rPr>
        </w:r>
        <w:r w:rsidR="00F66D19">
          <w:rPr>
            <w:noProof/>
            <w:webHidden/>
          </w:rPr>
          <w:fldChar w:fldCharType="separate"/>
        </w:r>
        <w:r w:rsidR="00F66D19">
          <w:rPr>
            <w:noProof/>
            <w:webHidden/>
          </w:rPr>
          <w:t>9</w:t>
        </w:r>
        <w:r w:rsidR="00F66D19">
          <w:rPr>
            <w:noProof/>
            <w:webHidden/>
          </w:rPr>
          <w:fldChar w:fldCharType="end"/>
        </w:r>
      </w:hyperlink>
    </w:p>
    <w:p w14:paraId="0BB9A33C" w14:textId="2466CE32"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196" w:history="1">
        <w:r w:rsidR="00F66D19" w:rsidRPr="0062095C">
          <w:rPr>
            <w:rStyle w:val="Hyperlink"/>
            <w:noProof/>
          </w:rPr>
          <w:t>Figure 1</w:t>
        </w:r>
        <w:r w:rsidR="00F66D19" w:rsidRPr="0062095C">
          <w:rPr>
            <w:rStyle w:val="Hyperlink"/>
            <w:noProof/>
          </w:rPr>
          <w:noBreakHyphen/>
          <w:t>2: Daily discharge series of Jhimruk Khola</w:t>
        </w:r>
        <w:r w:rsidR="00F66D19">
          <w:rPr>
            <w:noProof/>
            <w:webHidden/>
          </w:rPr>
          <w:tab/>
        </w:r>
        <w:r w:rsidR="00F66D19">
          <w:rPr>
            <w:noProof/>
            <w:webHidden/>
          </w:rPr>
          <w:fldChar w:fldCharType="begin"/>
        </w:r>
        <w:r w:rsidR="00F66D19">
          <w:rPr>
            <w:noProof/>
            <w:webHidden/>
          </w:rPr>
          <w:instrText xml:space="preserve"> PAGEREF _Toc127348196 \h </w:instrText>
        </w:r>
        <w:r w:rsidR="00F66D19">
          <w:rPr>
            <w:noProof/>
            <w:webHidden/>
          </w:rPr>
        </w:r>
        <w:r w:rsidR="00F66D19">
          <w:rPr>
            <w:noProof/>
            <w:webHidden/>
          </w:rPr>
          <w:fldChar w:fldCharType="separate"/>
        </w:r>
        <w:r w:rsidR="00F66D19">
          <w:rPr>
            <w:noProof/>
            <w:webHidden/>
          </w:rPr>
          <w:t>11</w:t>
        </w:r>
        <w:r w:rsidR="00F66D19">
          <w:rPr>
            <w:noProof/>
            <w:webHidden/>
          </w:rPr>
          <w:fldChar w:fldCharType="end"/>
        </w:r>
      </w:hyperlink>
    </w:p>
    <w:p w14:paraId="6BB7F4A2" w14:textId="486C9509"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197" w:history="1">
        <w:r w:rsidR="00F66D19" w:rsidRPr="0062095C">
          <w:rPr>
            <w:rStyle w:val="Hyperlink"/>
            <w:noProof/>
          </w:rPr>
          <w:t>Figure 1</w:t>
        </w:r>
        <w:r w:rsidR="00F66D19" w:rsidRPr="0062095C">
          <w:rPr>
            <w:rStyle w:val="Hyperlink"/>
            <w:noProof/>
          </w:rPr>
          <w:noBreakHyphen/>
          <w:t>3: Mean monthly discharge series of Jhimruk Khola.</w:t>
        </w:r>
        <w:r w:rsidR="00F66D19">
          <w:rPr>
            <w:noProof/>
            <w:webHidden/>
          </w:rPr>
          <w:tab/>
        </w:r>
        <w:r w:rsidR="00F66D19">
          <w:rPr>
            <w:noProof/>
            <w:webHidden/>
          </w:rPr>
          <w:fldChar w:fldCharType="begin"/>
        </w:r>
        <w:r w:rsidR="00F66D19">
          <w:rPr>
            <w:noProof/>
            <w:webHidden/>
          </w:rPr>
          <w:instrText xml:space="preserve"> PAGEREF _Toc127348197 \h </w:instrText>
        </w:r>
        <w:r w:rsidR="00F66D19">
          <w:rPr>
            <w:noProof/>
            <w:webHidden/>
          </w:rPr>
        </w:r>
        <w:r w:rsidR="00F66D19">
          <w:rPr>
            <w:noProof/>
            <w:webHidden/>
          </w:rPr>
          <w:fldChar w:fldCharType="separate"/>
        </w:r>
        <w:r w:rsidR="00F66D19">
          <w:rPr>
            <w:noProof/>
            <w:webHidden/>
          </w:rPr>
          <w:t>12</w:t>
        </w:r>
        <w:r w:rsidR="00F66D19">
          <w:rPr>
            <w:noProof/>
            <w:webHidden/>
          </w:rPr>
          <w:fldChar w:fldCharType="end"/>
        </w:r>
      </w:hyperlink>
    </w:p>
    <w:p w14:paraId="0B30E1C4" w14:textId="0FCFD45D"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198" w:history="1">
        <w:r w:rsidR="00F66D19" w:rsidRPr="0062095C">
          <w:rPr>
            <w:rStyle w:val="Hyperlink"/>
            <w:noProof/>
          </w:rPr>
          <w:t>Figure 1</w:t>
        </w:r>
        <w:r w:rsidR="00F66D19" w:rsidRPr="0062095C">
          <w:rPr>
            <w:rStyle w:val="Hyperlink"/>
            <w:noProof/>
          </w:rPr>
          <w:noBreakHyphen/>
          <w:t>4: Comparison of mean monthly flow as per previous study and this study</w:t>
        </w:r>
        <w:r w:rsidR="00F66D19">
          <w:rPr>
            <w:noProof/>
            <w:webHidden/>
          </w:rPr>
          <w:tab/>
        </w:r>
        <w:r w:rsidR="00F66D19">
          <w:rPr>
            <w:noProof/>
            <w:webHidden/>
          </w:rPr>
          <w:fldChar w:fldCharType="begin"/>
        </w:r>
        <w:r w:rsidR="00F66D19">
          <w:rPr>
            <w:noProof/>
            <w:webHidden/>
          </w:rPr>
          <w:instrText xml:space="preserve"> PAGEREF _Toc127348198 \h </w:instrText>
        </w:r>
        <w:r w:rsidR="00F66D19">
          <w:rPr>
            <w:noProof/>
            <w:webHidden/>
          </w:rPr>
        </w:r>
        <w:r w:rsidR="00F66D19">
          <w:rPr>
            <w:noProof/>
            <w:webHidden/>
          </w:rPr>
          <w:fldChar w:fldCharType="separate"/>
        </w:r>
        <w:r w:rsidR="00F66D19">
          <w:rPr>
            <w:noProof/>
            <w:webHidden/>
          </w:rPr>
          <w:t>13</w:t>
        </w:r>
        <w:r w:rsidR="00F66D19">
          <w:rPr>
            <w:noProof/>
            <w:webHidden/>
          </w:rPr>
          <w:fldChar w:fldCharType="end"/>
        </w:r>
      </w:hyperlink>
    </w:p>
    <w:p w14:paraId="6D51D9DE" w14:textId="132AAD93"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199" w:history="1">
        <w:r w:rsidR="00F66D19" w:rsidRPr="0062095C">
          <w:rPr>
            <w:rStyle w:val="Hyperlink"/>
            <w:noProof/>
          </w:rPr>
          <w:t>Figure 1</w:t>
        </w:r>
        <w:r w:rsidR="00F66D19" w:rsidRPr="0062095C">
          <w:rPr>
            <w:rStyle w:val="Hyperlink"/>
            <w:noProof/>
          </w:rPr>
          <w:noBreakHyphen/>
          <w:t>5: Flow duration Curve of Jhimruk Khola</w:t>
        </w:r>
        <w:r w:rsidR="00F66D19">
          <w:rPr>
            <w:noProof/>
            <w:webHidden/>
          </w:rPr>
          <w:tab/>
        </w:r>
        <w:r w:rsidR="00F66D19">
          <w:rPr>
            <w:noProof/>
            <w:webHidden/>
          </w:rPr>
          <w:fldChar w:fldCharType="begin"/>
        </w:r>
        <w:r w:rsidR="00F66D19">
          <w:rPr>
            <w:noProof/>
            <w:webHidden/>
          </w:rPr>
          <w:instrText xml:space="preserve"> PAGEREF _Toc127348199 \h </w:instrText>
        </w:r>
        <w:r w:rsidR="00F66D19">
          <w:rPr>
            <w:noProof/>
            <w:webHidden/>
          </w:rPr>
        </w:r>
        <w:r w:rsidR="00F66D19">
          <w:rPr>
            <w:noProof/>
            <w:webHidden/>
          </w:rPr>
          <w:fldChar w:fldCharType="separate"/>
        </w:r>
        <w:r w:rsidR="00F66D19">
          <w:rPr>
            <w:noProof/>
            <w:webHidden/>
          </w:rPr>
          <w:t>15</w:t>
        </w:r>
        <w:r w:rsidR="00F66D19">
          <w:rPr>
            <w:noProof/>
            <w:webHidden/>
          </w:rPr>
          <w:fldChar w:fldCharType="end"/>
        </w:r>
      </w:hyperlink>
    </w:p>
    <w:p w14:paraId="7820064B" w14:textId="7AE2A097"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200" w:history="1">
        <w:r w:rsidR="00F66D19" w:rsidRPr="0062095C">
          <w:rPr>
            <w:rStyle w:val="Hyperlink"/>
            <w:noProof/>
          </w:rPr>
          <w:t>Figure 1</w:t>
        </w:r>
        <w:r w:rsidR="00F66D19" w:rsidRPr="0062095C">
          <w:rPr>
            <w:rStyle w:val="Hyperlink"/>
            <w:noProof/>
          </w:rPr>
          <w:noBreakHyphen/>
          <w:t>6: Plot of Mean annual discharge, 5-years moving average, 10-years moving average</w:t>
        </w:r>
        <w:r w:rsidR="00F66D19">
          <w:rPr>
            <w:noProof/>
            <w:webHidden/>
          </w:rPr>
          <w:tab/>
        </w:r>
        <w:r w:rsidR="00F66D19">
          <w:rPr>
            <w:noProof/>
            <w:webHidden/>
          </w:rPr>
          <w:fldChar w:fldCharType="begin"/>
        </w:r>
        <w:r w:rsidR="00F66D19">
          <w:rPr>
            <w:noProof/>
            <w:webHidden/>
          </w:rPr>
          <w:instrText xml:space="preserve"> PAGEREF _Toc127348200 \h </w:instrText>
        </w:r>
        <w:r w:rsidR="00F66D19">
          <w:rPr>
            <w:noProof/>
            <w:webHidden/>
          </w:rPr>
        </w:r>
        <w:r w:rsidR="00F66D19">
          <w:rPr>
            <w:noProof/>
            <w:webHidden/>
          </w:rPr>
          <w:fldChar w:fldCharType="separate"/>
        </w:r>
        <w:r w:rsidR="00F66D19">
          <w:rPr>
            <w:noProof/>
            <w:webHidden/>
          </w:rPr>
          <w:t>19</w:t>
        </w:r>
        <w:r w:rsidR="00F66D19">
          <w:rPr>
            <w:noProof/>
            <w:webHidden/>
          </w:rPr>
          <w:fldChar w:fldCharType="end"/>
        </w:r>
      </w:hyperlink>
    </w:p>
    <w:p w14:paraId="7F9E53C4" w14:textId="1E4F0F90"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201" w:history="1">
        <w:r w:rsidR="00F66D19" w:rsidRPr="0062095C">
          <w:rPr>
            <w:rStyle w:val="Hyperlink"/>
            <w:noProof/>
          </w:rPr>
          <w:t>Figure 1</w:t>
        </w:r>
        <w:r w:rsidR="00F66D19" w:rsidRPr="0062095C">
          <w:rPr>
            <w:rStyle w:val="Hyperlink"/>
            <w:noProof/>
          </w:rPr>
          <w:noBreakHyphen/>
          <w:t>7: Auto correlation function of mean annual discharge series of Jhimruk River</w:t>
        </w:r>
        <w:r w:rsidR="00F66D19">
          <w:rPr>
            <w:noProof/>
            <w:webHidden/>
          </w:rPr>
          <w:tab/>
        </w:r>
        <w:r w:rsidR="00F66D19">
          <w:rPr>
            <w:noProof/>
            <w:webHidden/>
          </w:rPr>
          <w:fldChar w:fldCharType="begin"/>
        </w:r>
        <w:r w:rsidR="00F66D19">
          <w:rPr>
            <w:noProof/>
            <w:webHidden/>
          </w:rPr>
          <w:instrText xml:space="preserve"> PAGEREF _Toc127348201 \h </w:instrText>
        </w:r>
        <w:r w:rsidR="00F66D19">
          <w:rPr>
            <w:noProof/>
            <w:webHidden/>
          </w:rPr>
        </w:r>
        <w:r w:rsidR="00F66D19">
          <w:rPr>
            <w:noProof/>
            <w:webHidden/>
          </w:rPr>
          <w:fldChar w:fldCharType="separate"/>
        </w:r>
        <w:r w:rsidR="00F66D19">
          <w:rPr>
            <w:noProof/>
            <w:webHidden/>
          </w:rPr>
          <w:t>20</w:t>
        </w:r>
        <w:r w:rsidR="00F66D19">
          <w:rPr>
            <w:noProof/>
            <w:webHidden/>
          </w:rPr>
          <w:fldChar w:fldCharType="end"/>
        </w:r>
      </w:hyperlink>
    </w:p>
    <w:p w14:paraId="7AF6C440" w14:textId="289248CF"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71" w:name="_Toc127347860"/>
      <w:r w:rsidRPr="006D015F">
        <w:rPr>
          <w:caps w:val="0"/>
        </w:rPr>
        <w:lastRenderedPageBreak/>
        <w:t>LIST OF TABLES</w:t>
      </w:r>
      <w:bookmarkEnd w:id="71"/>
    </w:p>
    <w:p w14:paraId="2211E599" w14:textId="7B53CDA1" w:rsidR="00F66D19" w:rsidRDefault="00495F96">
      <w:pPr>
        <w:pStyle w:val="TableofFigures"/>
        <w:tabs>
          <w:tab w:val="right" w:leader="dot" w:pos="9170"/>
        </w:tabs>
        <w:rPr>
          <w:rFonts w:asciiTheme="minorHAnsi" w:eastAsiaTheme="minorEastAsia" w:hAnsiTheme="minorHAnsi" w:cstheme="minorBidi"/>
          <w:noProof/>
          <w:lang w:bidi="ne-NP"/>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hyperlink w:anchor="_Toc127348202" w:history="1">
        <w:r w:rsidR="00F66D19" w:rsidRPr="004763B0">
          <w:rPr>
            <w:rStyle w:val="Hyperlink"/>
            <w:noProof/>
          </w:rPr>
          <w:t>Table 0</w:t>
        </w:r>
        <w:r w:rsidR="00F66D19" w:rsidRPr="004763B0">
          <w:rPr>
            <w:rStyle w:val="Hyperlink"/>
            <w:noProof/>
          </w:rPr>
          <w:noBreakHyphen/>
          <w:t>1: Salient features of the project as per the previous study</w:t>
        </w:r>
        <w:r w:rsidR="00F66D19">
          <w:rPr>
            <w:noProof/>
            <w:webHidden/>
          </w:rPr>
          <w:tab/>
        </w:r>
        <w:r w:rsidR="00F66D19">
          <w:rPr>
            <w:noProof/>
            <w:webHidden/>
          </w:rPr>
          <w:fldChar w:fldCharType="begin"/>
        </w:r>
        <w:r w:rsidR="00F66D19">
          <w:rPr>
            <w:noProof/>
            <w:webHidden/>
          </w:rPr>
          <w:instrText xml:space="preserve"> PAGEREF _Toc127348202 \h </w:instrText>
        </w:r>
        <w:r w:rsidR="00F66D19">
          <w:rPr>
            <w:noProof/>
            <w:webHidden/>
          </w:rPr>
        </w:r>
        <w:r w:rsidR="00F66D19">
          <w:rPr>
            <w:noProof/>
            <w:webHidden/>
          </w:rPr>
          <w:fldChar w:fldCharType="separate"/>
        </w:r>
        <w:r w:rsidR="00F66D19">
          <w:rPr>
            <w:noProof/>
            <w:webHidden/>
          </w:rPr>
          <w:t>v</w:t>
        </w:r>
        <w:r w:rsidR="00F66D19">
          <w:rPr>
            <w:noProof/>
            <w:webHidden/>
          </w:rPr>
          <w:fldChar w:fldCharType="end"/>
        </w:r>
      </w:hyperlink>
    </w:p>
    <w:p w14:paraId="23A1E9F6" w14:textId="0B51748B"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203" w:history="1">
        <w:r w:rsidR="00F66D19" w:rsidRPr="004763B0">
          <w:rPr>
            <w:rStyle w:val="Hyperlink"/>
            <w:noProof/>
          </w:rPr>
          <w:t>Table 1</w:t>
        </w:r>
        <w:r w:rsidR="00F66D19" w:rsidRPr="004763B0">
          <w:rPr>
            <w:rStyle w:val="Hyperlink"/>
            <w:noProof/>
          </w:rPr>
          <w:noBreakHyphen/>
          <w:t>1: Catchment characteristics of Jhimruk Khola at Intake</w:t>
        </w:r>
        <w:r w:rsidR="00F66D19">
          <w:rPr>
            <w:noProof/>
            <w:webHidden/>
          </w:rPr>
          <w:tab/>
        </w:r>
        <w:r w:rsidR="00F66D19">
          <w:rPr>
            <w:noProof/>
            <w:webHidden/>
          </w:rPr>
          <w:fldChar w:fldCharType="begin"/>
        </w:r>
        <w:r w:rsidR="00F66D19">
          <w:rPr>
            <w:noProof/>
            <w:webHidden/>
          </w:rPr>
          <w:instrText xml:space="preserve"> PAGEREF _Toc127348203 \h </w:instrText>
        </w:r>
        <w:r w:rsidR="00F66D19">
          <w:rPr>
            <w:noProof/>
            <w:webHidden/>
          </w:rPr>
        </w:r>
        <w:r w:rsidR="00F66D19">
          <w:rPr>
            <w:noProof/>
            <w:webHidden/>
          </w:rPr>
          <w:fldChar w:fldCharType="separate"/>
        </w:r>
        <w:r w:rsidR="00F66D19">
          <w:rPr>
            <w:noProof/>
            <w:webHidden/>
          </w:rPr>
          <w:t>10</w:t>
        </w:r>
        <w:r w:rsidR="00F66D19">
          <w:rPr>
            <w:noProof/>
            <w:webHidden/>
          </w:rPr>
          <w:fldChar w:fldCharType="end"/>
        </w:r>
      </w:hyperlink>
    </w:p>
    <w:p w14:paraId="159951DE" w14:textId="6CF9796F"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204" w:history="1">
        <w:r w:rsidR="00F66D19" w:rsidRPr="004763B0">
          <w:rPr>
            <w:rStyle w:val="Hyperlink"/>
            <w:noProof/>
          </w:rPr>
          <w:t>Table 1</w:t>
        </w:r>
        <w:r w:rsidR="00F66D19" w:rsidRPr="004763B0">
          <w:rPr>
            <w:rStyle w:val="Hyperlink"/>
            <w:noProof/>
          </w:rPr>
          <w:noBreakHyphen/>
          <w:t>2: Mean Monthly Flow of Jhimruk River at Intake</w:t>
        </w:r>
        <w:r w:rsidR="00F66D19">
          <w:rPr>
            <w:noProof/>
            <w:webHidden/>
          </w:rPr>
          <w:tab/>
        </w:r>
        <w:r w:rsidR="00F66D19">
          <w:rPr>
            <w:noProof/>
            <w:webHidden/>
          </w:rPr>
          <w:fldChar w:fldCharType="begin"/>
        </w:r>
        <w:r w:rsidR="00F66D19">
          <w:rPr>
            <w:noProof/>
            <w:webHidden/>
          </w:rPr>
          <w:instrText xml:space="preserve"> PAGEREF _Toc127348204 \h </w:instrText>
        </w:r>
        <w:r w:rsidR="00F66D19">
          <w:rPr>
            <w:noProof/>
            <w:webHidden/>
          </w:rPr>
        </w:r>
        <w:r w:rsidR="00F66D19">
          <w:rPr>
            <w:noProof/>
            <w:webHidden/>
          </w:rPr>
          <w:fldChar w:fldCharType="separate"/>
        </w:r>
        <w:r w:rsidR="00F66D19">
          <w:rPr>
            <w:noProof/>
            <w:webHidden/>
          </w:rPr>
          <w:t>12</w:t>
        </w:r>
        <w:r w:rsidR="00F66D19">
          <w:rPr>
            <w:noProof/>
            <w:webHidden/>
          </w:rPr>
          <w:fldChar w:fldCharType="end"/>
        </w:r>
      </w:hyperlink>
    </w:p>
    <w:p w14:paraId="35E680C6" w14:textId="221D565E"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205" w:history="1">
        <w:r w:rsidR="00F66D19" w:rsidRPr="004763B0">
          <w:rPr>
            <w:rStyle w:val="Hyperlink"/>
            <w:noProof/>
          </w:rPr>
          <w:t>Table 1</w:t>
        </w:r>
        <w:r w:rsidR="00F66D19" w:rsidRPr="004763B0">
          <w:rPr>
            <w:rStyle w:val="Hyperlink"/>
            <w:noProof/>
          </w:rPr>
          <w:noBreakHyphen/>
          <w:t>3: Estimation of flood flow</w:t>
        </w:r>
        <w:r w:rsidR="00F66D19">
          <w:rPr>
            <w:noProof/>
            <w:webHidden/>
          </w:rPr>
          <w:tab/>
        </w:r>
        <w:r w:rsidR="00F66D19">
          <w:rPr>
            <w:noProof/>
            <w:webHidden/>
          </w:rPr>
          <w:fldChar w:fldCharType="begin"/>
        </w:r>
        <w:r w:rsidR="00F66D19">
          <w:rPr>
            <w:noProof/>
            <w:webHidden/>
          </w:rPr>
          <w:instrText xml:space="preserve"> PAGEREF _Toc127348205 \h </w:instrText>
        </w:r>
        <w:r w:rsidR="00F66D19">
          <w:rPr>
            <w:noProof/>
            <w:webHidden/>
          </w:rPr>
        </w:r>
        <w:r w:rsidR="00F66D19">
          <w:rPr>
            <w:noProof/>
            <w:webHidden/>
          </w:rPr>
          <w:fldChar w:fldCharType="separate"/>
        </w:r>
        <w:r w:rsidR="00F66D19">
          <w:rPr>
            <w:noProof/>
            <w:webHidden/>
          </w:rPr>
          <w:t>15</w:t>
        </w:r>
        <w:r w:rsidR="00F66D19">
          <w:rPr>
            <w:noProof/>
            <w:webHidden/>
          </w:rPr>
          <w:fldChar w:fldCharType="end"/>
        </w:r>
      </w:hyperlink>
    </w:p>
    <w:p w14:paraId="66E6FE93" w14:textId="0561E911"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206" w:history="1">
        <w:r w:rsidR="00F66D19" w:rsidRPr="004763B0">
          <w:rPr>
            <w:rStyle w:val="Hyperlink"/>
            <w:noProof/>
          </w:rPr>
          <w:t>Table 1</w:t>
        </w:r>
        <w:r w:rsidR="00F66D19" w:rsidRPr="004763B0">
          <w:rPr>
            <w:rStyle w:val="Hyperlink"/>
            <w:noProof/>
          </w:rPr>
          <w:noBreakHyphen/>
          <w:t>5: Estimated Low Flow at the Intake of Jhimruk Khola</w:t>
        </w:r>
        <w:r w:rsidR="00F66D19">
          <w:rPr>
            <w:noProof/>
            <w:webHidden/>
          </w:rPr>
          <w:tab/>
        </w:r>
        <w:r w:rsidR="00F66D19">
          <w:rPr>
            <w:noProof/>
            <w:webHidden/>
          </w:rPr>
          <w:fldChar w:fldCharType="begin"/>
        </w:r>
        <w:r w:rsidR="00F66D19">
          <w:rPr>
            <w:noProof/>
            <w:webHidden/>
          </w:rPr>
          <w:instrText xml:space="preserve"> PAGEREF _Toc127348206 \h </w:instrText>
        </w:r>
        <w:r w:rsidR="00F66D19">
          <w:rPr>
            <w:noProof/>
            <w:webHidden/>
          </w:rPr>
        </w:r>
        <w:r w:rsidR="00F66D19">
          <w:rPr>
            <w:noProof/>
            <w:webHidden/>
          </w:rPr>
          <w:fldChar w:fldCharType="separate"/>
        </w:r>
        <w:r w:rsidR="00F66D19">
          <w:rPr>
            <w:noProof/>
            <w:webHidden/>
          </w:rPr>
          <w:t>16</w:t>
        </w:r>
        <w:r w:rsidR="00F66D19">
          <w:rPr>
            <w:noProof/>
            <w:webHidden/>
          </w:rPr>
          <w:fldChar w:fldCharType="end"/>
        </w:r>
      </w:hyperlink>
    </w:p>
    <w:p w14:paraId="46C134A7" w14:textId="33BA03A8"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207" w:history="1">
        <w:r w:rsidR="00F66D19" w:rsidRPr="004763B0">
          <w:rPr>
            <w:rStyle w:val="Hyperlink"/>
            <w:noProof/>
          </w:rPr>
          <w:t>Table 1</w:t>
        </w:r>
        <w:r w:rsidR="00F66D19" w:rsidRPr="004763B0">
          <w:rPr>
            <w:rStyle w:val="Hyperlink"/>
            <w:noProof/>
          </w:rPr>
          <w:noBreakHyphen/>
          <w:t>6: Mean annual discharge, 5-years moving average, 10-years moving average</w:t>
        </w:r>
        <w:r w:rsidR="00F66D19">
          <w:rPr>
            <w:noProof/>
            <w:webHidden/>
          </w:rPr>
          <w:tab/>
        </w:r>
        <w:r w:rsidR="00F66D19">
          <w:rPr>
            <w:noProof/>
            <w:webHidden/>
          </w:rPr>
          <w:fldChar w:fldCharType="begin"/>
        </w:r>
        <w:r w:rsidR="00F66D19">
          <w:rPr>
            <w:noProof/>
            <w:webHidden/>
          </w:rPr>
          <w:instrText xml:space="preserve"> PAGEREF _Toc127348207 \h </w:instrText>
        </w:r>
        <w:r w:rsidR="00F66D19">
          <w:rPr>
            <w:noProof/>
            <w:webHidden/>
          </w:rPr>
        </w:r>
        <w:r w:rsidR="00F66D19">
          <w:rPr>
            <w:noProof/>
            <w:webHidden/>
          </w:rPr>
          <w:fldChar w:fldCharType="separate"/>
        </w:r>
        <w:r w:rsidR="00F66D19">
          <w:rPr>
            <w:noProof/>
            <w:webHidden/>
          </w:rPr>
          <w:t>18</w:t>
        </w:r>
        <w:r w:rsidR="00F66D19">
          <w:rPr>
            <w:noProof/>
            <w:webHidden/>
          </w:rPr>
          <w:fldChar w:fldCharType="end"/>
        </w:r>
      </w:hyperlink>
    </w:p>
    <w:p w14:paraId="7D0DD00B" w14:textId="1281B8F2" w:rsidR="00F66D19" w:rsidRDefault="00FE5DC6">
      <w:pPr>
        <w:pStyle w:val="TableofFigures"/>
        <w:tabs>
          <w:tab w:val="right" w:leader="dot" w:pos="9170"/>
        </w:tabs>
        <w:rPr>
          <w:rFonts w:asciiTheme="minorHAnsi" w:eastAsiaTheme="minorEastAsia" w:hAnsiTheme="minorHAnsi" w:cstheme="minorBidi"/>
          <w:noProof/>
          <w:lang w:bidi="ne-NP"/>
        </w:rPr>
      </w:pPr>
      <w:hyperlink w:anchor="_Toc127348208" w:history="1">
        <w:r w:rsidR="00F66D19" w:rsidRPr="004763B0">
          <w:rPr>
            <w:rStyle w:val="Hyperlink"/>
            <w:noProof/>
          </w:rPr>
          <w:t>Table 1</w:t>
        </w:r>
        <w:r w:rsidR="00F66D19" w:rsidRPr="004763B0">
          <w:rPr>
            <w:rStyle w:val="Hyperlink"/>
            <w:noProof/>
          </w:rPr>
          <w:noBreakHyphen/>
          <w:t>7: Result of Man-Kendall test for different discharge series</w:t>
        </w:r>
        <w:r w:rsidR="00F66D19">
          <w:rPr>
            <w:noProof/>
            <w:webHidden/>
          </w:rPr>
          <w:tab/>
        </w:r>
        <w:r w:rsidR="00F66D19">
          <w:rPr>
            <w:noProof/>
            <w:webHidden/>
          </w:rPr>
          <w:fldChar w:fldCharType="begin"/>
        </w:r>
        <w:r w:rsidR="00F66D19">
          <w:rPr>
            <w:noProof/>
            <w:webHidden/>
          </w:rPr>
          <w:instrText xml:space="preserve"> PAGEREF _Toc127348208 \h </w:instrText>
        </w:r>
        <w:r w:rsidR="00F66D19">
          <w:rPr>
            <w:noProof/>
            <w:webHidden/>
          </w:rPr>
        </w:r>
        <w:r w:rsidR="00F66D19">
          <w:rPr>
            <w:noProof/>
            <w:webHidden/>
          </w:rPr>
          <w:fldChar w:fldCharType="separate"/>
        </w:r>
        <w:r w:rsidR="00F66D19">
          <w:rPr>
            <w:noProof/>
            <w:webHidden/>
          </w:rPr>
          <w:t>20</w:t>
        </w:r>
        <w:r w:rsidR="00F66D19">
          <w:rPr>
            <w:noProof/>
            <w:webHidden/>
          </w:rPr>
          <w:fldChar w:fldCharType="end"/>
        </w:r>
      </w:hyperlink>
    </w:p>
    <w:p w14:paraId="12313743" w14:textId="44B9AC40" w:rsidR="007C4B44" w:rsidRDefault="00495F96" w:rsidP="007C4B44">
      <w:pPr>
        <w:pStyle w:val="TableofFigures"/>
        <w:tabs>
          <w:tab w:val="right" w:leader="dot" w:pos="9170"/>
        </w:tabs>
        <w:rPr>
          <w:ins w:id="72" w:author="Kumar Baral" w:date="2023-02-13T11:13:00Z"/>
          <w:rStyle w:val="Hyperlink"/>
          <w:noProof/>
        </w:rPr>
      </w:pPr>
      <w:r w:rsidRPr="004548FE">
        <w:rPr>
          <w:rStyle w:val="Hyperlink"/>
          <w:noProof/>
        </w:rPr>
        <w:fldChar w:fldCharType="end"/>
      </w:r>
    </w:p>
    <w:p w14:paraId="5041D977" w14:textId="77777777" w:rsidR="007C4B44" w:rsidRDefault="007C4B44">
      <w:pPr>
        <w:spacing w:before="0" w:after="0" w:line="240" w:lineRule="auto"/>
        <w:jc w:val="left"/>
        <w:rPr>
          <w:ins w:id="73" w:author="Kumar Baral" w:date="2023-02-13T11:13:00Z"/>
          <w:rStyle w:val="Hyperlink"/>
          <w:noProof/>
        </w:rPr>
      </w:pPr>
      <w:ins w:id="74" w:author="Kumar Baral" w:date="2023-02-13T11:13:00Z">
        <w:r>
          <w:rPr>
            <w:rStyle w:val="Hyperlink"/>
            <w:noProof/>
          </w:rPr>
          <w:br w:type="page"/>
        </w:r>
      </w:ins>
    </w:p>
    <w:p w14:paraId="6A5ED1F4" w14:textId="39C44C2E" w:rsidR="007C4B44" w:rsidRPr="006D015F" w:rsidRDefault="007C4B44" w:rsidP="007C4B44">
      <w:pPr>
        <w:pStyle w:val="Heading1"/>
        <w:numPr>
          <w:ilvl w:val="0"/>
          <w:numId w:val="0"/>
        </w:numPr>
        <w:ind w:left="720"/>
        <w:rPr>
          <w:ins w:id="75" w:author="Kumar Baral" w:date="2023-02-13T11:14:00Z"/>
        </w:rPr>
      </w:pPr>
      <w:bookmarkStart w:id="76" w:name="_Toc127347861"/>
      <w:ins w:id="77" w:author="Kumar Baral" w:date="2023-02-13T11:14:00Z">
        <w:r>
          <w:rPr>
            <w:caps w:val="0"/>
          </w:rPr>
          <w:lastRenderedPageBreak/>
          <w:t>S</w:t>
        </w:r>
        <w:r w:rsidR="00D834E2">
          <w:rPr>
            <w:caps w:val="0"/>
          </w:rPr>
          <w:t>ALIENT FEATURES</w:t>
        </w:r>
        <w:bookmarkEnd w:id="76"/>
      </w:ins>
    </w:p>
    <w:p w14:paraId="64372F62" w14:textId="22B36F95" w:rsidR="00D834E2" w:rsidRDefault="00D834E2" w:rsidP="00D834E2">
      <w:pPr>
        <w:pStyle w:val="Caption"/>
      </w:pPr>
      <w:bookmarkStart w:id="78" w:name="_Toc127348202"/>
      <w:ins w:id="79" w:author="Kumar Baral" w:date="2023-02-13T11:15:00Z">
        <w:r>
          <w:t xml:space="preserve">Table </w:t>
        </w:r>
      </w:ins>
      <w:ins w:id="80" w:author="Kumar Baral" w:date="2023-02-13T14:27:00Z">
        <w:r w:rsidR="00B132C2">
          <w:fldChar w:fldCharType="begin"/>
        </w:r>
        <w:r w:rsidR="00B132C2">
          <w:instrText xml:space="preserve"> STYLEREF 1 \s </w:instrText>
        </w:r>
      </w:ins>
      <w:r w:rsidR="00B132C2">
        <w:fldChar w:fldCharType="separate"/>
      </w:r>
      <w:r w:rsidR="008C4DA6">
        <w:rPr>
          <w:noProof/>
        </w:rPr>
        <w:t>0</w:t>
      </w:r>
      <w:ins w:id="81"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1</w:t>
      </w:r>
      <w:ins w:id="82" w:author="Kumar Baral" w:date="2023-02-13T14:27:00Z">
        <w:r w:rsidR="00B132C2">
          <w:fldChar w:fldCharType="end"/>
        </w:r>
      </w:ins>
      <w:ins w:id="83" w:author="Kumar Baral" w:date="2023-02-13T11:15:00Z">
        <w:r>
          <w:t>: Salient features of the project</w:t>
        </w:r>
      </w:ins>
      <w:r w:rsidR="003A605E">
        <w:t xml:space="preserve"> as per the previous study</w:t>
      </w:r>
      <w:bookmarkEnd w:id="78"/>
    </w:p>
    <w:tbl>
      <w:tblPr>
        <w:tblW w:w="889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4056"/>
        <w:gridCol w:w="2689"/>
        <w:gridCol w:w="1272"/>
      </w:tblGrid>
      <w:tr w:rsidR="009E5F89" w:rsidRPr="009F15CB" w14:paraId="3DE134A2" w14:textId="77777777" w:rsidTr="003A605E">
        <w:trPr>
          <w:trHeight w:val="201"/>
          <w:tblHeader/>
        </w:trPr>
        <w:tc>
          <w:tcPr>
            <w:tcW w:w="882" w:type="dxa"/>
            <w:shd w:val="clear" w:color="auto" w:fill="BFBFBF" w:themeFill="background1" w:themeFillShade="BF"/>
            <w:noWrap/>
            <w:vAlign w:val="bottom"/>
          </w:tcPr>
          <w:p w14:paraId="4DF71544" w14:textId="77777777" w:rsidR="009E5F89" w:rsidRPr="009F15CB" w:rsidRDefault="009E5F89" w:rsidP="003A605E">
            <w:pPr>
              <w:rPr>
                <w:b/>
                <w:bCs/>
                <w:szCs w:val="22"/>
                <w:lang w:val="en-GB"/>
              </w:rPr>
            </w:pPr>
            <w:r>
              <w:rPr>
                <w:b/>
                <w:bCs/>
                <w:szCs w:val="22"/>
                <w:lang w:val="en-GB"/>
              </w:rPr>
              <w:t>SN</w:t>
            </w:r>
          </w:p>
        </w:tc>
        <w:tc>
          <w:tcPr>
            <w:tcW w:w="4056" w:type="dxa"/>
            <w:shd w:val="clear" w:color="auto" w:fill="BFBFBF" w:themeFill="background1" w:themeFillShade="BF"/>
            <w:noWrap/>
            <w:vAlign w:val="bottom"/>
          </w:tcPr>
          <w:p w14:paraId="1AF7B429" w14:textId="77777777" w:rsidR="009E5F89" w:rsidRPr="009F15CB" w:rsidRDefault="009E5F89" w:rsidP="003A605E">
            <w:pPr>
              <w:rPr>
                <w:b/>
                <w:szCs w:val="22"/>
                <w:lang w:val="en-GB"/>
              </w:rPr>
            </w:pPr>
            <w:r>
              <w:rPr>
                <w:b/>
                <w:szCs w:val="22"/>
                <w:lang w:val="en-GB"/>
              </w:rPr>
              <w:t>Description</w:t>
            </w:r>
          </w:p>
        </w:tc>
        <w:tc>
          <w:tcPr>
            <w:tcW w:w="2689" w:type="dxa"/>
            <w:shd w:val="clear" w:color="auto" w:fill="BFBFBF" w:themeFill="background1" w:themeFillShade="BF"/>
            <w:vAlign w:val="bottom"/>
          </w:tcPr>
          <w:p w14:paraId="2BC7564C" w14:textId="77777777" w:rsidR="009E5F89" w:rsidRPr="009F15CB" w:rsidRDefault="009E5F89" w:rsidP="003A605E">
            <w:pPr>
              <w:rPr>
                <w:b/>
                <w:szCs w:val="22"/>
                <w:lang w:val="en-GB"/>
              </w:rPr>
            </w:pPr>
            <w:r>
              <w:rPr>
                <w:b/>
                <w:szCs w:val="22"/>
                <w:lang w:val="en-GB"/>
              </w:rPr>
              <w:t>Value</w:t>
            </w:r>
          </w:p>
        </w:tc>
        <w:tc>
          <w:tcPr>
            <w:tcW w:w="1272" w:type="dxa"/>
            <w:shd w:val="clear" w:color="auto" w:fill="BFBFBF" w:themeFill="background1" w:themeFillShade="BF"/>
            <w:vAlign w:val="bottom"/>
          </w:tcPr>
          <w:p w14:paraId="19466D71" w14:textId="77777777" w:rsidR="009E5F89" w:rsidRPr="009F15CB" w:rsidRDefault="009E5F89" w:rsidP="003A605E">
            <w:pPr>
              <w:rPr>
                <w:b/>
                <w:szCs w:val="22"/>
                <w:lang w:val="en-GB"/>
              </w:rPr>
            </w:pPr>
            <w:r>
              <w:rPr>
                <w:b/>
                <w:szCs w:val="22"/>
                <w:lang w:val="en-GB"/>
              </w:rPr>
              <w:t>Unit</w:t>
            </w:r>
          </w:p>
        </w:tc>
      </w:tr>
      <w:tr w:rsidR="009E5F89" w:rsidRPr="009F15CB" w14:paraId="46992998" w14:textId="77777777" w:rsidTr="003A605E">
        <w:trPr>
          <w:trHeight w:val="229"/>
        </w:trPr>
        <w:tc>
          <w:tcPr>
            <w:tcW w:w="882" w:type="dxa"/>
            <w:shd w:val="clear" w:color="auto" w:fill="auto"/>
            <w:noWrap/>
            <w:vAlign w:val="bottom"/>
            <w:hideMark/>
          </w:tcPr>
          <w:p w14:paraId="03AD079E" w14:textId="77777777" w:rsidR="009E5F89" w:rsidRPr="009F15CB" w:rsidRDefault="009E5F89" w:rsidP="003A605E">
            <w:pPr>
              <w:rPr>
                <w:b/>
                <w:bCs/>
                <w:szCs w:val="22"/>
                <w:lang w:val="en-GB"/>
              </w:rPr>
            </w:pPr>
            <w:r w:rsidRPr="009F15CB">
              <w:rPr>
                <w:b/>
                <w:bCs/>
                <w:szCs w:val="22"/>
                <w:lang w:val="en-GB"/>
              </w:rPr>
              <w:t>1</w:t>
            </w:r>
          </w:p>
        </w:tc>
        <w:tc>
          <w:tcPr>
            <w:tcW w:w="4056" w:type="dxa"/>
            <w:shd w:val="clear" w:color="auto" w:fill="auto"/>
            <w:noWrap/>
            <w:vAlign w:val="bottom"/>
            <w:hideMark/>
          </w:tcPr>
          <w:p w14:paraId="2009E6EE" w14:textId="77777777" w:rsidR="009E5F89" w:rsidRPr="009F15CB" w:rsidRDefault="009E5F89" w:rsidP="003A605E">
            <w:pPr>
              <w:rPr>
                <w:b/>
                <w:bCs/>
                <w:szCs w:val="22"/>
                <w:lang w:val="en-GB"/>
              </w:rPr>
            </w:pPr>
            <w:r w:rsidRPr="009F15CB">
              <w:rPr>
                <w:b/>
                <w:bCs/>
                <w:szCs w:val="22"/>
                <w:lang w:val="en-GB"/>
              </w:rPr>
              <w:t>General</w:t>
            </w:r>
          </w:p>
        </w:tc>
        <w:tc>
          <w:tcPr>
            <w:tcW w:w="2689" w:type="dxa"/>
            <w:shd w:val="clear" w:color="auto" w:fill="auto"/>
            <w:noWrap/>
            <w:vAlign w:val="bottom"/>
            <w:hideMark/>
          </w:tcPr>
          <w:p w14:paraId="36ED0A95" w14:textId="77777777" w:rsidR="009E5F89" w:rsidRPr="009F15CB" w:rsidRDefault="009E5F89" w:rsidP="003A605E">
            <w:pPr>
              <w:rPr>
                <w:b/>
                <w:bCs/>
                <w:szCs w:val="22"/>
                <w:lang w:val="en-GB"/>
              </w:rPr>
            </w:pPr>
          </w:p>
        </w:tc>
        <w:tc>
          <w:tcPr>
            <w:tcW w:w="1272" w:type="dxa"/>
            <w:shd w:val="clear" w:color="auto" w:fill="auto"/>
            <w:noWrap/>
            <w:vAlign w:val="bottom"/>
            <w:hideMark/>
          </w:tcPr>
          <w:p w14:paraId="3EBBD2F7" w14:textId="77777777" w:rsidR="009E5F89" w:rsidRPr="009F15CB" w:rsidRDefault="009E5F89" w:rsidP="003A605E">
            <w:pPr>
              <w:rPr>
                <w:szCs w:val="22"/>
                <w:lang w:val="en-GB"/>
              </w:rPr>
            </w:pPr>
          </w:p>
        </w:tc>
      </w:tr>
      <w:tr w:rsidR="009E5F89" w:rsidRPr="009F15CB" w14:paraId="4C39DDA4" w14:textId="77777777" w:rsidTr="003A605E">
        <w:trPr>
          <w:trHeight w:val="355"/>
        </w:trPr>
        <w:tc>
          <w:tcPr>
            <w:tcW w:w="882" w:type="dxa"/>
            <w:shd w:val="clear" w:color="auto" w:fill="auto"/>
            <w:noWrap/>
            <w:vAlign w:val="bottom"/>
            <w:hideMark/>
          </w:tcPr>
          <w:p w14:paraId="7CDD7A37" w14:textId="77777777" w:rsidR="009E5F89" w:rsidRPr="009F15CB" w:rsidRDefault="009E5F89" w:rsidP="003A605E">
            <w:pPr>
              <w:rPr>
                <w:szCs w:val="22"/>
                <w:lang w:val="en-GB"/>
              </w:rPr>
            </w:pPr>
          </w:p>
        </w:tc>
        <w:tc>
          <w:tcPr>
            <w:tcW w:w="4056" w:type="dxa"/>
            <w:shd w:val="clear" w:color="auto" w:fill="auto"/>
            <w:noWrap/>
            <w:vAlign w:val="bottom"/>
            <w:hideMark/>
          </w:tcPr>
          <w:p w14:paraId="57A6938E" w14:textId="77777777" w:rsidR="009E5F89" w:rsidRPr="009F15CB" w:rsidRDefault="009E5F89" w:rsidP="003A605E">
            <w:pPr>
              <w:rPr>
                <w:szCs w:val="22"/>
                <w:lang w:val="en-GB"/>
              </w:rPr>
            </w:pPr>
            <w:r w:rsidRPr="009F15CB">
              <w:rPr>
                <w:szCs w:val="22"/>
                <w:lang w:val="en-GB"/>
              </w:rPr>
              <w:t xml:space="preserve">Type of Power Plant </w:t>
            </w:r>
          </w:p>
        </w:tc>
        <w:tc>
          <w:tcPr>
            <w:tcW w:w="2689" w:type="dxa"/>
            <w:shd w:val="clear" w:color="auto" w:fill="auto"/>
            <w:noWrap/>
            <w:vAlign w:val="bottom"/>
            <w:hideMark/>
          </w:tcPr>
          <w:p w14:paraId="2C7786EE" w14:textId="487B22E8" w:rsidR="009E5F89" w:rsidRPr="009F15CB" w:rsidRDefault="003A605E" w:rsidP="003A605E">
            <w:pPr>
              <w:rPr>
                <w:szCs w:val="22"/>
                <w:lang w:val="en-GB"/>
              </w:rPr>
            </w:pPr>
            <w:r>
              <w:rPr>
                <w:szCs w:val="22"/>
                <w:lang w:val="en-GB"/>
              </w:rPr>
              <w:t xml:space="preserve">Run off river with daily </w:t>
            </w:r>
            <w:proofErr w:type="spellStart"/>
            <w:r>
              <w:rPr>
                <w:szCs w:val="22"/>
                <w:lang w:val="en-GB"/>
              </w:rPr>
              <w:t>pondage</w:t>
            </w:r>
            <w:proofErr w:type="spellEnd"/>
          </w:p>
        </w:tc>
        <w:tc>
          <w:tcPr>
            <w:tcW w:w="1272" w:type="dxa"/>
            <w:shd w:val="clear" w:color="auto" w:fill="auto"/>
            <w:noWrap/>
            <w:vAlign w:val="bottom"/>
            <w:hideMark/>
          </w:tcPr>
          <w:p w14:paraId="008011DC" w14:textId="77777777" w:rsidR="009E5F89" w:rsidRPr="009F15CB" w:rsidRDefault="009E5F89" w:rsidP="003A605E">
            <w:pPr>
              <w:rPr>
                <w:szCs w:val="22"/>
                <w:lang w:val="en-GB"/>
              </w:rPr>
            </w:pPr>
          </w:p>
        </w:tc>
      </w:tr>
      <w:tr w:rsidR="009E5F89" w:rsidRPr="009F15CB" w14:paraId="29BD4DC8" w14:textId="77777777" w:rsidTr="003A605E">
        <w:trPr>
          <w:trHeight w:val="201"/>
        </w:trPr>
        <w:tc>
          <w:tcPr>
            <w:tcW w:w="882" w:type="dxa"/>
            <w:shd w:val="clear" w:color="auto" w:fill="auto"/>
            <w:noWrap/>
            <w:vAlign w:val="bottom"/>
            <w:hideMark/>
          </w:tcPr>
          <w:p w14:paraId="62F8C9AC" w14:textId="77777777" w:rsidR="009E5F89" w:rsidRPr="009F15CB" w:rsidRDefault="009E5F89" w:rsidP="003A605E">
            <w:pPr>
              <w:rPr>
                <w:szCs w:val="22"/>
                <w:lang w:val="en-GB"/>
              </w:rPr>
            </w:pPr>
          </w:p>
        </w:tc>
        <w:tc>
          <w:tcPr>
            <w:tcW w:w="4056" w:type="dxa"/>
            <w:shd w:val="clear" w:color="auto" w:fill="auto"/>
            <w:noWrap/>
            <w:vAlign w:val="bottom"/>
            <w:hideMark/>
          </w:tcPr>
          <w:p w14:paraId="7D5DC2C4" w14:textId="77777777" w:rsidR="009E5F89" w:rsidRPr="009F15CB" w:rsidRDefault="009E5F89" w:rsidP="003A605E">
            <w:pPr>
              <w:rPr>
                <w:szCs w:val="22"/>
                <w:lang w:val="en-GB"/>
              </w:rPr>
            </w:pPr>
            <w:r w:rsidRPr="009F15CB">
              <w:rPr>
                <w:szCs w:val="22"/>
                <w:lang w:val="en-GB"/>
              </w:rPr>
              <w:t>Capacity</w:t>
            </w:r>
          </w:p>
        </w:tc>
        <w:tc>
          <w:tcPr>
            <w:tcW w:w="2689" w:type="dxa"/>
            <w:shd w:val="clear" w:color="auto" w:fill="auto"/>
            <w:noWrap/>
            <w:vAlign w:val="bottom"/>
            <w:hideMark/>
          </w:tcPr>
          <w:p w14:paraId="1105E001" w14:textId="77777777" w:rsidR="009E5F89" w:rsidRPr="009F15CB" w:rsidRDefault="009E5F89" w:rsidP="003A605E">
            <w:pPr>
              <w:rPr>
                <w:szCs w:val="22"/>
                <w:lang w:val="en-GB"/>
              </w:rPr>
            </w:pPr>
            <w:r w:rsidRPr="009F15CB">
              <w:rPr>
                <w:szCs w:val="22"/>
                <w:lang w:val="en-GB"/>
              </w:rPr>
              <w:t>12 MW</w:t>
            </w:r>
          </w:p>
        </w:tc>
        <w:tc>
          <w:tcPr>
            <w:tcW w:w="1272" w:type="dxa"/>
            <w:shd w:val="clear" w:color="auto" w:fill="auto"/>
            <w:noWrap/>
            <w:vAlign w:val="bottom"/>
            <w:hideMark/>
          </w:tcPr>
          <w:p w14:paraId="296F3126" w14:textId="77777777" w:rsidR="009E5F89" w:rsidRPr="009F15CB" w:rsidRDefault="009E5F89" w:rsidP="003A605E">
            <w:pPr>
              <w:rPr>
                <w:szCs w:val="22"/>
                <w:lang w:val="en-GB"/>
              </w:rPr>
            </w:pPr>
          </w:p>
        </w:tc>
      </w:tr>
      <w:tr w:rsidR="009E5F89" w:rsidRPr="009F15CB" w14:paraId="31FA4C54" w14:textId="77777777" w:rsidTr="003A605E">
        <w:trPr>
          <w:trHeight w:val="201"/>
        </w:trPr>
        <w:tc>
          <w:tcPr>
            <w:tcW w:w="882" w:type="dxa"/>
            <w:shd w:val="clear" w:color="auto" w:fill="auto"/>
            <w:noWrap/>
            <w:vAlign w:val="bottom"/>
            <w:hideMark/>
          </w:tcPr>
          <w:p w14:paraId="5E5DB65D" w14:textId="77777777" w:rsidR="009E5F89" w:rsidRPr="009F15CB" w:rsidRDefault="009E5F89" w:rsidP="003A605E">
            <w:pPr>
              <w:rPr>
                <w:szCs w:val="22"/>
                <w:lang w:val="en-GB"/>
              </w:rPr>
            </w:pPr>
          </w:p>
        </w:tc>
        <w:tc>
          <w:tcPr>
            <w:tcW w:w="4056" w:type="dxa"/>
            <w:shd w:val="clear" w:color="auto" w:fill="auto"/>
            <w:noWrap/>
            <w:vAlign w:val="bottom"/>
            <w:hideMark/>
          </w:tcPr>
          <w:p w14:paraId="4C29FD47" w14:textId="77777777" w:rsidR="009E5F89" w:rsidRPr="009F15CB" w:rsidRDefault="009E5F89" w:rsidP="003A605E">
            <w:pPr>
              <w:rPr>
                <w:szCs w:val="22"/>
                <w:lang w:val="en-GB"/>
              </w:rPr>
            </w:pPr>
            <w:r w:rsidRPr="009F15CB">
              <w:rPr>
                <w:szCs w:val="22"/>
                <w:lang w:val="en-GB"/>
              </w:rPr>
              <w:t>Type of Scheme</w:t>
            </w:r>
          </w:p>
        </w:tc>
        <w:tc>
          <w:tcPr>
            <w:tcW w:w="2689" w:type="dxa"/>
            <w:shd w:val="clear" w:color="auto" w:fill="auto"/>
            <w:noWrap/>
            <w:vAlign w:val="bottom"/>
            <w:hideMark/>
          </w:tcPr>
          <w:p w14:paraId="01E6716D" w14:textId="77777777" w:rsidR="009E5F89" w:rsidRPr="009F15CB" w:rsidRDefault="009E5F89" w:rsidP="003A605E">
            <w:pPr>
              <w:rPr>
                <w:szCs w:val="22"/>
                <w:lang w:val="en-GB"/>
              </w:rPr>
            </w:pPr>
            <w:r w:rsidRPr="009F15CB">
              <w:rPr>
                <w:szCs w:val="22"/>
                <w:lang w:val="en-GB"/>
              </w:rPr>
              <w:t>Run-of-river</w:t>
            </w:r>
          </w:p>
        </w:tc>
        <w:tc>
          <w:tcPr>
            <w:tcW w:w="1272" w:type="dxa"/>
            <w:shd w:val="clear" w:color="auto" w:fill="auto"/>
            <w:noWrap/>
            <w:vAlign w:val="bottom"/>
            <w:hideMark/>
          </w:tcPr>
          <w:p w14:paraId="009A13E8" w14:textId="77777777" w:rsidR="009E5F89" w:rsidRPr="009F15CB" w:rsidRDefault="009E5F89" w:rsidP="003A605E">
            <w:pPr>
              <w:rPr>
                <w:szCs w:val="22"/>
                <w:lang w:val="en-GB"/>
              </w:rPr>
            </w:pPr>
          </w:p>
        </w:tc>
      </w:tr>
      <w:tr w:rsidR="009E5F89" w:rsidRPr="009F15CB" w14:paraId="1E0EE33A" w14:textId="77777777" w:rsidTr="003A605E">
        <w:trPr>
          <w:trHeight w:val="201"/>
        </w:trPr>
        <w:tc>
          <w:tcPr>
            <w:tcW w:w="882" w:type="dxa"/>
            <w:shd w:val="clear" w:color="auto" w:fill="auto"/>
            <w:noWrap/>
            <w:vAlign w:val="bottom"/>
            <w:hideMark/>
          </w:tcPr>
          <w:p w14:paraId="6A4F00F5" w14:textId="77777777" w:rsidR="009E5F89" w:rsidRPr="009F15CB" w:rsidRDefault="009E5F89" w:rsidP="003A605E">
            <w:pPr>
              <w:rPr>
                <w:szCs w:val="22"/>
                <w:lang w:val="en-GB"/>
              </w:rPr>
            </w:pPr>
          </w:p>
        </w:tc>
        <w:tc>
          <w:tcPr>
            <w:tcW w:w="4056" w:type="dxa"/>
            <w:shd w:val="clear" w:color="auto" w:fill="auto"/>
            <w:noWrap/>
            <w:vAlign w:val="bottom"/>
            <w:hideMark/>
          </w:tcPr>
          <w:p w14:paraId="73E4AAE1" w14:textId="77777777" w:rsidR="009E5F89" w:rsidRPr="009F15CB" w:rsidRDefault="009E5F89" w:rsidP="003A605E">
            <w:pPr>
              <w:rPr>
                <w:szCs w:val="22"/>
                <w:lang w:val="en-GB"/>
              </w:rPr>
            </w:pPr>
            <w:r w:rsidRPr="009F15CB">
              <w:rPr>
                <w:szCs w:val="22"/>
                <w:lang w:val="en-GB"/>
              </w:rPr>
              <w:t xml:space="preserve">Net Head </w:t>
            </w:r>
          </w:p>
        </w:tc>
        <w:tc>
          <w:tcPr>
            <w:tcW w:w="2689" w:type="dxa"/>
            <w:shd w:val="clear" w:color="auto" w:fill="auto"/>
            <w:noWrap/>
            <w:vAlign w:val="bottom"/>
            <w:hideMark/>
          </w:tcPr>
          <w:p w14:paraId="267C633D" w14:textId="77777777" w:rsidR="009E5F89" w:rsidRPr="009F15CB" w:rsidRDefault="009E5F89" w:rsidP="003A605E">
            <w:pPr>
              <w:rPr>
                <w:szCs w:val="22"/>
                <w:lang w:val="en-GB"/>
              </w:rPr>
            </w:pPr>
            <w:r w:rsidRPr="009F15CB">
              <w:rPr>
                <w:szCs w:val="22"/>
                <w:lang w:val="en-GB"/>
              </w:rPr>
              <w:t>205</w:t>
            </w:r>
          </w:p>
        </w:tc>
        <w:tc>
          <w:tcPr>
            <w:tcW w:w="1272" w:type="dxa"/>
            <w:shd w:val="clear" w:color="auto" w:fill="auto"/>
            <w:noWrap/>
            <w:vAlign w:val="bottom"/>
            <w:hideMark/>
          </w:tcPr>
          <w:p w14:paraId="0CF7EB69" w14:textId="77777777" w:rsidR="009E5F89" w:rsidRPr="009F15CB" w:rsidRDefault="009E5F89" w:rsidP="003A605E">
            <w:pPr>
              <w:rPr>
                <w:szCs w:val="22"/>
                <w:lang w:val="en-GB"/>
              </w:rPr>
            </w:pPr>
            <w:r w:rsidRPr="009F15CB">
              <w:rPr>
                <w:szCs w:val="22"/>
                <w:lang w:val="en-GB"/>
              </w:rPr>
              <w:t>m</w:t>
            </w:r>
          </w:p>
        </w:tc>
      </w:tr>
      <w:tr w:rsidR="009E5F89" w:rsidRPr="009F15CB" w14:paraId="25B9E17A" w14:textId="77777777" w:rsidTr="003A605E">
        <w:trPr>
          <w:trHeight w:val="201"/>
        </w:trPr>
        <w:tc>
          <w:tcPr>
            <w:tcW w:w="882" w:type="dxa"/>
            <w:shd w:val="clear" w:color="auto" w:fill="auto"/>
            <w:noWrap/>
            <w:vAlign w:val="bottom"/>
            <w:hideMark/>
          </w:tcPr>
          <w:p w14:paraId="3C2FF7DF" w14:textId="77777777" w:rsidR="009E5F89" w:rsidRPr="009F15CB" w:rsidRDefault="009E5F89" w:rsidP="003A605E">
            <w:pPr>
              <w:rPr>
                <w:szCs w:val="22"/>
                <w:lang w:val="en-GB"/>
              </w:rPr>
            </w:pPr>
          </w:p>
        </w:tc>
        <w:tc>
          <w:tcPr>
            <w:tcW w:w="4056" w:type="dxa"/>
            <w:shd w:val="clear" w:color="auto" w:fill="auto"/>
            <w:noWrap/>
            <w:vAlign w:val="bottom"/>
            <w:hideMark/>
          </w:tcPr>
          <w:p w14:paraId="1744EAA6" w14:textId="77777777" w:rsidR="009E5F89" w:rsidRPr="009F15CB" w:rsidRDefault="009E5F89" w:rsidP="003A605E">
            <w:pPr>
              <w:rPr>
                <w:szCs w:val="22"/>
                <w:lang w:val="en-GB"/>
              </w:rPr>
            </w:pPr>
            <w:r w:rsidRPr="009F15CB">
              <w:rPr>
                <w:szCs w:val="22"/>
                <w:lang w:val="en-GB"/>
              </w:rPr>
              <w:t>Discharge</w:t>
            </w:r>
          </w:p>
        </w:tc>
        <w:tc>
          <w:tcPr>
            <w:tcW w:w="2689" w:type="dxa"/>
            <w:shd w:val="clear" w:color="auto" w:fill="auto"/>
            <w:noWrap/>
            <w:vAlign w:val="bottom"/>
            <w:hideMark/>
          </w:tcPr>
          <w:p w14:paraId="49EAA477" w14:textId="77777777" w:rsidR="009E5F89" w:rsidRPr="009F15CB" w:rsidRDefault="009E5F89" w:rsidP="003A605E">
            <w:pPr>
              <w:rPr>
                <w:szCs w:val="22"/>
                <w:lang w:val="en-GB"/>
              </w:rPr>
            </w:pPr>
            <w:r w:rsidRPr="009F15CB">
              <w:rPr>
                <w:szCs w:val="22"/>
                <w:lang w:val="en-GB"/>
              </w:rPr>
              <w:t xml:space="preserve">7 </w:t>
            </w:r>
          </w:p>
        </w:tc>
        <w:tc>
          <w:tcPr>
            <w:tcW w:w="1272" w:type="dxa"/>
            <w:shd w:val="clear" w:color="auto" w:fill="auto"/>
            <w:noWrap/>
            <w:vAlign w:val="bottom"/>
            <w:hideMark/>
          </w:tcPr>
          <w:p w14:paraId="49B451FB" w14:textId="77777777" w:rsidR="009E5F89" w:rsidRPr="009F15CB" w:rsidRDefault="009E5F89" w:rsidP="003A605E">
            <w:pPr>
              <w:rPr>
                <w:szCs w:val="22"/>
                <w:lang w:val="en-GB"/>
              </w:rPr>
            </w:pPr>
            <w:r w:rsidRPr="009F15CB">
              <w:rPr>
                <w:szCs w:val="22"/>
                <w:lang w:val="en-GB"/>
              </w:rPr>
              <w:t>m</w:t>
            </w:r>
            <w:r w:rsidRPr="009F15CB">
              <w:rPr>
                <w:szCs w:val="22"/>
                <w:vertAlign w:val="superscript"/>
                <w:lang w:val="en-GB"/>
              </w:rPr>
              <w:t>3</w:t>
            </w:r>
            <w:r w:rsidRPr="009F15CB">
              <w:rPr>
                <w:szCs w:val="22"/>
                <w:lang w:val="en-GB"/>
              </w:rPr>
              <w:t>/s</w:t>
            </w:r>
          </w:p>
        </w:tc>
      </w:tr>
      <w:tr w:rsidR="009E5F89" w:rsidRPr="009F15CB" w14:paraId="326793BE" w14:textId="77777777" w:rsidTr="003A605E">
        <w:trPr>
          <w:trHeight w:val="201"/>
        </w:trPr>
        <w:tc>
          <w:tcPr>
            <w:tcW w:w="882" w:type="dxa"/>
            <w:shd w:val="clear" w:color="auto" w:fill="auto"/>
            <w:noWrap/>
            <w:vAlign w:val="bottom"/>
            <w:hideMark/>
          </w:tcPr>
          <w:p w14:paraId="670BD03F" w14:textId="77777777" w:rsidR="009E5F89" w:rsidRPr="009F15CB" w:rsidRDefault="009E5F89" w:rsidP="003A605E">
            <w:pPr>
              <w:rPr>
                <w:szCs w:val="22"/>
                <w:lang w:val="en-GB"/>
              </w:rPr>
            </w:pPr>
          </w:p>
        </w:tc>
        <w:tc>
          <w:tcPr>
            <w:tcW w:w="4056" w:type="dxa"/>
            <w:shd w:val="clear" w:color="auto" w:fill="auto"/>
            <w:noWrap/>
            <w:vAlign w:val="bottom"/>
            <w:hideMark/>
          </w:tcPr>
          <w:p w14:paraId="4B40F34D" w14:textId="77777777" w:rsidR="009E5F89" w:rsidRPr="009F15CB" w:rsidRDefault="009E5F89" w:rsidP="003A605E">
            <w:pPr>
              <w:rPr>
                <w:szCs w:val="22"/>
                <w:lang w:val="en-GB"/>
              </w:rPr>
            </w:pPr>
            <w:r w:rsidRPr="009F15CB">
              <w:rPr>
                <w:szCs w:val="22"/>
                <w:lang w:val="en-GB"/>
              </w:rPr>
              <w:t>Annual Energy Production</w:t>
            </w:r>
          </w:p>
        </w:tc>
        <w:tc>
          <w:tcPr>
            <w:tcW w:w="2689" w:type="dxa"/>
            <w:shd w:val="clear" w:color="auto" w:fill="auto"/>
            <w:noWrap/>
            <w:vAlign w:val="bottom"/>
            <w:hideMark/>
          </w:tcPr>
          <w:p w14:paraId="15C2B8D3" w14:textId="77777777" w:rsidR="009E5F89" w:rsidRPr="009F15CB" w:rsidRDefault="009E5F89" w:rsidP="003A605E">
            <w:pPr>
              <w:rPr>
                <w:szCs w:val="22"/>
                <w:lang w:val="en-GB"/>
              </w:rPr>
            </w:pPr>
            <w:r w:rsidRPr="009F15CB">
              <w:rPr>
                <w:szCs w:val="22"/>
                <w:lang w:val="en-GB"/>
              </w:rPr>
              <w:t xml:space="preserve">72 </w:t>
            </w:r>
          </w:p>
        </w:tc>
        <w:tc>
          <w:tcPr>
            <w:tcW w:w="1272" w:type="dxa"/>
            <w:shd w:val="clear" w:color="auto" w:fill="auto"/>
            <w:noWrap/>
            <w:vAlign w:val="bottom"/>
            <w:hideMark/>
          </w:tcPr>
          <w:p w14:paraId="6A39470C" w14:textId="45EDC954" w:rsidR="009E5F89" w:rsidRPr="009F15CB" w:rsidRDefault="00EB624F" w:rsidP="003A605E">
            <w:pPr>
              <w:rPr>
                <w:szCs w:val="22"/>
                <w:lang w:val="en-GB"/>
              </w:rPr>
            </w:pPr>
            <w:proofErr w:type="spellStart"/>
            <w:r>
              <w:rPr>
                <w:szCs w:val="22"/>
                <w:lang w:val="en-GB"/>
              </w:rPr>
              <w:t>GWh</w:t>
            </w:r>
            <w:proofErr w:type="spellEnd"/>
          </w:p>
        </w:tc>
      </w:tr>
      <w:tr w:rsidR="009E5F89" w:rsidRPr="009F15CB" w14:paraId="4211B117" w14:textId="77777777" w:rsidTr="003A605E">
        <w:trPr>
          <w:trHeight w:val="201"/>
        </w:trPr>
        <w:tc>
          <w:tcPr>
            <w:tcW w:w="882" w:type="dxa"/>
            <w:shd w:val="clear" w:color="auto" w:fill="auto"/>
            <w:noWrap/>
            <w:vAlign w:val="bottom"/>
            <w:hideMark/>
          </w:tcPr>
          <w:p w14:paraId="4A9BA794" w14:textId="77777777" w:rsidR="009E5F89" w:rsidRPr="009F15CB" w:rsidRDefault="009E5F89" w:rsidP="003A605E">
            <w:pPr>
              <w:rPr>
                <w:b/>
                <w:bCs/>
                <w:szCs w:val="22"/>
                <w:lang w:val="en-GB"/>
              </w:rPr>
            </w:pPr>
            <w:r w:rsidRPr="009F15CB">
              <w:rPr>
                <w:b/>
                <w:bCs/>
                <w:szCs w:val="22"/>
                <w:lang w:val="en-GB"/>
              </w:rPr>
              <w:t>2</w:t>
            </w:r>
          </w:p>
        </w:tc>
        <w:tc>
          <w:tcPr>
            <w:tcW w:w="4056" w:type="dxa"/>
            <w:shd w:val="clear" w:color="auto" w:fill="auto"/>
            <w:noWrap/>
            <w:vAlign w:val="bottom"/>
            <w:hideMark/>
          </w:tcPr>
          <w:p w14:paraId="5078C483" w14:textId="77777777" w:rsidR="009E5F89" w:rsidRPr="009F15CB" w:rsidRDefault="009E5F89" w:rsidP="003A605E">
            <w:pPr>
              <w:rPr>
                <w:b/>
                <w:bCs/>
                <w:szCs w:val="22"/>
                <w:lang w:val="en-GB"/>
              </w:rPr>
            </w:pPr>
            <w:r w:rsidRPr="009F15CB">
              <w:rPr>
                <w:b/>
                <w:bCs/>
                <w:szCs w:val="22"/>
                <w:lang w:val="en-GB"/>
              </w:rPr>
              <w:t>Headworks</w:t>
            </w:r>
          </w:p>
        </w:tc>
        <w:tc>
          <w:tcPr>
            <w:tcW w:w="2689" w:type="dxa"/>
            <w:shd w:val="clear" w:color="auto" w:fill="auto"/>
            <w:noWrap/>
            <w:vAlign w:val="bottom"/>
            <w:hideMark/>
          </w:tcPr>
          <w:p w14:paraId="4417B712" w14:textId="77777777" w:rsidR="009E5F89" w:rsidRPr="009F15CB" w:rsidRDefault="009E5F89" w:rsidP="003A605E">
            <w:pPr>
              <w:rPr>
                <w:b/>
                <w:bCs/>
                <w:szCs w:val="22"/>
                <w:lang w:val="en-GB"/>
              </w:rPr>
            </w:pPr>
          </w:p>
        </w:tc>
        <w:tc>
          <w:tcPr>
            <w:tcW w:w="1272" w:type="dxa"/>
            <w:shd w:val="clear" w:color="auto" w:fill="auto"/>
            <w:noWrap/>
            <w:vAlign w:val="bottom"/>
            <w:hideMark/>
          </w:tcPr>
          <w:p w14:paraId="5CD71371" w14:textId="77777777" w:rsidR="009E5F89" w:rsidRPr="009F15CB" w:rsidRDefault="009E5F89" w:rsidP="003A605E">
            <w:pPr>
              <w:rPr>
                <w:szCs w:val="22"/>
                <w:lang w:val="en-GB"/>
              </w:rPr>
            </w:pPr>
          </w:p>
        </w:tc>
      </w:tr>
      <w:tr w:rsidR="009E5F89" w:rsidRPr="009F15CB" w14:paraId="7C436995" w14:textId="77777777" w:rsidTr="003A605E">
        <w:trPr>
          <w:trHeight w:val="201"/>
        </w:trPr>
        <w:tc>
          <w:tcPr>
            <w:tcW w:w="882" w:type="dxa"/>
            <w:shd w:val="clear" w:color="auto" w:fill="auto"/>
            <w:noWrap/>
            <w:vAlign w:val="bottom"/>
          </w:tcPr>
          <w:p w14:paraId="3BC38D6E" w14:textId="77777777" w:rsidR="009E5F89" w:rsidRPr="009F15CB" w:rsidRDefault="009E5F89" w:rsidP="003A605E">
            <w:pPr>
              <w:rPr>
                <w:b/>
                <w:bCs/>
                <w:szCs w:val="22"/>
                <w:lang w:val="en-GB"/>
              </w:rPr>
            </w:pPr>
          </w:p>
        </w:tc>
        <w:tc>
          <w:tcPr>
            <w:tcW w:w="4056" w:type="dxa"/>
            <w:shd w:val="clear" w:color="auto" w:fill="auto"/>
            <w:noWrap/>
            <w:vAlign w:val="bottom"/>
          </w:tcPr>
          <w:p w14:paraId="58159924" w14:textId="77777777" w:rsidR="009E5F89" w:rsidRPr="009F15CB" w:rsidRDefault="009E5F89" w:rsidP="003A605E">
            <w:pPr>
              <w:rPr>
                <w:b/>
                <w:bCs/>
                <w:szCs w:val="22"/>
                <w:lang w:val="en-GB"/>
              </w:rPr>
            </w:pPr>
            <w:r w:rsidRPr="009F15CB">
              <w:rPr>
                <w:b/>
                <w:bCs/>
                <w:szCs w:val="22"/>
                <w:lang w:val="en-GB"/>
              </w:rPr>
              <w:t>River Training:</w:t>
            </w:r>
          </w:p>
        </w:tc>
        <w:tc>
          <w:tcPr>
            <w:tcW w:w="2689" w:type="dxa"/>
            <w:shd w:val="clear" w:color="auto" w:fill="auto"/>
            <w:noWrap/>
            <w:vAlign w:val="bottom"/>
          </w:tcPr>
          <w:p w14:paraId="4FA0CE4C" w14:textId="77777777" w:rsidR="009E5F89" w:rsidRPr="009F15CB" w:rsidRDefault="009E5F89" w:rsidP="003A605E">
            <w:pPr>
              <w:rPr>
                <w:bCs/>
                <w:szCs w:val="22"/>
                <w:lang w:val="en-GB"/>
              </w:rPr>
            </w:pPr>
            <w:r w:rsidRPr="009F15CB">
              <w:rPr>
                <w:bCs/>
                <w:szCs w:val="22"/>
                <w:lang w:val="en-GB"/>
              </w:rPr>
              <w:t>Gabion stabilisation of 2km long channel</w:t>
            </w:r>
          </w:p>
        </w:tc>
        <w:tc>
          <w:tcPr>
            <w:tcW w:w="1272" w:type="dxa"/>
            <w:shd w:val="clear" w:color="auto" w:fill="auto"/>
            <w:noWrap/>
            <w:vAlign w:val="bottom"/>
          </w:tcPr>
          <w:p w14:paraId="671719BE" w14:textId="77777777" w:rsidR="009E5F89" w:rsidRPr="009F15CB" w:rsidRDefault="009E5F89" w:rsidP="003A605E">
            <w:pPr>
              <w:rPr>
                <w:szCs w:val="22"/>
                <w:lang w:val="en-GB"/>
              </w:rPr>
            </w:pPr>
          </w:p>
        </w:tc>
      </w:tr>
      <w:tr w:rsidR="009E5F89" w:rsidRPr="009F15CB" w14:paraId="21BBBBA8" w14:textId="77777777" w:rsidTr="003A605E">
        <w:trPr>
          <w:trHeight w:val="201"/>
        </w:trPr>
        <w:tc>
          <w:tcPr>
            <w:tcW w:w="882" w:type="dxa"/>
            <w:shd w:val="clear" w:color="auto" w:fill="auto"/>
            <w:noWrap/>
            <w:vAlign w:val="bottom"/>
            <w:hideMark/>
          </w:tcPr>
          <w:p w14:paraId="413677FC" w14:textId="77777777" w:rsidR="009E5F89" w:rsidRPr="009F15CB" w:rsidRDefault="009E5F89" w:rsidP="003A605E">
            <w:pPr>
              <w:rPr>
                <w:szCs w:val="22"/>
                <w:lang w:val="en-GB"/>
              </w:rPr>
            </w:pPr>
          </w:p>
        </w:tc>
        <w:tc>
          <w:tcPr>
            <w:tcW w:w="4056" w:type="dxa"/>
            <w:shd w:val="clear" w:color="auto" w:fill="auto"/>
            <w:noWrap/>
            <w:vAlign w:val="bottom"/>
            <w:hideMark/>
          </w:tcPr>
          <w:p w14:paraId="61A5C5F4" w14:textId="77777777" w:rsidR="009E5F89" w:rsidRPr="009F15CB" w:rsidRDefault="009E5F89" w:rsidP="003A605E">
            <w:pPr>
              <w:rPr>
                <w:b/>
                <w:szCs w:val="22"/>
                <w:lang w:val="en-GB"/>
              </w:rPr>
            </w:pPr>
            <w:r w:rsidRPr="009F15CB">
              <w:rPr>
                <w:b/>
                <w:szCs w:val="22"/>
                <w:lang w:val="en-GB"/>
              </w:rPr>
              <w:t>Diversion Weir:</w:t>
            </w:r>
          </w:p>
        </w:tc>
        <w:tc>
          <w:tcPr>
            <w:tcW w:w="2689" w:type="dxa"/>
            <w:shd w:val="clear" w:color="auto" w:fill="auto"/>
            <w:noWrap/>
            <w:vAlign w:val="bottom"/>
            <w:hideMark/>
          </w:tcPr>
          <w:p w14:paraId="2FA7FF74" w14:textId="77777777" w:rsidR="009E5F89" w:rsidRPr="009F15CB" w:rsidRDefault="009E5F89" w:rsidP="003A605E">
            <w:pPr>
              <w:rPr>
                <w:szCs w:val="22"/>
                <w:lang w:val="en-GB"/>
              </w:rPr>
            </w:pPr>
          </w:p>
        </w:tc>
        <w:tc>
          <w:tcPr>
            <w:tcW w:w="1272" w:type="dxa"/>
            <w:shd w:val="clear" w:color="auto" w:fill="auto"/>
            <w:noWrap/>
            <w:vAlign w:val="bottom"/>
            <w:hideMark/>
          </w:tcPr>
          <w:p w14:paraId="5AFFC880" w14:textId="77777777" w:rsidR="009E5F89" w:rsidRPr="009F15CB" w:rsidRDefault="009E5F89" w:rsidP="003A605E">
            <w:pPr>
              <w:rPr>
                <w:szCs w:val="22"/>
                <w:lang w:val="en-GB"/>
              </w:rPr>
            </w:pPr>
          </w:p>
        </w:tc>
      </w:tr>
      <w:tr w:rsidR="009E5F89" w:rsidRPr="009F15CB" w14:paraId="14119093" w14:textId="77777777" w:rsidTr="003A605E">
        <w:trPr>
          <w:trHeight w:val="201"/>
        </w:trPr>
        <w:tc>
          <w:tcPr>
            <w:tcW w:w="882" w:type="dxa"/>
            <w:shd w:val="clear" w:color="auto" w:fill="auto"/>
            <w:noWrap/>
            <w:vAlign w:val="bottom"/>
            <w:hideMark/>
          </w:tcPr>
          <w:p w14:paraId="3A1AD7C0" w14:textId="77777777" w:rsidR="009E5F89" w:rsidRPr="009F15CB" w:rsidRDefault="009E5F89" w:rsidP="003A605E">
            <w:pPr>
              <w:rPr>
                <w:szCs w:val="22"/>
                <w:lang w:val="en-GB"/>
              </w:rPr>
            </w:pPr>
          </w:p>
        </w:tc>
        <w:tc>
          <w:tcPr>
            <w:tcW w:w="4056" w:type="dxa"/>
            <w:shd w:val="clear" w:color="auto" w:fill="auto"/>
            <w:noWrap/>
            <w:vAlign w:val="bottom"/>
            <w:hideMark/>
          </w:tcPr>
          <w:p w14:paraId="32D3B1AC" w14:textId="77777777" w:rsidR="009E5F89" w:rsidRPr="009F15CB" w:rsidRDefault="009E5F89" w:rsidP="003A605E">
            <w:pPr>
              <w:rPr>
                <w:szCs w:val="22"/>
                <w:lang w:val="en-GB"/>
              </w:rPr>
            </w:pPr>
            <w:r w:rsidRPr="009F15CB">
              <w:rPr>
                <w:szCs w:val="22"/>
                <w:lang w:val="en-GB"/>
              </w:rPr>
              <w:t>Overflow length</w:t>
            </w:r>
          </w:p>
        </w:tc>
        <w:tc>
          <w:tcPr>
            <w:tcW w:w="2689" w:type="dxa"/>
            <w:shd w:val="clear" w:color="auto" w:fill="auto"/>
            <w:noWrap/>
            <w:vAlign w:val="bottom"/>
            <w:hideMark/>
          </w:tcPr>
          <w:p w14:paraId="7E53F3EA" w14:textId="77777777" w:rsidR="009E5F89" w:rsidRPr="009F15CB" w:rsidRDefault="009E5F89" w:rsidP="003A605E">
            <w:pPr>
              <w:rPr>
                <w:szCs w:val="22"/>
                <w:lang w:val="en-GB"/>
              </w:rPr>
            </w:pPr>
            <w:r w:rsidRPr="009F15CB">
              <w:rPr>
                <w:szCs w:val="22"/>
                <w:lang w:val="en-GB"/>
              </w:rPr>
              <w:t>205</w:t>
            </w:r>
          </w:p>
        </w:tc>
        <w:tc>
          <w:tcPr>
            <w:tcW w:w="1272" w:type="dxa"/>
            <w:shd w:val="clear" w:color="auto" w:fill="auto"/>
            <w:noWrap/>
            <w:vAlign w:val="bottom"/>
            <w:hideMark/>
          </w:tcPr>
          <w:p w14:paraId="75C14F71" w14:textId="77777777" w:rsidR="009E5F89" w:rsidRPr="009F15CB" w:rsidRDefault="009E5F89" w:rsidP="003A605E">
            <w:pPr>
              <w:rPr>
                <w:szCs w:val="22"/>
                <w:lang w:val="en-GB"/>
              </w:rPr>
            </w:pPr>
            <w:r w:rsidRPr="009F15CB">
              <w:rPr>
                <w:szCs w:val="22"/>
                <w:lang w:val="en-GB"/>
              </w:rPr>
              <w:t>m</w:t>
            </w:r>
          </w:p>
        </w:tc>
      </w:tr>
      <w:tr w:rsidR="009E5F89" w:rsidRPr="009F15CB" w14:paraId="7817DCD7" w14:textId="77777777" w:rsidTr="003A605E">
        <w:trPr>
          <w:trHeight w:val="201"/>
        </w:trPr>
        <w:tc>
          <w:tcPr>
            <w:tcW w:w="882" w:type="dxa"/>
            <w:shd w:val="clear" w:color="auto" w:fill="auto"/>
            <w:noWrap/>
            <w:vAlign w:val="bottom"/>
            <w:hideMark/>
          </w:tcPr>
          <w:p w14:paraId="00E407E3" w14:textId="77777777" w:rsidR="009E5F89" w:rsidRPr="009F15CB" w:rsidRDefault="009E5F89" w:rsidP="003A605E">
            <w:pPr>
              <w:rPr>
                <w:szCs w:val="22"/>
                <w:lang w:val="en-GB"/>
              </w:rPr>
            </w:pPr>
          </w:p>
        </w:tc>
        <w:tc>
          <w:tcPr>
            <w:tcW w:w="4056" w:type="dxa"/>
            <w:shd w:val="clear" w:color="auto" w:fill="auto"/>
            <w:noWrap/>
            <w:vAlign w:val="bottom"/>
            <w:hideMark/>
          </w:tcPr>
          <w:p w14:paraId="470F3095" w14:textId="77777777" w:rsidR="009E5F89" w:rsidRPr="009F15CB" w:rsidRDefault="009E5F89" w:rsidP="003A605E">
            <w:pPr>
              <w:rPr>
                <w:szCs w:val="22"/>
                <w:lang w:val="en-GB"/>
              </w:rPr>
            </w:pPr>
            <w:r w:rsidRPr="009F15CB">
              <w:rPr>
                <w:szCs w:val="22"/>
                <w:lang w:val="en-GB"/>
              </w:rPr>
              <w:t>Weir Crest Elevation</w:t>
            </w:r>
          </w:p>
        </w:tc>
        <w:tc>
          <w:tcPr>
            <w:tcW w:w="2689" w:type="dxa"/>
            <w:shd w:val="clear" w:color="auto" w:fill="auto"/>
            <w:noWrap/>
            <w:vAlign w:val="bottom"/>
            <w:hideMark/>
          </w:tcPr>
          <w:p w14:paraId="2CC7A8E9" w14:textId="77777777" w:rsidR="009E5F89" w:rsidRPr="009F15CB" w:rsidRDefault="009E5F89" w:rsidP="003A605E">
            <w:pPr>
              <w:rPr>
                <w:szCs w:val="22"/>
                <w:lang w:val="en-GB"/>
              </w:rPr>
            </w:pPr>
            <w:r w:rsidRPr="009F15CB">
              <w:rPr>
                <w:szCs w:val="22"/>
                <w:lang w:val="en-GB"/>
              </w:rPr>
              <w:t>738.00</w:t>
            </w:r>
          </w:p>
        </w:tc>
        <w:tc>
          <w:tcPr>
            <w:tcW w:w="1272" w:type="dxa"/>
            <w:shd w:val="clear" w:color="auto" w:fill="auto"/>
            <w:noWrap/>
            <w:vAlign w:val="bottom"/>
            <w:hideMark/>
          </w:tcPr>
          <w:p w14:paraId="02A7BD5A" w14:textId="77777777" w:rsidR="009E5F89" w:rsidRPr="009F15CB" w:rsidRDefault="009E5F89" w:rsidP="003A605E">
            <w:pPr>
              <w:rPr>
                <w:szCs w:val="22"/>
                <w:lang w:val="en-GB"/>
              </w:rPr>
            </w:pPr>
            <w:proofErr w:type="spellStart"/>
            <w:r w:rsidRPr="009F15CB">
              <w:rPr>
                <w:szCs w:val="22"/>
                <w:lang w:val="en-GB"/>
              </w:rPr>
              <w:t>masl</w:t>
            </w:r>
            <w:proofErr w:type="spellEnd"/>
          </w:p>
        </w:tc>
      </w:tr>
      <w:tr w:rsidR="009E5F89" w:rsidRPr="009F15CB" w14:paraId="26EB4F68" w14:textId="77777777" w:rsidTr="003A605E">
        <w:trPr>
          <w:trHeight w:val="201"/>
        </w:trPr>
        <w:tc>
          <w:tcPr>
            <w:tcW w:w="882" w:type="dxa"/>
            <w:shd w:val="clear" w:color="auto" w:fill="auto"/>
            <w:noWrap/>
            <w:vAlign w:val="bottom"/>
          </w:tcPr>
          <w:p w14:paraId="46801852" w14:textId="77777777" w:rsidR="009E5F89" w:rsidRPr="009F15CB" w:rsidRDefault="009E5F89" w:rsidP="003A605E">
            <w:pPr>
              <w:rPr>
                <w:szCs w:val="22"/>
                <w:lang w:val="en-GB"/>
              </w:rPr>
            </w:pPr>
          </w:p>
        </w:tc>
        <w:tc>
          <w:tcPr>
            <w:tcW w:w="4056" w:type="dxa"/>
            <w:shd w:val="clear" w:color="auto" w:fill="auto"/>
            <w:noWrap/>
            <w:vAlign w:val="bottom"/>
          </w:tcPr>
          <w:p w14:paraId="3B31E811" w14:textId="77777777" w:rsidR="009E5F89" w:rsidRPr="009F15CB" w:rsidRDefault="009E5F89" w:rsidP="003A605E">
            <w:pPr>
              <w:rPr>
                <w:szCs w:val="22"/>
                <w:lang w:val="en-GB"/>
              </w:rPr>
            </w:pPr>
            <w:r w:rsidRPr="009F15CB">
              <w:rPr>
                <w:b/>
                <w:bCs/>
                <w:szCs w:val="22"/>
                <w:lang w:val="en-GB"/>
              </w:rPr>
              <w:t>Sluiceway</w:t>
            </w:r>
          </w:p>
        </w:tc>
        <w:tc>
          <w:tcPr>
            <w:tcW w:w="2689" w:type="dxa"/>
            <w:shd w:val="clear" w:color="auto" w:fill="auto"/>
            <w:noWrap/>
            <w:vAlign w:val="bottom"/>
          </w:tcPr>
          <w:p w14:paraId="04A0ABB2" w14:textId="77777777" w:rsidR="009E5F89" w:rsidRPr="009F15CB" w:rsidRDefault="009E5F89" w:rsidP="003A605E">
            <w:pPr>
              <w:rPr>
                <w:szCs w:val="22"/>
                <w:lang w:val="en-GB"/>
              </w:rPr>
            </w:pPr>
          </w:p>
        </w:tc>
        <w:tc>
          <w:tcPr>
            <w:tcW w:w="1272" w:type="dxa"/>
            <w:shd w:val="clear" w:color="auto" w:fill="auto"/>
            <w:noWrap/>
            <w:vAlign w:val="bottom"/>
          </w:tcPr>
          <w:p w14:paraId="22E78523" w14:textId="77777777" w:rsidR="009E5F89" w:rsidRPr="009F15CB" w:rsidRDefault="009E5F89" w:rsidP="003A605E">
            <w:pPr>
              <w:rPr>
                <w:szCs w:val="22"/>
                <w:lang w:val="en-GB"/>
              </w:rPr>
            </w:pPr>
          </w:p>
        </w:tc>
      </w:tr>
      <w:tr w:rsidR="009E5F89" w:rsidRPr="009F15CB" w14:paraId="5FEBBF1E" w14:textId="77777777" w:rsidTr="003A605E">
        <w:trPr>
          <w:trHeight w:val="201"/>
        </w:trPr>
        <w:tc>
          <w:tcPr>
            <w:tcW w:w="882" w:type="dxa"/>
            <w:shd w:val="clear" w:color="auto" w:fill="auto"/>
            <w:noWrap/>
            <w:vAlign w:val="bottom"/>
          </w:tcPr>
          <w:p w14:paraId="2C520B65" w14:textId="77777777" w:rsidR="009E5F89" w:rsidRPr="009F15CB" w:rsidRDefault="009E5F89" w:rsidP="003A605E">
            <w:pPr>
              <w:rPr>
                <w:szCs w:val="22"/>
                <w:lang w:val="en-GB"/>
              </w:rPr>
            </w:pPr>
          </w:p>
        </w:tc>
        <w:tc>
          <w:tcPr>
            <w:tcW w:w="4056" w:type="dxa"/>
            <w:tcBorders>
              <w:bottom w:val="single" w:sz="4" w:space="0" w:color="auto"/>
            </w:tcBorders>
            <w:shd w:val="clear" w:color="auto" w:fill="auto"/>
            <w:noWrap/>
            <w:vAlign w:val="bottom"/>
          </w:tcPr>
          <w:p w14:paraId="628BE786" w14:textId="77777777" w:rsidR="009E5F89" w:rsidRPr="009F15CB" w:rsidRDefault="009E5F89" w:rsidP="003A605E">
            <w:pPr>
              <w:rPr>
                <w:szCs w:val="22"/>
                <w:lang w:val="en-GB"/>
              </w:rPr>
            </w:pPr>
            <w:r w:rsidRPr="009F15CB">
              <w:rPr>
                <w:szCs w:val="22"/>
                <w:lang w:val="en-GB"/>
              </w:rPr>
              <w:t>Size of sluiceway opening (b x h)</w:t>
            </w:r>
          </w:p>
        </w:tc>
        <w:tc>
          <w:tcPr>
            <w:tcW w:w="2689" w:type="dxa"/>
            <w:shd w:val="clear" w:color="auto" w:fill="auto"/>
            <w:noWrap/>
            <w:vAlign w:val="bottom"/>
          </w:tcPr>
          <w:p w14:paraId="2C3DE49C" w14:textId="77777777" w:rsidR="009E5F89" w:rsidRPr="009F15CB" w:rsidRDefault="009E5F89" w:rsidP="003A605E">
            <w:pPr>
              <w:rPr>
                <w:szCs w:val="22"/>
                <w:lang w:val="en-GB"/>
              </w:rPr>
            </w:pPr>
            <w:r w:rsidRPr="009F15CB">
              <w:rPr>
                <w:szCs w:val="22"/>
                <w:lang w:val="en-GB"/>
              </w:rPr>
              <w:t>2 x 5</w:t>
            </w:r>
          </w:p>
        </w:tc>
        <w:tc>
          <w:tcPr>
            <w:tcW w:w="1272" w:type="dxa"/>
            <w:shd w:val="clear" w:color="auto" w:fill="auto"/>
            <w:noWrap/>
            <w:vAlign w:val="bottom"/>
          </w:tcPr>
          <w:p w14:paraId="5D7801D9" w14:textId="77777777" w:rsidR="009E5F89" w:rsidRPr="009F15CB" w:rsidRDefault="009E5F89" w:rsidP="003A605E">
            <w:pPr>
              <w:rPr>
                <w:szCs w:val="22"/>
                <w:lang w:val="en-GB"/>
              </w:rPr>
            </w:pPr>
            <w:r w:rsidRPr="009F15CB">
              <w:rPr>
                <w:szCs w:val="22"/>
                <w:lang w:val="en-GB"/>
              </w:rPr>
              <w:t>m</w:t>
            </w:r>
          </w:p>
        </w:tc>
      </w:tr>
      <w:tr w:rsidR="009E5F89" w:rsidRPr="009F15CB" w14:paraId="73F972D3" w14:textId="77777777" w:rsidTr="003A605E">
        <w:trPr>
          <w:trHeight w:val="201"/>
        </w:trPr>
        <w:tc>
          <w:tcPr>
            <w:tcW w:w="882" w:type="dxa"/>
            <w:shd w:val="clear" w:color="auto" w:fill="auto"/>
            <w:noWrap/>
            <w:vAlign w:val="bottom"/>
            <w:hideMark/>
          </w:tcPr>
          <w:p w14:paraId="720FC134" w14:textId="77777777" w:rsidR="009E5F89" w:rsidRPr="009F15CB" w:rsidRDefault="009E5F89" w:rsidP="003A605E">
            <w:pPr>
              <w:rPr>
                <w:szCs w:val="22"/>
                <w:lang w:val="en-GB"/>
              </w:rPr>
            </w:pPr>
          </w:p>
        </w:tc>
        <w:tc>
          <w:tcPr>
            <w:tcW w:w="4056" w:type="dxa"/>
            <w:shd w:val="clear" w:color="auto" w:fill="auto"/>
            <w:noWrap/>
            <w:vAlign w:val="bottom"/>
            <w:hideMark/>
          </w:tcPr>
          <w:p w14:paraId="6173E9E4" w14:textId="77777777" w:rsidR="009E5F89" w:rsidRPr="009F15CB" w:rsidRDefault="009E5F89" w:rsidP="003A605E">
            <w:pPr>
              <w:rPr>
                <w:szCs w:val="22"/>
                <w:lang w:val="en-GB"/>
              </w:rPr>
            </w:pPr>
            <w:r w:rsidRPr="009F15CB">
              <w:rPr>
                <w:szCs w:val="22"/>
                <w:lang w:val="en-GB"/>
              </w:rPr>
              <w:t xml:space="preserve">No. of </w:t>
            </w:r>
            <w:proofErr w:type="spellStart"/>
            <w:r w:rsidRPr="009F15CB">
              <w:rPr>
                <w:szCs w:val="22"/>
                <w:lang w:val="en-GB"/>
              </w:rPr>
              <w:t>sluiceweay</w:t>
            </w:r>
            <w:proofErr w:type="spellEnd"/>
            <w:r w:rsidRPr="009F15CB">
              <w:rPr>
                <w:szCs w:val="22"/>
                <w:lang w:val="en-GB"/>
              </w:rPr>
              <w:t xml:space="preserve"> gates </w:t>
            </w:r>
          </w:p>
        </w:tc>
        <w:tc>
          <w:tcPr>
            <w:tcW w:w="2689" w:type="dxa"/>
            <w:shd w:val="clear" w:color="auto" w:fill="auto"/>
            <w:noWrap/>
            <w:vAlign w:val="bottom"/>
            <w:hideMark/>
          </w:tcPr>
          <w:p w14:paraId="36E0AF5D" w14:textId="77777777" w:rsidR="009E5F89" w:rsidRPr="009F15CB" w:rsidRDefault="009E5F89" w:rsidP="003A605E">
            <w:pPr>
              <w:rPr>
                <w:szCs w:val="22"/>
                <w:lang w:val="en-GB"/>
              </w:rPr>
            </w:pPr>
            <w:r w:rsidRPr="009F15CB">
              <w:rPr>
                <w:szCs w:val="22"/>
                <w:lang w:val="en-GB"/>
              </w:rPr>
              <w:t>3</w:t>
            </w:r>
          </w:p>
        </w:tc>
        <w:tc>
          <w:tcPr>
            <w:tcW w:w="1272" w:type="dxa"/>
            <w:shd w:val="clear" w:color="auto" w:fill="auto"/>
            <w:noWrap/>
            <w:vAlign w:val="bottom"/>
            <w:hideMark/>
          </w:tcPr>
          <w:p w14:paraId="64B44CF6" w14:textId="77777777" w:rsidR="009E5F89" w:rsidRPr="009F15CB" w:rsidRDefault="009E5F89" w:rsidP="003A605E">
            <w:pPr>
              <w:rPr>
                <w:szCs w:val="22"/>
                <w:lang w:val="en-GB"/>
              </w:rPr>
            </w:pPr>
            <w:r w:rsidRPr="009F15CB">
              <w:rPr>
                <w:szCs w:val="22"/>
                <w:lang w:val="en-GB"/>
              </w:rPr>
              <w:t>Nos.</w:t>
            </w:r>
          </w:p>
        </w:tc>
      </w:tr>
      <w:tr w:rsidR="009E5F89" w:rsidRPr="009F15CB" w14:paraId="2FE13397" w14:textId="77777777" w:rsidTr="003A605E">
        <w:trPr>
          <w:trHeight w:val="201"/>
        </w:trPr>
        <w:tc>
          <w:tcPr>
            <w:tcW w:w="882" w:type="dxa"/>
            <w:shd w:val="clear" w:color="auto" w:fill="auto"/>
            <w:noWrap/>
            <w:vAlign w:val="bottom"/>
            <w:hideMark/>
          </w:tcPr>
          <w:p w14:paraId="43B6F35A" w14:textId="77777777" w:rsidR="009E5F89" w:rsidRPr="009F15CB" w:rsidRDefault="009E5F89" w:rsidP="003A605E">
            <w:pPr>
              <w:rPr>
                <w:szCs w:val="22"/>
                <w:lang w:val="en-GB"/>
              </w:rPr>
            </w:pPr>
          </w:p>
        </w:tc>
        <w:tc>
          <w:tcPr>
            <w:tcW w:w="4056" w:type="dxa"/>
            <w:shd w:val="clear" w:color="auto" w:fill="auto"/>
            <w:noWrap/>
            <w:vAlign w:val="bottom"/>
            <w:hideMark/>
          </w:tcPr>
          <w:p w14:paraId="5CA29058" w14:textId="77777777" w:rsidR="009E5F89" w:rsidRPr="009F15CB" w:rsidRDefault="009E5F89" w:rsidP="003A605E">
            <w:pPr>
              <w:rPr>
                <w:szCs w:val="22"/>
                <w:lang w:val="en-GB"/>
              </w:rPr>
            </w:pPr>
          </w:p>
        </w:tc>
        <w:tc>
          <w:tcPr>
            <w:tcW w:w="2689" w:type="dxa"/>
            <w:shd w:val="clear" w:color="auto" w:fill="auto"/>
            <w:noWrap/>
            <w:vAlign w:val="bottom"/>
            <w:hideMark/>
          </w:tcPr>
          <w:p w14:paraId="63887933" w14:textId="77777777" w:rsidR="009E5F89" w:rsidRPr="009F15CB" w:rsidRDefault="009E5F89" w:rsidP="003A605E">
            <w:pPr>
              <w:rPr>
                <w:szCs w:val="22"/>
                <w:lang w:val="en-GB"/>
              </w:rPr>
            </w:pPr>
          </w:p>
        </w:tc>
        <w:tc>
          <w:tcPr>
            <w:tcW w:w="1272" w:type="dxa"/>
            <w:shd w:val="clear" w:color="auto" w:fill="auto"/>
            <w:noWrap/>
            <w:vAlign w:val="bottom"/>
            <w:hideMark/>
          </w:tcPr>
          <w:p w14:paraId="059E95B0" w14:textId="77777777" w:rsidR="009E5F89" w:rsidRPr="009F15CB" w:rsidRDefault="009E5F89" w:rsidP="003A605E">
            <w:pPr>
              <w:rPr>
                <w:szCs w:val="22"/>
                <w:lang w:val="en-GB"/>
              </w:rPr>
            </w:pPr>
          </w:p>
        </w:tc>
      </w:tr>
      <w:tr w:rsidR="009E5F89" w:rsidRPr="009F15CB" w14:paraId="5D8B46F2" w14:textId="77777777" w:rsidTr="003A605E">
        <w:trPr>
          <w:trHeight w:val="201"/>
        </w:trPr>
        <w:tc>
          <w:tcPr>
            <w:tcW w:w="882" w:type="dxa"/>
            <w:shd w:val="clear" w:color="auto" w:fill="auto"/>
            <w:noWrap/>
            <w:vAlign w:val="bottom"/>
            <w:hideMark/>
          </w:tcPr>
          <w:p w14:paraId="6D84F99A" w14:textId="77777777" w:rsidR="009E5F89" w:rsidRPr="009F15CB" w:rsidRDefault="009E5F89" w:rsidP="003A605E">
            <w:pPr>
              <w:rPr>
                <w:b/>
                <w:bCs/>
                <w:szCs w:val="22"/>
                <w:lang w:val="en-GB"/>
              </w:rPr>
            </w:pPr>
          </w:p>
        </w:tc>
        <w:tc>
          <w:tcPr>
            <w:tcW w:w="4056" w:type="dxa"/>
            <w:shd w:val="clear" w:color="auto" w:fill="auto"/>
            <w:noWrap/>
            <w:vAlign w:val="bottom"/>
            <w:hideMark/>
          </w:tcPr>
          <w:p w14:paraId="2168694E" w14:textId="77777777" w:rsidR="009E5F89" w:rsidRPr="009F15CB" w:rsidRDefault="009E5F89" w:rsidP="003A605E">
            <w:pPr>
              <w:rPr>
                <w:b/>
                <w:bCs/>
                <w:szCs w:val="22"/>
                <w:lang w:val="en-GB"/>
              </w:rPr>
            </w:pPr>
            <w:r w:rsidRPr="009F15CB">
              <w:rPr>
                <w:b/>
                <w:bCs/>
                <w:szCs w:val="22"/>
                <w:lang w:val="en-GB"/>
              </w:rPr>
              <w:t>Intake</w:t>
            </w:r>
          </w:p>
        </w:tc>
        <w:tc>
          <w:tcPr>
            <w:tcW w:w="2689" w:type="dxa"/>
            <w:shd w:val="clear" w:color="auto" w:fill="auto"/>
            <w:noWrap/>
            <w:vAlign w:val="bottom"/>
            <w:hideMark/>
          </w:tcPr>
          <w:p w14:paraId="3D9C9F97" w14:textId="77777777" w:rsidR="009E5F89" w:rsidRPr="009F15CB" w:rsidRDefault="009E5F89" w:rsidP="003A605E">
            <w:pPr>
              <w:rPr>
                <w:b/>
                <w:bCs/>
                <w:szCs w:val="22"/>
                <w:lang w:val="en-GB"/>
              </w:rPr>
            </w:pPr>
          </w:p>
        </w:tc>
        <w:tc>
          <w:tcPr>
            <w:tcW w:w="1272" w:type="dxa"/>
            <w:shd w:val="clear" w:color="auto" w:fill="auto"/>
            <w:noWrap/>
            <w:vAlign w:val="bottom"/>
            <w:hideMark/>
          </w:tcPr>
          <w:p w14:paraId="3CA33DEB" w14:textId="77777777" w:rsidR="009E5F89" w:rsidRPr="009F15CB" w:rsidRDefault="009E5F89" w:rsidP="003A605E">
            <w:pPr>
              <w:rPr>
                <w:szCs w:val="22"/>
                <w:lang w:val="en-GB"/>
              </w:rPr>
            </w:pPr>
          </w:p>
        </w:tc>
      </w:tr>
      <w:tr w:rsidR="009E5F89" w:rsidRPr="009F15CB" w14:paraId="109CEF18" w14:textId="77777777" w:rsidTr="003A605E">
        <w:trPr>
          <w:trHeight w:val="273"/>
        </w:trPr>
        <w:tc>
          <w:tcPr>
            <w:tcW w:w="882" w:type="dxa"/>
            <w:shd w:val="clear" w:color="auto" w:fill="auto"/>
            <w:noWrap/>
            <w:vAlign w:val="bottom"/>
            <w:hideMark/>
          </w:tcPr>
          <w:p w14:paraId="432DA54E" w14:textId="77777777" w:rsidR="009E5F89" w:rsidRPr="009F15CB" w:rsidRDefault="009E5F89" w:rsidP="003A605E">
            <w:pPr>
              <w:rPr>
                <w:szCs w:val="22"/>
                <w:lang w:val="en-GB"/>
              </w:rPr>
            </w:pPr>
          </w:p>
        </w:tc>
        <w:tc>
          <w:tcPr>
            <w:tcW w:w="4056" w:type="dxa"/>
            <w:shd w:val="clear" w:color="auto" w:fill="auto"/>
            <w:noWrap/>
            <w:vAlign w:val="bottom"/>
            <w:hideMark/>
          </w:tcPr>
          <w:p w14:paraId="492B70AF" w14:textId="77777777" w:rsidR="009E5F89" w:rsidRPr="009F15CB" w:rsidRDefault="009E5F89" w:rsidP="003A605E">
            <w:pPr>
              <w:rPr>
                <w:szCs w:val="22"/>
                <w:lang w:val="en-GB"/>
              </w:rPr>
            </w:pPr>
            <w:r w:rsidRPr="009F15CB">
              <w:rPr>
                <w:szCs w:val="22"/>
                <w:lang w:val="en-GB"/>
              </w:rPr>
              <w:t>Size of Inlet gates  (b x h)</w:t>
            </w:r>
          </w:p>
        </w:tc>
        <w:tc>
          <w:tcPr>
            <w:tcW w:w="2689" w:type="dxa"/>
            <w:shd w:val="clear" w:color="auto" w:fill="auto"/>
            <w:noWrap/>
            <w:vAlign w:val="bottom"/>
            <w:hideMark/>
          </w:tcPr>
          <w:p w14:paraId="228ED121" w14:textId="77777777" w:rsidR="009E5F89" w:rsidRPr="009F15CB" w:rsidRDefault="009E5F89" w:rsidP="003A605E">
            <w:pPr>
              <w:rPr>
                <w:szCs w:val="22"/>
                <w:lang w:val="en-GB"/>
              </w:rPr>
            </w:pPr>
            <w:r w:rsidRPr="009F15CB">
              <w:rPr>
                <w:szCs w:val="22"/>
                <w:lang w:val="en-GB"/>
              </w:rPr>
              <w:t>3.30 x 5.00</w:t>
            </w:r>
          </w:p>
        </w:tc>
        <w:tc>
          <w:tcPr>
            <w:tcW w:w="1272" w:type="dxa"/>
            <w:shd w:val="clear" w:color="auto" w:fill="auto"/>
            <w:noWrap/>
            <w:vAlign w:val="bottom"/>
            <w:hideMark/>
          </w:tcPr>
          <w:p w14:paraId="5BF99383" w14:textId="77777777" w:rsidR="009E5F89" w:rsidRPr="009F15CB" w:rsidRDefault="009E5F89" w:rsidP="003A605E">
            <w:pPr>
              <w:rPr>
                <w:szCs w:val="22"/>
                <w:lang w:val="en-GB"/>
              </w:rPr>
            </w:pPr>
            <w:r w:rsidRPr="009F15CB">
              <w:rPr>
                <w:szCs w:val="22"/>
                <w:lang w:val="en-GB"/>
              </w:rPr>
              <w:t>m</w:t>
            </w:r>
          </w:p>
        </w:tc>
      </w:tr>
      <w:tr w:rsidR="009E5F89" w:rsidRPr="009F15CB" w14:paraId="71B55BCF" w14:textId="77777777" w:rsidTr="003A605E">
        <w:trPr>
          <w:trHeight w:val="201"/>
        </w:trPr>
        <w:tc>
          <w:tcPr>
            <w:tcW w:w="882" w:type="dxa"/>
            <w:shd w:val="clear" w:color="auto" w:fill="auto"/>
            <w:noWrap/>
            <w:vAlign w:val="bottom"/>
            <w:hideMark/>
          </w:tcPr>
          <w:p w14:paraId="6F8D31C6" w14:textId="77777777" w:rsidR="009E5F89" w:rsidRPr="009F15CB" w:rsidRDefault="009E5F89" w:rsidP="003A605E">
            <w:pPr>
              <w:rPr>
                <w:szCs w:val="22"/>
                <w:lang w:val="en-GB"/>
              </w:rPr>
            </w:pPr>
          </w:p>
        </w:tc>
        <w:tc>
          <w:tcPr>
            <w:tcW w:w="4056" w:type="dxa"/>
            <w:shd w:val="clear" w:color="auto" w:fill="auto"/>
            <w:noWrap/>
            <w:vAlign w:val="bottom"/>
            <w:hideMark/>
          </w:tcPr>
          <w:p w14:paraId="16BB72C4" w14:textId="77777777" w:rsidR="009E5F89" w:rsidRPr="009F15CB" w:rsidRDefault="009E5F89" w:rsidP="003A605E">
            <w:pPr>
              <w:rPr>
                <w:szCs w:val="22"/>
                <w:lang w:val="en-GB"/>
              </w:rPr>
            </w:pPr>
            <w:r w:rsidRPr="009F15CB">
              <w:rPr>
                <w:szCs w:val="22"/>
                <w:lang w:val="en-GB"/>
              </w:rPr>
              <w:t xml:space="preserve">Tunnel Inlet gate </w:t>
            </w:r>
          </w:p>
        </w:tc>
        <w:tc>
          <w:tcPr>
            <w:tcW w:w="2689" w:type="dxa"/>
            <w:shd w:val="clear" w:color="auto" w:fill="auto"/>
            <w:noWrap/>
            <w:vAlign w:val="bottom"/>
            <w:hideMark/>
          </w:tcPr>
          <w:p w14:paraId="302E8A2B" w14:textId="77777777" w:rsidR="009E5F89" w:rsidRPr="009F15CB" w:rsidRDefault="009E5F89" w:rsidP="003A605E">
            <w:pPr>
              <w:rPr>
                <w:szCs w:val="22"/>
                <w:lang w:val="en-GB"/>
              </w:rPr>
            </w:pPr>
            <w:r w:rsidRPr="009F15CB">
              <w:rPr>
                <w:szCs w:val="22"/>
                <w:lang w:val="en-GB"/>
              </w:rPr>
              <w:t>2.30 x 3.00</w:t>
            </w:r>
          </w:p>
        </w:tc>
        <w:tc>
          <w:tcPr>
            <w:tcW w:w="1272" w:type="dxa"/>
            <w:shd w:val="clear" w:color="auto" w:fill="auto"/>
            <w:noWrap/>
            <w:vAlign w:val="bottom"/>
            <w:hideMark/>
          </w:tcPr>
          <w:p w14:paraId="0477599C" w14:textId="77777777" w:rsidR="009E5F89" w:rsidRPr="009F15CB" w:rsidRDefault="009E5F89" w:rsidP="003A605E">
            <w:pPr>
              <w:rPr>
                <w:szCs w:val="22"/>
                <w:lang w:val="en-GB"/>
              </w:rPr>
            </w:pPr>
            <w:r w:rsidRPr="009F15CB">
              <w:rPr>
                <w:szCs w:val="22"/>
                <w:lang w:val="en-GB"/>
              </w:rPr>
              <w:t>Nos.</w:t>
            </w:r>
          </w:p>
        </w:tc>
      </w:tr>
      <w:tr w:rsidR="009E5F89" w:rsidRPr="009F15CB" w14:paraId="223FAFEA" w14:textId="77777777" w:rsidTr="003A605E">
        <w:trPr>
          <w:trHeight w:val="201"/>
        </w:trPr>
        <w:tc>
          <w:tcPr>
            <w:tcW w:w="882" w:type="dxa"/>
            <w:shd w:val="clear" w:color="auto" w:fill="auto"/>
            <w:noWrap/>
            <w:vAlign w:val="bottom"/>
          </w:tcPr>
          <w:p w14:paraId="558FFF7F" w14:textId="77777777" w:rsidR="009E5F89" w:rsidRPr="009F15CB" w:rsidRDefault="009E5F89" w:rsidP="003A605E">
            <w:pPr>
              <w:rPr>
                <w:szCs w:val="22"/>
                <w:lang w:val="en-GB"/>
              </w:rPr>
            </w:pPr>
          </w:p>
        </w:tc>
        <w:tc>
          <w:tcPr>
            <w:tcW w:w="4056" w:type="dxa"/>
            <w:shd w:val="clear" w:color="auto" w:fill="auto"/>
            <w:noWrap/>
            <w:vAlign w:val="bottom"/>
          </w:tcPr>
          <w:p w14:paraId="1049892D" w14:textId="77777777" w:rsidR="009E5F89" w:rsidRPr="009F15CB" w:rsidRDefault="009E5F89" w:rsidP="003A605E">
            <w:pPr>
              <w:rPr>
                <w:b/>
                <w:szCs w:val="22"/>
                <w:lang w:val="en-GB"/>
              </w:rPr>
            </w:pPr>
            <w:r w:rsidRPr="009F15CB">
              <w:rPr>
                <w:b/>
                <w:szCs w:val="22"/>
                <w:lang w:val="en-GB"/>
              </w:rPr>
              <w:t>Desilting Basin</w:t>
            </w:r>
          </w:p>
        </w:tc>
        <w:tc>
          <w:tcPr>
            <w:tcW w:w="2689" w:type="dxa"/>
            <w:shd w:val="clear" w:color="auto" w:fill="auto"/>
            <w:noWrap/>
            <w:vAlign w:val="bottom"/>
          </w:tcPr>
          <w:p w14:paraId="7020353F" w14:textId="77777777" w:rsidR="009E5F89" w:rsidRPr="009F15CB" w:rsidRDefault="009E5F89" w:rsidP="003A605E">
            <w:pPr>
              <w:rPr>
                <w:szCs w:val="22"/>
                <w:lang w:val="en-GB"/>
              </w:rPr>
            </w:pPr>
          </w:p>
        </w:tc>
        <w:tc>
          <w:tcPr>
            <w:tcW w:w="1272" w:type="dxa"/>
            <w:shd w:val="clear" w:color="auto" w:fill="auto"/>
            <w:noWrap/>
            <w:vAlign w:val="bottom"/>
          </w:tcPr>
          <w:p w14:paraId="1EA7B10B" w14:textId="77777777" w:rsidR="009E5F89" w:rsidRPr="009F15CB" w:rsidRDefault="009E5F89" w:rsidP="003A605E">
            <w:pPr>
              <w:rPr>
                <w:szCs w:val="22"/>
                <w:lang w:val="en-GB"/>
              </w:rPr>
            </w:pPr>
          </w:p>
        </w:tc>
      </w:tr>
      <w:tr w:rsidR="009E5F89" w:rsidRPr="009F15CB" w14:paraId="54440C75" w14:textId="77777777" w:rsidTr="003A605E">
        <w:trPr>
          <w:trHeight w:val="201"/>
        </w:trPr>
        <w:tc>
          <w:tcPr>
            <w:tcW w:w="882" w:type="dxa"/>
            <w:shd w:val="clear" w:color="auto" w:fill="auto"/>
            <w:noWrap/>
            <w:vAlign w:val="bottom"/>
          </w:tcPr>
          <w:p w14:paraId="004C7157" w14:textId="77777777" w:rsidR="009E5F89" w:rsidRPr="009F15CB" w:rsidRDefault="009E5F89" w:rsidP="003A605E">
            <w:pPr>
              <w:rPr>
                <w:szCs w:val="22"/>
                <w:lang w:val="en-GB"/>
              </w:rPr>
            </w:pPr>
          </w:p>
        </w:tc>
        <w:tc>
          <w:tcPr>
            <w:tcW w:w="4056" w:type="dxa"/>
            <w:shd w:val="clear" w:color="auto" w:fill="auto"/>
            <w:noWrap/>
            <w:vAlign w:val="bottom"/>
          </w:tcPr>
          <w:p w14:paraId="0FA4B51B" w14:textId="77777777" w:rsidR="009E5F89" w:rsidRPr="009F15CB" w:rsidRDefault="009E5F89" w:rsidP="003A605E">
            <w:pPr>
              <w:rPr>
                <w:szCs w:val="22"/>
                <w:lang w:val="en-GB"/>
              </w:rPr>
            </w:pPr>
            <w:r w:rsidRPr="009F15CB">
              <w:rPr>
                <w:szCs w:val="22"/>
                <w:lang w:val="en-GB"/>
              </w:rPr>
              <w:t>No of basins:</w:t>
            </w:r>
          </w:p>
        </w:tc>
        <w:tc>
          <w:tcPr>
            <w:tcW w:w="2689" w:type="dxa"/>
            <w:shd w:val="clear" w:color="auto" w:fill="auto"/>
            <w:noWrap/>
            <w:vAlign w:val="bottom"/>
          </w:tcPr>
          <w:p w14:paraId="3CC47D84" w14:textId="77777777" w:rsidR="009E5F89" w:rsidRPr="009F15CB" w:rsidRDefault="009E5F89" w:rsidP="003A605E">
            <w:pPr>
              <w:rPr>
                <w:szCs w:val="22"/>
                <w:lang w:val="en-GB"/>
              </w:rPr>
            </w:pPr>
            <w:r w:rsidRPr="009F15CB">
              <w:rPr>
                <w:szCs w:val="22"/>
                <w:lang w:val="en-GB"/>
              </w:rPr>
              <w:t>2</w:t>
            </w:r>
          </w:p>
        </w:tc>
        <w:tc>
          <w:tcPr>
            <w:tcW w:w="1272" w:type="dxa"/>
            <w:shd w:val="clear" w:color="auto" w:fill="auto"/>
            <w:noWrap/>
            <w:vAlign w:val="bottom"/>
          </w:tcPr>
          <w:p w14:paraId="590FF558" w14:textId="77777777" w:rsidR="009E5F89" w:rsidRPr="009F15CB" w:rsidRDefault="009E5F89" w:rsidP="003A605E">
            <w:pPr>
              <w:rPr>
                <w:szCs w:val="22"/>
                <w:lang w:val="en-GB"/>
              </w:rPr>
            </w:pPr>
          </w:p>
        </w:tc>
      </w:tr>
      <w:tr w:rsidR="009E5F89" w:rsidRPr="009F15CB" w14:paraId="78C5BA94" w14:textId="77777777" w:rsidTr="003A605E">
        <w:trPr>
          <w:trHeight w:val="201"/>
        </w:trPr>
        <w:tc>
          <w:tcPr>
            <w:tcW w:w="882" w:type="dxa"/>
            <w:shd w:val="clear" w:color="auto" w:fill="auto"/>
            <w:noWrap/>
            <w:vAlign w:val="bottom"/>
          </w:tcPr>
          <w:p w14:paraId="519EB606" w14:textId="77777777" w:rsidR="009E5F89" w:rsidRPr="009F15CB" w:rsidRDefault="009E5F89" w:rsidP="003A605E">
            <w:pPr>
              <w:rPr>
                <w:szCs w:val="22"/>
                <w:lang w:val="en-GB"/>
              </w:rPr>
            </w:pPr>
          </w:p>
        </w:tc>
        <w:tc>
          <w:tcPr>
            <w:tcW w:w="4056" w:type="dxa"/>
            <w:shd w:val="clear" w:color="auto" w:fill="auto"/>
            <w:noWrap/>
            <w:vAlign w:val="bottom"/>
          </w:tcPr>
          <w:p w14:paraId="50B9F5FF" w14:textId="77777777" w:rsidR="009E5F89" w:rsidRPr="009F15CB" w:rsidRDefault="009E5F89" w:rsidP="003A605E">
            <w:pPr>
              <w:rPr>
                <w:szCs w:val="22"/>
                <w:lang w:val="en-GB"/>
              </w:rPr>
            </w:pPr>
            <w:r w:rsidRPr="009F15CB">
              <w:rPr>
                <w:szCs w:val="22"/>
                <w:lang w:val="en-GB"/>
              </w:rPr>
              <w:t>Dimension of each basin (l x b x h)</w:t>
            </w:r>
          </w:p>
        </w:tc>
        <w:tc>
          <w:tcPr>
            <w:tcW w:w="2689" w:type="dxa"/>
            <w:shd w:val="clear" w:color="auto" w:fill="auto"/>
            <w:noWrap/>
            <w:vAlign w:val="bottom"/>
          </w:tcPr>
          <w:p w14:paraId="091F0E1C" w14:textId="77777777" w:rsidR="009E5F89" w:rsidRPr="009F15CB" w:rsidRDefault="009E5F89" w:rsidP="003A605E">
            <w:pPr>
              <w:rPr>
                <w:szCs w:val="22"/>
                <w:lang w:val="en-GB"/>
              </w:rPr>
            </w:pPr>
            <w:r w:rsidRPr="009F15CB">
              <w:rPr>
                <w:szCs w:val="22"/>
                <w:lang w:val="en-GB"/>
              </w:rPr>
              <w:t>42 x 5 x 5.5</w:t>
            </w:r>
          </w:p>
        </w:tc>
        <w:tc>
          <w:tcPr>
            <w:tcW w:w="1272" w:type="dxa"/>
            <w:shd w:val="clear" w:color="auto" w:fill="auto"/>
            <w:noWrap/>
            <w:vAlign w:val="bottom"/>
          </w:tcPr>
          <w:p w14:paraId="076CECD1" w14:textId="77777777" w:rsidR="009E5F89" w:rsidRPr="009F15CB" w:rsidRDefault="009E5F89" w:rsidP="003A605E">
            <w:pPr>
              <w:rPr>
                <w:szCs w:val="22"/>
                <w:lang w:val="en-GB"/>
              </w:rPr>
            </w:pPr>
            <w:r w:rsidRPr="009F15CB">
              <w:rPr>
                <w:szCs w:val="22"/>
                <w:lang w:val="en-GB"/>
              </w:rPr>
              <w:t>m</w:t>
            </w:r>
          </w:p>
        </w:tc>
      </w:tr>
      <w:tr w:rsidR="009E5F89" w:rsidRPr="009F15CB" w14:paraId="486C2D14" w14:textId="77777777" w:rsidTr="003A605E">
        <w:trPr>
          <w:trHeight w:val="201"/>
        </w:trPr>
        <w:tc>
          <w:tcPr>
            <w:tcW w:w="882" w:type="dxa"/>
            <w:shd w:val="clear" w:color="auto" w:fill="auto"/>
            <w:noWrap/>
            <w:vAlign w:val="bottom"/>
            <w:hideMark/>
          </w:tcPr>
          <w:p w14:paraId="5493C9DC" w14:textId="77777777" w:rsidR="009E5F89" w:rsidRPr="009F15CB" w:rsidRDefault="009E5F89" w:rsidP="003A605E">
            <w:pPr>
              <w:rPr>
                <w:b/>
                <w:bCs/>
                <w:szCs w:val="22"/>
                <w:lang w:val="en-GB"/>
              </w:rPr>
            </w:pPr>
          </w:p>
        </w:tc>
        <w:tc>
          <w:tcPr>
            <w:tcW w:w="4056" w:type="dxa"/>
            <w:shd w:val="clear" w:color="auto" w:fill="auto"/>
            <w:noWrap/>
            <w:vAlign w:val="bottom"/>
            <w:hideMark/>
          </w:tcPr>
          <w:p w14:paraId="44B3CDC5" w14:textId="77777777" w:rsidR="009E5F89" w:rsidRPr="009F15CB" w:rsidRDefault="009E5F89" w:rsidP="003A605E">
            <w:pPr>
              <w:rPr>
                <w:b/>
                <w:bCs/>
                <w:szCs w:val="22"/>
                <w:lang w:val="en-GB"/>
              </w:rPr>
            </w:pPr>
            <w:r w:rsidRPr="009F15CB">
              <w:rPr>
                <w:b/>
                <w:bCs/>
                <w:szCs w:val="22"/>
                <w:lang w:val="en-GB"/>
              </w:rPr>
              <w:t>Flushing System:</w:t>
            </w:r>
          </w:p>
        </w:tc>
        <w:tc>
          <w:tcPr>
            <w:tcW w:w="2689" w:type="dxa"/>
            <w:shd w:val="clear" w:color="auto" w:fill="auto"/>
            <w:noWrap/>
            <w:vAlign w:val="bottom"/>
            <w:hideMark/>
          </w:tcPr>
          <w:p w14:paraId="40E9D808" w14:textId="77777777" w:rsidR="009E5F89" w:rsidRPr="009F15CB" w:rsidRDefault="009E5F89" w:rsidP="003A605E">
            <w:pPr>
              <w:rPr>
                <w:bCs/>
                <w:szCs w:val="22"/>
                <w:lang w:val="en-GB"/>
              </w:rPr>
            </w:pPr>
            <w:r w:rsidRPr="009F15CB">
              <w:rPr>
                <w:bCs/>
                <w:szCs w:val="22"/>
                <w:lang w:val="en-GB"/>
              </w:rPr>
              <w:t>Intermittent by Serpent Sediment Sluicing System into Spillway</w:t>
            </w:r>
          </w:p>
        </w:tc>
        <w:tc>
          <w:tcPr>
            <w:tcW w:w="1272" w:type="dxa"/>
            <w:shd w:val="clear" w:color="auto" w:fill="auto"/>
            <w:noWrap/>
            <w:vAlign w:val="bottom"/>
            <w:hideMark/>
          </w:tcPr>
          <w:p w14:paraId="66118019" w14:textId="77777777" w:rsidR="009E5F89" w:rsidRPr="009F15CB" w:rsidRDefault="009E5F89" w:rsidP="003A605E">
            <w:pPr>
              <w:rPr>
                <w:szCs w:val="22"/>
                <w:lang w:val="en-GB"/>
              </w:rPr>
            </w:pPr>
          </w:p>
        </w:tc>
      </w:tr>
      <w:tr w:rsidR="009E5F89" w:rsidRPr="009F15CB" w14:paraId="1825791B" w14:textId="77777777" w:rsidTr="003A605E">
        <w:trPr>
          <w:trHeight w:val="319"/>
        </w:trPr>
        <w:tc>
          <w:tcPr>
            <w:tcW w:w="882" w:type="dxa"/>
            <w:shd w:val="clear" w:color="auto" w:fill="auto"/>
            <w:noWrap/>
            <w:vAlign w:val="bottom"/>
          </w:tcPr>
          <w:p w14:paraId="790A249D" w14:textId="77777777" w:rsidR="009E5F89" w:rsidRPr="009F15CB" w:rsidRDefault="009E5F89" w:rsidP="003A605E">
            <w:pPr>
              <w:rPr>
                <w:b/>
                <w:szCs w:val="22"/>
                <w:lang w:val="en-GB"/>
              </w:rPr>
            </w:pPr>
            <w:r w:rsidRPr="009F15CB">
              <w:rPr>
                <w:b/>
                <w:szCs w:val="22"/>
                <w:lang w:val="en-GB"/>
              </w:rPr>
              <w:t>3</w:t>
            </w:r>
          </w:p>
        </w:tc>
        <w:tc>
          <w:tcPr>
            <w:tcW w:w="4056" w:type="dxa"/>
            <w:shd w:val="clear" w:color="auto" w:fill="auto"/>
            <w:noWrap/>
            <w:vAlign w:val="bottom"/>
          </w:tcPr>
          <w:p w14:paraId="152B9EC3" w14:textId="77777777" w:rsidR="009E5F89" w:rsidRPr="009F15CB" w:rsidRDefault="009E5F89" w:rsidP="003A605E">
            <w:pPr>
              <w:rPr>
                <w:b/>
                <w:szCs w:val="22"/>
                <w:lang w:val="en-GB"/>
              </w:rPr>
            </w:pPr>
            <w:r w:rsidRPr="009F15CB">
              <w:rPr>
                <w:b/>
                <w:szCs w:val="22"/>
                <w:lang w:val="en-GB"/>
              </w:rPr>
              <w:t>Headrace Tunnel</w:t>
            </w:r>
          </w:p>
        </w:tc>
        <w:tc>
          <w:tcPr>
            <w:tcW w:w="2689" w:type="dxa"/>
            <w:shd w:val="clear" w:color="auto" w:fill="auto"/>
            <w:noWrap/>
            <w:vAlign w:val="bottom"/>
          </w:tcPr>
          <w:p w14:paraId="45765EE7" w14:textId="77777777" w:rsidR="009E5F89" w:rsidRPr="009F15CB" w:rsidRDefault="009E5F89" w:rsidP="003A605E">
            <w:pPr>
              <w:rPr>
                <w:szCs w:val="22"/>
                <w:lang w:val="en-GB"/>
              </w:rPr>
            </w:pPr>
          </w:p>
        </w:tc>
        <w:tc>
          <w:tcPr>
            <w:tcW w:w="1272" w:type="dxa"/>
            <w:shd w:val="clear" w:color="auto" w:fill="auto"/>
            <w:noWrap/>
            <w:vAlign w:val="bottom"/>
          </w:tcPr>
          <w:p w14:paraId="6923A95E" w14:textId="77777777" w:rsidR="009E5F89" w:rsidRPr="009F15CB" w:rsidRDefault="009E5F89" w:rsidP="003A605E">
            <w:pPr>
              <w:rPr>
                <w:szCs w:val="22"/>
                <w:lang w:val="en-GB"/>
              </w:rPr>
            </w:pPr>
          </w:p>
        </w:tc>
      </w:tr>
      <w:tr w:rsidR="009E5F89" w:rsidRPr="009F15CB" w14:paraId="621BD205" w14:textId="77777777" w:rsidTr="003A605E">
        <w:trPr>
          <w:trHeight w:val="201"/>
        </w:trPr>
        <w:tc>
          <w:tcPr>
            <w:tcW w:w="882" w:type="dxa"/>
            <w:shd w:val="clear" w:color="auto" w:fill="auto"/>
            <w:noWrap/>
            <w:vAlign w:val="bottom"/>
            <w:hideMark/>
          </w:tcPr>
          <w:p w14:paraId="70A3C13F" w14:textId="77777777" w:rsidR="009E5F89" w:rsidRPr="009F15CB" w:rsidRDefault="009E5F89" w:rsidP="003A605E">
            <w:pPr>
              <w:rPr>
                <w:szCs w:val="22"/>
                <w:lang w:val="en-GB"/>
              </w:rPr>
            </w:pPr>
          </w:p>
        </w:tc>
        <w:tc>
          <w:tcPr>
            <w:tcW w:w="4056" w:type="dxa"/>
            <w:shd w:val="clear" w:color="auto" w:fill="auto"/>
            <w:noWrap/>
            <w:vAlign w:val="bottom"/>
            <w:hideMark/>
          </w:tcPr>
          <w:p w14:paraId="55396FD1" w14:textId="77777777" w:rsidR="009E5F89" w:rsidRPr="009F15CB" w:rsidRDefault="009E5F89" w:rsidP="003A605E">
            <w:pPr>
              <w:rPr>
                <w:szCs w:val="22"/>
                <w:lang w:val="en-GB"/>
              </w:rPr>
            </w:pPr>
            <w:r w:rsidRPr="009F15CB">
              <w:rPr>
                <w:szCs w:val="22"/>
                <w:lang w:val="en-GB"/>
              </w:rPr>
              <w:t>Shape</w:t>
            </w:r>
          </w:p>
        </w:tc>
        <w:tc>
          <w:tcPr>
            <w:tcW w:w="2689" w:type="dxa"/>
            <w:shd w:val="clear" w:color="auto" w:fill="auto"/>
            <w:noWrap/>
            <w:vAlign w:val="bottom"/>
            <w:hideMark/>
          </w:tcPr>
          <w:p w14:paraId="17838E5A" w14:textId="77777777" w:rsidR="009E5F89" w:rsidRPr="009F15CB" w:rsidRDefault="009E5F89" w:rsidP="003A605E">
            <w:pPr>
              <w:rPr>
                <w:szCs w:val="22"/>
                <w:lang w:val="en-GB"/>
              </w:rPr>
            </w:pPr>
            <w:r w:rsidRPr="009F15CB">
              <w:rPr>
                <w:szCs w:val="22"/>
                <w:lang w:val="en-GB"/>
              </w:rPr>
              <w:t>D-Shaped</w:t>
            </w:r>
          </w:p>
        </w:tc>
        <w:tc>
          <w:tcPr>
            <w:tcW w:w="1272" w:type="dxa"/>
            <w:shd w:val="clear" w:color="auto" w:fill="auto"/>
            <w:noWrap/>
            <w:vAlign w:val="bottom"/>
            <w:hideMark/>
          </w:tcPr>
          <w:p w14:paraId="2CF8DBFA" w14:textId="77777777" w:rsidR="009E5F89" w:rsidRPr="009F15CB" w:rsidRDefault="009E5F89" w:rsidP="003A605E">
            <w:pPr>
              <w:rPr>
                <w:szCs w:val="22"/>
                <w:lang w:val="en-GB"/>
              </w:rPr>
            </w:pPr>
          </w:p>
        </w:tc>
      </w:tr>
      <w:tr w:rsidR="009E5F89" w:rsidRPr="009F15CB" w14:paraId="1E948F91" w14:textId="77777777" w:rsidTr="003A605E">
        <w:trPr>
          <w:trHeight w:val="201"/>
        </w:trPr>
        <w:tc>
          <w:tcPr>
            <w:tcW w:w="882" w:type="dxa"/>
            <w:shd w:val="clear" w:color="auto" w:fill="auto"/>
            <w:noWrap/>
            <w:vAlign w:val="bottom"/>
            <w:hideMark/>
          </w:tcPr>
          <w:p w14:paraId="6054FF9A" w14:textId="77777777" w:rsidR="009E5F89" w:rsidRPr="009F15CB" w:rsidRDefault="009E5F89" w:rsidP="003A605E">
            <w:pPr>
              <w:rPr>
                <w:szCs w:val="22"/>
                <w:lang w:val="en-GB"/>
              </w:rPr>
            </w:pPr>
          </w:p>
        </w:tc>
        <w:tc>
          <w:tcPr>
            <w:tcW w:w="4056" w:type="dxa"/>
            <w:shd w:val="clear" w:color="auto" w:fill="auto"/>
            <w:noWrap/>
            <w:vAlign w:val="bottom"/>
            <w:hideMark/>
          </w:tcPr>
          <w:p w14:paraId="37DEA577" w14:textId="77777777" w:rsidR="009E5F89" w:rsidRPr="009F15CB" w:rsidRDefault="009E5F89" w:rsidP="003A605E">
            <w:pPr>
              <w:rPr>
                <w:szCs w:val="22"/>
                <w:lang w:val="en-GB"/>
              </w:rPr>
            </w:pPr>
            <w:r w:rsidRPr="009F15CB">
              <w:rPr>
                <w:szCs w:val="22"/>
                <w:lang w:val="en-GB"/>
              </w:rPr>
              <w:t>Total length (inlet portal to surge shaft offset point)</w:t>
            </w:r>
          </w:p>
        </w:tc>
        <w:tc>
          <w:tcPr>
            <w:tcW w:w="2689" w:type="dxa"/>
            <w:shd w:val="clear" w:color="auto" w:fill="auto"/>
            <w:noWrap/>
            <w:vAlign w:val="bottom"/>
            <w:hideMark/>
          </w:tcPr>
          <w:p w14:paraId="737E9CFF" w14:textId="77777777" w:rsidR="009E5F89" w:rsidRPr="009F15CB" w:rsidRDefault="009E5F89" w:rsidP="003A605E">
            <w:pPr>
              <w:rPr>
                <w:szCs w:val="22"/>
                <w:lang w:val="en-GB"/>
              </w:rPr>
            </w:pPr>
            <w:r w:rsidRPr="009F15CB">
              <w:rPr>
                <w:szCs w:val="22"/>
                <w:lang w:val="en-GB"/>
              </w:rPr>
              <w:t>1100</w:t>
            </w:r>
          </w:p>
        </w:tc>
        <w:tc>
          <w:tcPr>
            <w:tcW w:w="1272" w:type="dxa"/>
            <w:shd w:val="clear" w:color="auto" w:fill="auto"/>
            <w:noWrap/>
            <w:vAlign w:val="bottom"/>
            <w:hideMark/>
          </w:tcPr>
          <w:p w14:paraId="5B59C983" w14:textId="77777777" w:rsidR="009E5F89" w:rsidRPr="009F15CB" w:rsidRDefault="009E5F89" w:rsidP="003A605E">
            <w:pPr>
              <w:rPr>
                <w:szCs w:val="22"/>
                <w:lang w:val="en-GB"/>
              </w:rPr>
            </w:pPr>
            <w:r w:rsidRPr="009F15CB">
              <w:rPr>
                <w:szCs w:val="22"/>
                <w:lang w:val="en-GB"/>
              </w:rPr>
              <w:t>m</w:t>
            </w:r>
          </w:p>
        </w:tc>
      </w:tr>
      <w:tr w:rsidR="009E5F89" w:rsidRPr="009F15CB" w14:paraId="14A22DB0" w14:textId="77777777" w:rsidTr="003A605E">
        <w:trPr>
          <w:trHeight w:val="201"/>
        </w:trPr>
        <w:tc>
          <w:tcPr>
            <w:tcW w:w="882" w:type="dxa"/>
            <w:shd w:val="clear" w:color="auto" w:fill="auto"/>
            <w:noWrap/>
            <w:vAlign w:val="bottom"/>
            <w:hideMark/>
          </w:tcPr>
          <w:p w14:paraId="44547382" w14:textId="77777777" w:rsidR="009E5F89" w:rsidRPr="009F15CB" w:rsidRDefault="009E5F89" w:rsidP="003A605E">
            <w:pPr>
              <w:rPr>
                <w:szCs w:val="22"/>
                <w:lang w:val="en-GB"/>
              </w:rPr>
            </w:pPr>
          </w:p>
        </w:tc>
        <w:tc>
          <w:tcPr>
            <w:tcW w:w="4056" w:type="dxa"/>
            <w:shd w:val="clear" w:color="auto" w:fill="auto"/>
            <w:noWrap/>
            <w:vAlign w:val="bottom"/>
            <w:hideMark/>
          </w:tcPr>
          <w:p w14:paraId="76E02727" w14:textId="77777777" w:rsidR="009E5F89" w:rsidRPr="009F15CB" w:rsidRDefault="009E5F89" w:rsidP="003A605E">
            <w:pPr>
              <w:rPr>
                <w:szCs w:val="22"/>
                <w:lang w:val="en-GB"/>
              </w:rPr>
            </w:pPr>
            <w:r w:rsidRPr="009F15CB">
              <w:rPr>
                <w:szCs w:val="22"/>
                <w:lang w:val="en-GB"/>
              </w:rPr>
              <w:t>Gradient</w:t>
            </w:r>
          </w:p>
        </w:tc>
        <w:tc>
          <w:tcPr>
            <w:tcW w:w="2689" w:type="dxa"/>
            <w:shd w:val="clear" w:color="auto" w:fill="auto"/>
            <w:noWrap/>
            <w:vAlign w:val="bottom"/>
            <w:hideMark/>
          </w:tcPr>
          <w:p w14:paraId="104AF6B6" w14:textId="77777777" w:rsidR="009E5F89" w:rsidRPr="009F15CB" w:rsidRDefault="009E5F89" w:rsidP="003A605E">
            <w:pPr>
              <w:rPr>
                <w:szCs w:val="22"/>
                <w:lang w:val="en-GB"/>
              </w:rPr>
            </w:pPr>
            <w:r w:rsidRPr="009F15CB">
              <w:rPr>
                <w:szCs w:val="22"/>
                <w:lang w:val="en-GB"/>
              </w:rPr>
              <w:t>1: 350</w:t>
            </w:r>
          </w:p>
        </w:tc>
        <w:tc>
          <w:tcPr>
            <w:tcW w:w="1272" w:type="dxa"/>
            <w:shd w:val="clear" w:color="auto" w:fill="auto"/>
            <w:noWrap/>
            <w:vAlign w:val="center"/>
            <w:hideMark/>
          </w:tcPr>
          <w:p w14:paraId="26E75B31" w14:textId="77777777" w:rsidR="009E5F89" w:rsidRPr="009F15CB" w:rsidRDefault="009E5F89" w:rsidP="003A605E">
            <w:pPr>
              <w:rPr>
                <w:szCs w:val="22"/>
                <w:lang w:val="en-GB"/>
              </w:rPr>
            </w:pPr>
          </w:p>
        </w:tc>
      </w:tr>
      <w:tr w:rsidR="009E5F89" w:rsidRPr="009F15CB" w14:paraId="25721D81" w14:textId="77777777" w:rsidTr="003A605E">
        <w:trPr>
          <w:trHeight w:val="201"/>
        </w:trPr>
        <w:tc>
          <w:tcPr>
            <w:tcW w:w="882" w:type="dxa"/>
            <w:shd w:val="clear" w:color="auto" w:fill="auto"/>
            <w:noWrap/>
            <w:vAlign w:val="bottom"/>
            <w:hideMark/>
          </w:tcPr>
          <w:p w14:paraId="2CBF65F9" w14:textId="77777777" w:rsidR="009E5F89" w:rsidRPr="009F15CB" w:rsidRDefault="009E5F89" w:rsidP="003A605E">
            <w:pPr>
              <w:rPr>
                <w:szCs w:val="22"/>
                <w:lang w:val="en-GB"/>
              </w:rPr>
            </w:pPr>
          </w:p>
        </w:tc>
        <w:tc>
          <w:tcPr>
            <w:tcW w:w="4056" w:type="dxa"/>
            <w:shd w:val="clear" w:color="auto" w:fill="auto"/>
            <w:noWrap/>
            <w:vAlign w:val="bottom"/>
            <w:hideMark/>
          </w:tcPr>
          <w:p w14:paraId="45B7BB4D" w14:textId="77777777" w:rsidR="009E5F89" w:rsidRPr="009F15CB" w:rsidRDefault="009E5F89" w:rsidP="003A605E">
            <w:pPr>
              <w:rPr>
                <w:szCs w:val="22"/>
                <w:lang w:val="en-GB"/>
              </w:rPr>
            </w:pPr>
            <w:r w:rsidRPr="009F15CB">
              <w:rPr>
                <w:szCs w:val="22"/>
                <w:lang w:val="en-GB"/>
              </w:rPr>
              <w:t>Section Area</w:t>
            </w:r>
          </w:p>
        </w:tc>
        <w:tc>
          <w:tcPr>
            <w:tcW w:w="2689" w:type="dxa"/>
            <w:shd w:val="clear" w:color="auto" w:fill="auto"/>
            <w:noWrap/>
            <w:vAlign w:val="bottom"/>
            <w:hideMark/>
          </w:tcPr>
          <w:p w14:paraId="34995B81" w14:textId="77777777" w:rsidR="009E5F89" w:rsidRPr="009F15CB" w:rsidRDefault="009E5F89" w:rsidP="003A605E">
            <w:pPr>
              <w:rPr>
                <w:szCs w:val="22"/>
                <w:lang w:val="en-GB"/>
              </w:rPr>
            </w:pPr>
            <w:r w:rsidRPr="009F15CB">
              <w:rPr>
                <w:szCs w:val="22"/>
                <w:lang w:val="en-GB"/>
              </w:rPr>
              <w:t>5.5</w:t>
            </w:r>
          </w:p>
        </w:tc>
        <w:tc>
          <w:tcPr>
            <w:tcW w:w="1272" w:type="dxa"/>
            <w:shd w:val="clear" w:color="auto" w:fill="auto"/>
            <w:noWrap/>
            <w:vAlign w:val="center"/>
            <w:hideMark/>
          </w:tcPr>
          <w:p w14:paraId="7A58383B" w14:textId="77777777" w:rsidR="009E5F89" w:rsidRPr="009F15CB" w:rsidRDefault="009E5F89" w:rsidP="003A605E">
            <w:pPr>
              <w:rPr>
                <w:szCs w:val="22"/>
                <w:lang w:val="en-GB"/>
              </w:rPr>
            </w:pPr>
            <w:r w:rsidRPr="009F15CB">
              <w:rPr>
                <w:szCs w:val="22"/>
                <w:lang w:val="en-GB"/>
              </w:rPr>
              <w:t>m</w:t>
            </w:r>
            <w:r w:rsidRPr="009F15CB">
              <w:rPr>
                <w:szCs w:val="22"/>
                <w:vertAlign w:val="superscript"/>
                <w:lang w:val="en-GB"/>
              </w:rPr>
              <w:t>2</w:t>
            </w:r>
          </w:p>
        </w:tc>
      </w:tr>
      <w:tr w:rsidR="009E5F89" w:rsidRPr="009F15CB" w14:paraId="3CCD5B11" w14:textId="77777777" w:rsidTr="003A605E">
        <w:trPr>
          <w:trHeight w:val="201"/>
        </w:trPr>
        <w:tc>
          <w:tcPr>
            <w:tcW w:w="882" w:type="dxa"/>
            <w:shd w:val="clear" w:color="auto" w:fill="auto"/>
            <w:noWrap/>
            <w:vAlign w:val="bottom"/>
          </w:tcPr>
          <w:p w14:paraId="25E2B143" w14:textId="77777777" w:rsidR="009E5F89" w:rsidRPr="009F15CB" w:rsidRDefault="009E5F89" w:rsidP="003A605E">
            <w:pPr>
              <w:rPr>
                <w:b/>
                <w:szCs w:val="22"/>
                <w:lang w:val="en-GB"/>
              </w:rPr>
            </w:pPr>
          </w:p>
        </w:tc>
        <w:tc>
          <w:tcPr>
            <w:tcW w:w="4056" w:type="dxa"/>
            <w:shd w:val="clear" w:color="auto" w:fill="auto"/>
            <w:noWrap/>
            <w:vAlign w:val="bottom"/>
          </w:tcPr>
          <w:p w14:paraId="04B71130" w14:textId="77777777" w:rsidR="009E5F89" w:rsidRPr="009F15CB" w:rsidRDefault="009E5F89" w:rsidP="003A605E">
            <w:pPr>
              <w:rPr>
                <w:szCs w:val="22"/>
                <w:lang w:val="en-GB"/>
              </w:rPr>
            </w:pPr>
            <w:r w:rsidRPr="009F15CB">
              <w:rPr>
                <w:szCs w:val="22"/>
                <w:lang w:val="en-GB"/>
              </w:rPr>
              <w:t>Excavated area</w:t>
            </w:r>
          </w:p>
        </w:tc>
        <w:tc>
          <w:tcPr>
            <w:tcW w:w="2689" w:type="dxa"/>
            <w:shd w:val="clear" w:color="auto" w:fill="auto"/>
            <w:noWrap/>
            <w:vAlign w:val="bottom"/>
          </w:tcPr>
          <w:p w14:paraId="7E1B1A9A" w14:textId="77777777" w:rsidR="009E5F89" w:rsidRPr="009F15CB" w:rsidRDefault="009E5F89" w:rsidP="003A605E">
            <w:pPr>
              <w:rPr>
                <w:szCs w:val="22"/>
                <w:lang w:val="en-GB"/>
              </w:rPr>
            </w:pPr>
            <w:r w:rsidRPr="009F15CB">
              <w:rPr>
                <w:szCs w:val="22"/>
                <w:lang w:val="en-GB"/>
              </w:rPr>
              <w:t>8.5</w:t>
            </w:r>
          </w:p>
        </w:tc>
        <w:tc>
          <w:tcPr>
            <w:tcW w:w="1272" w:type="dxa"/>
            <w:shd w:val="clear" w:color="auto" w:fill="auto"/>
            <w:noWrap/>
            <w:vAlign w:val="center"/>
          </w:tcPr>
          <w:p w14:paraId="70D880AD" w14:textId="77777777" w:rsidR="009E5F89" w:rsidRPr="009F15CB" w:rsidRDefault="009E5F89" w:rsidP="003A605E">
            <w:pPr>
              <w:rPr>
                <w:b/>
                <w:szCs w:val="22"/>
                <w:lang w:val="en-GB"/>
              </w:rPr>
            </w:pPr>
            <w:r w:rsidRPr="009F15CB">
              <w:rPr>
                <w:szCs w:val="22"/>
                <w:lang w:val="en-GB"/>
              </w:rPr>
              <w:t>m</w:t>
            </w:r>
            <w:r w:rsidRPr="009F15CB">
              <w:rPr>
                <w:szCs w:val="22"/>
                <w:vertAlign w:val="superscript"/>
                <w:lang w:val="en-GB"/>
              </w:rPr>
              <w:t>2</w:t>
            </w:r>
          </w:p>
        </w:tc>
      </w:tr>
      <w:tr w:rsidR="009E5F89" w:rsidRPr="009F15CB" w14:paraId="163A73BD" w14:textId="77777777" w:rsidTr="003A605E">
        <w:trPr>
          <w:trHeight w:val="201"/>
        </w:trPr>
        <w:tc>
          <w:tcPr>
            <w:tcW w:w="882" w:type="dxa"/>
            <w:shd w:val="clear" w:color="auto" w:fill="auto"/>
            <w:noWrap/>
            <w:vAlign w:val="bottom"/>
          </w:tcPr>
          <w:p w14:paraId="2D2B7C82" w14:textId="77777777" w:rsidR="009E5F89" w:rsidRPr="009F15CB" w:rsidRDefault="009E5F89" w:rsidP="003A605E">
            <w:pPr>
              <w:rPr>
                <w:szCs w:val="22"/>
                <w:lang w:val="en-GB"/>
              </w:rPr>
            </w:pPr>
          </w:p>
        </w:tc>
        <w:tc>
          <w:tcPr>
            <w:tcW w:w="4056" w:type="dxa"/>
            <w:shd w:val="clear" w:color="auto" w:fill="auto"/>
            <w:noWrap/>
            <w:vAlign w:val="bottom"/>
          </w:tcPr>
          <w:p w14:paraId="78545F30" w14:textId="77777777" w:rsidR="009E5F89" w:rsidRPr="009F15CB" w:rsidRDefault="009E5F89" w:rsidP="003A605E">
            <w:pPr>
              <w:rPr>
                <w:szCs w:val="22"/>
                <w:lang w:val="en-GB"/>
              </w:rPr>
            </w:pPr>
            <w:r w:rsidRPr="009F15CB">
              <w:rPr>
                <w:szCs w:val="22"/>
                <w:lang w:val="en-GB"/>
              </w:rPr>
              <w:t>Stone masonry lining thickness</w:t>
            </w:r>
          </w:p>
        </w:tc>
        <w:tc>
          <w:tcPr>
            <w:tcW w:w="2689" w:type="dxa"/>
            <w:shd w:val="clear" w:color="auto" w:fill="auto"/>
            <w:noWrap/>
            <w:vAlign w:val="bottom"/>
          </w:tcPr>
          <w:p w14:paraId="57D4BE14" w14:textId="77777777" w:rsidR="009E5F89" w:rsidRPr="009F15CB" w:rsidRDefault="009E5F89" w:rsidP="003A605E">
            <w:pPr>
              <w:rPr>
                <w:szCs w:val="22"/>
                <w:lang w:val="en-GB"/>
              </w:rPr>
            </w:pPr>
            <w:r w:rsidRPr="009F15CB">
              <w:rPr>
                <w:szCs w:val="22"/>
                <w:lang w:val="en-GB"/>
              </w:rPr>
              <w:t>350</w:t>
            </w:r>
          </w:p>
        </w:tc>
        <w:tc>
          <w:tcPr>
            <w:tcW w:w="1272" w:type="dxa"/>
            <w:shd w:val="clear" w:color="auto" w:fill="auto"/>
            <w:noWrap/>
            <w:vAlign w:val="center"/>
          </w:tcPr>
          <w:p w14:paraId="178CF908" w14:textId="77777777" w:rsidR="009E5F89" w:rsidRPr="009F15CB" w:rsidRDefault="009E5F89" w:rsidP="003A605E">
            <w:pPr>
              <w:rPr>
                <w:szCs w:val="22"/>
                <w:lang w:val="en-GB"/>
              </w:rPr>
            </w:pPr>
            <w:r w:rsidRPr="009F15CB">
              <w:rPr>
                <w:szCs w:val="22"/>
                <w:lang w:val="en-GB"/>
              </w:rPr>
              <w:t>mm</w:t>
            </w:r>
          </w:p>
        </w:tc>
      </w:tr>
      <w:tr w:rsidR="009E5F89" w:rsidRPr="009F15CB" w14:paraId="34F05745" w14:textId="77777777" w:rsidTr="003A605E">
        <w:trPr>
          <w:trHeight w:val="201"/>
        </w:trPr>
        <w:tc>
          <w:tcPr>
            <w:tcW w:w="882" w:type="dxa"/>
            <w:shd w:val="clear" w:color="auto" w:fill="auto"/>
            <w:noWrap/>
            <w:vAlign w:val="bottom"/>
            <w:hideMark/>
          </w:tcPr>
          <w:p w14:paraId="5B76C63E" w14:textId="77777777" w:rsidR="009E5F89" w:rsidRPr="009F15CB" w:rsidRDefault="009E5F89" w:rsidP="003A605E">
            <w:pPr>
              <w:rPr>
                <w:b/>
                <w:bCs/>
                <w:szCs w:val="22"/>
                <w:lang w:val="en-GB"/>
              </w:rPr>
            </w:pPr>
            <w:r w:rsidRPr="009F15CB">
              <w:rPr>
                <w:b/>
                <w:bCs/>
                <w:szCs w:val="22"/>
                <w:lang w:val="en-GB"/>
              </w:rPr>
              <w:t>4</w:t>
            </w:r>
          </w:p>
        </w:tc>
        <w:tc>
          <w:tcPr>
            <w:tcW w:w="4056" w:type="dxa"/>
            <w:shd w:val="clear" w:color="auto" w:fill="auto"/>
            <w:noWrap/>
            <w:vAlign w:val="bottom"/>
            <w:hideMark/>
          </w:tcPr>
          <w:p w14:paraId="76A01548" w14:textId="77777777" w:rsidR="009E5F89" w:rsidRPr="009F15CB" w:rsidRDefault="009E5F89" w:rsidP="003A605E">
            <w:pPr>
              <w:rPr>
                <w:b/>
                <w:bCs/>
                <w:szCs w:val="22"/>
                <w:lang w:val="en-GB"/>
              </w:rPr>
            </w:pPr>
            <w:r w:rsidRPr="009F15CB">
              <w:rPr>
                <w:b/>
                <w:bCs/>
                <w:szCs w:val="22"/>
                <w:lang w:val="en-GB"/>
              </w:rPr>
              <w:t>Surge Shaft</w:t>
            </w:r>
          </w:p>
        </w:tc>
        <w:tc>
          <w:tcPr>
            <w:tcW w:w="2689" w:type="dxa"/>
            <w:shd w:val="clear" w:color="auto" w:fill="auto"/>
            <w:noWrap/>
            <w:vAlign w:val="bottom"/>
            <w:hideMark/>
          </w:tcPr>
          <w:p w14:paraId="765D6669" w14:textId="77777777" w:rsidR="009E5F89" w:rsidRPr="009F15CB" w:rsidRDefault="009E5F89" w:rsidP="003A605E">
            <w:pPr>
              <w:rPr>
                <w:b/>
                <w:bCs/>
                <w:szCs w:val="22"/>
                <w:lang w:val="en-GB"/>
              </w:rPr>
            </w:pPr>
          </w:p>
        </w:tc>
        <w:tc>
          <w:tcPr>
            <w:tcW w:w="1272" w:type="dxa"/>
            <w:shd w:val="clear" w:color="auto" w:fill="auto"/>
            <w:noWrap/>
            <w:vAlign w:val="bottom"/>
            <w:hideMark/>
          </w:tcPr>
          <w:p w14:paraId="782EC2B3" w14:textId="77777777" w:rsidR="009E5F89" w:rsidRPr="009F15CB" w:rsidRDefault="009E5F89" w:rsidP="003A605E">
            <w:pPr>
              <w:rPr>
                <w:szCs w:val="22"/>
                <w:lang w:val="en-GB"/>
              </w:rPr>
            </w:pPr>
          </w:p>
        </w:tc>
      </w:tr>
      <w:tr w:rsidR="009E5F89" w:rsidRPr="009F15CB" w14:paraId="4FF33B84" w14:textId="77777777" w:rsidTr="003A605E">
        <w:trPr>
          <w:trHeight w:val="201"/>
        </w:trPr>
        <w:tc>
          <w:tcPr>
            <w:tcW w:w="882" w:type="dxa"/>
            <w:shd w:val="clear" w:color="auto" w:fill="auto"/>
            <w:noWrap/>
            <w:vAlign w:val="bottom"/>
          </w:tcPr>
          <w:p w14:paraId="0350D0DB" w14:textId="77777777" w:rsidR="009E5F89" w:rsidRPr="009F15CB" w:rsidRDefault="009E5F89" w:rsidP="003A605E">
            <w:pPr>
              <w:rPr>
                <w:szCs w:val="22"/>
                <w:lang w:val="en-GB"/>
              </w:rPr>
            </w:pPr>
          </w:p>
        </w:tc>
        <w:tc>
          <w:tcPr>
            <w:tcW w:w="4056" w:type="dxa"/>
            <w:shd w:val="clear" w:color="auto" w:fill="auto"/>
            <w:noWrap/>
            <w:vAlign w:val="bottom"/>
          </w:tcPr>
          <w:p w14:paraId="4E690C6B" w14:textId="77777777" w:rsidR="009E5F89" w:rsidRPr="009F15CB" w:rsidRDefault="009E5F89" w:rsidP="003A605E">
            <w:pPr>
              <w:rPr>
                <w:szCs w:val="22"/>
                <w:lang w:val="en-GB"/>
              </w:rPr>
            </w:pPr>
            <w:r w:rsidRPr="009F15CB">
              <w:rPr>
                <w:szCs w:val="22"/>
                <w:lang w:val="en-GB"/>
              </w:rPr>
              <w:t>Type</w:t>
            </w:r>
          </w:p>
        </w:tc>
        <w:tc>
          <w:tcPr>
            <w:tcW w:w="3961" w:type="dxa"/>
            <w:gridSpan w:val="2"/>
            <w:shd w:val="clear" w:color="auto" w:fill="auto"/>
            <w:noWrap/>
            <w:vAlign w:val="bottom"/>
          </w:tcPr>
          <w:p w14:paraId="2F0E3AD1" w14:textId="77777777" w:rsidR="009E5F89" w:rsidRPr="009F15CB" w:rsidRDefault="009E5F89" w:rsidP="003A605E">
            <w:pPr>
              <w:rPr>
                <w:szCs w:val="22"/>
                <w:lang w:val="en-GB"/>
              </w:rPr>
            </w:pPr>
            <w:r w:rsidRPr="009F15CB">
              <w:rPr>
                <w:szCs w:val="22"/>
                <w:lang w:val="en-GB"/>
              </w:rPr>
              <w:t>Simple surge shaft</w:t>
            </w:r>
          </w:p>
        </w:tc>
      </w:tr>
      <w:tr w:rsidR="009E5F89" w:rsidRPr="009F15CB" w14:paraId="46243C44" w14:textId="77777777" w:rsidTr="003A605E">
        <w:trPr>
          <w:trHeight w:val="201"/>
        </w:trPr>
        <w:tc>
          <w:tcPr>
            <w:tcW w:w="882" w:type="dxa"/>
            <w:shd w:val="clear" w:color="auto" w:fill="auto"/>
            <w:noWrap/>
            <w:vAlign w:val="bottom"/>
            <w:hideMark/>
          </w:tcPr>
          <w:p w14:paraId="413F1DC1" w14:textId="77777777" w:rsidR="009E5F89" w:rsidRPr="009F15CB" w:rsidRDefault="009E5F89" w:rsidP="003A605E">
            <w:pPr>
              <w:rPr>
                <w:szCs w:val="22"/>
                <w:lang w:val="en-GB"/>
              </w:rPr>
            </w:pPr>
          </w:p>
        </w:tc>
        <w:tc>
          <w:tcPr>
            <w:tcW w:w="4056" w:type="dxa"/>
            <w:shd w:val="clear" w:color="auto" w:fill="auto"/>
            <w:noWrap/>
            <w:vAlign w:val="bottom"/>
            <w:hideMark/>
          </w:tcPr>
          <w:p w14:paraId="2D65570C" w14:textId="77777777" w:rsidR="009E5F89" w:rsidRPr="009F15CB" w:rsidRDefault="009E5F89" w:rsidP="003A605E">
            <w:pPr>
              <w:rPr>
                <w:szCs w:val="22"/>
                <w:lang w:val="en-GB"/>
              </w:rPr>
            </w:pPr>
            <w:r w:rsidRPr="009F15CB">
              <w:rPr>
                <w:szCs w:val="22"/>
                <w:lang w:val="en-GB"/>
              </w:rPr>
              <w:t xml:space="preserve">Finished Diameter </w:t>
            </w:r>
          </w:p>
        </w:tc>
        <w:tc>
          <w:tcPr>
            <w:tcW w:w="2689" w:type="dxa"/>
            <w:shd w:val="clear" w:color="auto" w:fill="auto"/>
            <w:noWrap/>
            <w:vAlign w:val="bottom"/>
            <w:hideMark/>
          </w:tcPr>
          <w:p w14:paraId="23C92A59" w14:textId="77777777" w:rsidR="009E5F89" w:rsidRPr="009F15CB" w:rsidRDefault="009E5F89" w:rsidP="003A605E">
            <w:pPr>
              <w:rPr>
                <w:szCs w:val="22"/>
                <w:lang w:val="en-GB"/>
              </w:rPr>
            </w:pPr>
            <w:r w:rsidRPr="009F15CB">
              <w:rPr>
                <w:szCs w:val="22"/>
                <w:lang w:val="en-GB"/>
              </w:rPr>
              <w:t>3.00</w:t>
            </w:r>
          </w:p>
        </w:tc>
        <w:tc>
          <w:tcPr>
            <w:tcW w:w="1272" w:type="dxa"/>
            <w:shd w:val="clear" w:color="auto" w:fill="auto"/>
            <w:noWrap/>
            <w:vAlign w:val="center"/>
            <w:hideMark/>
          </w:tcPr>
          <w:p w14:paraId="776A5AA4" w14:textId="77777777" w:rsidR="009E5F89" w:rsidRPr="009F15CB" w:rsidRDefault="009E5F89" w:rsidP="003A605E">
            <w:pPr>
              <w:rPr>
                <w:szCs w:val="22"/>
                <w:lang w:val="en-GB"/>
              </w:rPr>
            </w:pPr>
            <w:r w:rsidRPr="009F15CB">
              <w:rPr>
                <w:szCs w:val="22"/>
                <w:lang w:val="en-GB"/>
              </w:rPr>
              <w:t>m</w:t>
            </w:r>
          </w:p>
        </w:tc>
      </w:tr>
      <w:tr w:rsidR="009E5F89" w:rsidRPr="009F15CB" w14:paraId="17F3F1B3" w14:textId="77777777" w:rsidTr="003A605E">
        <w:trPr>
          <w:trHeight w:val="201"/>
        </w:trPr>
        <w:tc>
          <w:tcPr>
            <w:tcW w:w="882" w:type="dxa"/>
            <w:shd w:val="clear" w:color="auto" w:fill="auto"/>
            <w:noWrap/>
            <w:vAlign w:val="bottom"/>
            <w:hideMark/>
          </w:tcPr>
          <w:p w14:paraId="7728CBC0" w14:textId="77777777" w:rsidR="009E5F89" w:rsidRPr="009F15CB" w:rsidRDefault="009E5F89" w:rsidP="003A605E">
            <w:pPr>
              <w:rPr>
                <w:szCs w:val="22"/>
                <w:lang w:val="en-GB"/>
              </w:rPr>
            </w:pPr>
          </w:p>
        </w:tc>
        <w:tc>
          <w:tcPr>
            <w:tcW w:w="4056" w:type="dxa"/>
            <w:shd w:val="clear" w:color="auto" w:fill="auto"/>
            <w:vAlign w:val="bottom"/>
            <w:hideMark/>
          </w:tcPr>
          <w:p w14:paraId="731D76CA" w14:textId="77777777" w:rsidR="009E5F89" w:rsidRPr="009F15CB" w:rsidRDefault="009E5F89" w:rsidP="003A605E">
            <w:pPr>
              <w:rPr>
                <w:szCs w:val="22"/>
                <w:lang w:val="en-GB"/>
              </w:rPr>
            </w:pPr>
            <w:r w:rsidRPr="009F15CB">
              <w:rPr>
                <w:szCs w:val="22"/>
                <w:lang w:val="en-GB"/>
              </w:rPr>
              <w:t xml:space="preserve">Total height including freeboard and submergence </w:t>
            </w:r>
          </w:p>
        </w:tc>
        <w:tc>
          <w:tcPr>
            <w:tcW w:w="2689" w:type="dxa"/>
            <w:shd w:val="clear" w:color="auto" w:fill="auto"/>
            <w:noWrap/>
            <w:vAlign w:val="bottom"/>
            <w:hideMark/>
          </w:tcPr>
          <w:p w14:paraId="4C630EE8" w14:textId="77777777" w:rsidR="009E5F89" w:rsidRPr="009F15CB" w:rsidRDefault="009E5F89" w:rsidP="003A605E">
            <w:pPr>
              <w:rPr>
                <w:szCs w:val="22"/>
                <w:lang w:val="en-GB"/>
              </w:rPr>
            </w:pPr>
            <w:r w:rsidRPr="009F15CB">
              <w:rPr>
                <w:szCs w:val="22"/>
                <w:lang w:val="en-GB"/>
              </w:rPr>
              <w:t>25</w:t>
            </w:r>
          </w:p>
        </w:tc>
        <w:tc>
          <w:tcPr>
            <w:tcW w:w="1272" w:type="dxa"/>
            <w:shd w:val="clear" w:color="auto" w:fill="auto"/>
            <w:noWrap/>
            <w:vAlign w:val="center"/>
            <w:hideMark/>
          </w:tcPr>
          <w:p w14:paraId="0F3FA6F0" w14:textId="77777777" w:rsidR="009E5F89" w:rsidRPr="009F15CB" w:rsidRDefault="009E5F89" w:rsidP="003A605E">
            <w:pPr>
              <w:rPr>
                <w:szCs w:val="22"/>
                <w:lang w:val="en-GB"/>
              </w:rPr>
            </w:pPr>
            <w:r w:rsidRPr="009F15CB">
              <w:rPr>
                <w:szCs w:val="22"/>
                <w:lang w:val="en-GB"/>
              </w:rPr>
              <w:t>m</w:t>
            </w:r>
          </w:p>
        </w:tc>
      </w:tr>
      <w:tr w:rsidR="009E5F89" w:rsidRPr="009F15CB" w14:paraId="153BB417" w14:textId="77777777" w:rsidTr="003A605E">
        <w:trPr>
          <w:trHeight w:val="201"/>
        </w:trPr>
        <w:tc>
          <w:tcPr>
            <w:tcW w:w="882" w:type="dxa"/>
            <w:shd w:val="clear" w:color="auto" w:fill="auto"/>
            <w:noWrap/>
            <w:vAlign w:val="bottom"/>
            <w:hideMark/>
          </w:tcPr>
          <w:p w14:paraId="048C0F76" w14:textId="77777777" w:rsidR="009E5F89" w:rsidRPr="009F15CB" w:rsidRDefault="009E5F89" w:rsidP="003A605E">
            <w:pPr>
              <w:rPr>
                <w:b/>
                <w:bCs/>
                <w:szCs w:val="22"/>
                <w:lang w:val="en-GB"/>
              </w:rPr>
            </w:pPr>
            <w:r w:rsidRPr="009F15CB">
              <w:rPr>
                <w:b/>
                <w:bCs/>
                <w:szCs w:val="22"/>
                <w:lang w:val="en-GB"/>
              </w:rPr>
              <w:t>5</w:t>
            </w:r>
          </w:p>
        </w:tc>
        <w:tc>
          <w:tcPr>
            <w:tcW w:w="4056" w:type="dxa"/>
            <w:shd w:val="clear" w:color="auto" w:fill="auto"/>
            <w:noWrap/>
            <w:vAlign w:val="bottom"/>
            <w:hideMark/>
          </w:tcPr>
          <w:p w14:paraId="0C39D486" w14:textId="77777777" w:rsidR="009E5F89" w:rsidRPr="009F15CB" w:rsidRDefault="009E5F89" w:rsidP="003A605E">
            <w:pPr>
              <w:rPr>
                <w:b/>
                <w:bCs/>
                <w:szCs w:val="22"/>
                <w:lang w:val="en-GB"/>
              </w:rPr>
            </w:pPr>
            <w:r w:rsidRPr="009F15CB">
              <w:rPr>
                <w:b/>
                <w:bCs/>
                <w:szCs w:val="22"/>
                <w:lang w:val="en-GB"/>
              </w:rPr>
              <w:t xml:space="preserve"> Penstock Pipe</w:t>
            </w:r>
          </w:p>
        </w:tc>
        <w:tc>
          <w:tcPr>
            <w:tcW w:w="2689" w:type="dxa"/>
            <w:shd w:val="clear" w:color="auto" w:fill="auto"/>
            <w:noWrap/>
            <w:vAlign w:val="bottom"/>
            <w:hideMark/>
          </w:tcPr>
          <w:p w14:paraId="219AC411" w14:textId="77777777" w:rsidR="009E5F89" w:rsidRPr="009F15CB" w:rsidRDefault="009E5F89" w:rsidP="003A605E">
            <w:pPr>
              <w:rPr>
                <w:b/>
                <w:bCs/>
                <w:szCs w:val="22"/>
                <w:lang w:val="en-GB"/>
              </w:rPr>
            </w:pPr>
          </w:p>
        </w:tc>
        <w:tc>
          <w:tcPr>
            <w:tcW w:w="1272" w:type="dxa"/>
            <w:shd w:val="clear" w:color="auto" w:fill="auto"/>
            <w:noWrap/>
            <w:vAlign w:val="bottom"/>
            <w:hideMark/>
          </w:tcPr>
          <w:p w14:paraId="49607A2C" w14:textId="77777777" w:rsidR="009E5F89" w:rsidRPr="009F15CB" w:rsidRDefault="009E5F89" w:rsidP="003A605E">
            <w:pPr>
              <w:rPr>
                <w:szCs w:val="22"/>
                <w:lang w:val="en-GB"/>
              </w:rPr>
            </w:pPr>
          </w:p>
        </w:tc>
      </w:tr>
      <w:tr w:rsidR="009E5F89" w:rsidRPr="009F15CB" w14:paraId="320650FE" w14:textId="77777777" w:rsidTr="003A605E">
        <w:trPr>
          <w:trHeight w:val="201"/>
        </w:trPr>
        <w:tc>
          <w:tcPr>
            <w:tcW w:w="882" w:type="dxa"/>
            <w:shd w:val="clear" w:color="auto" w:fill="auto"/>
            <w:noWrap/>
            <w:vAlign w:val="bottom"/>
            <w:hideMark/>
          </w:tcPr>
          <w:p w14:paraId="2E78A27C" w14:textId="77777777" w:rsidR="009E5F89" w:rsidRPr="009F15CB" w:rsidRDefault="009E5F89" w:rsidP="003A605E">
            <w:pPr>
              <w:rPr>
                <w:szCs w:val="22"/>
                <w:lang w:val="en-GB"/>
              </w:rPr>
            </w:pPr>
          </w:p>
        </w:tc>
        <w:tc>
          <w:tcPr>
            <w:tcW w:w="4056" w:type="dxa"/>
            <w:shd w:val="clear" w:color="auto" w:fill="auto"/>
            <w:noWrap/>
            <w:vAlign w:val="bottom"/>
            <w:hideMark/>
          </w:tcPr>
          <w:p w14:paraId="64FE3780" w14:textId="77777777" w:rsidR="009E5F89" w:rsidRPr="009F15CB" w:rsidRDefault="009E5F89" w:rsidP="003A605E">
            <w:pPr>
              <w:rPr>
                <w:szCs w:val="22"/>
                <w:lang w:val="en-GB"/>
              </w:rPr>
            </w:pPr>
            <w:r w:rsidRPr="009F15CB">
              <w:rPr>
                <w:szCs w:val="22"/>
                <w:lang w:val="en-GB"/>
              </w:rPr>
              <w:t>Diameter of main penstock pipe</w:t>
            </w:r>
          </w:p>
        </w:tc>
        <w:tc>
          <w:tcPr>
            <w:tcW w:w="2689" w:type="dxa"/>
            <w:shd w:val="clear" w:color="auto" w:fill="auto"/>
            <w:noWrap/>
            <w:vAlign w:val="bottom"/>
            <w:hideMark/>
          </w:tcPr>
          <w:p w14:paraId="07A41C25" w14:textId="77777777" w:rsidR="009E5F89" w:rsidRPr="009F15CB" w:rsidRDefault="009E5F89" w:rsidP="003A605E">
            <w:pPr>
              <w:rPr>
                <w:szCs w:val="22"/>
                <w:lang w:val="en-GB"/>
              </w:rPr>
            </w:pPr>
            <w:r w:rsidRPr="009F15CB">
              <w:rPr>
                <w:szCs w:val="22"/>
                <w:lang w:val="en-GB"/>
              </w:rPr>
              <w:t>1.5</w:t>
            </w:r>
          </w:p>
        </w:tc>
        <w:tc>
          <w:tcPr>
            <w:tcW w:w="1272" w:type="dxa"/>
            <w:shd w:val="clear" w:color="auto" w:fill="auto"/>
            <w:noWrap/>
            <w:vAlign w:val="center"/>
            <w:hideMark/>
          </w:tcPr>
          <w:p w14:paraId="3DD86779" w14:textId="77777777" w:rsidR="009E5F89" w:rsidRPr="009F15CB" w:rsidRDefault="009E5F89" w:rsidP="003A605E">
            <w:pPr>
              <w:rPr>
                <w:szCs w:val="22"/>
                <w:lang w:val="en-GB"/>
              </w:rPr>
            </w:pPr>
            <w:r w:rsidRPr="009F15CB">
              <w:rPr>
                <w:szCs w:val="22"/>
                <w:lang w:val="en-GB"/>
              </w:rPr>
              <w:t>m</w:t>
            </w:r>
          </w:p>
        </w:tc>
      </w:tr>
      <w:tr w:rsidR="009E5F89" w:rsidRPr="009F15CB" w14:paraId="3F30E217" w14:textId="77777777" w:rsidTr="003A605E">
        <w:trPr>
          <w:trHeight w:val="201"/>
        </w:trPr>
        <w:tc>
          <w:tcPr>
            <w:tcW w:w="882" w:type="dxa"/>
            <w:shd w:val="clear" w:color="auto" w:fill="auto"/>
            <w:noWrap/>
            <w:vAlign w:val="bottom"/>
            <w:hideMark/>
          </w:tcPr>
          <w:p w14:paraId="375DF76A" w14:textId="77777777" w:rsidR="009E5F89" w:rsidRPr="009F15CB" w:rsidRDefault="009E5F89" w:rsidP="003A605E">
            <w:pPr>
              <w:rPr>
                <w:szCs w:val="22"/>
                <w:lang w:val="en-GB"/>
              </w:rPr>
            </w:pPr>
          </w:p>
        </w:tc>
        <w:tc>
          <w:tcPr>
            <w:tcW w:w="4056" w:type="dxa"/>
            <w:shd w:val="clear" w:color="auto" w:fill="auto"/>
            <w:noWrap/>
            <w:vAlign w:val="bottom"/>
            <w:hideMark/>
          </w:tcPr>
          <w:p w14:paraId="2AE980DD" w14:textId="77777777" w:rsidR="009E5F89" w:rsidRPr="009F15CB" w:rsidRDefault="009E5F89" w:rsidP="003A605E">
            <w:pPr>
              <w:rPr>
                <w:szCs w:val="22"/>
                <w:lang w:val="en-GB"/>
              </w:rPr>
            </w:pPr>
            <w:r w:rsidRPr="009F15CB">
              <w:rPr>
                <w:szCs w:val="22"/>
                <w:lang w:val="en-GB"/>
              </w:rPr>
              <w:t>Length (From surge shaft to the first bifurcation)</w:t>
            </w:r>
          </w:p>
        </w:tc>
        <w:tc>
          <w:tcPr>
            <w:tcW w:w="2689" w:type="dxa"/>
            <w:shd w:val="clear" w:color="auto" w:fill="auto"/>
            <w:noWrap/>
            <w:vAlign w:val="bottom"/>
            <w:hideMark/>
          </w:tcPr>
          <w:p w14:paraId="5B017294" w14:textId="77777777" w:rsidR="009E5F89" w:rsidRPr="009F15CB" w:rsidRDefault="009E5F89" w:rsidP="003A605E">
            <w:pPr>
              <w:rPr>
                <w:szCs w:val="22"/>
                <w:lang w:val="en-GB"/>
              </w:rPr>
            </w:pPr>
            <w:r w:rsidRPr="009F15CB">
              <w:rPr>
                <w:szCs w:val="22"/>
                <w:lang w:val="en-GB"/>
              </w:rPr>
              <w:t>1195.45</w:t>
            </w:r>
          </w:p>
        </w:tc>
        <w:tc>
          <w:tcPr>
            <w:tcW w:w="1272" w:type="dxa"/>
            <w:shd w:val="clear" w:color="auto" w:fill="auto"/>
            <w:noWrap/>
            <w:vAlign w:val="center"/>
            <w:hideMark/>
          </w:tcPr>
          <w:p w14:paraId="61957EDD" w14:textId="77777777" w:rsidR="009E5F89" w:rsidRPr="009F15CB" w:rsidRDefault="009E5F89" w:rsidP="003A605E">
            <w:pPr>
              <w:rPr>
                <w:szCs w:val="22"/>
                <w:lang w:val="en-GB"/>
              </w:rPr>
            </w:pPr>
            <w:r w:rsidRPr="009F15CB">
              <w:rPr>
                <w:szCs w:val="22"/>
                <w:lang w:val="en-GB"/>
              </w:rPr>
              <w:t>m</w:t>
            </w:r>
          </w:p>
        </w:tc>
      </w:tr>
      <w:tr w:rsidR="009E5F89" w:rsidRPr="009F15CB" w14:paraId="4298EBB9" w14:textId="77777777" w:rsidTr="003A605E">
        <w:trPr>
          <w:trHeight w:val="201"/>
        </w:trPr>
        <w:tc>
          <w:tcPr>
            <w:tcW w:w="882" w:type="dxa"/>
            <w:shd w:val="clear" w:color="auto" w:fill="auto"/>
            <w:noWrap/>
            <w:vAlign w:val="bottom"/>
            <w:hideMark/>
          </w:tcPr>
          <w:p w14:paraId="515E6538" w14:textId="77777777" w:rsidR="009E5F89" w:rsidRPr="009F15CB" w:rsidRDefault="009E5F89" w:rsidP="003A605E">
            <w:pPr>
              <w:rPr>
                <w:szCs w:val="22"/>
                <w:lang w:val="en-GB"/>
              </w:rPr>
            </w:pPr>
          </w:p>
        </w:tc>
        <w:tc>
          <w:tcPr>
            <w:tcW w:w="4056" w:type="dxa"/>
            <w:shd w:val="clear" w:color="auto" w:fill="auto"/>
            <w:noWrap/>
            <w:vAlign w:val="bottom"/>
            <w:hideMark/>
          </w:tcPr>
          <w:p w14:paraId="2D5DFF85" w14:textId="77777777" w:rsidR="009E5F89" w:rsidRPr="009F15CB" w:rsidRDefault="009E5F89" w:rsidP="003A605E">
            <w:pPr>
              <w:rPr>
                <w:szCs w:val="22"/>
                <w:lang w:val="en-GB"/>
              </w:rPr>
            </w:pPr>
            <w:r w:rsidRPr="009F15CB">
              <w:rPr>
                <w:szCs w:val="22"/>
                <w:lang w:val="en-GB"/>
              </w:rPr>
              <w:t xml:space="preserve">Thickness </w:t>
            </w:r>
          </w:p>
        </w:tc>
        <w:tc>
          <w:tcPr>
            <w:tcW w:w="2689" w:type="dxa"/>
            <w:shd w:val="clear" w:color="auto" w:fill="auto"/>
            <w:noWrap/>
            <w:vAlign w:val="bottom"/>
            <w:hideMark/>
          </w:tcPr>
          <w:p w14:paraId="0A20538E" w14:textId="77777777" w:rsidR="009E5F89" w:rsidRPr="009F15CB" w:rsidRDefault="009E5F89" w:rsidP="003A605E">
            <w:pPr>
              <w:rPr>
                <w:szCs w:val="22"/>
                <w:lang w:val="en-GB"/>
              </w:rPr>
            </w:pPr>
            <w:r w:rsidRPr="009F15CB">
              <w:rPr>
                <w:szCs w:val="22"/>
                <w:lang w:val="en-GB"/>
              </w:rPr>
              <w:t>6mm to 12mm</w:t>
            </w:r>
          </w:p>
        </w:tc>
        <w:tc>
          <w:tcPr>
            <w:tcW w:w="1272" w:type="dxa"/>
            <w:shd w:val="clear" w:color="auto" w:fill="auto"/>
            <w:noWrap/>
            <w:vAlign w:val="bottom"/>
            <w:hideMark/>
          </w:tcPr>
          <w:p w14:paraId="153237F2" w14:textId="77777777" w:rsidR="009E5F89" w:rsidRPr="009F15CB" w:rsidRDefault="009E5F89" w:rsidP="003A605E">
            <w:pPr>
              <w:rPr>
                <w:szCs w:val="22"/>
                <w:lang w:val="en-GB"/>
              </w:rPr>
            </w:pPr>
            <w:r w:rsidRPr="009F15CB">
              <w:rPr>
                <w:szCs w:val="22"/>
                <w:lang w:val="en-GB"/>
              </w:rPr>
              <w:t>mm</w:t>
            </w:r>
          </w:p>
        </w:tc>
      </w:tr>
      <w:tr w:rsidR="009E5F89" w:rsidRPr="009F15CB" w14:paraId="4F609473" w14:textId="77777777" w:rsidTr="003A605E">
        <w:trPr>
          <w:trHeight w:val="201"/>
        </w:trPr>
        <w:tc>
          <w:tcPr>
            <w:tcW w:w="882" w:type="dxa"/>
            <w:shd w:val="clear" w:color="auto" w:fill="auto"/>
            <w:noWrap/>
            <w:vAlign w:val="bottom"/>
            <w:hideMark/>
          </w:tcPr>
          <w:p w14:paraId="7F97E382" w14:textId="77777777" w:rsidR="009E5F89" w:rsidRPr="009F15CB" w:rsidRDefault="009E5F89" w:rsidP="003A605E">
            <w:pPr>
              <w:rPr>
                <w:b/>
                <w:bCs/>
                <w:szCs w:val="22"/>
                <w:lang w:val="en-GB"/>
              </w:rPr>
            </w:pPr>
            <w:r w:rsidRPr="009F15CB">
              <w:rPr>
                <w:b/>
                <w:bCs/>
                <w:szCs w:val="22"/>
                <w:lang w:val="en-GB"/>
              </w:rPr>
              <w:t>6</w:t>
            </w:r>
          </w:p>
        </w:tc>
        <w:tc>
          <w:tcPr>
            <w:tcW w:w="4056" w:type="dxa"/>
            <w:shd w:val="clear" w:color="auto" w:fill="auto"/>
            <w:noWrap/>
            <w:vAlign w:val="bottom"/>
            <w:hideMark/>
          </w:tcPr>
          <w:p w14:paraId="00FFE120" w14:textId="77777777" w:rsidR="009E5F89" w:rsidRPr="009F15CB" w:rsidRDefault="009E5F89" w:rsidP="003A605E">
            <w:pPr>
              <w:rPr>
                <w:b/>
                <w:bCs/>
                <w:szCs w:val="22"/>
                <w:lang w:val="en-GB"/>
              </w:rPr>
            </w:pPr>
            <w:r w:rsidRPr="009F15CB">
              <w:rPr>
                <w:b/>
                <w:bCs/>
                <w:szCs w:val="22"/>
                <w:lang w:val="en-GB"/>
              </w:rPr>
              <w:t>Powerhouse and Control Building</w:t>
            </w:r>
          </w:p>
        </w:tc>
        <w:tc>
          <w:tcPr>
            <w:tcW w:w="2689" w:type="dxa"/>
            <w:shd w:val="clear" w:color="auto" w:fill="auto"/>
            <w:noWrap/>
            <w:vAlign w:val="bottom"/>
            <w:hideMark/>
          </w:tcPr>
          <w:p w14:paraId="736C3581" w14:textId="77777777" w:rsidR="009E5F89" w:rsidRPr="009F15CB" w:rsidRDefault="009E5F89" w:rsidP="003A605E">
            <w:pPr>
              <w:rPr>
                <w:b/>
                <w:bCs/>
                <w:szCs w:val="22"/>
                <w:lang w:val="en-GB"/>
              </w:rPr>
            </w:pPr>
          </w:p>
        </w:tc>
        <w:tc>
          <w:tcPr>
            <w:tcW w:w="1272" w:type="dxa"/>
            <w:shd w:val="clear" w:color="auto" w:fill="auto"/>
            <w:noWrap/>
            <w:vAlign w:val="bottom"/>
            <w:hideMark/>
          </w:tcPr>
          <w:p w14:paraId="194D8E80" w14:textId="77777777" w:rsidR="009E5F89" w:rsidRPr="009F15CB" w:rsidRDefault="009E5F89" w:rsidP="003A605E">
            <w:pPr>
              <w:rPr>
                <w:szCs w:val="22"/>
                <w:lang w:val="en-GB"/>
              </w:rPr>
            </w:pPr>
          </w:p>
        </w:tc>
      </w:tr>
      <w:tr w:rsidR="009E5F89" w:rsidRPr="009F15CB" w14:paraId="2F7DEFE6" w14:textId="77777777" w:rsidTr="003A605E">
        <w:trPr>
          <w:trHeight w:val="201"/>
        </w:trPr>
        <w:tc>
          <w:tcPr>
            <w:tcW w:w="882" w:type="dxa"/>
            <w:shd w:val="clear" w:color="auto" w:fill="auto"/>
            <w:noWrap/>
            <w:vAlign w:val="bottom"/>
            <w:hideMark/>
          </w:tcPr>
          <w:p w14:paraId="472BD259" w14:textId="77777777" w:rsidR="009E5F89" w:rsidRPr="009F15CB" w:rsidRDefault="009E5F89" w:rsidP="003A605E">
            <w:pPr>
              <w:rPr>
                <w:szCs w:val="22"/>
                <w:lang w:val="en-GB"/>
              </w:rPr>
            </w:pPr>
          </w:p>
        </w:tc>
        <w:tc>
          <w:tcPr>
            <w:tcW w:w="4056" w:type="dxa"/>
            <w:shd w:val="clear" w:color="auto" w:fill="auto"/>
            <w:noWrap/>
            <w:vAlign w:val="bottom"/>
            <w:hideMark/>
          </w:tcPr>
          <w:p w14:paraId="7731809D" w14:textId="77777777" w:rsidR="009E5F89" w:rsidRPr="009F15CB" w:rsidRDefault="009E5F89" w:rsidP="003A605E">
            <w:pPr>
              <w:rPr>
                <w:szCs w:val="22"/>
                <w:lang w:val="en-GB"/>
              </w:rPr>
            </w:pPr>
            <w:r w:rsidRPr="009F15CB">
              <w:rPr>
                <w:szCs w:val="22"/>
                <w:lang w:val="en-GB"/>
              </w:rPr>
              <w:t>Superstructure</w:t>
            </w:r>
          </w:p>
        </w:tc>
        <w:tc>
          <w:tcPr>
            <w:tcW w:w="2689" w:type="dxa"/>
            <w:shd w:val="clear" w:color="auto" w:fill="auto"/>
            <w:noWrap/>
            <w:vAlign w:val="bottom"/>
            <w:hideMark/>
          </w:tcPr>
          <w:p w14:paraId="411FF089" w14:textId="77777777" w:rsidR="009E5F89" w:rsidRPr="009F15CB" w:rsidRDefault="009E5F89" w:rsidP="003A605E">
            <w:pPr>
              <w:rPr>
                <w:szCs w:val="22"/>
                <w:lang w:val="en-GB"/>
              </w:rPr>
            </w:pPr>
            <w:r w:rsidRPr="009F15CB">
              <w:rPr>
                <w:szCs w:val="22"/>
                <w:lang w:val="en-GB"/>
              </w:rPr>
              <w:t>RCC frame with blockwork walls</w:t>
            </w:r>
          </w:p>
        </w:tc>
        <w:tc>
          <w:tcPr>
            <w:tcW w:w="1272" w:type="dxa"/>
            <w:shd w:val="clear" w:color="auto" w:fill="auto"/>
            <w:noWrap/>
            <w:vAlign w:val="bottom"/>
            <w:hideMark/>
          </w:tcPr>
          <w:p w14:paraId="015B8806" w14:textId="77777777" w:rsidR="009E5F89" w:rsidRPr="009F15CB" w:rsidRDefault="009E5F89" w:rsidP="003A605E">
            <w:pPr>
              <w:rPr>
                <w:szCs w:val="22"/>
                <w:lang w:val="en-GB"/>
              </w:rPr>
            </w:pPr>
          </w:p>
        </w:tc>
      </w:tr>
      <w:tr w:rsidR="009E5F89" w:rsidRPr="009F15CB" w14:paraId="5A0103CC" w14:textId="77777777" w:rsidTr="003A605E">
        <w:trPr>
          <w:trHeight w:val="201"/>
        </w:trPr>
        <w:tc>
          <w:tcPr>
            <w:tcW w:w="882" w:type="dxa"/>
            <w:shd w:val="clear" w:color="auto" w:fill="auto"/>
            <w:noWrap/>
            <w:vAlign w:val="bottom"/>
            <w:hideMark/>
          </w:tcPr>
          <w:p w14:paraId="0D691A5C" w14:textId="77777777" w:rsidR="009E5F89" w:rsidRPr="009F15CB" w:rsidRDefault="009E5F89" w:rsidP="003A605E">
            <w:pPr>
              <w:rPr>
                <w:szCs w:val="22"/>
                <w:lang w:val="en-GB"/>
              </w:rPr>
            </w:pPr>
          </w:p>
        </w:tc>
        <w:tc>
          <w:tcPr>
            <w:tcW w:w="4056" w:type="dxa"/>
            <w:shd w:val="clear" w:color="auto" w:fill="auto"/>
            <w:noWrap/>
            <w:vAlign w:val="bottom"/>
            <w:hideMark/>
          </w:tcPr>
          <w:p w14:paraId="1424E533" w14:textId="77777777" w:rsidR="009E5F89" w:rsidRPr="009F15CB" w:rsidRDefault="009E5F89" w:rsidP="003A605E">
            <w:pPr>
              <w:rPr>
                <w:szCs w:val="22"/>
                <w:lang w:val="en-GB"/>
              </w:rPr>
            </w:pPr>
            <w:r w:rsidRPr="009F15CB">
              <w:rPr>
                <w:szCs w:val="22"/>
                <w:lang w:val="en-GB"/>
              </w:rPr>
              <w:t xml:space="preserve">Roofing </w:t>
            </w:r>
          </w:p>
        </w:tc>
        <w:tc>
          <w:tcPr>
            <w:tcW w:w="2689" w:type="dxa"/>
            <w:shd w:val="clear" w:color="auto" w:fill="auto"/>
            <w:noWrap/>
            <w:vAlign w:val="bottom"/>
            <w:hideMark/>
          </w:tcPr>
          <w:p w14:paraId="66797FF9" w14:textId="77777777" w:rsidR="009E5F89" w:rsidRPr="009F15CB" w:rsidRDefault="009E5F89" w:rsidP="003A605E">
            <w:pPr>
              <w:rPr>
                <w:szCs w:val="22"/>
                <w:lang w:val="en-GB"/>
              </w:rPr>
            </w:pPr>
            <w:r w:rsidRPr="009F15CB">
              <w:rPr>
                <w:szCs w:val="22"/>
                <w:lang w:val="en-GB"/>
              </w:rPr>
              <w:t>Steel truss</w:t>
            </w:r>
          </w:p>
        </w:tc>
        <w:tc>
          <w:tcPr>
            <w:tcW w:w="1272" w:type="dxa"/>
            <w:shd w:val="clear" w:color="auto" w:fill="auto"/>
            <w:noWrap/>
            <w:vAlign w:val="bottom"/>
            <w:hideMark/>
          </w:tcPr>
          <w:p w14:paraId="5E2F5C9E" w14:textId="77777777" w:rsidR="009E5F89" w:rsidRPr="009F15CB" w:rsidRDefault="009E5F89" w:rsidP="003A605E">
            <w:pPr>
              <w:rPr>
                <w:szCs w:val="22"/>
                <w:lang w:val="en-GB"/>
              </w:rPr>
            </w:pPr>
          </w:p>
        </w:tc>
      </w:tr>
      <w:tr w:rsidR="009E5F89" w:rsidRPr="009F15CB" w14:paraId="10288696" w14:textId="77777777" w:rsidTr="003A605E">
        <w:trPr>
          <w:trHeight w:val="201"/>
        </w:trPr>
        <w:tc>
          <w:tcPr>
            <w:tcW w:w="882" w:type="dxa"/>
            <w:shd w:val="clear" w:color="auto" w:fill="auto"/>
            <w:noWrap/>
            <w:vAlign w:val="bottom"/>
            <w:hideMark/>
          </w:tcPr>
          <w:p w14:paraId="73FB8040" w14:textId="77777777" w:rsidR="009E5F89" w:rsidRPr="009F15CB" w:rsidRDefault="009E5F89" w:rsidP="003A605E">
            <w:pPr>
              <w:rPr>
                <w:szCs w:val="22"/>
                <w:lang w:val="en-GB"/>
              </w:rPr>
            </w:pPr>
          </w:p>
        </w:tc>
        <w:tc>
          <w:tcPr>
            <w:tcW w:w="4056" w:type="dxa"/>
            <w:shd w:val="clear" w:color="auto" w:fill="auto"/>
            <w:noWrap/>
            <w:vAlign w:val="bottom"/>
            <w:hideMark/>
          </w:tcPr>
          <w:p w14:paraId="1273FA9C" w14:textId="77777777" w:rsidR="009E5F89" w:rsidRPr="009F15CB" w:rsidRDefault="009E5F89" w:rsidP="003A605E">
            <w:pPr>
              <w:rPr>
                <w:szCs w:val="22"/>
                <w:lang w:val="en-GB"/>
              </w:rPr>
            </w:pPr>
            <w:r w:rsidRPr="009F15CB">
              <w:rPr>
                <w:szCs w:val="22"/>
                <w:lang w:val="en-GB"/>
              </w:rPr>
              <w:t>Superstructure Level</w:t>
            </w:r>
          </w:p>
        </w:tc>
        <w:tc>
          <w:tcPr>
            <w:tcW w:w="2689" w:type="dxa"/>
            <w:shd w:val="clear" w:color="auto" w:fill="auto"/>
            <w:noWrap/>
            <w:vAlign w:val="bottom"/>
            <w:hideMark/>
          </w:tcPr>
          <w:p w14:paraId="0661E0C2" w14:textId="77777777" w:rsidR="009E5F89" w:rsidRPr="009F15CB" w:rsidRDefault="009E5F89" w:rsidP="003A605E">
            <w:pPr>
              <w:rPr>
                <w:szCs w:val="22"/>
                <w:lang w:val="en-GB"/>
              </w:rPr>
            </w:pPr>
            <w:r w:rsidRPr="009F15CB">
              <w:rPr>
                <w:szCs w:val="22"/>
                <w:lang w:val="en-GB"/>
              </w:rPr>
              <w:t>541</w:t>
            </w:r>
          </w:p>
        </w:tc>
        <w:tc>
          <w:tcPr>
            <w:tcW w:w="1272" w:type="dxa"/>
            <w:shd w:val="clear" w:color="auto" w:fill="auto"/>
            <w:noWrap/>
            <w:vAlign w:val="bottom"/>
            <w:hideMark/>
          </w:tcPr>
          <w:p w14:paraId="73F81AC9" w14:textId="77777777" w:rsidR="009E5F89" w:rsidRPr="009F15CB" w:rsidRDefault="009E5F89" w:rsidP="003A605E">
            <w:pPr>
              <w:rPr>
                <w:szCs w:val="22"/>
                <w:lang w:val="en-GB"/>
              </w:rPr>
            </w:pPr>
            <w:proofErr w:type="spellStart"/>
            <w:r w:rsidRPr="009F15CB">
              <w:rPr>
                <w:szCs w:val="22"/>
                <w:lang w:val="en-GB"/>
              </w:rPr>
              <w:t>masl</w:t>
            </w:r>
            <w:proofErr w:type="spellEnd"/>
          </w:p>
        </w:tc>
      </w:tr>
      <w:tr w:rsidR="009E5F89" w:rsidRPr="009F15CB" w14:paraId="2935FD6E" w14:textId="77777777" w:rsidTr="003A605E">
        <w:trPr>
          <w:trHeight w:val="201"/>
        </w:trPr>
        <w:tc>
          <w:tcPr>
            <w:tcW w:w="882" w:type="dxa"/>
            <w:shd w:val="clear" w:color="auto" w:fill="auto"/>
            <w:noWrap/>
            <w:vAlign w:val="bottom"/>
            <w:hideMark/>
          </w:tcPr>
          <w:p w14:paraId="7DBFDBD1" w14:textId="77777777" w:rsidR="009E5F89" w:rsidRPr="009F15CB" w:rsidRDefault="009E5F89" w:rsidP="003A605E">
            <w:pPr>
              <w:rPr>
                <w:szCs w:val="22"/>
                <w:lang w:val="en-GB"/>
              </w:rPr>
            </w:pPr>
          </w:p>
        </w:tc>
        <w:tc>
          <w:tcPr>
            <w:tcW w:w="4056" w:type="dxa"/>
            <w:shd w:val="clear" w:color="auto" w:fill="auto"/>
            <w:noWrap/>
            <w:vAlign w:val="bottom"/>
            <w:hideMark/>
          </w:tcPr>
          <w:p w14:paraId="4460CB06" w14:textId="77777777" w:rsidR="009E5F89" w:rsidRPr="009F15CB" w:rsidRDefault="009E5F89" w:rsidP="003A605E">
            <w:pPr>
              <w:rPr>
                <w:szCs w:val="22"/>
                <w:lang w:val="en-GB"/>
              </w:rPr>
            </w:pPr>
            <w:r w:rsidRPr="009F15CB">
              <w:rPr>
                <w:szCs w:val="22"/>
                <w:lang w:val="en-GB"/>
              </w:rPr>
              <w:t>Crane</w:t>
            </w:r>
          </w:p>
        </w:tc>
        <w:tc>
          <w:tcPr>
            <w:tcW w:w="2689" w:type="dxa"/>
            <w:shd w:val="clear" w:color="auto" w:fill="auto"/>
            <w:noWrap/>
            <w:vAlign w:val="bottom"/>
            <w:hideMark/>
          </w:tcPr>
          <w:p w14:paraId="505986D0" w14:textId="77777777" w:rsidR="009E5F89" w:rsidRPr="009F15CB" w:rsidRDefault="009E5F89" w:rsidP="003A605E">
            <w:pPr>
              <w:rPr>
                <w:szCs w:val="22"/>
                <w:lang w:val="en-GB"/>
              </w:rPr>
            </w:pPr>
            <w:r w:rsidRPr="009F15CB">
              <w:rPr>
                <w:szCs w:val="22"/>
                <w:lang w:val="en-GB"/>
              </w:rPr>
              <w:t>30 T</w:t>
            </w:r>
          </w:p>
        </w:tc>
        <w:tc>
          <w:tcPr>
            <w:tcW w:w="1272" w:type="dxa"/>
            <w:shd w:val="clear" w:color="auto" w:fill="auto"/>
            <w:noWrap/>
            <w:vAlign w:val="bottom"/>
            <w:hideMark/>
          </w:tcPr>
          <w:p w14:paraId="1595A70B" w14:textId="77777777" w:rsidR="009E5F89" w:rsidRPr="009F15CB" w:rsidRDefault="009E5F89" w:rsidP="003A605E">
            <w:pPr>
              <w:rPr>
                <w:szCs w:val="22"/>
                <w:lang w:val="en-GB"/>
              </w:rPr>
            </w:pPr>
          </w:p>
        </w:tc>
      </w:tr>
      <w:tr w:rsidR="009E5F89" w:rsidRPr="009F15CB" w14:paraId="5D5863E4" w14:textId="77777777" w:rsidTr="003A605E">
        <w:trPr>
          <w:trHeight w:val="201"/>
        </w:trPr>
        <w:tc>
          <w:tcPr>
            <w:tcW w:w="882" w:type="dxa"/>
            <w:shd w:val="clear" w:color="auto" w:fill="auto"/>
            <w:noWrap/>
            <w:vAlign w:val="bottom"/>
            <w:hideMark/>
          </w:tcPr>
          <w:p w14:paraId="174833CA" w14:textId="77777777" w:rsidR="009E5F89" w:rsidRPr="009F15CB" w:rsidRDefault="009E5F89" w:rsidP="003A605E">
            <w:pPr>
              <w:rPr>
                <w:b/>
                <w:bCs/>
                <w:szCs w:val="22"/>
                <w:lang w:val="en-GB"/>
              </w:rPr>
            </w:pPr>
            <w:r w:rsidRPr="009F15CB">
              <w:rPr>
                <w:b/>
                <w:bCs/>
                <w:szCs w:val="22"/>
                <w:lang w:val="en-GB"/>
              </w:rPr>
              <w:t>7</w:t>
            </w:r>
          </w:p>
        </w:tc>
        <w:tc>
          <w:tcPr>
            <w:tcW w:w="4056" w:type="dxa"/>
            <w:shd w:val="clear" w:color="auto" w:fill="auto"/>
            <w:noWrap/>
            <w:vAlign w:val="bottom"/>
            <w:hideMark/>
          </w:tcPr>
          <w:p w14:paraId="47F78328" w14:textId="77777777" w:rsidR="009E5F89" w:rsidRPr="009F15CB" w:rsidRDefault="009E5F89" w:rsidP="003A605E">
            <w:pPr>
              <w:rPr>
                <w:b/>
                <w:bCs/>
                <w:szCs w:val="22"/>
                <w:lang w:val="en-GB"/>
              </w:rPr>
            </w:pPr>
            <w:r w:rsidRPr="009F15CB">
              <w:rPr>
                <w:b/>
                <w:bCs/>
                <w:szCs w:val="22"/>
                <w:lang w:val="en-GB"/>
              </w:rPr>
              <w:t>Tailrace culvert</w:t>
            </w:r>
          </w:p>
        </w:tc>
        <w:tc>
          <w:tcPr>
            <w:tcW w:w="2689" w:type="dxa"/>
            <w:shd w:val="clear" w:color="auto" w:fill="auto"/>
            <w:noWrap/>
            <w:vAlign w:val="bottom"/>
            <w:hideMark/>
          </w:tcPr>
          <w:p w14:paraId="7D6F66E6" w14:textId="77777777" w:rsidR="009E5F89" w:rsidRPr="009F15CB" w:rsidRDefault="009E5F89" w:rsidP="003A605E">
            <w:pPr>
              <w:rPr>
                <w:b/>
                <w:bCs/>
                <w:szCs w:val="22"/>
                <w:lang w:val="en-GB"/>
              </w:rPr>
            </w:pPr>
          </w:p>
        </w:tc>
        <w:tc>
          <w:tcPr>
            <w:tcW w:w="1272" w:type="dxa"/>
            <w:shd w:val="clear" w:color="auto" w:fill="auto"/>
            <w:noWrap/>
            <w:vAlign w:val="bottom"/>
            <w:hideMark/>
          </w:tcPr>
          <w:p w14:paraId="35CB8FCC" w14:textId="77777777" w:rsidR="009E5F89" w:rsidRPr="009F15CB" w:rsidRDefault="009E5F89" w:rsidP="003A605E">
            <w:pPr>
              <w:rPr>
                <w:szCs w:val="22"/>
                <w:lang w:val="en-GB"/>
              </w:rPr>
            </w:pPr>
          </w:p>
        </w:tc>
      </w:tr>
      <w:tr w:rsidR="009E5F89" w:rsidRPr="009F15CB" w14:paraId="146D8FCC" w14:textId="77777777" w:rsidTr="003A605E">
        <w:trPr>
          <w:trHeight w:val="201"/>
        </w:trPr>
        <w:tc>
          <w:tcPr>
            <w:tcW w:w="882" w:type="dxa"/>
            <w:shd w:val="clear" w:color="auto" w:fill="auto"/>
            <w:noWrap/>
            <w:vAlign w:val="bottom"/>
            <w:hideMark/>
          </w:tcPr>
          <w:p w14:paraId="22FD196A" w14:textId="77777777" w:rsidR="009E5F89" w:rsidRPr="009F15CB" w:rsidRDefault="009E5F89" w:rsidP="003A605E">
            <w:pPr>
              <w:rPr>
                <w:szCs w:val="22"/>
                <w:lang w:val="en-GB"/>
              </w:rPr>
            </w:pPr>
          </w:p>
        </w:tc>
        <w:tc>
          <w:tcPr>
            <w:tcW w:w="4056" w:type="dxa"/>
            <w:shd w:val="clear" w:color="auto" w:fill="auto"/>
            <w:noWrap/>
            <w:vAlign w:val="bottom"/>
            <w:hideMark/>
          </w:tcPr>
          <w:p w14:paraId="62C4CD73" w14:textId="77777777" w:rsidR="009E5F89" w:rsidRPr="009F15CB" w:rsidRDefault="009E5F89" w:rsidP="003A605E">
            <w:pPr>
              <w:rPr>
                <w:szCs w:val="22"/>
                <w:lang w:val="en-GB"/>
              </w:rPr>
            </w:pPr>
            <w:r w:rsidRPr="009F15CB">
              <w:rPr>
                <w:szCs w:val="22"/>
                <w:lang w:val="en-GB"/>
              </w:rPr>
              <w:t>Tailrace Type</w:t>
            </w:r>
          </w:p>
        </w:tc>
        <w:tc>
          <w:tcPr>
            <w:tcW w:w="2689" w:type="dxa"/>
            <w:shd w:val="clear" w:color="auto" w:fill="auto"/>
            <w:noWrap/>
            <w:vAlign w:val="bottom"/>
            <w:hideMark/>
          </w:tcPr>
          <w:p w14:paraId="330A9BBB" w14:textId="77777777" w:rsidR="009E5F89" w:rsidRPr="009F15CB" w:rsidRDefault="009E5F89" w:rsidP="003A605E">
            <w:pPr>
              <w:rPr>
                <w:szCs w:val="22"/>
                <w:lang w:val="en-GB"/>
              </w:rPr>
            </w:pPr>
            <w:r w:rsidRPr="009F15CB">
              <w:rPr>
                <w:szCs w:val="22"/>
                <w:lang w:val="en-GB"/>
              </w:rPr>
              <w:t>Gabion Lined Open channel</w:t>
            </w:r>
          </w:p>
        </w:tc>
        <w:tc>
          <w:tcPr>
            <w:tcW w:w="1272" w:type="dxa"/>
            <w:shd w:val="clear" w:color="auto" w:fill="auto"/>
            <w:noWrap/>
            <w:vAlign w:val="bottom"/>
            <w:hideMark/>
          </w:tcPr>
          <w:p w14:paraId="39051E70" w14:textId="77777777" w:rsidR="009E5F89" w:rsidRPr="009F15CB" w:rsidRDefault="009E5F89" w:rsidP="003A605E">
            <w:pPr>
              <w:rPr>
                <w:szCs w:val="22"/>
                <w:lang w:val="en-GB"/>
              </w:rPr>
            </w:pPr>
            <w:r w:rsidRPr="009F15CB">
              <w:rPr>
                <w:szCs w:val="22"/>
                <w:lang w:val="en-GB"/>
              </w:rPr>
              <w:t>m</w:t>
            </w:r>
          </w:p>
        </w:tc>
      </w:tr>
      <w:tr w:rsidR="009E5F89" w:rsidRPr="009F15CB" w14:paraId="3887D7E9" w14:textId="77777777" w:rsidTr="003A605E">
        <w:trPr>
          <w:trHeight w:val="201"/>
        </w:trPr>
        <w:tc>
          <w:tcPr>
            <w:tcW w:w="882" w:type="dxa"/>
            <w:shd w:val="clear" w:color="auto" w:fill="auto"/>
            <w:noWrap/>
            <w:vAlign w:val="bottom"/>
            <w:hideMark/>
          </w:tcPr>
          <w:p w14:paraId="4A32482B" w14:textId="77777777" w:rsidR="009E5F89" w:rsidRPr="009F15CB" w:rsidRDefault="009E5F89" w:rsidP="003A605E">
            <w:pPr>
              <w:rPr>
                <w:szCs w:val="22"/>
                <w:lang w:val="en-GB"/>
              </w:rPr>
            </w:pPr>
          </w:p>
        </w:tc>
        <w:tc>
          <w:tcPr>
            <w:tcW w:w="4056" w:type="dxa"/>
            <w:shd w:val="clear" w:color="auto" w:fill="auto"/>
            <w:noWrap/>
            <w:vAlign w:val="bottom"/>
            <w:hideMark/>
          </w:tcPr>
          <w:p w14:paraId="06078945" w14:textId="77777777" w:rsidR="009E5F89" w:rsidRPr="009F15CB" w:rsidRDefault="009E5F89" w:rsidP="003A605E">
            <w:pPr>
              <w:rPr>
                <w:szCs w:val="22"/>
                <w:lang w:val="en-GB"/>
              </w:rPr>
            </w:pPr>
            <w:r w:rsidRPr="009F15CB">
              <w:rPr>
                <w:szCs w:val="22"/>
                <w:lang w:val="en-GB"/>
              </w:rPr>
              <w:t>Length</w:t>
            </w:r>
          </w:p>
        </w:tc>
        <w:tc>
          <w:tcPr>
            <w:tcW w:w="2689" w:type="dxa"/>
            <w:shd w:val="clear" w:color="auto" w:fill="auto"/>
            <w:noWrap/>
            <w:vAlign w:val="bottom"/>
            <w:hideMark/>
          </w:tcPr>
          <w:p w14:paraId="6A29C1E7" w14:textId="77777777" w:rsidR="009E5F89" w:rsidRPr="009F15CB" w:rsidRDefault="009E5F89" w:rsidP="003A605E">
            <w:pPr>
              <w:rPr>
                <w:szCs w:val="22"/>
                <w:lang w:val="en-GB"/>
              </w:rPr>
            </w:pPr>
            <w:r w:rsidRPr="009F15CB">
              <w:rPr>
                <w:szCs w:val="22"/>
                <w:lang w:val="en-GB"/>
              </w:rPr>
              <w:t>200</w:t>
            </w:r>
          </w:p>
        </w:tc>
        <w:tc>
          <w:tcPr>
            <w:tcW w:w="1272" w:type="dxa"/>
            <w:shd w:val="clear" w:color="auto" w:fill="auto"/>
            <w:noWrap/>
            <w:vAlign w:val="bottom"/>
            <w:hideMark/>
          </w:tcPr>
          <w:p w14:paraId="5F00B0B4" w14:textId="77777777" w:rsidR="009E5F89" w:rsidRPr="009F15CB" w:rsidRDefault="009E5F89" w:rsidP="003A605E">
            <w:pPr>
              <w:rPr>
                <w:szCs w:val="22"/>
                <w:lang w:val="en-GB"/>
              </w:rPr>
            </w:pPr>
            <w:r w:rsidRPr="009F15CB">
              <w:rPr>
                <w:szCs w:val="22"/>
                <w:lang w:val="en-GB"/>
              </w:rPr>
              <w:t>m</w:t>
            </w:r>
          </w:p>
        </w:tc>
      </w:tr>
      <w:tr w:rsidR="009E5F89" w:rsidRPr="009F15CB" w14:paraId="21C528CE" w14:textId="77777777" w:rsidTr="003A605E">
        <w:trPr>
          <w:trHeight w:val="201"/>
        </w:trPr>
        <w:tc>
          <w:tcPr>
            <w:tcW w:w="882" w:type="dxa"/>
            <w:shd w:val="clear" w:color="auto" w:fill="auto"/>
            <w:noWrap/>
            <w:vAlign w:val="bottom"/>
            <w:hideMark/>
          </w:tcPr>
          <w:p w14:paraId="4E72DC69" w14:textId="77777777" w:rsidR="009E5F89" w:rsidRPr="009F15CB" w:rsidRDefault="009E5F89" w:rsidP="003A605E">
            <w:pPr>
              <w:rPr>
                <w:b/>
                <w:bCs/>
                <w:szCs w:val="22"/>
                <w:lang w:val="en-GB"/>
              </w:rPr>
            </w:pPr>
            <w:r w:rsidRPr="009F15CB">
              <w:rPr>
                <w:b/>
                <w:bCs/>
                <w:szCs w:val="22"/>
                <w:lang w:val="en-GB"/>
              </w:rPr>
              <w:t>8</w:t>
            </w:r>
          </w:p>
        </w:tc>
        <w:tc>
          <w:tcPr>
            <w:tcW w:w="4056" w:type="dxa"/>
            <w:shd w:val="clear" w:color="auto" w:fill="auto"/>
            <w:noWrap/>
            <w:vAlign w:val="bottom"/>
            <w:hideMark/>
          </w:tcPr>
          <w:p w14:paraId="277E8F06" w14:textId="77777777" w:rsidR="009E5F89" w:rsidRPr="009F15CB" w:rsidRDefault="009E5F89" w:rsidP="003A605E">
            <w:pPr>
              <w:rPr>
                <w:b/>
                <w:bCs/>
                <w:szCs w:val="22"/>
                <w:lang w:val="en-GB"/>
              </w:rPr>
            </w:pPr>
            <w:r w:rsidRPr="009F15CB">
              <w:rPr>
                <w:b/>
                <w:bCs/>
                <w:szCs w:val="22"/>
                <w:lang w:val="en-GB"/>
              </w:rPr>
              <w:t xml:space="preserve">Turbine </w:t>
            </w:r>
          </w:p>
        </w:tc>
        <w:tc>
          <w:tcPr>
            <w:tcW w:w="2689" w:type="dxa"/>
            <w:shd w:val="clear" w:color="auto" w:fill="auto"/>
            <w:noWrap/>
            <w:vAlign w:val="bottom"/>
            <w:hideMark/>
          </w:tcPr>
          <w:p w14:paraId="3D419BB7" w14:textId="77777777" w:rsidR="009E5F89" w:rsidRPr="009F15CB" w:rsidRDefault="009E5F89" w:rsidP="003A605E">
            <w:pPr>
              <w:rPr>
                <w:b/>
                <w:bCs/>
                <w:szCs w:val="22"/>
                <w:lang w:val="en-GB"/>
              </w:rPr>
            </w:pPr>
          </w:p>
        </w:tc>
        <w:tc>
          <w:tcPr>
            <w:tcW w:w="1272" w:type="dxa"/>
            <w:shd w:val="clear" w:color="auto" w:fill="auto"/>
            <w:noWrap/>
            <w:vAlign w:val="bottom"/>
            <w:hideMark/>
          </w:tcPr>
          <w:p w14:paraId="18FFA0B6" w14:textId="77777777" w:rsidR="009E5F89" w:rsidRPr="009F15CB" w:rsidRDefault="009E5F89" w:rsidP="003A605E">
            <w:pPr>
              <w:rPr>
                <w:szCs w:val="22"/>
                <w:lang w:val="en-GB"/>
              </w:rPr>
            </w:pPr>
          </w:p>
        </w:tc>
      </w:tr>
      <w:tr w:rsidR="009E5F89" w:rsidRPr="009F15CB" w14:paraId="001523B4" w14:textId="77777777" w:rsidTr="003A605E">
        <w:trPr>
          <w:trHeight w:val="201"/>
        </w:trPr>
        <w:tc>
          <w:tcPr>
            <w:tcW w:w="882" w:type="dxa"/>
            <w:shd w:val="clear" w:color="auto" w:fill="auto"/>
            <w:noWrap/>
            <w:vAlign w:val="bottom"/>
            <w:hideMark/>
          </w:tcPr>
          <w:p w14:paraId="23BB33A4" w14:textId="77777777" w:rsidR="009E5F89" w:rsidRPr="009F15CB" w:rsidRDefault="009E5F89" w:rsidP="003A605E">
            <w:pPr>
              <w:rPr>
                <w:szCs w:val="22"/>
                <w:lang w:val="en-GB"/>
              </w:rPr>
            </w:pPr>
          </w:p>
        </w:tc>
        <w:tc>
          <w:tcPr>
            <w:tcW w:w="4056" w:type="dxa"/>
            <w:shd w:val="clear" w:color="auto" w:fill="auto"/>
            <w:noWrap/>
            <w:vAlign w:val="bottom"/>
            <w:hideMark/>
          </w:tcPr>
          <w:p w14:paraId="5FB8D505" w14:textId="77777777" w:rsidR="009E5F89" w:rsidRPr="009F15CB" w:rsidRDefault="009E5F89" w:rsidP="003A605E">
            <w:pPr>
              <w:rPr>
                <w:szCs w:val="22"/>
                <w:lang w:val="en-GB"/>
              </w:rPr>
            </w:pPr>
            <w:r w:rsidRPr="009F15CB">
              <w:rPr>
                <w:szCs w:val="22"/>
                <w:lang w:val="en-GB"/>
              </w:rPr>
              <w:t xml:space="preserve">Type </w:t>
            </w:r>
          </w:p>
        </w:tc>
        <w:tc>
          <w:tcPr>
            <w:tcW w:w="3961" w:type="dxa"/>
            <w:gridSpan w:val="2"/>
            <w:shd w:val="clear" w:color="auto" w:fill="auto"/>
            <w:noWrap/>
            <w:vAlign w:val="bottom"/>
            <w:hideMark/>
          </w:tcPr>
          <w:p w14:paraId="50D114BB" w14:textId="77777777" w:rsidR="009E5F89" w:rsidRPr="009F15CB" w:rsidRDefault="009E5F89" w:rsidP="003A605E">
            <w:pPr>
              <w:rPr>
                <w:szCs w:val="22"/>
                <w:lang w:val="en-GB"/>
              </w:rPr>
            </w:pPr>
            <w:r w:rsidRPr="009F15CB">
              <w:rPr>
                <w:szCs w:val="22"/>
                <w:lang w:val="en-GB"/>
              </w:rPr>
              <w:t>Francis Turbine</w:t>
            </w:r>
          </w:p>
        </w:tc>
      </w:tr>
      <w:tr w:rsidR="009E5F89" w:rsidRPr="009F15CB" w14:paraId="2B708081" w14:textId="77777777" w:rsidTr="003A605E">
        <w:trPr>
          <w:trHeight w:val="201"/>
        </w:trPr>
        <w:tc>
          <w:tcPr>
            <w:tcW w:w="882" w:type="dxa"/>
            <w:shd w:val="clear" w:color="auto" w:fill="auto"/>
            <w:noWrap/>
            <w:vAlign w:val="bottom"/>
            <w:hideMark/>
          </w:tcPr>
          <w:p w14:paraId="460754BB" w14:textId="77777777" w:rsidR="009E5F89" w:rsidRPr="009F15CB" w:rsidRDefault="009E5F89" w:rsidP="003A605E">
            <w:pPr>
              <w:rPr>
                <w:szCs w:val="22"/>
                <w:lang w:val="en-GB"/>
              </w:rPr>
            </w:pPr>
          </w:p>
        </w:tc>
        <w:tc>
          <w:tcPr>
            <w:tcW w:w="4056" w:type="dxa"/>
            <w:shd w:val="clear" w:color="auto" w:fill="auto"/>
            <w:noWrap/>
            <w:vAlign w:val="bottom"/>
            <w:hideMark/>
          </w:tcPr>
          <w:p w14:paraId="224A6773" w14:textId="77777777" w:rsidR="009E5F89" w:rsidRPr="009F15CB" w:rsidRDefault="009E5F89" w:rsidP="003A605E">
            <w:pPr>
              <w:rPr>
                <w:szCs w:val="22"/>
                <w:lang w:val="en-GB"/>
              </w:rPr>
            </w:pPr>
            <w:r w:rsidRPr="009F15CB">
              <w:rPr>
                <w:szCs w:val="22"/>
                <w:lang w:val="en-GB"/>
              </w:rPr>
              <w:t>Number of units</w:t>
            </w:r>
          </w:p>
        </w:tc>
        <w:tc>
          <w:tcPr>
            <w:tcW w:w="2689" w:type="dxa"/>
            <w:shd w:val="clear" w:color="auto" w:fill="auto"/>
            <w:noWrap/>
            <w:vAlign w:val="bottom"/>
            <w:hideMark/>
          </w:tcPr>
          <w:p w14:paraId="1B6F5BE7" w14:textId="77777777" w:rsidR="009E5F89" w:rsidRPr="009F15CB" w:rsidRDefault="009E5F89" w:rsidP="003A605E">
            <w:pPr>
              <w:rPr>
                <w:szCs w:val="22"/>
                <w:lang w:val="en-GB"/>
              </w:rPr>
            </w:pPr>
            <w:r w:rsidRPr="009F15CB">
              <w:rPr>
                <w:szCs w:val="22"/>
                <w:lang w:val="en-GB"/>
              </w:rPr>
              <w:t>3</w:t>
            </w:r>
          </w:p>
        </w:tc>
        <w:tc>
          <w:tcPr>
            <w:tcW w:w="1272" w:type="dxa"/>
            <w:shd w:val="clear" w:color="auto" w:fill="auto"/>
            <w:noWrap/>
            <w:vAlign w:val="bottom"/>
            <w:hideMark/>
          </w:tcPr>
          <w:p w14:paraId="1A257E71" w14:textId="77777777" w:rsidR="009E5F89" w:rsidRPr="009F15CB" w:rsidRDefault="009E5F89" w:rsidP="003A605E">
            <w:pPr>
              <w:rPr>
                <w:szCs w:val="22"/>
                <w:lang w:val="en-GB"/>
              </w:rPr>
            </w:pPr>
          </w:p>
        </w:tc>
      </w:tr>
      <w:tr w:rsidR="009E5F89" w:rsidRPr="009F15CB" w14:paraId="73C5800B" w14:textId="77777777" w:rsidTr="003A605E">
        <w:trPr>
          <w:trHeight w:val="201"/>
        </w:trPr>
        <w:tc>
          <w:tcPr>
            <w:tcW w:w="882" w:type="dxa"/>
            <w:shd w:val="clear" w:color="auto" w:fill="auto"/>
            <w:noWrap/>
            <w:vAlign w:val="bottom"/>
            <w:hideMark/>
          </w:tcPr>
          <w:p w14:paraId="15FEAB55" w14:textId="77777777" w:rsidR="009E5F89" w:rsidRPr="009F15CB" w:rsidRDefault="009E5F89" w:rsidP="003A605E">
            <w:pPr>
              <w:rPr>
                <w:szCs w:val="22"/>
                <w:lang w:val="en-GB"/>
              </w:rPr>
            </w:pPr>
          </w:p>
        </w:tc>
        <w:tc>
          <w:tcPr>
            <w:tcW w:w="4056" w:type="dxa"/>
            <w:shd w:val="clear" w:color="auto" w:fill="auto"/>
            <w:noWrap/>
            <w:vAlign w:val="bottom"/>
            <w:hideMark/>
          </w:tcPr>
          <w:p w14:paraId="65FFA6E1" w14:textId="77777777" w:rsidR="009E5F89" w:rsidRPr="009F15CB" w:rsidRDefault="009E5F89" w:rsidP="003A605E">
            <w:pPr>
              <w:rPr>
                <w:szCs w:val="22"/>
                <w:lang w:val="en-GB"/>
              </w:rPr>
            </w:pPr>
            <w:r w:rsidRPr="009F15CB">
              <w:rPr>
                <w:szCs w:val="22"/>
                <w:lang w:val="en-GB"/>
              </w:rPr>
              <w:t>Speed</w:t>
            </w:r>
          </w:p>
        </w:tc>
        <w:tc>
          <w:tcPr>
            <w:tcW w:w="2689" w:type="dxa"/>
            <w:shd w:val="clear" w:color="auto" w:fill="auto"/>
            <w:noWrap/>
            <w:vAlign w:val="bottom"/>
            <w:hideMark/>
          </w:tcPr>
          <w:p w14:paraId="1BB1FF20" w14:textId="77777777" w:rsidR="009E5F89" w:rsidRPr="009F15CB" w:rsidRDefault="009E5F89" w:rsidP="003A605E">
            <w:pPr>
              <w:rPr>
                <w:szCs w:val="22"/>
                <w:lang w:val="en-GB"/>
              </w:rPr>
            </w:pPr>
            <w:r w:rsidRPr="009F15CB">
              <w:rPr>
                <w:szCs w:val="22"/>
                <w:lang w:val="en-GB"/>
              </w:rPr>
              <w:t>1000</w:t>
            </w:r>
          </w:p>
        </w:tc>
        <w:tc>
          <w:tcPr>
            <w:tcW w:w="1272" w:type="dxa"/>
            <w:shd w:val="clear" w:color="auto" w:fill="auto"/>
            <w:noWrap/>
            <w:vAlign w:val="bottom"/>
            <w:hideMark/>
          </w:tcPr>
          <w:p w14:paraId="16952BFE" w14:textId="77777777" w:rsidR="009E5F89" w:rsidRPr="009F15CB" w:rsidRDefault="009E5F89" w:rsidP="003A605E">
            <w:pPr>
              <w:rPr>
                <w:szCs w:val="22"/>
                <w:lang w:val="en-GB"/>
              </w:rPr>
            </w:pPr>
            <w:r w:rsidRPr="009F15CB">
              <w:rPr>
                <w:szCs w:val="22"/>
                <w:lang w:val="en-GB"/>
              </w:rPr>
              <w:t>rpm</w:t>
            </w:r>
          </w:p>
        </w:tc>
      </w:tr>
      <w:tr w:rsidR="009E5F89" w:rsidRPr="009F15CB" w14:paraId="63E04B44" w14:textId="77777777" w:rsidTr="003A605E">
        <w:trPr>
          <w:trHeight w:val="201"/>
        </w:trPr>
        <w:tc>
          <w:tcPr>
            <w:tcW w:w="882" w:type="dxa"/>
            <w:shd w:val="clear" w:color="auto" w:fill="auto"/>
            <w:noWrap/>
            <w:vAlign w:val="bottom"/>
            <w:hideMark/>
          </w:tcPr>
          <w:p w14:paraId="7ACE1EDA" w14:textId="77777777" w:rsidR="009E5F89" w:rsidRPr="009F15CB" w:rsidRDefault="009E5F89" w:rsidP="003A605E">
            <w:pPr>
              <w:rPr>
                <w:b/>
                <w:bCs/>
                <w:szCs w:val="22"/>
                <w:lang w:val="en-GB"/>
              </w:rPr>
            </w:pPr>
            <w:r w:rsidRPr="009F15CB">
              <w:rPr>
                <w:b/>
                <w:bCs/>
                <w:szCs w:val="22"/>
                <w:lang w:val="en-GB"/>
              </w:rPr>
              <w:t>9</w:t>
            </w:r>
          </w:p>
        </w:tc>
        <w:tc>
          <w:tcPr>
            <w:tcW w:w="4056" w:type="dxa"/>
            <w:shd w:val="clear" w:color="auto" w:fill="auto"/>
            <w:noWrap/>
            <w:vAlign w:val="bottom"/>
            <w:hideMark/>
          </w:tcPr>
          <w:p w14:paraId="508290F3" w14:textId="77777777" w:rsidR="009E5F89" w:rsidRPr="009F15CB" w:rsidRDefault="009E5F89" w:rsidP="003A605E">
            <w:pPr>
              <w:rPr>
                <w:b/>
                <w:bCs/>
                <w:szCs w:val="22"/>
                <w:lang w:val="en-GB"/>
              </w:rPr>
            </w:pPr>
            <w:r w:rsidRPr="009F15CB">
              <w:rPr>
                <w:b/>
                <w:bCs/>
                <w:szCs w:val="22"/>
                <w:lang w:val="en-GB"/>
              </w:rPr>
              <w:t xml:space="preserve">Generator </w:t>
            </w:r>
          </w:p>
        </w:tc>
        <w:tc>
          <w:tcPr>
            <w:tcW w:w="2689" w:type="dxa"/>
            <w:shd w:val="clear" w:color="auto" w:fill="auto"/>
            <w:noWrap/>
            <w:vAlign w:val="bottom"/>
            <w:hideMark/>
          </w:tcPr>
          <w:p w14:paraId="3BFF8894" w14:textId="77777777" w:rsidR="009E5F89" w:rsidRPr="009F15CB" w:rsidRDefault="009E5F89" w:rsidP="003A605E">
            <w:pPr>
              <w:rPr>
                <w:b/>
                <w:bCs/>
                <w:szCs w:val="22"/>
                <w:lang w:val="en-GB"/>
              </w:rPr>
            </w:pPr>
          </w:p>
        </w:tc>
        <w:tc>
          <w:tcPr>
            <w:tcW w:w="1272" w:type="dxa"/>
            <w:shd w:val="clear" w:color="auto" w:fill="auto"/>
            <w:noWrap/>
            <w:vAlign w:val="bottom"/>
            <w:hideMark/>
          </w:tcPr>
          <w:p w14:paraId="5527687C" w14:textId="77777777" w:rsidR="009E5F89" w:rsidRPr="009F15CB" w:rsidRDefault="009E5F89" w:rsidP="003A605E">
            <w:pPr>
              <w:rPr>
                <w:szCs w:val="22"/>
                <w:lang w:val="en-GB"/>
              </w:rPr>
            </w:pPr>
          </w:p>
        </w:tc>
      </w:tr>
      <w:tr w:rsidR="009E5F89" w:rsidRPr="009F15CB" w14:paraId="5A2E8FB5" w14:textId="77777777" w:rsidTr="003A605E">
        <w:trPr>
          <w:trHeight w:val="201"/>
        </w:trPr>
        <w:tc>
          <w:tcPr>
            <w:tcW w:w="882" w:type="dxa"/>
            <w:shd w:val="clear" w:color="auto" w:fill="auto"/>
            <w:noWrap/>
            <w:vAlign w:val="bottom"/>
            <w:hideMark/>
          </w:tcPr>
          <w:p w14:paraId="2EB450F6" w14:textId="77777777" w:rsidR="009E5F89" w:rsidRPr="009F15CB" w:rsidRDefault="009E5F89" w:rsidP="003A605E">
            <w:pPr>
              <w:rPr>
                <w:szCs w:val="22"/>
                <w:lang w:val="en-GB"/>
              </w:rPr>
            </w:pPr>
          </w:p>
        </w:tc>
        <w:tc>
          <w:tcPr>
            <w:tcW w:w="4056" w:type="dxa"/>
            <w:shd w:val="clear" w:color="auto" w:fill="auto"/>
            <w:noWrap/>
            <w:vAlign w:val="bottom"/>
            <w:hideMark/>
          </w:tcPr>
          <w:p w14:paraId="5692BE5D" w14:textId="77777777" w:rsidR="009E5F89" w:rsidRPr="009F15CB" w:rsidRDefault="009E5F89" w:rsidP="003A605E">
            <w:pPr>
              <w:rPr>
                <w:szCs w:val="22"/>
                <w:lang w:val="en-GB"/>
              </w:rPr>
            </w:pPr>
            <w:r w:rsidRPr="009F15CB">
              <w:rPr>
                <w:szCs w:val="22"/>
                <w:lang w:val="en-GB"/>
              </w:rPr>
              <w:t xml:space="preserve">Number of Units </w:t>
            </w:r>
          </w:p>
        </w:tc>
        <w:tc>
          <w:tcPr>
            <w:tcW w:w="2689" w:type="dxa"/>
            <w:shd w:val="clear" w:color="auto" w:fill="auto"/>
            <w:noWrap/>
            <w:vAlign w:val="bottom"/>
            <w:hideMark/>
          </w:tcPr>
          <w:p w14:paraId="569DDD2F" w14:textId="77777777" w:rsidR="009E5F89" w:rsidRPr="009F15CB" w:rsidRDefault="009E5F89" w:rsidP="003A605E">
            <w:pPr>
              <w:rPr>
                <w:szCs w:val="22"/>
                <w:lang w:val="en-GB"/>
              </w:rPr>
            </w:pPr>
            <w:r w:rsidRPr="009F15CB">
              <w:rPr>
                <w:szCs w:val="22"/>
                <w:lang w:val="en-GB"/>
              </w:rPr>
              <w:t>3</w:t>
            </w:r>
          </w:p>
        </w:tc>
        <w:tc>
          <w:tcPr>
            <w:tcW w:w="1272" w:type="dxa"/>
            <w:shd w:val="clear" w:color="auto" w:fill="auto"/>
            <w:noWrap/>
            <w:vAlign w:val="bottom"/>
            <w:hideMark/>
          </w:tcPr>
          <w:p w14:paraId="013B4765" w14:textId="77777777" w:rsidR="009E5F89" w:rsidRPr="009F15CB" w:rsidRDefault="009E5F89" w:rsidP="003A605E">
            <w:pPr>
              <w:rPr>
                <w:szCs w:val="22"/>
                <w:lang w:val="en-GB"/>
              </w:rPr>
            </w:pPr>
          </w:p>
        </w:tc>
      </w:tr>
      <w:tr w:rsidR="009E5F89" w:rsidRPr="009F15CB" w14:paraId="22A5C7A3" w14:textId="77777777" w:rsidTr="003A605E">
        <w:trPr>
          <w:trHeight w:val="201"/>
        </w:trPr>
        <w:tc>
          <w:tcPr>
            <w:tcW w:w="882" w:type="dxa"/>
            <w:shd w:val="clear" w:color="auto" w:fill="auto"/>
            <w:noWrap/>
            <w:vAlign w:val="bottom"/>
            <w:hideMark/>
          </w:tcPr>
          <w:p w14:paraId="474BFE6D" w14:textId="77777777" w:rsidR="009E5F89" w:rsidRPr="009F15CB" w:rsidRDefault="009E5F89" w:rsidP="003A605E">
            <w:pPr>
              <w:rPr>
                <w:szCs w:val="22"/>
                <w:lang w:val="en-GB"/>
              </w:rPr>
            </w:pPr>
          </w:p>
        </w:tc>
        <w:tc>
          <w:tcPr>
            <w:tcW w:w="4056" w:type="dxa"/>
            <w:shd w:val="clear" w:color="auto" w:fill="auto"/>
            <w:noWrap/>
            <w:vAlign w:val="bottom"/>
            <w:hideMark/>
          </w:tcPr>
          <w:p w14:paraId="496C8193" w14:textId="77777777" w:rsidR="009E5F89" w:rsidRPr="009F15CB" w:rsidRDefault="009E5F89" w:rsidP="003A605E">
            <w:pPr>
              <w:rPr>
                <w:szCs w:val="22"/>
                <w:lang w:val="en-GB"/>
              </w:rPr>
            </w:pPr>
            <w:r w:rsidRPr="009F15CB">
              <w:rPr>
                <w:szCs w:val="22"/>
                <w:lang w:val="en-GB"/>
              </w:rPr>
              <w:t xml:space="preserve">Voltage </w:t>
            </w:r>
          </w:p>
        </w:tc>
        <w:tc>
          <w:tcPr>
            <w:tcW w:w="2689" w:type="dxa"/>
            <w:shd w:val="clear" w:color="auto" w:fill="auto"/>
            <w:noWrap/>
            <w:vAlign w:val="bottom"/>
            <w:hideMark/>
          </w:tcPr>
          <w:p w14:paraId="62B3C668" w14:textId="77777777" w:rsidR="009E5F89" w:rsidRPr="009F15CB" w:rsidRDefault="009E5F89" w:rsidP="003A605E">
            <w:pPr>
              <w:rPr>
                <w:szCs w:val="22"/>
                <w:lang w:val="en-GB"/>
              </w:rPr>
            </w:pPr>
            <w:r w:rsidRPr="009F15CB">
              <w:rPr>
                <w:szCs w:val="22"/>
                <w:lang w:val="en-GB"/>
              </w:rPr>
              <w:t>6.6</w:t>
            </w:r>
          </w:p>
        </w:tc>
        <w:tc>
          <w:tcPr>
            <w:tcW w:w="1272" w:type="dxa"/>
            <w:shd w:val="clear" w:color="auto" w:fill="auto"/>
            <w:noWrap/>
            <w:vAlign w:val="bottom"/>
            <w:hideMark/>
          </w:tcPr>
          <w:p w14:paraId="25CF741A" w14:textId="77777777" w:rsidR="009E5F89" w:rsidRPr="009F15CB" w:rsidRDefault="009E5F89" w:rsidP="003A605E">
            <w:pPr>
              <w:rPr>
                <w:szCs w:val="22"/>
                <w:lang w:val="en-GB"/>
              </w:rPr>
            </w:pPr>
            <w:r w:rsidRPr="009F15CB">
              <w:rPr>
                <w:szCs w:val="22"/>
                <w:lang w:val="en-GB"/>
              </w:rPr>
              <w:t>kV</w:t>
            </w:r>
          </w:p>
        </w:tc>
      </w:tr>
      <w:tr w:rsidR="009E5F89" w:rsidRPr="009F15CB" w14:paraId="6D108B1C" w14:textId="77777777" w:rsidTr="003A605E">
        <w:trPr>
          <w:trHeight w:val="201"/>
        </w:trPr>
        <w:tc>
          <w:tcPr>
            <w:tcW w:w="882" w:type="dxa"/>
            <w:shd w:val="clear" w:color="auto" w:fill="auto"/>
            <w:noWrap/>
            <w:vAlign w:val="bottom"/>
            <w:hideMark/>
          </w:tcPr>
          <w:p w14:paraId="4CE888EA" w14:textId="77777777" w:rsidR="009E5F89" w:rsidRPr="009F15CB" w:rsidRDefault="009E5F89" w:rsidP="003A605E">
            <w:pPr>
              <w:rPr>
                <w:b/>
                <w:bCs/>
                <w:szCs w:val="22"/>
                <w:lang w:val="en-GB"/>
              </w:rPr>
            </w:pPr>
            <w:r w:rsidRPr="009F15CB">
              <w:rPr>
                <w:b/>
                <w:bCs/>
                <w:szCs w:val="22"/>
                <w:lang w:val="en-GB"/>
              </w:rPr>
              <w:t>10</w:t>
            </w:r>
          </w:p>
        </w:tc>
        <w:tc>
          <w:tcPr>
            <w:tcW w:w="4056" w:type="dxa"/>
            <w:shd w:val="clear" w:color="auto" w:fill="auto"/>
            <w:noWrap/>
            <w:vAlign w:val="bottom"/>
            <w:hideMark/>
          </w:tcPr>
          <w:p w14:paraId="0FD9448A" w14:textId="77777777" w:rsidR="009E5F89" w:rsidRPr="009F15CB" w:rsidRDefault="009E5F89" w:rsidP="003A605E">
            <w:pPr>
              <w:rPr>
                <w:b/>
                <w:bCs/>
                <w:szCs w:val="22"/>
                <w:lang w:val="en-GB"/>
              </w:rPr>
            </w:pPr>
            <w:r w:rsidRPr="009F15CB">
              <w:rPr>
                <w:b/>
                <w:bCs/>
                <w:szCs w:val="22"/>
                <w:lang w:val="en-GB"/>
              </w:rPr>
              <w:t>Switchgear</w:t>
            </w:r>
          </w:p>
        </w:tc>
        <w:tc>
          <w:tcPr>
            <w:tcW w:w="2689" w:type="dxa"/>
            <w:shd w:val="clear" w:color="auto" w:fill="auto"/>
            <w:noWrap/>
            <w:vAlign w:val="bottom"/>
            <w:hideMark/>
          </w:tcPr>
          <w:p w14:paraId="1D271935" w14:textId="77777777" w:rsidR="009E5F89" w:rsidRPr="009F15CB" w:rsidRDefault="009E5F89" w:rsidP="003A605E">
            <w:pPr>
              <w:rPr>
                <w:b/>
                <w:bCs/>
                <w:szCs w:val="22"/>
                <w:lang w:val="en-GB"/>
              </w:rPr>
            </w:pPr>
          </w:p>
        </w:tc>
        <w:tc>
          <w:tcPr>
            <w:tcW w:w="1272" w:type="dxa"/>
            <w:shd w:val="clear" w:color="auto" w:fill="auto"/>
            <w:noWrap/>
            <w:vAlign w:val="bottom"/>
            <w:hideMark/>
          </w:tcPr>
          <w:p w14:paraId="7FFECD22" w14:textId="77777777" w:rsidR="009E5F89" w:rsidRPr="009F15CB" w:rsidRDefault="009E5F89" w:rsidP="003A605E">
            <w:pPr>
              <w:rPr>
                <w:szCs w:val="22"/>
                <w:lang w:val="en-GB"/>
              </w:rPr>
            </w:pPr>
          </w:p>
        </w:tc>
      </w:tr>
      <w:tr w:rsidR="009E5F89" w:rsidRPr="009F15CB" w14:paraId="34ADAB16" w14:textId="77777777" w:rsidTr="003A605E">
        <w:trPr>
          <w:trHeight w:val="201"/>
        </w:trPr>
        <w:tc>
          <w:tcPr>
            <w:tcW w:w="882" w:type="dxa"/>
            <w:shd w:val="clear" w:color="auto" w:fill="auto"/>
            <w:noWrap/>
            <w:vAlign w:val="bottom"/>
            <w:hideMark/>
          </w:tcPr>
          <w:p w14:paraId="2EB59175" w14:textId="77777777" w:rsidR="009E5F89" w:rsidRPr="009F15CB" w:rsidRDefault="009E5F89" w:rsidP="003A605E">
            <w:pPr>
              <w:rPr>
                <w:szCs w:val="22"/>
                <w:lang w:val="en-GB"/>
              </w:rPr>
            </w:pPr>
          </w:p>
        </w:tc>
        <w:tc>
          <w:tcPr>
            <w:tcW w:w="4056" w:type="dxa"/>
            <w:shd w:val="clear" w:color="auto" w:fill="auto"/>
            <w:noWrap/>
            <w:vAlign w:val="bottom"/>
            <w:hideMark/>
          </w:tcPr>
          <w:p w14:paraId="0699F8B8" w14:textId="77777777" w:rsidR="009E5F89" w:rsidRPr="009F15CB" w:rsidRDefault="009E5F89" w:rsidP="003A605E">
            <w:pPr>
              <w:rPr>
                <w:szCs w:val="22"/>
                <w:lang w:val="en-GB"/>
              </w:rPr>
            </w:pPr>
            <w:r w:rsidRPr="009F15CB">
              <w:rPr>
                <w:szCs w:val="22"/>
                <w:lang w:val="en-GB"/>
              </w:rPr>
              <w:t>Elevation of top of foundation</w:t>
            </w:r>
          </w:p>
        </w:tc>
        <w:tc>
          <w:tcPr>
            <w:tcW w:w="2689" w:type="dxa"/>
            <w:shd w:val="clear" w:color="auto" w:fill="auto"/>
            <w:noWrap/>
            <w:vAlign w:val="bottom"/>
            <w:hideMark/>
          </w:tcPr>
          <w:p w14:paraId="5BE75BB2" w14:textId="77777777" w:rsidR="009E5F89" w:rsidRPr="009F15CB" w:rsidRDefault="009E5F89" w:rsidP="003A605E">
            <w:pPr>
              <w:rPr>
                <w:szCs w:val="22"/>
                <w:lang w:val="en-GB"/>
              </w:rPr>
            </w:pPr>
            <w:r w:rsidRPr="009F15CB">
              <w:rPr>
                <w:szCs w:val="22"/>
                <w:lang w:val="en-GB"/>
              </w:rPr>
              <w:t>541</w:t>
            </w:r>
          </w:p>
        </w:tc>
        <w:tc>
          <w:tcPr>
            <w:tcW w:w="1272" w:type="dxa"/>
            <w:shd w:val="clear" w:color="auto" w:fill="auto"/>
            <w:noWrap/>
            <w:vAlign w:val="bottom"/>
            <w:hideMark/>
          </w:tcPr>
          <w:p w14:paraId="55B5A5FC" w14:textId="77777777" w:rsidR="009E5F89" w:rsidRPr="009F15CB" w:rsidRDefault="009E5F89" w:rsidP="003A605E">
            <w:pPr>
              <w:rPr>
                <w:szCs w:val="22"/>
                <w:lang w:val="en-GB"/>
              </w:rPr>
            </w:pPr>
            <w:proofErr w:type="spellStart"/>
            <w:r w:rsidRPr="009F15CB">
              <w:rPr>
                <w:szCs w:val="22"/>
                <w:lang w:val="en-GB"/>
              </w:rPr>
              <w:t>masl</w:t>
            </w:r>
            <w:proofErr w:type="spellEnd"/>
          </w:p>
        </w:tc>
      </w:tr>
      <w:tr w:rsidR="009E5F89" w:rsidRPr="009F15CB" w14:paraId="51E473B2" w14:textId="77777777" w:rsidTr="003A605E">
        <w:trPr>
          <w:trHeight w:val="201"/>
        </w:trPr>
        <w:tc>
          <w:tcPr>
            <w:tcW w:w="882" w:type="dxa"/>
            <w:shd w:val="clear" w:color="auto" w:fill="auto"/>
            <w:noWrap/>
            <w:vAlign w:val="bottom"/>
            <w:hideMark/>
          </w:tcPr>
          <w:p w14:paraId="05892C1C" w14:textId="77777777" w:rsidR="009E5F89" w:rsidRPr="009F15CB" w:rsidRDefault="009E5F89" w:rsidP="003A605E">
            <w:pPr>
              <w:rPr>
                <w:b/>
                <w:bCs/>
                <w:szCs w:val="22"/>
                <w:lang w:val="en-GB"/>
              </w:rPr>
            </w:pPr>
            <w:r w:rsidRPr="009F15CB">
              <w:rPr>
                <w:b/>
                <w:bCs/>
                <w:szCs w:val="22"/>
                <w:lang w:val="en-GB"/>
              </w:rPr>
              <w:t>11</w:t>
            </w:r>
          </w:p>
        </w:tc>
        <w:tc>
          <w:tcPr>
            <w:tcW w:w="4056" w:type="dxa"/>
            <w:shd w:val="clear" w:color="auto" w:fill="auto"/>
            <w:noWrap/>
            <w:vAlign w:val="bottom"/>
            <w:hideMark/>
          </w:tcPr>
          <w:p w14:paraId="7A6DDBBA" w14:textId="77777777" w:rsidR="009E5F89" w:rsidRPr="009F15CB" w:rsidRDefault="009E5F89" w:rsidP="003A605E">
            <w:pPr>
              <w:rPr>
                <w:b/>
                <w:bCs/>
                <w:szCs w:val="22"/>
                <w:lang w:val="en-GB"/>
              </w:rPr>
            </w:pPr>
            <w:r w:rsidRPr="009F15CB">
              <w:rPr>
                <w:b/>
                <w:bCs/>
                <w:szCs w:val="22"/>
                <w:lang w:val="en-GB"/>
              </w:rPr>
              <w:t>Transmission Line</w:t>
            </w:r>
          </w:p>
        </w:tc>
        <w:tc>
          <w:tcPr>
            <w:tcW w:w="2689" w:type="dxa"/>
            <w:shd w:val="clear" w:color="auto" w:fill="auto"/>
            <w:noWrap/>
            <w:vAlign w:val="bottom"/>
            <w:hideMark/>
          </w:tcPr>
          <w:p w14:paraId="63935931" w14:textId="77777777" w:rsidR="009E5F89" w:rsidRPr="009F15CB" w:rsidRDefault="009E5F89" w:rsidP="003A605E">
            <w:pPr>
              <w:rPr>
                <w:b/>
                <w:bCs/>
                <w:szCs w:val="22"/>
                <w:lang w:val="en-GB"/>
              </w:rPr>
            </w:pPr>
          </w:p>
        </w:tc>
        <w:tc>
          <w:tcPr>
            <w:tcW w:w="1272" w:type="dxa"/>
            <w:shd w:val="clear" w:color="auto" w:fill="auto"/>
            <w:noWrap/>
            <w:vAlign w:val="bottom"/>
            <w:hideMark/>
          </w:tcPr>
          <w:p w14:paraId="26D198ED" w14:textId="77777777" w:rsidR="009E5F89" w:rsidRPr="009F15CB" w:rsidRDefault="009E5F89" w:rsidP="003A605E">
            <w:pPr>
              <w:rPr>
                <w:szCs w:val="22"/>
                <w:lang w:val="en-GB"/>
              </w:rPr>
            </w:pPr>
          </w:p>
        </w:tc>
      </w:tr>
      <w:tr w:rsidR="009E5F89" w:rsidRPr="009F15CB" w14:paraId="26A9941A" w14:textId="77777777" w:rsidTr="003A605E">
        <w:trPr>
          <w:trHeight w:val="201"/>
        </w:trPr>
        <w:tc>
          <w:tcPr>
            <w:tcW w:w="882" w:type="dxa"/>
            <w:shd w:val="clear" w:color="auto" w:fill="auto"/>
            <w:noWrap/>
            <w:vAlign w:val="bottom"/>
            <w:hideMark/>
          </w:tcPr>
          <w:p w14:paraId="443744F6" w14:textId="77777777" w:rsidR="009E5F89" w:rsidRPr="009F15CB" w:rsidRDefault="009E5F89" w:rsidP="003A605E">
            <w:pPr>
              <w:rPr>
                <w:szCs w:val="22"/>
                <w:lang w:val="en-GB"/>
              </w:rPr>
            </w:pPr>
          </w:p>
        </w:tc>
        <w:tc>
          <w:tcPr>
            <w:tcW w:w="4056" w:type="dxa"/>
            <w:shd w:val="clear" w:color="auto" w:fill="auto"/>
            <w:noWrap/>
            <w:vAlign w:val="bottom"/>
            <w:hideMark/>
          </w:tcPr>
          <w:p w14:paraId="175D6E48" w14:textId="77777777" w:rsidR="009E5F89" w:rsidRPr="009F15CB" w:rsidRDefault="009E5F89" w:rsidP="003A605E">
            <w:pPr>
              <w:rPr>
                <w:szCs w:val="22"/>
                <w:lang w:val="en-GB"/>
              </w:rPr>
            </w:pPr>
            <w:r w:rsidRPr="009F15CB">
              <w:rPr>
                <w:szCs w:val="22"/>
                <w:lang w:val="en-GB"/>
              </w:rPr>
              <w:t>Length</w:t>
            </w:r>
          </w:p>
        </w:tc>
        <w:tc>
          <w:tcPr>
            <w:tcW w:w="2689" w:type="dxa"/>
            <w:shd w:val="clear" w:color="auto" w:fill="auto"/>
            <w:noWrap/>
            <w:vAlign w:val="bottom"/>
            <w:hideMark/>
          </w:tcPr>
          <w:p w14:paraId="765C7C9F" w14:textId="77777777" w:rsidR="009E5F89" w:rsidRPr="009F15CB" w:rsidRDefault="009E5F89" w:rsidP="003A605E">
            <w:pPr>
              <w:rPr>
                <w:szCs w:val="22"/>
                <w:lang w:val="en-GB"/>
              </w:rPr>
            </w:pPr>
            <w:r w:rsidRPr="009F15CB">
              <w:rPr>
                <w:szCs w:val="22"/>
                <w:lang w:val="en-GB"/>
              </w:rPr>
              <w:t>41</w:t>
            </w:r>
          </w:p>
        </w:tc>
        <w:tc>
          <w:tcPr>
            <w:tcW w:w="1272" w:type="dxa"/>
            <w:shd w:val="clear" w:color="auto" w:fill="auto"/>
            <w:noWrap/>
            <w:vAlign w:val="bottom"/>
            <w:hideMark/>
          </w:tcPr>
          <w:p w14:paraId="5525D001" w14:textId="77777777" w:rsidR="009E5F89" w:rsidRPr="009F15CB" w:rsidRDefault="009E5F89" w:rsidP="003A605E">
            <w:pPr>
              <w:rPr>
                <w:szCs w:val="22"/>
                <w:lang w:val="en-GB"/>
              </w:rPr>
            </w:pPr>
            <w:r w:rsidRPr="009F15CB">
              <w:rPr>
                <w:szCs w:val="22"/>
                <w:lang w:val="en-GB"/>
              </w:rPr>
              <w:t>km</w:t>
            </w:r>
          </w:p>
        </w:tc>
      </w:tr>
      <w:tr w:rsidR="009E5F89" w:rsidRPr="009F15CB" w14:paraId="1A5A3C48" w14:textId="77777777" w:rsidTr="003A605E">
        <w:trPr>
          <w:trHeight w:val="201"/>
        </w:trPr>
        <w:tc>
          <w:tcPr>
            <w:tcW w:w="882" w:type="dxa"/>
            <w:shd w:val="clear" w:color="auto" w:fill="auto"/>
            <w:noWrap/>
            <w:vAlign w:val="bottom"/>
            <w:hideMark/>
          </w:tcPr>
          <w:p w14:paraId="52A365D6" w14:textId="77777777" w:rsidR="009E5F89" w:rsidRPr="009F15CB" w:rsidRDefault="009E5F89" w:rsidP="003A605E">
            <w:pPr>
              <w:rPr>
                <w:szCs w:val="22"/>
                <w:lang w:val="en-GB"/>
              </w:rPr>
            </w:pPr>
          </w:p>
        </w:tc>
        <w:tc>
          <w:tcPr>
            <w:tcW w:w="4056" w:type="dxa"/>
            <w:shd w:val="clear" w:color="auto" w:fill="auto"/>
            <w:noWrap/>
            <w:vAlign w:val="bottom"/>
            <w:hideMark/>
          </w:tcPr>
          <w:p w14:paraId="6186AC04" w14:textId="77777777" w:rsidR="009E5F89" w:rsidRPr="009F15CB" w:rsidRDefault="009E5F89" w:rsidP="003A605E">
            <w:pPr>
              <w:rPr>
                <w:szCs w:val="22"/>
                <w:lang w:val="en-GB"/>
              </w:rPr>
            </w:pPr>
            <w:r w:rsidRPr="009F15CB">
              <w:rPr>
                <w:szCs w:val="22"/>
                <w:lang w:val="en-GB"/>
              </w:rPr>
              <w:t>Voltage</w:t>
            </w:r>
          </w:p>
        </w:tc>
        <w:tc>
          <w:tcPr>
            <w:tcW w:w="2689" w:type="dxa"/>
            <w:shd w:val="clear" w:color="auto" w:fill="auto"/>
            <w:noWrap/>
            <w:vAlign w:val="bottom"/>
            <w:hideMark/>
          </w:tcPr>
          <w:p w14:paraId="0681F72A" w14:textId="77777777" w:rsidR="009E5F89" w:rsidRPr="009F15CB" w:rsidRDefault="009E5F89" w:rsidP="003A605E">
            <w:pPr>
              <w:rPr>
                <w:szCs w:val="22"/>
                <w:lang w:val="en-GB"/>
              </w:rPr>
            </w:pPr>
            <w:r w:rsidRPr="009F15CB">
              <w:rPr>
                <w:szCs w:val="22"/>
                <w:lang w:val="en-GB"/>
              </w:rPr>
              <w:t>132</w:t>
            </w:r>
          </w:p>
        </w:tc>
        <w:tc>
          <w:tcPr>
            <w:tcW w:w="1272" w:type="dxa"/>
            <w:shd w:val="clear" w:color="auto" w:fill="auto"/>
            <w:noWrap/>
            <w:vAlign w:val="bottom"/>
            <w:hideMark/>
          </w:tcPr>
          <w:p w14:paraId="42F3B457" w14:textId="77777777" w:rsidR="009E5F89" w:rsidRPr="009F15CB" w:rsidRDefault="009E5F89" w:rsidP="003A605E">
            <w:pPr>
              <w:rPr>
                <w:szCs w:val="22"/>
                <w:lang w:val="en-GB"/>
              </w:rPr>
            </w:pPr>
            <w:r w:rsidRPr="009F15CB">
              <w:rPr>
                <w:szCs w:val="22"/>
                <w:lang w:val="en-GB"/>
              </w:rPr>
              <w:t>kV</w:t>
            </w:r>
          </w:p>
        </w:tc>
      </w:tr>
      <w:tr w:rsidR="009E5F89" w:rsidRPr="009F15CB" w14:paraId="6D5EE07B" w14:textId="77777777" w:rsidTr="003A605E">
        <w:trPr>
          <w:trHeight w:val="201"/>
        </w:trPr>
        <w:tc>
          <w:tcPr>
            <w:tcW w:w="882" w:type="dxa"/>
            <w:shd w:val="clear" w:color="auto" w:fill="auto"/>
            <w:noWrap/>
            <w:vAlign w:val="bottom"/>
          </w:tcPr>
          <w:p w14:paraId="12C7655C" w14:textId="77777777" w:rsidR="009E5F89" w:rsidRPr="009F15CB" w:rsidRDefault="009E5F89" w:rsidP="003A605E">
            <w:pPr>
              <w:rPr>
                <w:szCs w:val="22"/>
                <w:lang w:val="en-GB"/>
              </w:rPr>
            </w:pPr>
          </w:p>
        </w:tc>
        <w:tc>
          <w:tcPr>
            <w:tcW w:w="4056" w:type="dxa"/>
            <w:shd w:val="clear" w:color="auto" w:fill="auto"/>
            <w:noWrap/>
            <w:vAlign w:val="bottom"/>
          </w:tcPr>
          <w:p w14:paraId="06882DAD" w14:textId="77777777" w:rsidR="009E5F89" w:rsidRPr="009F15CB" w:rsidRDefault="009E5F89" w:rsidP="003A605E">
            <w:pPr>
              <w:rPr>
                <w:szCs w:val="22"/>
                <w:lang w:val="en-GB"/>
              </w:rPr>
            </w:pPr>
            <w:r w:rsidRPr="009F15CB">
              <w:rPr>
                <w:szCs w:val="22"/>
                <w:lang w:val="en-GB"/>
              </w:rPr>
              <w:t>Tower Type</w:t>
            </w:r>
          </w:p>
        </w:tc>
        <w:tc>
          <w:tcPr>
            <w:tcW w:w="2689" w:type="dxa"/>
            <w:shd w:val="clear" w:color="auto" w:fill="auto"/>
            <w:noWrap/>
            <w:vAlign w:val="bottom"/>
          </w:tcPr>
          <w:p w14:paraId="314D029E" w14:textId="77777777" w:rsidR="009E5F89" w:rsidRPr="009F15CB" w:rsidRDefault="009E5F89" w:rsidP="003A605E">
            <w:pPr>
              <w:rPr>
                <w:szCs w:val="22"/>
                <w:lang w:val="en-GB"/>
              </w:rPr>
            </w:pPr>
            <w:r w:rsidRPr="009F15CB">
              <w:rPr>
                <w:szCs w:val="22"/>
                <w:lang w:val="en-GB"/>
              </w:rPr>
              <w:t>Cable guyed lattice towers</w:t>
            </w:r>
          </w:p>
        </w:tc>
        <w:tc>
          <w:tcPr>
            <w:tcW w:w="1272" w:type="dxa"/>
            <w:shd w:val="clear" w:color="auto" w:fill="auto"/>
            <w:noWrap/>
            <w:vAlign w:val="bottom"/>
          </w:tcPr>
          <w:p w14:paraId="726A26C9" w14:textId="77777777" w:rsidR="009E5F89" w:rsidRPr="009F15CB" w:rsidRDefault="009E5F89" w:rsidP="003A605E">
            <w:pPr>
              <w:rPr>
                <w:szCs w:val="22"/>
                <w:lang w:val="en-GB"/>
              </w:rPr>
            </w:pPr>
          </w:p>
        </w:tc>
      </w:tr>
    </w:tbl>
    <w:p w14:paraId="466010C2" w14:textId="77777777" w:rsidR="004E4200" w:rsidRPr="006D015F" w:rsidDel="007C4B44" w:rsidRDefault="004E4200" w:rsidP="004548FE">
      <w:pPr>
        <w:pStyle w:val="TableofFigures"/>
        <w:tabs>
          <w:tab w:val="right" w:leader="dot" w:pos="9170"/>
        </w:tabs>
        <w:rPr>
          <w:del w:id="84" w:author="Kumar Baral" w:date="2023-02-13T11:13:00Z"/>
          <w:b/>
        </w:rPr>
      </w:pPr>
    </w:p>
    <w:p w14:paraId="0521D0DF" w14:textId="7820A937" w:rsidR="00C17D1D" w:rsidRDefault="00C17D1D">
      <w:pPr>
        <w:pStyle w:val="TableofFigures"/>
        <w:tabs>
          <w:tab w:val="right" w:leader="dot" w:pos="9170"/>
        </w:tabs>
        <w:rPr>
          <w:ins w:id="85" w:author="Kumar Baral" w:date="2023-02-13T11:13:00Z"/>
        </w:rPr>
        <w:pPrChange w:id="86" w:author="Kumar Baral" w:date="2023-02-13T11:13:00Z">
          <w:pPr>
            <w:tabs>
              <w:tab w:val="left" w:pos="5130"/>
            </w:tabs>
            <w:spacing w:before="0" w:after="0"/>
            <w:ind w:left="5130" w:hanging="5130"/>
          </w:pPr>
        </w:pPrChange>
      </w:pPr>
    </w:p>
    <w:p w14:paraId="18088A62" w14:textId="5F6AC3E2" w:rsidR="007C4B44" w:rsidRDefault="007C4B44" w:rsidP="00C17D1D">
      <w:pPr>
        <w:tabs>
          <w:tab w:val="left" w:pos="5130"/>
        </w:tabs>
        <w:spacing w:before="0" w:after="0"/>
        <w:ind w:left="5130" w:hanging="5130"/>
        <w:rPr>
          <w:ins w:id="87" w:author="Kumar Baral" w:date="2023-02-13T11:13:00Z"/>
        </w:rPr>
      </w:pPr>
    </w:p>
    <w:p w14:paraId="1DE9B169" w14:textId="77777777" w:rsidR="007C4B44" w:rsidRPr="006D015F" w:rsidRDefault="007C4B44" w:rsidP="00C17D1D">
      <w:pPr>
        <w:tabs>
          <w:tab w:val="left" w:pos="5130"/>
        </w:tabs>
        <w:spacing w:before="0" w:after="0"/>
        <w:ind w:left="5130" w:hanging="5130"/>
        <w:sectPr w:rsidR="007C4B44" w:rsidRPr="006D015F" w:rsidSect="00C21236">
          <w:headerReference w:type="default" r:id="rId12"/>
          <w:footerReference w:type="default" r:id="rId13"/>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94" w:name="_Ref68876457"/>
      <w:bookmarkStart w:id="95" w:name="_Toc68879951"/>
      <w:bookmarkStart w:id="96" w:name="_Toc127347862"/>
      <w:bookmarkEnd w:id="2"/>
      <w:r w:rsidRPr="008D528F">
        <w:lastRenderedPageBreak/>
        <w:t>HYDROLOGY</w:t>
      </w:r>
      <w:bookmarkEnd w:id="94"/>
      <w:bookmarkEnd w:id="95"/>
      <w:bookmarkEnd w:id="96"/>
    </w:p>
    <w:p w14:paraId="115C71AC" w14:textId="1DF10DA9" w:rsidR="00BE56FB" w:rsidRDefault="00BE56FB" w:rsidP="00BE56FB">
      <w:pPr>
        <w:pStyle w:val="Heading2"/>
      </w:pPr>
      <w:bookmarkStart w:id="97" w:name="_Toc127347863"/>
      <w:bookmarkStart w:id="98" w:name="_Toc434844264"/>
      <w:bookmarkStart w:id="99" w:name="_Toc25316034"/>
      <w:bookmarkStart w:id="100" w:name="_Toc68879952"/>
      <w:ins w:id="101" w:author="Kumar Baral" w:date="2023-01-25T17:07:00Z">
        <w:r w:rsidRPr="001F4328">
          <w:t>Introduction</w:t>
        </w:r>
      </w:ins>
      <w:ins w:id="102" w:author="Kumar Baral" w:date="2023-02-13T11:17:00Z">
        <w:r w:rsidR="00F23E72">
          <w:t xml:space="preserve"> of the Project</w:t>
        </w:r>
      </w:ins>
      <w:bookmarkEnd w:id="97"/>
    </w:p>
    <w:p w14:paraId="78A9B367" w14:textId="15D6AD5B" w:rsidR="009E5F89" w:rsidRDefault="009E5F89" w:rsidP="009E5F89">
      <w:pPr>
        <w:ind w:right="-46"/>
      </w:pPr>
      <w:r>
        <w:t xml:space="preserve">Jhimruk Hydroelectric and </w:t>
      </w:r>
      <w:r w:rsidR="00764286">
        <w:t>R</w:t>
      </w:r>
      <w:r>
        <w:t xml:space="preserve">ural </w:t>
      </w:r>
      <w:r w:rsidR="00764286">
        <w:t>E</w:t>
      </w:r>
      <w:r w:rsidR="00450A61">
        <w:t>lectrification</w:t>
      </w:r>
      <w:r>
        <w:t xml:space="preserve"> Project is under operation since 1994 with an installed capacity of 12 MW. The power plant has 3 horizontal Francis Turbines of capacities 4 MW each. This project was also built under the agies of United Mission to Nepal (UMN). The project is located in Darimchaur, Pyuthan in Lumbini Province. The powerhouse is semi-undergrouind and is located on the bank of Madi River. The Jhimruk Power Plant is also a basin transfer plant wherein water from Jhimruk River is drawn and after generation of the power is discharge into Madi river.</w:t>
      </w:r>
    </w:p>
    <w:p w14:paraId="21547C2B" w14:textId="697B48D1" w:rsidR="009E5F89" w:rsidRDefault="003A605E" w:rsidP="009E5F89">
      <w:pPr>
        <w:ind w:right="-46"/>
      </w:pPr>
      <w:r>
        <w:t>The power generat</w:t>
      </w:r>
      <w:r w:rsidR="009E5F89">
        <w:t xml:space="preserve">ed by the plant is being transmitted to NEA 132 kV Substation at Lamahi through 41 km long 132 kV transmission line. It </w:t>
      </w:r>
      <w:r>
        <w:t>also</w:t>
      </w:r>
      <w:r w:rsidR="009E5F89">
        <w:t xml:space="preserve"> supplies power to Local </w:t>
      </w:r>
      <w:r>
        <w:t>Neal’s</w:t>
      </w:r>
      <w:r w:rsidR="009E5F89">
        <w:t xml:space="preserve"> consumers in Pyuthan, Rolpa and Arghakhachi Districts in addition to its own consumenrs in these districts. The project was financed by NORA</w:t>
      </w:r>
      <w:r>
        <w:t>D</w:t>
      </w:r>
      <w:r w:rsidR="009E5F89">
        <w:t xml:space="preserve"> through UMN and Government of Nepal.</w:t>
      </w:r>
    </w:p>
    <w:p w14:paraId="1CDBAC34" w14:textId="40F8DB3D" w:rsidR="00C27344" w:rsidDel="00053B33" w:rsidRDefault="00C27344" w:rsidP="000C7DC9">
      <w:pPr>
        <w:ind w:right="-46"/>
        <w:rPr>
          <w:del w:id="103" w:author="Kumar Baral" w:date="2023-02-13T12:30:00Z"/>
        </w:rPr>
      </w:pPr>
      <w:del w:id="104" w:author="Kumar Baral" w:date="2023-02-13T12:30:00Z">
        <w:r w:rsidDel="00053B33">
          <w:delText xml:space="preserve">The feasibility study conducted in May 2005 has been updated to check financial, technical and environmental viability of the project. </w:delText>
        </w:r>
        <w:bookmarkStart w:id="105" w:name="_Toc127191611"/>
        <w:bookmarkStart w:id="106" w:name="_Toc127278076"/>
        <w:bookmarkStart w:id="107" w:name="_Toc127347864"/>
        <w:bookmarkEnd w:id="105"/>
        <w:bookmarkEnd w:id="106"/>
        <w:bookmarkEnd w:id="107"/>
      </w:del>
    </w:p>
    <w:p w14:paraId="4456134C" w14:textId="20E8D113" w:rsidR="009734A5" w:rsidDel="00D834E2" w:rsidRDefault="000C5A61" w:rsidP="00C27344">
      <w:pPr>
        <w:pStyle w:val="Caption"/>
        <w:rPr>
          <w:del w:id="108" w:author="Kumar Baral" w:date="2023-02-13T11:15:00Z"/>
        </w:rPr>
      </w:pPr>
      <w:del w:id="109" w:author="Kumar Baral" w:date="2023-02-10T16:12:00Z">
        <w:r w:rsidDel="00352BC0">
          <w:rPr>
            <w:highlight w:val="yellow"/>
          </w:rPr>
          <w:delText>h</w:delText>
        </w:r>
      </w:del>
      <w:del w:id="110" w:author="Kumar Baral" w:date="2023-02-13T11:15:00Z">
        <w:r w:rsidR="00C27344" w:rsidDel="00D834E2">
          <w:delText xml:space="preserve">Table </w:delText>
        </w:r>
      </w:del>
      <w:del w:id="111"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1</w:delText>
        </w:r>
        <w:r w:rsidR="00CE7042" w:rsidDel="00C34729">
          <w:rPr>
            <w:noProof/>
          </w:rPr>
          <w:fldChar w:fldCharType="end"/>
        </w:r>
      </w:del>
      <w:del w:id="112" w:author="Kumar Baral" w:date="2023-02-13T11:15:00Z">
        <w:r w:rsidR="00C27344" w:rsidDel="00D834E2">
          <w:delText>: Salient features of the project</w:delText>
        </w:r>
        <w:bookmarkStart w:id="113" w:name="_Toc127182091"/>
        <w:bookmarkStart w:id="114" w:name="_Toc127182428"/>
        <w:bookmarkStart w:id="115" w:name="_Toc127191612"/>
        <w:bookmarkStart w:id="116" w:name="_Toc127278077"/>
        <w:bookmarkStart w:id="117" w:name="_Toc127347865"/>
        <w:bookmarkEnd w:id="113"/>
        <w:bookmarkEnd w:id="114"/>
        <w:bookmarkEnd w:id="115"/>
        <w:bookmarkEnd w:id="116"/>
        <w:bookmarkEnd w:id="117"/>
      </w:del>
    </w:p>
    <w:tbl>
      <w:tblPr>
        <w:tblStyle w:val="TableGrid"/>
        <w:tblW w:w="9436" w:type="dxa"/>
        <w:tblLook w:val="04A0" w:firstRow="1" w:lastRow="0" w:firstColumn="1" w:lastColumn="0" w:noHBand="0" w:noVBand="1"/>
      </w:tblPr>
      <w:tblGrid>
        <w:gridCol w:w="4718"/>
        <w:gridCol w:w="4718"/>
      </w:tblGrid>
      <w:tr w:rsidR="00185774" w:rsidDel="00D834E2" w14:paraId="7F6C2B94" w14:textId="00902499" w:rsidTr="000C5A61">
        <w:trPr>
          <w:trHeight w:val="476"/>
          <w:tblHeader/>
          <w:del w:id="118" w:author="Kumar Baral" w:date="2023-02-13T11:15:00Z"/>
        </w:trPr>
        <w:tc>
          <w:tcPr>
            <w:tcW w:w="4718" w:type="dxa"/>
            <w:shd w:val="clear" w:color="auto" w:fill="BFBFBF" w:themeFill="background1" w:themeFillShade="BF"/>
          </w:tcPr>
          <w:p w14:paraId="70942F7C" w14:textId="7DDBA9D1" w:rsidR="00185774" w:rsidRPr="000C5A61" w:rsidDel="00D834E2" w:rsidRDefault="00C27344" w:rsidP="000C7DC9">
            <w:pPr>
              <w:ind w:right="-46"/>
              <w:rPr>
                <w:del w:id="119" w:author="Kumar Baral" w:date="2023-02-13T11:15:00Z"/>
                <w:b/>
                <w:bCs/>
              </w:rPr>
            </w:pPr>
            <w:del w:id="120" w:author="Kumar Baral" w:date="2023-02-13T11:15:00Z">
              <w:r w:rsidRPr="000C5A61" w:rsidDel="00D834E2">
                <w:rPr>
                  <w:b/>
                  <w:bCs/>
                </w:rPr>
                <w:delText>Descriptions</w:delText>
              </w:r>
              <w:bookmarkStart w:id="121" w:name="_Toc127182092"/>
              <w:bookmarkStart w:id="122" w:name="_Toc127182429"/>
              <w:bookmarkStart w:id="123" w:name="_Toc127191613"/>
              <w:bookmarkStart w:id="124" w:name="_Toc127278078"/>
              <w:bookmarkStart w:id="125" w:name="_Toc127347866"/>
              <w:bookmarkEnd w:id="121"/>
              <w:bookmarkEnd w:id="122"/>
              <w:bookmarkEnd w:id="123"/>
              <w:bookmarkEnd w:id="124"/>
              <w:bookmarkEnd w:id="125"/>
            </w:del>
          </w:p>
        </w:tc>
        <w:tc>
          <w:tcPr>
            <w:tcW w:w="4718" w:type="dxa"/>
            <w:shd w:val="clear" w:color="auto" w:fill="BFBFBF" w:themeFill="background1" w:themeFillShade="BF"/>
          </w:tcPr>
          <w:p w14:paraId="7FEE98E3" w14:textId="24A24725" w:rsidR="00185774" w:rsidRPr="000C5A61" w:rsidDel="00D834E2" w:rsidRDefault="00185774">
            <w:pPr>
              <w:ind w:right="-46"/>
              <w:rPr>
                <w:del w:id="126" w:author="Kumar Baral" w:date="2023-02-13T11:15:00Z"/>
                <w:b/>
                <w:bCs/>
              </w:rPr>
            </w:pPr>
            <w:del w:id="127" w:author="Kumar Baral" w:date="2023-01-30T13:46:00Z">
              <w:r w:rsidRPr="000C5A61" w:rsidDel="009734A5">
                <w:rPr>
                  <w:b/>
                  <w:bCs/>
                </w:rPr>
                <w:delText>Darimchaur</w:delText>
              </w:r>
            </w:del>
            <w:del w:id="128" w:author="Kumar Baral" w:date="2023-02-13T11:15:00Z">
              <w:r w:rsidR="00C27344" w:rsidRPr="000C5A61" w:rsidDel="00D834E2">
                <w:rPr>
                  <w:b/>
                  <w:bCs/>
                </w:rPr>
                <w:delText>Parameters</w:delText>
              </w:r>
              <w:bookmarkStart w:id="129" w:name="_Toc127182093"/>
              <w:bookmarkStart w:id="130" w:name="_Toc127182430"/>
              <w:bookmarkStart w:id="131" w:name="_Toc127191614"/>
              <w:bookmarkStart w:id="132" w:name="_Toc127278079"/>
              <w:bookmarkStart w:id="133" w:name="_Toc127347867"/>
              <w:bookmarkEnd w:id="129"/>
              <w:bookmarkEnd w:id="130"/>
              <w:bookmarkEnd w:id="131"/>
              <w:bookmarkEnd w:id="132"/>
              <w:bookmarkEnd w:id="133"/>
            </w:del>
          </w:p>
        </w:tc>
        <w:bookmarkStart w:id="134" w:name="_Toc127182094"/>
        <w:bookmarkStart w:id="135" w:name="_Toc127182431"/>
        <w:bookmarkStart w:id="136" w:name="_Toc127191615"/>
        <w:bookmarkStart w:id="137" w:name="_Toc127278080"/>
        <w:bookmarkStart w:id="138" w:name="_Toc127347868"/>
        <w:bookmarkEnd w:id="134"/>
        <w:bookmarkEnd w:id="135"/>
        <w:bookmarkEnd w:id="136"/>
        <w:bookmarkEnd w:id="137"/>
        <w:bookmarkEnd w:id="138"/>
      </w:tr>
      <w:tr w:rsidR="00185774" w:rsidDel="00D834E2" w14:paraId="65F2DE8B" w14:textId="474A7367" w:rsidTr="000C5A61">
        <w:trPr>
          <w:trHeight w:val="462"/>
          <w:del w:id="139" w:author="Kumar Baral" w:date="2023-02-13T11:15:00Z"/>
        </w:trPr>
        <w:tc>
          <w:tcPr>
            <w:tcW w:w="4718" w:type="dxa"/>
          </w:tcPr>
          <w:p w14:paraId="73D0DB5A" w14:textId="757F1676" w:rsidR="00185774" w:rsidDel="00D834E2" w:rsidRDefault="00C27344" w:rsidP="000C7DC9">
            <w:pPr>
              <w:ind w:right="-46"/>
              <w:rPr>
                <w:del w:id="140" w:author="Kumar Baral" w:date="2023-02-13T11:15:00Z"/>
              </w:rPr>
            </w:pPr>
            <w:del w:id="141" w:author="Kumar Baral" w:date="2023-02-13T11:15:00Z">
              <w:r w:rsidDel="00D834E2">
                <w:delText>Catchment area</w:delText>
              </w:r>
              <w:bookmarkStart w:id="142" w:name="_Toc127182095"/>
              <w:bookmarkStart w:id="143" w:name="_Toc127182432"/>
              <w:bookmarkStart w:id="144" w:name="_Toc127191616"/>
              <w:bookmarkStart w:id="145" w:name="_Toc127278081"/>
              <w:bookmarkStart w:id="146" w:name="_Toc127347869"/>
              <w:bookmarkEnd w:id="142"/>
              <w:bookmarkEnd w:id="143"/>
              <w:bookmarkEnd w:id="144"/>
              <w:bookmarkEnd w:id="145"/>
              <w:bookmarkEnd w:id="146"/>
            </w:del>
          </w:p>
        </w:tc>
        <w:tc>
          <w:tcPr>
            <w:tcW w:w="4718" w:type="dxa"/>
          </w:tcPr>
          <w:p w14:paraId="2E7BFF03" w14:textId="6026B068" w:rsidR="00185774" w:rsidDel="00D834E2" w:rsidRDefault="00AE3520">
            <w:pPr>
              <w:ind w:right="-46"/>
              <w:rPr>
                <w:del w:id="147" w:author="Kumar Baral" w:date="2023-02-13T11:15:00Z"/>
              </w:rPr>
            </w:pPr>
            <w:del w:id="148" w:author="Kumar Baral" w:date="2023-02-13T11:15:00Z">
              <w:r w:rsidDel="00D834E2">
                <w:delText>444 km</w:delText>
              </w:r>
              <w:r w:rsidRPr="00AE3520" w:rsidDel="00D834E2">
                <w:rPr>
                  <w:vertAlign w:val="superscript"/>
                </w:rPr>
                <w:delText>2</w:delText>
              </w:r>
            </w:del>
            <w:del w:id="149" w:author="Kumar Baral" w:date="2023-01-30T13:46:00Z">
              <w:r w:rsidR="00B51A33" w:rsidDel="009734A5">
                <w:delText>the River with daily pondage</w:delText>
              </w:r>
            </w:del>
            <w:bookmarkStart w:id="150" w:name="_Toc127182096"/>
            <w:bookmarkStart w:id="151" w:name="_Toc127182433"/>
            <w:bookmarkStart w:id="152" w:name="_Toc127191617"/>
            <w:bookmarkStart w:id="153" w:name="_Toc127278082"/>
            <w:bookmarkStart w:id="154" w:name="_Toc127347870"/>
            <w:bookmarkEnd w:id="150"/>
            <w:bookmarkEnd w:id="151"/>
            <w:bookmarkEnd w:id="152"/>
            <w:bookmarkEnd w:id="153"/>
            <w:bookmarkEnd w:id="154"/>
          </w:p>
        </w:tc>
        <w:bookmarkStart w:id="155" w:name="_Toc127182097"/>
        <w:bookmarkStart w:id="156" w:name="_Toc127182434"/>
        <w:bookmarkStart w:id="157" w:name="_Toc127191618"/>
        <w:bookmarkStart w:id="158" w:name="_Toc127278083"/>
        <w:bookmarkStart w:id="159" w:name="_Toc127347871"/>
        <w:bookmarkEnd w:id="155"/>
        <w:bookmarkEnd w:id="156"/>
        <w:bookmarkEnd w:id="157"/>
        <w:bookmarkEnd w:id="158"/>
        <w:bookmarkEnd w:id="159"/>
      </w:tr>
      <w:tr w:rsidR="00185774" w:rsidDel="00D834E2" w14:paraId="0B5F2C36" w14:textId="01F63E82" w:rsidTr="000C5A61">
        <w:trPr>
          <w:trHeight w:val="476"/>
          <w:del w:id="160" w:author="Kumar Baral" w:date="2023-02-13T11:15:00Z"/>
        </w:trPr>
        <w:tc>
          <w:tcPr>
            <w:tcW w:w="4718" w:type="dxa"/>
          </w:tcPr>
          <w:p w14:paraId="31506D23" w14:textId="631036D9" w:rsidR="00185774" w:rsidDel="00D834E2" w:rsidRDefault="00C27344" w:rsidP="000C7DC9">
            <w:pPr>
              <w:ind w:right="-46"/>
              <w:rPr>
                <w:del w:id="161" w:author="Kumar Baral" w:date="2023-02-13T11:15:00Z"/>
              </w:rPr>
            </w:pPr>
            <w:del w:id="162" w:author="Kumar Baral" w:date="2023-02-13T11:15:00Z">
              <w:r w:rsidDel="00D834E2">
                <w:delText>Type of power plant</w:delText>
              </w:r>
              <w:bookmarkStart w:id="163" w:name="_Toc127182098"/>
              <w:bookmarkStart w:id="164" w:name="_Toc127182435"/>
              <w:bookmarkStart w:id="165" w:name="_Toc127191619"/>
              <w:bookmarkStart w:id="166" w:name="_Toc127278084"/>
              <w:bookmarkStart w:id="167" w:name="_Toc127347872"/>
              <w:bookmarkEnd w:id="163"/>
              <w:bookmarkEnd w:id="164"/>
              <w:bookmarkEnd w:id="165"/>
              <w:bookmarkEnd w:id="166"/>
              <w:bookmarkEnd w:id="167"/>
            </w:del>
          </w:p>
        </w:tc>
        <w:tc>
          <w:tcPr>
            <w:tcW w:w="4718" w:type="dxa"/>
          </w:tcPr>
          <w:p w14:paraId="7577AE1B" w14:textId="41C371EC" w:rsidR="00185774" w:rsidDel="00D834E2" w:rsidRDefault="00AE3520" w:rsidP="000C7DC9">
            <w:pPr>
              <w:ind w:right="-46"/>
              <w:rPr>
                <w:del w:id="168" w:author="Kumar Baral" w:date="2023-02-13T11:15:00Z"/>
              </w:rPr>
            </w:pPr>
            <w:del w:id="169" w:author="Kumar Baral" w:date="2023-02-13T11:15:00Z">
              <w:r w:rsidDel="00D834E2">
                <w:delText>Run-of the-river</w:delText>
              </w:r>
              <w:bookmarkStart w:id="170" w:name="_Toc127182099"/>
              <w:bookmarkStart w:id="171" w:name="_Toc127182436"/>
              <w:bookmarkStart w:id="172" w:name="_Toc127191620"/>
              <w:bookmarkStart w:id="173" w:name="_Toc127278085"/>
              <w:bookmarkStart w:id="174" w:name="_Toc127347873"/>
              <w:bookmarkEnd w:id="170"/>
              <w:bookmarkEnd w:id="171"/>
              <w:bookmarkEnd w:id="172"/>
              <w:bookmarkEnd w:id="173"/>
              <w:bookmarkEnd w:id="174"/>
            </w:del>
          </w:p>
        </w:tc>
        <w:bookmarkStart w:id="175" w:name="_Toc127182100"/>
        <w:bookmarkStart w:id="176" w:name="_Toc127182437"/>
        <w:bookmarkStart w:id="177" w:name="_Toc127191621"/>
        <w:bookmarkStart w:id="178" w:name="_Toc127278086"/>
        <w:bookmarkStart w:id="179" w:name="_Toc127347874"/>
        <w:bookmarkEnd w:id="175"/>
        <w:bookmarkEnd w:id="176"/>
        <w:bookmarkEnd w:id="177"/>
        <w:bookmarkEnd w:id="178"/>
        <w:bookmarkEnd w:id="179"/>
      </w:tr>
      <w:tr w:rsidR="00CF6510" w:rsidDel="00D834E2" w14:paraId="50BD7B5E" w14:textId="09A26928" w:rsidTr="000C5A61">
        <w:trPr>
          <w:trHeight w:val="476"/>
          <w:del w:id="180" w:author="Kumar Baral" w:date="2023-02-13T11:15:00Z"/>
        </w:trPr>
        <w:tc>
          <w:tcPr>
            <w:tcW w:w="4718" w:type="dxa"/>
          </w:tcPr>
          <w:p w14:paraId="2086C1B1" w14:textId="5EC8C52F" w:rsidR="00CF6510" w:rsidDel="00D834E2" w:rsidRDefault="00CF6510" w:rsidP="000C7DC9">
            <w:pPr>
              <w:ind w:right="-46"/>
              <w:rPr>
                <w:del w:id="181" w:author="Kumar Baral" w:date="2023-02-13T11:15:00Z"/>
              </w:rPr>
            </w:pPr>
            <w:del w:id="182" w:author="Kumar Baral" w:date="2023-02-13T11:15:00Z">
              <w:r w:rsidDel="00D834E2">
                <w:delText>Design Discharge</w:delText>
              </w:r>
              <w:bookmarkStart w:id="183" w:name="_Toc127182101"/>
              <w:bookmarkStart w:id="184" w:name="_Toc127182438"/>
              <w:bookmarkStart w:id="185" w:name="_Toc127191622"/>
              <w:bookmarkStart w:id="186" w:name="_Toc127278087"/>
              <w:bookmarkStart w:id="187" w:name="_Toc127347875"/>
              <w:bookmarkEnd w:id="183"/>
              <w:bookmarkEnd w:id="184"/>
              <w:bookmarkEnd w:id="185"/>
              <w:bookmarkEnd w:id="186"/>
              <w:bookmarkEnd w:id="187"/>
            </w:del>
          </w:p>
        </w:tc>
        <w:tc>
          <w:tcPr>
            <w:tcW w:w="4718" w:type="dxa"/>
          </w:tcPr>
          <w:p w14:paraId="6CC15A98" w14:textId="5741929D" w:rsidR="00CF6510" w:rsidDel="00D834E2" w:rsidRDefault="00CF6510" w:rsidP="000C7DC9">
            <w:pPr>
              <w:ind w:right="-46"/>
              <w:rPr>
                <w:del w:id="188" w:author="Kumar Baral" w:date="2023-02-13T11:15:00Z"/>
              </w:rPr>
            </w:pPr>
            <w:del w:id="189" w:author="Kumar Baral" w:date="2023-02-13T11:15:00Z">
              <w:r w:rsidDel="00D834E2">
                <w:delText>7 m3/s</w:delText>
              </w:r>
              <w:bookmarkStart w:id="190" w:name="_Toc127182102"/>
              <w:bookmarkStart w:id="191" w:name="_Toc127182439"/>
              <w:bookmarkStart w:id="192" w:name="_Toc127191623"/>
              <w:bookmarkStart w:id="193" w:name="_Toc127278088"/>
              <w:bookmarkStart w:id="194" w:name="_Toc127347876"/>
              <w:bookmarkEnd w:id="190"/>
              <w:bookmarkEnd w:id="191"/>
              <w:bookmarkEnd w:id="192"/>
              <w:bookmarkEnd w:id="193"/>
              <w:bookmarkEnd w:id="194"/>
            </w:del>
          </w:p>
        </w:tc>
        <w:bookmarkStart w:id="195" w:name="_Toc127182103"/>
        <w:bookmarkStart w:id="196" w:name="_Toc127182440"/>
        <w:bookmarkStart w:id="197" w:name="_Toc127191624"/>
        <w:bookmarkStart w:id="198" w:name="_Toc127278089"/>
        <w:bookmarkStart w:id="199" w:name="_Toc127347877"/>
        <w:bookmarkEnd w:id="195"/>
        <w:bookmarkEnd w:id="196"/>
        <w:bookmarkEnd w:id="197"/>
        <w:bookmarkEnd w:id="198"/>
        <w:bookmarkEnd w:id="199"/>
      </w:tr>
      <w:tr w:rsidR="00185774" w:rsidDel="00D834E2" w14:paraId="4755B2A7" w14:textId="12456389" w:rsidTr="000C5A61">
        <w:trPr>
          <w:trHeight w:val="476"/>
          <w:del w:id="200" w:author="Kumar Baral" w:date="2023-02-13T11:15:00Z"/>
        </w:trPr>
        <w:tc>
          <w:tcPr>
            <w:tcW w:w="4718" w:type="dxa"/>
          </w:tcPr>
          <w:p w14:paraId="5D2FC465" w14:textId="040E5344" w:rsidR="00185774" w:rsidDel="00D834E2" w:rsidRDefault="00C27344" w:rsidP="000C7DC9">
            <w:pPr>
              <w:ind w:right="-46"/>
              <w:rPr>
                <w:del w:id="201" w:author="Kumar Baral" w:date="2023-02-13T11:15:00Z"/>
              </w:rPr>
            </w:pPr>
            <w:del w:id="202" w:author="Kumar Baral" w:date="2023-02-13T11:15:00Z">
              <w:r w:rsidDel="00D834E2">
                <w:delText>Low flow( 1 in 2 years period)</w:delText>
              </w:r>
              <w:bookmarkStart w:id="203" w:name="_Toc127182104"/>
              <w:bookmarkStart w:id="204" w:name="_Toc127182441"/>
              <w:bookmarkStart w:id="205" w:name="_Toc127191625"/>
              <w:bookmarkStart w:id="206" w:name="_Toc127278090"/>
              <w:bookmarkStart w:id="207" w:name="_Toc127347878"/>
              <w:bookmarkEnd w:id="203"/>
              <w:bookmarkEnd w:id="204"/>
              <w:bookmarkEnd w:id="205"/>
              <w:bookmarkEnd w:id="206"/>
              <w:bookmarkEnd w:id="207"/>
            </w:del>
          </w:p>
        </w:tc>
        <w:tc>
          <w:tcPr>
            <w:tcW w:w="4718" w:type="dxa"/>
          </w:tcPr>
          <w:p w14:paraId="0C8E3A0D" w14:textId="0A7A5617" w:rsidR="00185774" w:rsidDel="00D834E2" w:rsidRDefault="00B51A33" w:rsidP="000C7DC9">
            <w:pPr>
              <w:ind w:right="-46"/>
              <w:rPr>
                <w:del w:id="208" w:author="Kumar Baral" w:date="2023-02-13T11:15:00Z"/>
              </w:rPr>
            </w:pPr>
            <w:del w:id="209" w:author="Kumar Baral" w:date="2023-01-30T13:47:00Z">
              <w:r w:rsidDel="009734A5">
                <w:delText>205m</w:delText>
              </w:r>
            </w:del>
            <w:del w:id="210" w:author="Kumar Baral" w:date="2023-02-13T11:15:00Z">
              <w:r w:rsidR="00CF6510" w:rsidDel="00D834E2">
                <w:delText>1.4 m3/s</w:delText>
              </w:r>
              <w:bookmarkStart w:id="211" w:name="_Toc127182105"/>
              <w:bookmarkStart w:id="212" w:name="_Toc127182442"/>
              <w:bookmarkStart w:id="213" w:name="_Toc127191626"/>
              <w:bookmarkStart w:id="214" w:name="_Toc127278091"/>
              <w:bookmarkStart w:id="215" w:name="_Toc127347879"/>
              <w:bookmarkEnd w:id="211"/>
              <w:bookmarkEnd w:id="212"/>
              <w:bookmarkEnd w:id="213"/>
              <w:bookmarkEnd w:id="214"/>
              <w:bookmarkEnd w:id="215"/>
            </w:del>
          </w:p>
        </w:tc>
        <w:bookmarkStart w:id="216" w:name="_Toc127182106"/>
        <w:bookmarkStart w:id="217" w:name="_Toc127182443"/>
        <w:bookmarkStart w:id="218" w:name="_Toc127191627"/>
        <w:bookmarkStart w:id="219" w:name="_Toc127278092"/>
        <w:bookmarkStart w:id="220" w:name="_Toc127347880"/>
        <w:bookmarkEnd w:id="216"/>
        <w:bookmarkEnd w:id="217"/>
        <w:bookmarkEnd w:id="218"/>
        <w:bookmarkEnd w:id="219"/>
        <w:bookmarkEnd w:id="220"/>
      </w:tr>
      <w:tr w:rsidR="00185774" w:rsidDel="00D834E2" w14:paraId="036B2B0D" w14:textId="0B16C193" w:rsidTr="000C5A61">
        <w:trPr>
          <w:trHeight w:val="462"/>
          <w:del w:id="221" w:author="Kumar Baral" w:date="2023-02-13T11:15:00Z"/>
        </w:trPr>
        <w:tc>
          <w:tcPr>
            <w:tcW w:w="4718" w:type="dxa"/>
          </w:tcPr>
          <w:p w14:paraId="4B14F809" w14:textId="54D5888C" w:rsidR="00185774" w:rsidDel="00D834E2" w:rsidRDefault="00C27344" w:rsidP="000C7DC9">
            <w:pPr>
              <w:ind w:right="-46"/>
              <w:rPr>
                <w:del w:id="222" w:author="Kumar Baral" w:date="2023-02-13T11:15:00Z"/>
              </w:rPr>
            </w:pPr>
            <w:del w:id="223" w:author="Kumar Baral" w:date="2023-02-13T11:15:00Z">
              <w:r w:rsidDel="00D834E2">
                <w:delText>Capacity</w:delText>
              </w:r>
              <w:bookmarkStart w:id="224" w:name="_Toc127182107"/>
              <w:bookmarkStart w:id="225" w:name="_Toc127182444"/>
              <w:bookmarkStart w:id="226" w:name="_Toc127191628"/>
              <w:bookmarkStart w:id="227" w:name="_Toc127278093"/>
              <w:bookmarkStart w:id="228" w:name="_Toc127347881"/>
              <w:bookmarkEnd w:id="224"/>
              <w:bookmarkEnd w:id="225"/>
              <w:bookmarkEnd w:id="226"/>
              <w:bookmarkEnd w:id="227"/>
              <w:bookmarkEnd w:id="228"/>
            </w:del>
          </w:p>
        </w:tc>
        <w:tc>
          <w:tcPr>
            <w:tcW w:w="4718" w:type="dxa"/>
          </w:tcPr>
          <w:p w14:paraId="7E7C58E4" w14:textId="38C2251E" w:rsidR="00185774" w:rsidDel="00D834E2" w:rsidRDefault="00B51A33" w:rsidP="000C7DC9">
            <w:pPr>
              <w:ind w:right="-46"/>
              <w:rPr>
                <w:del w:id="229" w:author="Kumar Baral" w:date="2023-02-13T11:15:00Z"/>
              </w:rPr>
            </w:pPr>
            <w:del w:id="230" w:author="Kumar Baral" w:date="2023-01-30T13:47:00Z">
              <w:r w:rsidDel="009734A5">
                <w:delText xml:space="preserve">72 </w:delText>
              </w:r>
            </w:del>
            <w:del w:id="231" w:author="Kumar Baral" w:date="2023-02-13T11:15:00Z">
              <w:r w:rsidR="00CF6510" w:rsidDel="00D834E2">
                <w:delText>9.4 MW</w:delText>
              </w:r>
              <w:bookmarkStart w:id="232" w:name="_Toc127182108"/>
              <w:bookmarkStart w:id="233" w:name="_Toc127182445"/>
              <w:bookmarkStart w:id="234" w:name="_Toc127191629"/>
              <w:bookmarkStart w:id="235" w:name="_Toc127278094"/>
              <w:bookmarkStart w:id="236" w:name="_Toc127347882"/>
              <w:bookmarkEnd w:id="232"/>
              <w:bookmarkEnd w:id="233"/>
              <w:bookmarkEnd w:id="234"/>
              <w:bookmarkEnd w:id="235"/>
              <w:bookmarkEnd w:id="236"/>
            </w:del>
          </w:p>
        </w:tc>
        <w:bookmarkStart w:id="237" w:name="_Toc127182109"/>
        <w:bookmarkStart w:id="238" w:name="_Toc127182446"/>
        <w:bookmarkStart w:id="239" w:name="_Toc127191630"/>
        <w:bookmarkStart w:id="240" w:name="_Toc127278095"/>
        <w:bookmarkStart w:id="241" w:name="_Toc127347883"/>
        <w:bookmarkEnd w:id="237"/>
        <w:bookmarkEnd w:id="238"/>
        <w:bookmarkEnd w:id="239"/>
        <w:bookmarkEnd w:id="240"/>
        <w:bookmarkEnd w:id="241"/>
      </w:tr>
      <w:tr w:rsidR="00185774" w:rsidDel="00D834E2" w14:paraId="17AD843D" w14:textId="54BE70C8" w:rsidTr="000C5A61">
        <w:trPr>
          <w:trHeight w:val="476"/>
          <w:del w:id="242" w:author="Kumar Baral" w:date="2023-02-13T11:15:00Z"/>
        </w:trPr>
        <w:tc>
          <w:tcPr>
            <w:tcW w:w="4718" w:type="dxa"/>
          </w:tcPr>
          <w:p w14:paraId="415F4DE4" w14:textId="1EB16530" w:rsidR="00185774" w:rsidRPr="000C5A61" w:rsidDel="00D834E2" w:rsidRDefault="00C27344" w:rsidP="000C7DC9">
            <w:pPr>
              <w:ind w:right="-46"/>
              <w:rPr>
                <w:del w:id="243" w:author="Kumar Baral" w:date="2023-02-13T11:15:00Z"/>
                <w:b/>
                <w:bCs/>
              </w:rPr>
            </w:pPr>
            <w:del w:id="244" w:author="Kumar Baral" w:date="2023-02-13T11:15:00Z">
              <w:r w:rsidRPr="000C5A61" w:rsidDel="00D834E2">
                <w:rPr>
                  <w:b/>
                  <w:bCs/>
                </w:rPr>
                <w:delText>Diversion weir</w:delText>
              </w:r>
              <w:bookmarkStart w:id="245" w:name="_Toc127182110"/>
              <w:bookmarkStart w:id="246" w:name="_Toc127182447"/>
              <w:bookmarkStart w:id="247" w:name="_Toc127191631"/>
              <w:bookmarkStart w:id="248" w:name="_Toc127278096"/>
              <w:bookmarkStart w:id="249" w:name="_Toc127347884"/>
              <w:bookmarkEnd w:id="245"/>
              <w:bookmarkEnd w:id="246"/>
              <w:bookmarkEnd w:id="247"/>
              <w:bookmarkEnd w:id="248"/>
              <w:bookmarkEnd w:id="249"/>
            </w:del>
          </w:p>
        </w:tc>
        <w:tc>
          <w:tcPr>
            <w:tcW w:w="4718" w:type="dxa"/>
          </w:tcPr>
          <w:p w14:paraId="003BF834" w14:textId="1683AE32" w:rsidR="00185774" w:rsidDel="00D834E2" w:rsidRDefault="00185774">
            <w:pPr>
              <w:ind w:right="-46"/>
              <w:rPr>
                <w:del w:id="250" w:author="Kumar Baral" w:date="2023-02-13T11:15:00Z"/>
              </w:rPr>
            </w:pPr>
            <w:bookmarkStart w:id="251" w:name="_Toc127182111"/>
            <w:bookmarkStart w:id="252" w:name="_Toc127182448"/>
            <w:bookmarkStart w:id="253" w:name="_Toc127191632"/>
            <w:bookmarkStart w:id="254" w:name="_Toc127278097"/>
            <w:bookmarkStart w:id="255" w:name="_Toc127347885"/>
            <w:bookmarkEnd w:id="251"/>
            <w:bookmarkEnd w:id="252"/>
            <w:bookmarkEnd w:id="253"/>
            <w:bookmarkEnd w:id="254"/>
            <w:bookmarkEnd w:id="255"/>
          </w:p>
        </w:tc>
        <w:bookmarkStart w:id="256" w:name="_Toc127182112"/>
        <w:bookmarkStart w:id="257" w:name="_Toc127182449"/>
        <w:bookmarkStart w:id="258" w:name="_Toc127191633"/>
        <w:bookmarkStart w:id="259" w:name="_Toc127278098"/>
        <w:bookmarkStart w:id="260" w:name="_Toc127347886"/>
        <w:bookmarkEnd w:id="256"/>
        <w:bookmarkEnd w:id="257"/>
        <w:bookmarkEnd w:id="258"/>
        <w:bookmarkEnd w:id="259"/>
        <w:bookmarkEnd w:id="260"/>
      </w:tr>
      <w:tr w:rsidR="00185774" w:rsidDel="00D834E2" w14:paraId="2587F997" w14:textId="3BF23A7E" w:rsidTr="000C5A61">
        <w:trPr>
          <w:trHeight w:val="476"/>
          <w:del w:id="261" w:author="Kumar Baral" w:date="2023-02-13T11:15:00Z"/>
        </w:trPr>
        <w:tc>
          <w:tcPr>
            <w:tcW w:w="4718" w:type="dxa"/>
          </w:tcPr>
          <w:p w14:paraId="76B6C51E" w14:textId="06C2774E" w:rsidR="00185774" w:rsidDel="00D834E2" w:rsidRDefault="00AE3520" w:rsidP="000C7DC9">
            <w:pPr>
              <w:ind w:right="-46"/>
              <w:rPr>
                <w:del w:id="262" w:author="Kumar Baral" w:date="2023-02-13T11:15:00Z"/>
              </w:rPr>
            </w:pPr>
            <w:del w:id="263" w:author="Kumar Baral" w:date="2023-02-13T11:15:00Z">
              <w:r w:rsidDel="00D834E2">
                <w:delText>Diverion weir type</w:delText>
              </w:r>
              <w:bookmarkStart w:id="264" w:name="_Toc127182113"/>
              <w:bookmarkStart w:id="265" w:name="_Toc127182450"/>
              <w:bookmarkStart w:id="266" w:name="_Toc127191634"/>
              <w:bookmarkStart w:id="267" w:name="_Toc127278099"/>
              <w:bookmarkStart w:id="268" w:name="_Toc127347887"/>
              <w:bookmarkEnd w:id="264"/>
              <w:bookmarkEnd w:id="265"/>
              <w:bookmarkEnd w:id="266"/>
              <w:bookmarkEnd w:id="267"/>
              <w:bookmarkEnd w:id="268"/>
            </w:del>
          </w:p>
        </w:tc>
        <w:tc>
          <w:tcPr>
            <w:tcW w:w="4718" w:type="dxa"/>
          </w:tcPr>
          <w:p w14:paraId="5CB4F781" w14:textId="3AA08A9B" w:rsidR="00185774" w:rsidDel="00D834E2" w:rsidRDefault="00B51A33" w:rsidP="000C7DC9">
            <w:pPr>
              <w:ind w:right="-46"/>
              <w:rPr>
                <w:del w:id="269" w:author="Kumar Baral" w:date="2023-02-13T11:15:00Z"/>
              </w:rPr>
            </w:pPr>
            <w:del w:id="270" w:author="Kumar Baral" w:date="2023-01-30T13:47:00Z">
              <w:r w:rsidDel="009734A5">
                <w:delText>17 August 1994</w:delText>
              </w:r>
            </w:del>
            <w:del w:id="271" w:author="Kumar Baral" w:date="2023-02-13T11:15:00Z">
              <w:r w:rsidR="00CF6510" w:rsidDel="00D834E2">
                <w:delText>Concrete gravity with obermeyer crest gate</w:delText>
              </w:r>
              <w:bookmarkStart w:id="272" w:name="_Toc127182114"/>
              <w:bookmarkStart w:id="273" w:name="_Toc127182451"/>
              <w:bookmarkStart w:id="274" w:name="_Toc127191635"/>
              <w:bookmarkStart w:id="275" w:name="_Toc127278100"/>
              <w:bookmarkStart w:id="276" w:name="_Toc127347888"/>
              <w:bookmarkEnd w:id="272"/>
              <w:bookmarkEnd w:id="273"/>
              <w:bookmarkEnd w:id="274"/>
              <w:bookmarkEnd w:id="275"/>
              <w:bookmarkEnd w:id="276"/>
            </w:del>
          </w:p>
        </w:tc>
        <w:bookmarkStart w:id="277" w:name="_Toc127182115"/>
        <w:bookmarkStart w:id="278" w:name="_Toc127182452"/>
        <w:bookmarkStart w:id="279" w:name="_Toc127191636"/>
        <w:bookmarkStart w:id="280" w:name="_Toc127278101"/>
        <w:bookmarkStart w:id="281" w:name="_Toc127347889"/>
        <w:bookmarkEnd w:id="277"/>
        <w:bookmarkEnd w:id="278"/>
        <w:bookmarkEnd w:id="279"/>
        <w:bookmarkEnd w:id="280"/>
        <w:bookmarkEnd w:id="281"/>
      </w:tr>
      <w:tr w:rsidR="00C27344" w:rsidDel="00D834E2" w14:paraId="7A5AD707" w14:textId="1EEABAEB" w:rsidTr="000C5A61">
        <w:trPr>
          <w:trHeight w:val="462"/>
          <w:del w:id="282" w:author="Kumar Baral" w:date="2023-02-13T11:15:00Z"/>
        </w:trPr>
        <w:tc>
          <w:tcPr>
            <w:tcW w:w="4718" w:type="dxa"/>
          </w:tcPr>
          <w:p w14:paraId="5AC965D6" w14:textId="64D2261A" w:rsidR="00C27344" w:rsidDel="00D834E2" w:rsidRDefault="00AE3520" w:rsidP="000C7DC9">
            <w:pPr>
              <w:ind w:right="-46"/>
              <w:rPr>
                <w:del w:id="283" w:author="Kumar Baral" w:date="2023-02-13T11:15:00Z"/>
              </w:rPr>
            </w:pPr>
            <w:del w:id="284" w:author="Kumar Baral" w:date="2023-02-13T11:15:00Z">
              <w:r w:rsidDel="00D834E2">
                <w:delText>Weir Length/Height</w:delText>
              </w:r>
              <w:bookmarkStart w:id="285" w:name="_Toc127182116"/>
              <w:bookmarkStart w:id="286" w:name="_Toc127182453"/>
              <w:bookmarkStart w:id="287" w:name="_Toc127191637"/>
              <w:bookmarkStart w:id="288" w:name="_Toc127278102"/>
              <w:bookmarkStart w:id="289" w:name="_Toc127347890"/>
              <w:bookmarkEnd w:id="285"/>
              <w:bookmarkEnd w:id="286"/>
              <w:bookmarkEnd w:id="287"/>
              <w:bookmarkEnd w:id="288"/>
              <w:bookmarkEnd w:id="289"/>
            </w:del>
          </w:p>
        </w:tc>
        <w:tc>
          <w:tcPr>
            <w:tcW w:w="4718" w:type="dxa"/>
          </w:tcPr>
          <w:p w14:paraId="7B54AC17" w14:textId="175B26C3" w:rsidR="00C27344" w:rsidDel="00D834E2" w:rsidRDefault="00CF6510" w:rsidP="000C7DC9">
            <w:pPr>
              <w:ind w:right="-46"/>
              <w:rPr>
                <w:del w:id="290" w:author="Kumar Baral" w:date="2023-02-13T11:15:00Z"/>
              </w:rPr>
            </w:pPr>
            <w:del w:id="291" w:author="Kumar Baral" w:date="2023-02-13T11:15:00Z">
              <w:r w:rsidDel="00D834E2">
                <w:delText>60 m /6.5 m above natural bed (0.5 m concrete added on top of the existing weir and 1.2 m inflatable dam (Obermeyer Spillway Gates)</w:delText>
              </w:r>
              <w:bookmarkStart w:id="292" w:name="_Toc127182117"/>
              <w:bookmarkStart w:id="293" w:name="_Toc127182454"/>
              <w:bookmarkStart w:id="294" w:name="_Toc127191638"/>
              <w:bookmarkStart w:id="295" w:name="_Toc127278103"/>
              <w:bookmarkStart w:id="296" w:name="_Toc127347891"/>
              <w:bookmarkEnd w:id="292"/>
              <w:bookmarkEnd w:id="293"/>
              <w:bookmarkEnd w:id="294"/>
              <w:bookmarkEnd w:id="295"/>
              <w:bookmarkEnd w:id="296"/>
            </w:del>
          </w:p>
        </w:tc>
        <w:bookmarkStart w:id="297" w:name="_Toc127182118"/>
        <w:bookmarkStart w:id="298" w:name="_Toc127182455"/>
        <w:bookmarkStart w:id="299" w:name="_Toc127191639"/>
        <w:bookmarkStart w:id="300" w:name="_Toc127278104"/>
        <w:bookmarkStart w:id="301" w:name="_Toc127347892"/>
        <w:bookmarkEnd w:id="297"/>
        <w:bookmarkEnd w:id="298"/>
        <w:bookmarkEnd w:id="299"/>
        <w:bookmarkEnd w:id="300"/>
        <w:bookmarkEnd w:id="301"/>
      </w:tr>
      <w:tr w:rsidR="00C27344" w:rsidDel="00D834E2" w14:paraId="7ADF867C" w14:textId="0E93BCC8" w:rsidTr="000C5A61">
        <w:trPr>
          <w:trHeight w:val="476"/>
          <w:del w:id="302" w:author="Kumar Baral" w:date="2023-02-13T11:15:00Z"/>
        </w:trPr>
        <w:tc>
          <w:tcPr>
            <w:tcW w:w="4718" w:type="dxa"/>
          </w:tcPr>
          <w:p w14:paraId="09F81E4F" w14:textId="7150F298" w:rsidR="00C27344" w:rsidRPr="000C5A61" w:rsidDel="00D834E2" w:rsidRDefault="00AE3520" w:rsidP="000C7DC9">
            <w:pPr>
              <w:ind w:right="-46"/>
              <w:rPr>
                <w:del w:id="303" w:author="Kumar Baral" w:date="2023-02-13T11:15:00Z"/>
                <w:b/>
                <w:bCs/>
              </w:rPr>
            </w:pPr>
            <w:del w:id="304" w:author="Kumar Baral" w:date="2023-02-13T11:15:00Z">
              <w:r w:rsidRPr="000C5A61" w:rsidDel="00D834E2">
                <w:rPr>
                  <w:b/>
                  <w:bCs/>
                </w:rPr>
                <w:delText>Intake chamber/gravel trap</w:delText>
              </w:r>
              <w:bookmarkStart w:id="305" w:name="_Toc127182119"/>
              <w:bookmarkStart w:id="306" w:name="_Toc127182456"/>
              <w:bookmarkStart w:id="307" w:name="_Toc127191640"/>
              <w:bookmarkStart w:id="308" w:name="_Toc127278105"/>
              <w:bookmarkStart w:id="309" w:name="_Toc127347893"/>
              <w:bookmarkEnd w:id="305"/>
              <w:bookmarkEnd w:id="306"/>
              <w:bookmarkEnd w:id="307"/>
              <w:bookmarkEnd w:id="308"/>
              <w:bookmarkEnd w:id="309"/>
            </w:del>
          </w:p>
        </w:tc>
        <w:tc>
          <w:tcPr>
            <w:tcW w:w="4718" w:type="dxa"/>
          </w:tcPr>
          <w:p w14:paraId="0EAF6C6F" w14:textId="4977A8CE" w:rsidR="00C27344" w:rsidDel="00D834E2" w:rsidRDefault="00C27344" w:rsidP="000C7DC9">
            <w:pPr>
              <w:ind w:right="-46"/>
              <w:rPr>
                <w:del w:id="310" w:author="Kumar Baral" w:date="2023-02-13T11:15:00Z"/>
              </w:rPr>
            </w:pPr>
            <w:bookmarkStart w:id="311" w:name="_Toc127182120"/>
            <w:bookmarkStart w:id="312" w:name="_Toc127182457"/>
            <w:bookmarkStart w:id="313" w:name="_Toc127191641"/>
            <w:bookmarkStart w:id="314" w:name="_Toc127278106"/>
            <w:bookmarkStart w:id="315" w:name="_Toc127347894"/>
            <w:bookmarkEnd w:id="311"/>
            <w:bookmarkEnd w:id="312"/>
            <w:bookmarkEnd w:id="313"/>
            <w:bookmarkEnd w:id="314"/>
            <w:bookmarkEnd w:id="315"/>
          </w:p>
        </w:tc>
        <w:bookmarkStart w:id="316" w:name="_Toc127182121"/>
        <w:bookmarkStart w:id="317" w:name="_Toc127182458"/>
        <w:bookmarkStart w:id="318" w:name="_Toc127191642"/>
        <w:bookmarkStart w:id="319" w:name="_Toc127278107"/>
        <w:bookmarkStart w:id="320" w:name="_Toc127347895"/>
        <w:bookmarkEnd w:id="316"/>
        <w:bookmarkEnd w:id="317"/>
        <w:bookmarkEnd w:id="318"/>
        <w:bookmarkEnd w:id="319"/>
        <w:bookmarkEnd w:id="320"/>
      </w:tr>
      <w:tr w:rsidR="00C27344" w:rsidDel="00D834E2" w14:paraId="3C69CDEF" w14:textId="44EE77C0" w:rsidTr="000C5A61">
        <w:trPr>
          <w:trHeight w:val="462"/>
          <w:del w:id="321" w:author="Kumar Baral" w:date="2023-02-13T11:15:00Z"/>
        </w:trPr>
        <w:tc>
          <w:tcPr>
            <w:tcW w:w="4718" w:type="dxa"/>
          </w:tcPr>
          <w:p w14:paraId="6C372AAC" w14:textId="54BE053E" w:rsidR="00AE3520" w:rsidDel="00D834E2" w:rsidRDefault="00AE3520" w:rsidP="000C7DC9">
            <w:pPr>
              <w:ind w:right="-46"/>
              <w:rPr>
                <w:del w:id="322" w:author="Kumar Baral" w:date="2023-02-13T11:15:00Z"/>
              </w:rPr>
            </w:pPr>
            <w:del w:id="323" w:author="Kumar Baral" w:date="2023-02-13T11:15:00Z">
              <w:r w:rsidDel="00D834E2">
                <w:delText>Length</w:delText>
              </w:r>
              <w:bookmarkStart w:id="324" w:name="_Toc127182122"/>
              <w:bookmarkStart w:id="325" w:name="_Toc127182459"/>
              <w:bookmarkStart w:id="326" w:name="_Toc127191643"/>
              <w:bookmarkStart w:id="327" w:name="_Toc127278108"/>
              <w:bookmarkStart w:id="328" w:name="_Toc127347896"/>
              <w:bookmarkEnd w:id="324"/>
              <w:bookmarkEnd w:id="325"/>
              <w:bookmarkEnd w:id="326"/>
              <w:bookmarkEnd w:id="327"/>
              <w:bookmarkEnd w:id="328"/>
            </w:del>
          </w:p>
        </w:tc>
        <w:tc>
          <w:tcPr>
            <w:tcW w:w="4718" w:type="dxa"/>
          </w:tcPr>
          <w:p w14:paraId="1B6CEA6B" w14:textId="4CADDC6F" w:rsidR="00C27344" w:rsidDel="00D834E2" w:rsidRDefault="00CF6510" w:rsidP="000C7DC9">
            <w:pPr>
              <w:ind w:right="-46"/>
              <w:rPr>
                <w:del w:id="329" w:author="Kumar Baral" w:date="2023-02-13T11:15:00Z"/>
              </w:rPr>
            </w:pPr>
            <w:del w:id="330" w:author="Kumar Baral" w:date="2023-02-13T11:15:00Z">
              <w:r w:rsidDel="00D834E2">
                <w:delText>10 m</w:delText>
              </w:r>
              <w:bookmarkStart w:id="331" w:name="_Toc127182123"/>
              <w:bookmarkStart w:id="332" w:name="_Toc127182460"/>
              <w:bookmarkStart w:id="333" w:name="_Toc127191644"/>
              <w:bookmarkStart w:id="334" w:name="_Toc127278109"/>
              <w:bookmarkStart w:id="335" w:name="_Toc127347897"/>
              <w:bookmarkEnd w:id="331"/>
              <w:bookmarkEnd w:id="332"/>
              <w:bookmarkEnd w:id="333"/>
              <w:bookmarkEnd w:id="334"/>
              <w:bookmarkEnd w:id="335"/>
            </w:del>
          </w:p>
        </w:tc>
        <w:bookmarkStart w:id="336" w:name="_Toc127182124"/>
        <w:bookmarkStart w:id="337" w:name="_Toc127182461"/>
        <w:bookmarkStart w:id="338" w:name="_Toc127191645"/>
        <w:bookmarkStart w:id="339" w:name="_Toc127278110"/>
        <w:bookmarkStart w:id="340" w:name="_Toc127347898"/>
        <w:bookmarkEnd w:id="336"/>
        <w:bookmarkEnd w:id="337"/>
        <w:bookmarkEnd w:id="338"/>
        <w:bookmarkEnd w:id="339"/>
        <w:bookmarkEnd w:id="340"/>
      </w:tr>
      <w:tr w:rsidR="00C27344" w:rsidDel="00D834E2" w14:paraId="5E4FA583" w14:textId="326E5459" w:rsidTr="000C5A61">
        <w:trPr>
          <w:trHeight w:val="476"/>
          <w:del w:id="341" w:author="Kumar Baral" w:date="2023-02-13T11:15:00Z"/>
        </w:trPr>
        <w:tc>
          <w:tcPr>
            <w:tcW w:w="4718" w:type="dxa"/>
          </w:tcPr>
          <w:p w14:paraId="420E131B" w14:textId="1A77611C" w:rsidR="00C27344" w:rsidDel="00D834E2" w:rsidRDefault="00AE3520" w:rsidP="000C7DC9">
            <w:pPr>
              <w:ind w:right="-46"/>
              <w:rPr>
                <w:del w:id="342" w:author="Kumar Baral" w:date="2023-02-13T11:15:00Z"/>
              </w:rPr>
            </w:pPr>
            <w:del w:id="343" w:author="Kumar Baral" w:date="2023-02-13T11:15:00Z">
              <w:r w:rsidDel="00D834E2">
                <w:delText>Trash rack opening sixe, width x height</w:delText>
              </w:r>
              <w:bookmarkStart w:id="344" w:name="_Toc127182125"/>
              <w:bookmarkStart w:id="345" w:name="_Toc127182462"/>
              <w:bookmarkStart w:id="346" w:name="_Toc127191646"/>
              <w:bookmarkStart w:id="347" w:name="_Toc127278111"/>
              <w:bookmarkStart w:id="348" w:name="_Toc127347899"/>
              <w:bookmarkEnd w:id="344"/>
              <w:bookmarkEnd w:id="345"/>
              <w:bookmarkEnd w:id="346"/>
              <w:bookmarkEnd w:id="347"/>
              <w:bookmarkEnd w:id="348"/>
            </w:del>
          </w:p>
        </w:tc>
        <w:tc>
          <w:tcPr>
            <w:tcW w:w="4718" w:type="dxa"/>
          </w:tcPr>
          <w:p w14:paraId="30FFBF03" w14:textId="0C339881" w:rsidR="00C27344" w:rsidDel="00D834E2" w:rsidRDefault="00CF6510" w:rsidP="000C7DC9">
            <w:pPr>
              <w:ind w:right="-46"/>
              <w:rPr>
                <w:del w:id="349" w:author="Kumar Baral" w:date="2023-02-13T11:15:00Z"/>
              </w:rPr>
            </w:pPr>
            <w:del w:id="350" w:author="Kumar Baral" w:date="2023-02-13T11:15:00Z">
              <w:r w:rsidDel="00D834E2">
                <w:delText>2 m x 3 m ( Three Opening width 6 m)</w:delText>
              </w:r>
              <w:bookmarkStart w:id="351" w:name="_Toc127182126"/>
              <w:bookmarkStart w:id="352" w:name="_Toc127182463"/>
              <w:bookmarkStart w:id="353" w:name="_Toc127191647"/>
              <w:bookmarkStart w:id="354" w:name="_Toc127278112"/>
              <w:bookmarkStart w:id="355" w:name="_Toc127347900"/>
              <w:bookmarkEnd w:id="351"/>
              <w:bookmarkEnd w:id="352"/>
              <w:bookmarkEnd w:id="353"/>
              <w:bookmarkEnd w:id="354"/>
              <w:bookmarkEnd w:id="355"/>
            </w:del>
          </w:p>
        </w:tc>
        <w:bookmarkStart w:id="356" w:name="_Toc127182127"/>
        <w:bookmarkStart w:id="357" w:name="_Toc127182464"/>
        <w:bookmarkStart w:id="358" w:name="_Toc127191648"/>
        <w:bookmarkStart w:id="359" w:name="_Toc127278113"/>
        <w:bookmarkStart w:id="360" w:name="_Toc127347901"/>
        <w:bookmarkEnd w:id="356"/>
        <w:bookmarkEnd w:id="357"/>
        <w:bookmarkEnd w:id="358"/>
        <w:bookmarkEnd w:id="359"/>
        <w:bookmarkEnd w:id="360"/>
      </w:tr>
      <w:tr w:rsidR="00C27344" w:rsidDel="00D834E2" w14:paraId="4DE80F10" w14:textId="59773191" w:rsidTr="000C5A61">
        <w:trPr>
          <w:trHeight w:val="476"/>
          <w:del w:id="361" w:author="Kumar Baral" w:date="2023-02-13T11:15:00Z"/>
        </w:trPr>
        <w:tc>
          <w:tcPr>
            <w:tcW w:w="4718" w:type="dxa"/>
          </w:tcPr>
          <w:p w14:paraId="308D811C" w14:textId="0B3EBCFE" w:rsidR="00C27344" w:rsidDel="00D834E2" w:rsidRDefault="00AE3520" w:rsidP="000C7DC9">
            <w:pPr>
              <w:ind w:right="-46"/>
              <w:rPr>
                <w:del w:id="362" w:author="Kumar Baral" w:date="2023-02-13T11:15:00Z"/>
              </w:rPr>
            </w:pPr>
            <w:del w:id="363" w:author="Kumar Baral" w:date="2023-02-13T11:15:00Z">
              <w:r w:rsidDel="00D834E2">
                <w:delText>Intake gate opeing size, width x width x height</w:delText>
              </w:r>
              <w:bookmarkStart w:id="364" w:name="_Toc127182128"/>
              <w:bookmarkStart w:id="365" w:name="_Toc127182465"/>
              <w:bookmarkStart w:id="366" w:name="_Toc127191649"/>
              <w:bookmarkStart w:id="367" w:name="_Toc127278114"/>
              <w:bookmarkStart w:id="368" w:name="_Toc127347902"/>
              <w:bookmarkEnd w:id="364"/>
              <w:bookmarkEnd w:id="365"/>
              <w:bookmarkEnd w:id="366"/>
              <w:bookmarkEnd w:id="367"/>
              <w:bookmarkEnd w:id="368"/>
            </w:del>
          </w:p>
        </w:tc>
        <w:tc>
          <w:tcPr>
            <w:tcW w:w="4718" w:type="dxa"/>
          </w:tcPr>
          <w:p w14:paraId="3F9EE5F0" w14:textId="705A763F" w:rsidR="00C27344" w:rsidDel="00D834E2" w:rsidRDefault="00CF6510" w:rsidP="000C7DC9">
            <w:pPr>
              <w:ind w:right="-46"/>
              <w:rPr>
                <w:del w:id="369" w:author="Kumar Baral" w:date="2023-02-13T11:15:00Z"/>
              </w:rPr>
            </w:pPr>
            <w:del w:id="370" w:author="Kumar Baral" w:date="2023-02-13T11:15:00Z">
              <w:r w:rsidDel="00D834E2">
                <w:delText>1.5 m x 2 m, 2 nos</w:delText>
              </w:r>
              <w:bookmarkStart w:id="371" w:name="_Toc127182129"/>
              <w:bookmarkStart w:id="372" w:name="_Toc127182466"/>
              <w:bookmarkStart w:id="373" w:name="_Toc127191650"/>
              <w:bookmarkStart w:id="374" w:name="_Toc127278115"/>
              <w:bookmarkStart w:id="375" w:name="_Toc127347903"/>
              <w:bookmarkEnd w:id="371"/>
              <w:bookmarkEnd w:id="372"/>
              <w:bookmarkEnd w:id="373"/>
              <w:bookmarkEnd w:id="374"/>
              <w:bookmarkEnd w:id="375"/>
            </w:del>
          </w:p>
        </w:tc>
        <w:bookmarkStart w:id="376" w:name="_Toc127182130"/>
        <w:bookmarkStart w:id="377" w:name="_Toc127182467"/>
        <w:bookmarkStart w:id="378" w:name="_Toc127191651"/>
        <w:bookmarkStart w:id="379" w:name="_Toc127278116"/>
        <w:bookmarkStart w:id="380" w:name="_Toc127347904"/>
        <w:bookmarkEnd w:id="376"/>
        <w:bookmarkEnd w:id="377"/>
        <w:bookmarkEnd w:id="378"/>
        <w:bookmarkEnd w:id="379"/>
        <w:bookmarkEnd w:id="380"/>
      </w:tr>
      <w:tr w:rsidR="00C27344" w:rsidDel="00D834E2" w14:paraId="5AEE4104" w14:textId="7D867E5A" w:rsidTr="000C5A61">
        <w:trPr>
          <w:trHeight w:val="726"/>
          <w:del w:id="381" w:author="Kumar Baral" w:date="2023-02-13T11:15:00Z"/>
        </w:trPr>
        <w:tc>
          <w:tcPr>
            <w:tcW w:w="4718" w:type="dxa"/>
          </w:tcPr>
          <w:p w14:paraId="5A96C1B6" w14:textId="686D33F7" w:rsidR="00C27344" w:rsidDel="00D834E2" w:rsidRDefault="00AE3520" w:rsidP="000C7DC9">
            <w:pPr>
              <w:ind w:right="-46"/>
              <w:rPr>
                <w:del w:id="382" w:author="Kumar Baral" w:date="2023-02-13T11:15:00Z"/>
              </w:rPr>
            </w:pPr>
            <w:del w:id="383" w:author="Kumar Baral" w:date="2023-02-13T11:15:00Z">
              <w:r w:rsidDel="00D834E2">
                <w:delText>Intake canal size, length x width x height (river side wall)</w:delText>
              </w:r>
              <w:bookmarkStart w:id="384" w:name="_Toc127182131"/>
              <w:bookmarkStart w:id="385" w:name="_Toc127182468"/>
              <w:bookmarkStart w:id="386" w:name="_Toc127191652"/>
              <w:bookmarkStart w:id="387" w:name="_Toc127278117"/>
              <w:bookmarkStart w:id="388" w:name="_Toc127347905"/>
              <w:bookmarkEnd w:id="384"/>
              <w:bookmarkEnd w:id="385"/>
              <w:bookmarkEnd w:id="386"/>
              <w:bookmarkEnd w:id="387"/>
              <w:bookmarkEnd w:id="388"/>
            </w:del>
          </w:p>
        </w:tc>
        <w:tc>
          <w:tcPr>
            <w:tcW w:w="4718" w:type="dxa"/>
          </w:tcPr>
          <w:p w14:paraId="64924858" w14:textId="0D973986" w:rsidR="00C27344" w:rsidDel="00D834E2" w:rsidRDefault="00CF6510" w:rsidP="000C7DC9">
            <w:pPr>
              <w:ind w:right="-46"/>
              <w:rPr>
                <w:del w:id="389" w:author="Kumar Baral" w:date="2023-02-13T11:15:00Z"/>
              </w:rPr>
            </w:pPr>
            <w:del w:id="390" w:author="Kumar Baral" w:date="2023-02-13T11:15:00Z">
              <w:r w:rsidDel="00D834E2">
                <w:delText>20 m x 1.5 m x 5.2 m (max. ), 2 nos</w:delText>
              </w:r>
              <w:bookmarkStart w:id="391" w:name="_Toc127182132"/>
              <w:bookmarkStart w:id="392" w:name="_Toc127182469"/>
              <w:bookmarkStart w:id="393" w:name="_Toc127191653"/>
              <w:bookmarkStart w:id="394" w:name="_Toc127278118"/>
              <w:bookmarkStart w:id="395" w:name="_Toc127347906"/>
              <w:bookmarkEnd w:id="391"/>
              <w:bookmarkEnd w:id="392"/>
              <w:bookmarkEnd w:id="393"/>
              <w:bookmarkEnd w:id="394"/>
              <w:bookmarkEnd w:id="395"/>
            </w:del>
          </w:p>
        </w:tc>
        <w:bookmarkStart w:id="396" w:name="_Toc127182133"/>
        <w:bookmarkStart w:id="397" w:name="_Toc127182470"/>
        <w:bookmarkStart w:id="398" w:name="_Toc127191654"/>
        <w:bookmarkStart w:id="399" w:name="_Toc127278119"/>
        <w:bookmarkStart w:id="400" w:name="_Toc127347907"/>
        <w:bookmarkEnd w:id="396"/>
        <w:bookmarkEnd w:id="397"/>
        <w:bookmarkEnd w:id="398"/>
        <w:bookmarkEnd w:id="399"/>
        <w:bookmarkEnd w:id="400"/>
      </w:tr>
      <w:tr w:rsidR="00C27344" w:rsidDel="00D834E2" w14:paraId="12DE85CF" w14:textId="7715DE09" w:rsidTr="000C5A61">
        <w:trPr>
          <w:trHeight w:val="476"/>
          <w:del w:id="401" w:author="Kumar Baral" w:date="2023-02-13T11:15:00Z"/>
        </w:trPr>
        <w:tc>
          <w:tcPr>
            <w:tcW w:w="4718" w:type="dxa"/>
          </w:tcPr>
          <w:p w14:paraId="0141299F" w14:textId="3C11F7AE" w:rsidR="00C27344" w:rsidRPr="000C5A61" w:rsidDel="00D834E2" w:rsidRDefault="00AE3520" w:rsidP="000C7DC9">
            <w:pPr>
              <w:ind w:right="-46"/>
              <w:rPr>
                <w:del w:id="402" w:author="Kumar Baral" w:date="2023-02-13T11:15:00Z"/>
                <w:b/>
                <w:bCs/>
              </w:rPr>
            </w:pPr>
            <w:del w:id="403" w:author="Kumar Baral" w:date="2023-02-13T11:15:00Z">
              <w:r w:rsidRPr="000C5A61" w:rsidDel="00D834E2">
                <w:rPr>
                  <w:b/>
                  <w:bCs/>
                </w:rPr>
                <w:delText>Settling Basin</w:delText>
              </w:r>
              <w:bookmarkStart w:id="404" w:name="_Toc127182134"/>
              <w:bookmarkStart w:id="405" w:name="_Toc127182471"/>
              <w:bookmarkStart w:id="406" w:name="_Toc127191655"/>
              <w:bookmarkStart w:id="407" w:name="_Toc127278120"/>
              <w:bookmarkStart w:id="408" w:name="_Toc127347908"/>
              <w:bookmarkEnd w:id="404"/>
              <w:bookmarkEnd w:id="405"/>
              <w:bookmarkEnd w:id="406"/>
              <w:bookmarkEnd w:id="407"/>
              <w:bookmarkEnd w:id="408"/>
            </w:del>
          </w:p>
        </w:tc>
        <w:tc>
          <w:tcPr>
            <w:tcW w:w="4718" w:type="dxa"/>
          </w:tcPr>
          <w:p w14:paraId="3BE67335" w14:textId="1857B05F" w:rsidR="00CF6510" w:rsidDel="00D834E2" w:rsidRDefault="00CF6510" w:rsidP="000C7DC9">
            <w:pPr>
              <w:ind w:right="-46"/>
              <w:rPr>
                <w:del w:id="409" w:author="Kumar Baral" w:date="2023-02-13T11:15:00Z"/>
              </w:rPr>
            </w:pPr>
            <w:bookmarkStart w:id="410" w:name="_Toc127182135"/>
            <w:bookmarkStart w:id="411" w:name="_Toc127182472"/>
            <w:bookmarkStart w:id="412" w:name="_Toc127191656"/>
            <w:bookmarkStart w:id="413" w:name="_Toc127278121"/>
            <w:bookmarkStart w:id="414" w:name="_Toc127347909"/>
            <w:bookmarkEnd w:id="410"/>
            <w:bookmarkEnd w:id="411"/>
            <w:bookmarkEnd w:id="412"/>
            <w:bookmarkEnd w:id="413"/>
            <w:bookmarkEnd w:id="414"/>
          </w:p>
        </w:tc>
        <w:bookmarkStart w:id="415" w:name="_Toc127182136"/>
        <w:bookmarkStart w:id="416" w:name="_Toc127182473"/>
        <w:bookmarkStart w:id="417" w:name="_Toc127191657"/>
        <w:bookmarkStart w:id="418" w:name="_Toc127278122"/>
        <w:bookmarkStart w:id="419" w:name="_Toc127347910"/>
        <w:bookmarkEnd w:id="415"/>
        <w:bookmarkEnd w:id="416"/>
        <w:bookmarkEnd w:id="417"/>
        <w:bookmarkEnd w:id="418"/>
        <w:bookmarkEnd w:id="419"/>
      </w:tr>
      <w:tr w:rsidR="00C27344" w:rsidDel="00D834E2" w14:paraId="765D0746" w14:textId="4DAD52A9" w:rsidTr="000C5A61">
        <w:trPr>
          <w:trHeight w:val="476"/>
          <w:del w:id="420" w:author="Kumar Baral" w:date="2023-02-13T11:15:00Z"/>
        </w:trPr>
        <w:tc>
          <w:tcPr>
            <w:tcW w:w="4718" w:type="dxa"/>
          </w:tcPr>
          <w:p w14:paraId="2C156796" w14:textId="57FB725C" w:rsidR="00C27344" w:rsidDel="00D834E2" w:rsidRDefault="00AE3520" w:rsidP="000C7DC9">
            <w:pPr>
              <w:ind w:right="-46"/>
              <w:rPr>
                <w:del w:id="421" w:author="Kumar Baral" w:date="2023-02-13T11:15:00Z"/>
              </w:rPr>
            </w:pPr>
            <w:del w:id="422" w:author="Kumar Baral" w:date="2023-02-13T11:15:00Z">
              <w:r w:rsidDel="00D834E2">
                <w:delText>No. of bays</w:delText>
              </w:r>
              <w:bookmarkStart w:id="423" w:name="_Toc127182137"/>
              <w:bookmarkStart w:id="424" w:name="_Toc127182474"/>
              <w:bookmarkStart w:id="425" w:name="_Toc127191658"/>
              <w:bookmarkStart w:id="426" w:name="_Toc127278123"/>
              <w:bookmarkStart w:id="427" w:name="_Toc127347911"/>
              <w:bookmarkEnd w:id="423"/>
              <w:bookmarkEnd w:id="424"/>
              <w:bookmarkEnd w:id="425"/>
              <w:bookmarkEnd w:id="426"/>
              <w:bookmarkEnd w:id="427"/>
            </w:del>
          </w:p>
        </w:tc>
        <w:tc>
          <w:tcPr>
            <w:tcW w:w="4718" w:type="dxa"/>
          </w:tcPr>
          <w:p w14:paraId="4C33B2BE" w14:textId="301917A8" w:rsidR="00C27344" w:rsidDel="00D834E2" w:rsidRDefault="00CF6510" w:rsidP="000C7DC9">
            <w:pPr>
              <w:ind w:right="-46"/>
              <w:rPr>
                <w:del w:id="428" w:author="Kumar Baral" w:date="2023-02-13T11:15:00Z"/>
              </w:rPr>
            </w:pPr>
            <w:del w:id="429" w:author="Kumar Baral" w:date="2023-02-13T11:15:00Z">
              <w:r w:rsidDel="00D834E2">
                <w:delText>4 nos</w:delText>
              </w:r>
              <w:bookmarkStart w:id="430" w:name="_Toc127182138"/>
              <w:bookmarkStart w:id="431" w:name="_Toc127182475"/>
              <w:bookmarkStart w:id="432" w:name="_Toc127191659"/>
              <w:bookmarkStart w:id="433" w:name="_Toc127278124"/>
              <w:bookmarkStart w:id="434" w:name="_Toc127347912"/>
              <w:bookmarkEnd w:id="430"/>
              <w:bookmarkEnd w:id="431"/>
              <w:bookmarkEnd w:id="432"/>
              <w:bookmarkEnd w:id="433"/>
              <w:bookmarkEnd w:id="434"/>
            </w:del>
          </w:p>
        </w:tc>
        <w:bookmarkStart w:id="435" w:name="_Toc127182139"/>
        <w:bookmarkStart w:id="436" w:name="_Toc127182476"/>
        <w:bookmarkStart w:id="437" w:name="_Toc127191660"/>
        <w:bookmarkStart w:id="438" w:name="_Toc127278125"/>
        <w:bookmarkStart w:id="439" w:name="_Toc127347913"/>
        <w:bookmarkEnd w:id="435"/>
        <w:bookmarkEnd w:id="436"/>
        <w:bookmarkEnd w:id="437"/>
        <w:bookmarkEnd w:id="438"/>
        <w:bookmarkEnd w:id="439"/>
      </w:tr>
      <w:tr w:rsidR="00C27344" w:rsidDel="00D834E2" w14:paraId="5C243FF8" w14:textId="14AD67AC" w:rsidTr="000C5A61">
        <w:trPr>
          <w:trHeight w:val="462"/>
          <w:del w:id="440" w:author="Kumar Baral" w:date="2023-02-13T11:15:00Z"/>
        </w:trPr>
        <w:tc>
          <w:tcPr>
            <w:tcW w:w="4718" w:type="dxa"/>
          </w:tcPr>
          <w:p w14:paraId="69ED09FA" w14:textId="42C31029" w:rsidR="00C27344" w:rsidDel="00D834E2" w:rsidRDefault="00AE3520" w:rsidP="000C7DC9">
            <w:pPr>
              <w:ind w:right="-46"/>
              <w:rPr>
                <w:del w:id="441" w:author="Kumar Baral" w:date="2023-02-13T11:15:00Z"/>
              </w:rPr>
            </w:pPr>
            <w:del w:id="442" w:author="Kumar Baral" w:date="2023-02-13T11:15:00Z">
              <w:r w:rsidDel="00D834E2">
                <w:delText>Flushing system</w:delText>
              </w:r>
              <w:bookmarkStart w:id="443" w:name="_Toc127182140"/>
              <w:bookmarkStart w:id="444" w:name="_Toc127182477"/>
              <w:bookmarkStart w:id="445" w:name="_Toc127191661"/>
              <w:bookmarkStart w:id="446" w:name="_Toc127278126"/>
              <w:bookmarkStart w:id="447" w:name="_Toc127347914"/>
              <w:bookmarkEnd w:id="443"/>
              <w:bookmarkEnd w:id="444"/>
              <w:bookmarkEnd w:id="445"/>
              <w:bookmarkEnd w:id="446"/>
              <w:bookmarkEnd w:id="447"/>
            </w:del>
          </w:p>
        </w:tc>
        <w:tc>
          <w:tcPr>
            <w:tcW w:w="4718" w:type="dxa"/>
          </w:tcPr>
          <w:p w14:paraId="45A4BE45" w14:textId="563A4672" w:rsidR="00C27344" w:rsidDel="00D834E2" w:rsidRDefault="00CF6510" w:rsidP="000C7DC9">
            <w:pPr>
              <w:ind w:right="-46"/>
              <w:rPr>
                <w:del w:id="448" w:author="Kumar Baral" w:date="2023-02-13T11:15:00Z"/>
              </w:rPr>
            </w:pPr>
            <w:del w:id="449" w:author="Kumar Baral" w:date="2023-02-13T11:15:00Z">
              <w:r w:rsidDel="00D834E2">
                <w:delText>Serpent sediment sluicing system (S4)</w:delText>
              </w:r>
              <w:bookmarkStart w:id="450" w:name="_Toc127182141"/>
              <w:bookmarkStart w:id="451" w:name="_Toc127182478"/>
              <w:bookmarkStart w:id="452" w:name="_Toc127191662"/>
              <w:bookmarkStart w:id="453" w:name="_Toc127278127"/>
              <w:bookmarkStart w:id="454" w:name="_Toc127347915"/>
              <w:bookmarkEnd w:id="450"/>
              <w:bookmarkEnd w:id="451"/>
              <w:bookmarkEnd w:id="452"/>
              <w:bookmarkEnd w:id="453"/>
              <w:bookmarkEnd w:id="454"/>
            </w:del>
          </w:p>
        </w:tc>
        <w:bookmarkStart w:id="455" w:name="_Toc127182142"/>
        <w:bookmarkStart w:id="456" w:name="_Toc127182479"/>
        <w:bookmarkStart w:id="457" w:name="_Toc127191663"/>
        <w:bookmarkStart w:id="458" w:name="_Toc127278128"/>
        <w:bookmarkStart w:id="459" w:name="_Toc127347916"/>
        <w:bookmarkEnd w:id="455"/>
        <w:bookmarkEnd w:id="456"/>
        <w:bookmarkEnd w:id="457"/>
        <w:bookmarkEnd w:id="458"/>
        <w:bookmarkEnd w:id="459"/>
      </w:tr>
      <w:tr w:rsidR="00C27344" w:rsidDel="00D834E2" w14:paraId="1E1176D2" w14:textId="050B5A2E" w:rsidTr="000C5A61">
        <w:trPr>
          <w:trHeight w:val="476"/>
          <w:del w:id="460" w:author="Kumar Baral" w:date="2023-02-13T11:15:00Z"/>
        </w:trPr>
        <w:tc>
          <w:tcPr>
            <w:tcW w:w="4718" w:type="dxa"/>
          </w:tcPr>
          <w:p w14:paraId="75B7044D" w14:textId="488640B6" w:rsidR="00C27344" w:rsidDel="00D834E2" w:rsidRDefault="00AE3520" w:rsidP="000C7DC9">
            <w:pPr>
              <w:ind w:right="-46"/>
              <w:rPr>
                <w:del w:id="461" w:author="Kumar Baral" w:date="2023-02-13T11:15:00Z"/>
              </w:rPr>
            </w:pPr>
            <w:del w:id="462" w:author="Kumar Baral" w:date="2023-02-13T11:15:00Z">
              <w:r w:rsidDel="00D834E2">
                <w:delText>Length</w:delText>
              </w:r>
              <w:bookmarkStart w:id="463" w:name="_Toc127182143"/>
              <w:bookmarkStart w:id="464" w:name="_Toc127182480"/>
              <w:bookmarkStart w:id="465" w:name="_Toc127191664"/>
              <w:bookmarkStart w:id="466" w:name="_Toc127278129"/>
              <w:bookmarkStart w:id="467" w:name="_Toc127347917"/>
              <w:bookmarkEnd w:id="463"/>
              <w:bookmarkEnd w:id="464"/>
              <w:bookmarkEnd w:id="465"/>
              <w:bookmarkEnd w:id="466"/>
              <w:bookmarkEnd w:id="467"/>
            </w:del>
          </w:p>
        </w:tc>
        <w:tc>
          <w:tcPr>
            <w:tcW w:w="4718" w:type="dxa"/>
          </w:tcPr>
          <w:p w14:paraId="092CFDCE" w14:textId="3C57880E" w:rsidR="00C27344" w:rsidDel="00D834E2" w:rsidRDefault="00CF6510" w:rsidP="000C7DC9">
            <w:pPr>
              <w:ind w:right="-46"/>
              <w:rPr>
                <w:del w:id="468" w:author="Kumar Baral" w:date="2023-02-13T11:15:00Z"/>
              </w:rPr>
            </w:pPr>
            <w:del w:id="469" w:author="Kumar Baral" w:date="2023-02-13T11:15:00Z">
              <w:r w:rsidDel="00D834E2">
                <w:delText xml:space="preserve">Inlet transiton 23.68 m, uniform section 30 m </w:delText>
              </w:r>
              <w:bookmarkStart w:id="470" w:name="_Toc127182144"/>
              <w:bookmarkStart w:id="471" w:name="_Toc127182481"/>
              <w:bookmarkStart w:id="472" w:name="_Toc127191665"/>
              <w:bookmarkStart w:id="473" w:name="_Toc127278130"/>
              <w:bookmarkStart w:id="474" w:name="_Toc127347918"/>
              <w:bookmarkEnd w:id="470"/>
              <w:bookmarkEnd w:id="471"/>
              <w:bookmarkEnd w:id="472"/>
              <w:bookmarkEnd w:id="473"/>
              <w:bookmarkEnd w:id="474"/>
            </w:del>
          </w:p>
        </w:tc>
        <w:bookmarkStart w:id="475" w:name="_Toc127182145"/>
        <w:bookmarkStart w:id="476" w:name="_Toc127182482"/>
        <w:bookmarkStart w:id="477" w:name="_Toc127191666"/>
        <w:bookmarkStart w:id="478" w:name="_Toc127278131"/>
        <w:bookmarkStart w:id="479" w:name="_Toc127347919"/>
        <w:bookmarkEnd w:id="475"/>
        <w:bookmarkEnd w:id="476"/>
        <w:bookmarkEnd w:id="477"/>
        <w:bookmarkEnd w:id="478"/>
        <w:bookmarkEnd w:id="479"/>
      </w:tr>
      <w:tr w:rsidR="00C27344" w:rsidDel="00D834E2" w14:paraId="31E857FF" w14:textId="0AAAF180" w:rsidTr="000C5A61">
        <w:trPr>
          <w:trHeight w:val="846"/>
          <w:del w:id="480" w:author="Kumar Baral" w:date="2023-02-13T11:15:00Z"/>
        </w:trPr>
        <w:tc>
          <w:tcPr>
            <w:tcW w:w="4718" w:type="dxa"/>
          </w:tcPr>
          <w:p w14:paraId="1300F2C7" w14:textId="56F2C70C" w:rsidR="00C27344" w:rsidDel="00D834E2" w:rsidRDefault="00AE3520" w:rsidP="000C7DC9">
            <w:pPr>
              <w:ind w:right="-46"/>
              <w:rPr>
                <w:del w:id="481" w:author="Kumar Baral" w:date="2023-02-13T11:15:00Z"/>
              </w:rPr>
            </w:pPr>
            <w:del w:id="482" w:author="Kumar Baral" w:date="2023-02-13T11:15:00Z">
              <w:r w:rsidDel="00D834E2">
                <w:delText xml:space="preserve">Width of inlet transition, start </w:delText>
              </w:r>
              <w:bookmarkStart w:id="483" w:name="_Toc127182146"/>
              <w:bookmarkStart w:id="484" w:name="_Toc127182483"/>
              <w:bookmarkStart w:id="485" w:name="_Toc127191667"/>
              <w:bookmarkStart w:id="486" w:name="_Toc127278132"/>
              <w:bookmarkStart w:id="487" w:name="_Toc127347920"/>
              <w:bookmarkEnd w:id="483"/>
              <w:bookmarkEnd w:id="484"/>
              <w:bookmarkEnd w:id="485"/>
              <w:bookmarkEnd w:id="486"/>
              <w:bookmarkEnd w:id="487"/>
            </w:del>
          </w:p>
          <w:p w14:paraId="1F08057F" w14:textId="3ACB0834" w:rsidR="00AE3520" w:rsidDel="00D834E2" w:rsidRDefault="00AE3520" w:rsidP="000C7DC9">
            <w:pPr>
              <w:ind w:right="-46"/>
              <w:rPr>
                <w:del w:id="488" w:author="Kumar Baral" w:date="2023-02-13T11:15:00Z"/>
              </w:rPr>
            </w:pPr>
            <w:del w:id="489" w:author="Kumar Baral" w:date="2023-02-13T11:15:00Z">
              <w:r w:rsidDel="00D834E2">
                <w:delText>Width of uniform section</w:delText>
              </w:r>
              <w:bookmarkStart w:id="490" w:name="_Toc127182147"/>
              <w:bookmarkStart w:id="491" w:name="_Toc127182484"/>
              <w:bookmarkStart w:id="492" w:name="_Toc127191668"/>
              <w:bookmarkStart w:id="493" w:name="_Toc127278133"/>
              <w:bookmarkStart w:id="494" w:name="_Toc127347921"/>
              <w:bookmarkEnd w:id="490"/>
              <w:bookmarkEnd w:id="491"/>
              <w:bookmarkEnd w:id="492"/>
              <w:bookmarkEnd w:id="493"/>
              <w:bookmarkEnd w:id="494"/>
            </w:del>
          </w:p>
        </w:tc>
        <w:tc>
          <w:tcPr>
            <w:tcW w:w="4718" w:type="dxa"/>
          </w:tcPr>
          <w:p w14:paraId="55A027B5" w14:textId="05BC915B" w:rsidR="00C27344" w:rsidDel="00D834E2" w:rsidRDefault="00CF6510" w:rsidP="000C7DC9">
            <w:pPr>
              <w:ind w:right="-46"/>
              <w:rPr>
                <w:del w:id="495" w:author="Kumar Baral" w:date="2023-02-13T11:15:00Z"/>
              </w:rPr>
            </w:pPr>
            <w:del w:id="496" w:author="Kumar Baral" w:date="2023-02-13T11:15:00Z">
              <w:r w:rsidDel="00D834E2">
                <w:delText>1.5 m 2 nos (3 m total)</w:delText>
              </w:r>
              <w:bookmarkStart w:id="497" w:name="_Toc127182148"/>
              <w:bookmarkStart w:id="498" w:name="_Toc127182485"/>
              <w:bookmarkStart w:id="499" w:name="_Toc127191669"/>
              <w:bookmarkStart w:id="500" w:name="_Toc127278134"/>
              <w:bookmarkStart w:id="501" w:name="_Toc127347922"/>
              <w:bookmarkEnd w:id="497"/>
              <w:bookmarkEnd w:id="498"/>
              <w:bookmarkEnd w:id="499"/>
              <w:bookmarkEnd w:id="500"/>
              <w:bookmarkEnd w:id="501"/>
            </w:del>
          </w:p>
          <w:p w14:paraId="11C79D40" w14:textId="41D1049E" w:rsidR="00CF6510" w:rsidDel="00D834E2" w:rsidRDefault="00CF6510" w:rsidP="000C7DC9">
            <w:pPr>
              <w:ind w:right="-46"/>
              <w:rPr>
                <w:del w:id="502" w:author="Kumar Baral" w:date="2023-02-13T11:15:00Z"/>
              </w:rPr>
            </w:pPr>
            <w:del w:id="503" w:author="Kumar Baral" w:date="2023-02-13T11:15:00Z">
              <w:r w:rsidDel="00D834E2">
                <w:delText>4.0 m (width of one bay)</w:delText>
              </w:r>
              <w:bookmarkStart w:id="504" w:name="_Toc127182149"/>
              <w:bookmarkStart w:id="505" w:name="_Toc127182486"/>
              <w:bookmarkStart w:id="506" w:name="_Toc127191670"/>
              <w:bookmarkStart w:id="507" w:name="_Toc127278135"/>
              <w:bookmarkStart w:id="508" w:name="_Toc127347923"/>
              <w:bookmarkEnd w:id="504"/>
              <w:bookmarkEnd w:id="505"/>
              <w:bookmarkEnd w:id="506"/>
              <w:bookmarkEnd w:id="507"/>
              <w:bookmarkEnd w:id="508"/>
            </w:del>
          </w:p>
        </w:tc>
        <w:bookmarkStart w:id="509" w:name="_Toc127182150"/>
        <w:bookmarkStart w:id="510" w:name="_Toc127182487"/>
        <w:bookmarkStart w:id="511" w:name="_Toc127191671"/>
        <w:bookmarkStart w:id="512" w:name="_Toc127278136"/>
        <w:bookmarkStart w:id="513" w:name="_Toc127347924"/>
        <w:bookmarkEnd w:id="509"/>
        <w:bookmarkEnd w:id="510"/>
        <w:bookmarkEnd w:id="511"/>
        <w:bookmarkEnd w:id="512"/>
        <w:bookmarkEnd w:id="513"/>
      </w:tr>
      <w:tr w:rsidR="00C27344" w:rsidDel="00D834E2" w14:paraId="476C09CA" w14:textId="4AAF5EA4" w:rsidTr="000C5A61">
        <w:trPr>
          <w:trHeight w:val="462"/>
          <w:del w:id="514" w:author="Kumar Baral" w:date="2023-02-13T11:15:00Z"/>
        </w:trPr>
        <w:tc>
          <w:tcPr>
            <w:tcW w:w="4718" w:type="dxa"/>
          </w:tcPr>
          <w:p w14:paraId="3984B0DF" w14:textId="155112FC" w:rsidR="00C27344" w:rsidDel="00D834E2" w:rsidRDefault="00AE3520" w:rsidP="000C7DC9">
            <w:pPr>
              <w:ind w:right="-46"/>
              <w:rPr>
                <w:del w:id="515" w:author="Kumar Baral" w:date="2023-02-13T11:15:00Z"/>
              </w:rPr>
            </w:pPr>
            <w:del w:id="516" w:author="Kumar Baral" w:date="2023-02-13T11:15:00Z">
              <w:r w:rsidDel="00D834E2">
                <w:delText>Total depth (including hopper)</w:delText>
              </w:r>
              <w:bookmarkStart w:id="517" w:name="_Toc127182151"/>
              <w:bookmarkStart w:id="518" w:name="_Toc127182488"/>
              <w:bookmarkStart w:id="519" w:name="_Toc127191672"/>
              <w:bookmarkStart w:id="520" w:name="_Toc127278137"/>
              <w:bookmarkStart w:id="521" w:name="_Toc127347925"/>
              <w:bookmarkEnd w:id="517"/>
              <w:bookmarkEnd w:id="518"/>
              <w:bookmarkEnd w:id="519"/>
              <w:bookmarkEnd w:id="520"/>
              <w:bookmarkEnd w:id="521"/>
            </w:del>
          </w:p>
        </w:tc>
        <w:tc>
          <w:tcPr>
            <w:tcW w:w="4718" w:type="dxa"/>
          </w:tcPr>
          <w:p w14:paraId="32822FAF" w14:textId="01739889" w:rsidR="00C27344" w:rsidDel="00D834E2" w:rsidRDefault="00CF6510" w:rsidP="000C7DC9">
            <w:pPr>
              <w:ind w:right="-46"/>
              <w:rPr>
                <w:del w:id="522" w:author="Kumar Baral" w:date="2023-02-13T11:15:00Z"/>
              </w:rPr>
            </w:pPr>
            <w:del w:id="523" w:author="Kumar Baral" w:date="2023-02-13T11:15:00Z">
              <w:r w:rsidDel="00D834E2">
                <w:delText>6.9 m</w:delText>
              </w:r>
              <w:bookmarkStart w:id="524" w:name="_Toc127182152"/>
              <w:bookmarkStart w:id="525" w:name="_Toc127182489"/>
              <w:bookmarkStart w:id="526" w:name="_Toc127191673"/>
              <w:bookmarkStart w:id="527" w:name="_Toc127278138"/>
              <w:bookmarkStart w:id="528" w:name="_Toc127347926"/>
              <w:bookmarkEnd w:id="524"/>
              <w:bookmarkEnd w:id="525"/>
              <w:bookmarkEnd w:id="526"/>
              <w:bookmarkEnd w:id="527"/>
              <w:bookmarkEnd w:id="528"/>
            </w:del>
          </w:p>
        </w:tc>
        <w:bookmarkStart w:id="529" w:name="_Toc127182153"/>
        <w:bookmarkStart w:id="530" w:name="_Toc127182490"/>
        <w:bookmarkStart w:id="531" w:name="_Toc127191674"/>
        <w:bookmarkStart w:id="532" w:name="_Toc127278139"/>
        <w:bookmarkStart w:id="533" w:name="_Toc127347927"/>
        <w:bookmarkEnd w:id="529"/>
        <w:bookmarkEnd w:id="530"/>
        <w:bookmarkEnd w:id="531"/>
        <w:bookmarkEnd w:id="532"/>
        <w:bookmarkEnd w:id="533"/>
      </w:tr>
      <w:tr w:rsidR="00CF6510" w:rsidDel="00D834E2" w14:paraId="5638DC04" w14:textId="454E5848" w:rsidTr="000C5A61">
        <w:trPr>
          <w:trHeight w:val="462"/>
          <w:del w:id="534" w:author="Kumar Baral" w:date="2023-02-13T11:15:00Z"/>
        </w:trPr>
        <w:tc>
          <w:tcPr>
            <w:tcW w:w="4718" w:type="dxa"/>
          </w:tcPr>
          <w:p w14:paraId="7931C11A" w14:textId="44CE8D20" w:rsidR="00CF6510" w:rsidDel="00D834E2" w:rsidRDefault="00CF6510" w:rsidP="000C7DC9">
            <w:pPr>
              <w:ind w:right="-46"/>
              <w:rPr>
                <w:del w:id="535" w:author="Kumar Baral" w:date="2023-02-13T11:15:00Z"/>
              </w:rPr>
            </w:pPr>
            <w:del w:id="536" w:author="Kumar Baral" w:date="2023-02-13T11:15:00Z">
              <w:r w:rsidDel="00D834E2">
                <w:delText>Hopper Depth</w:delText>
              </w:r>
              <w:bookmarkStart w:id="537" w:name="_Toc127182154"/>
              <w:bookmarkStart w:id="538" w:name="_Toc127182491"/>
              <w:bookmarkStart w:id="539" w:name="_Toc127191675"/>
              <w:bookmarkStart w:id="540" w:name="_Toc127278140"/>
              <w:bookmarkStart w:id="541" w:name="_Toc127347928"/>
              <w:bookmarkEnd w:id="537"/>
              <w:bookmarkEnd w:id="538"/>
              <w:bookmarkEnd w:id="539"/>
              <w:bookmarkEnd w:id="540"/>
              <w:bookmarkEnd w:id="541"/>
            </w:del>
          </w:p>
        </w:tc>
        <w:tc>
          <w:tcPr>
            <w:tcW w:w="4718" w:type="dxa"/>
          </w:tcPr>
          <w:p w14:paraId="04CA0BF1" w14:textId="4308D7DF" w:rsidR="00CF6510" w:rsidDel="00D834E2" w:rsidRDefault="00CF6510" w:rsidP="000C7DC9">
            <w:pPr>
              <w:ind w:right="-46"/>
              <w:rPr>
                <w:del w:id="542" w:author="Kumar Baral" w:date="2023-02-13T11:15:00Z"/>
              </w:rPr>
            </w:pPr>
            <w:del w:id="543" w:author="Kumar Baral" w:date="2023-02-13T11:15:00Z">
              <w:r w:rsidDel="00D834E2">
                <w:delText>1.7 m</w:delText>
              </w:r>
              <w:bookmarkStart w:id="544" w:name="_Toc127182155"/>
              <w:bookmarkStart w:id="545" w:name="_Toc127182492"/>
              <w:bookmarkStart w:id="546" w:name="_Toc127191676"/>
              <w:bookmarkStart w:id="547" w:name="_Toc127278141"/>
              <w:bookmarkStart w:id="548" w:name="_Toc127347929"/>
              <w:bookmarkEnd w:id="544"/>
              <w:bookmarkEnd w:id="545"/>
              <w:bookmarkEnd w:id="546"/>
              <w:bookmarkEnd w:id="547"/>
              <w:bookmarkEnd w:id="548"/>
            </w:del>
          </w:p>
        </w:tc>
        <w:bookmarkStart w:id="549" w:name="_Toc127182156"/>
        <w:bookmarkStart w:id="550" w:name="_Toc127182493"/>
        <w:bookmarkStart w:id="551" w:name="_Toc127191677"/>
        <w:bookmarkStart w:id="552" w:name="_Toc127278142"/>
        <w:bookmarkStart w:id="553" w:name="_Toc127347930"/>
        <w:bookmarkEnd w:id="549"/>
        <w:bookmarkEnd w:id="550"/>
        <w:bookmarkEnd w:id="551"/>
        <w:bookmarkEnd w:id="552"/>
        <w:bookmarkEnd w:id="553"/>
      </w:tr>
      <w:tr w:rsidR="00C27344" w:rsidDel="00D834E2" w14:paraId="6ECB1E36" w14:textId="136DB503" w:rsidTr="000C5A61">
        <w:trPr>
          <w:trHeight w:val="740"/>
          <w:del w:id="554" w:author="Kumar Baral" w:date="2023-02-13T11:15:00Z"/>
        </w:trPr>
        <w:tc>
          <w:tcPr>
            <w:tcW w:w="4718" w:type="dxa"/>
          </w:tcPr>
          <w:p w14:paraId="16C07396" w14:textId="5729C661" w:rsidR="00C27344" w:rsidDel="00D834E2" w:rsidRDefault="00AE3520" w:rsidP="000C7DC9">
            <w:pPr>
              <w:ind w:right="-46"/>
              <w:rPr>
                <w:del w:id="555" w:author="Kumar Baral" w:date="2023-02-13T11:15:00Z"/>
              </w:rPr>
            </w:pPr>
            <w:del w:id="556" w:author="Kumar Baral" w:date="2023-02-13T11:15:00Z">
              <w:r w:rsidDel="00D834E2">
                <w:delText>Transition section between the settling basin outlet and the headrace tunnel portal</w:delText>
              </w:r>
              <w:bookmarkStart w:id="557" w:name="_Toc127182157"/>
              <w:bookmarkStart w:id="558" w:name="_Toc127182494"/>
              <w:bookmarkStart w:id="559" w:name="_Toc127191678"/>
              <w:bookmarkStart w:id="560" w:name="_Toc127278143"/>
              <w:bookmarkStart w:id="561" w:name="_Toc127347931"/>
              <w:bookmarkEnd w:id="557"/>
              <w:bookmarkEnd w:id="558"/>
              <w:bookmarkEnd w:id="559"/>
              <w:bookmarkEnd w:id="560"/>
              <w:bookmarkEnd w:id="561"/>
            </w:del>
          </w:p>
        </w:tc>
        <w:tc>
          <w:tcPr>
            <w:tcW w:w="4718" w:type="dxa"/>
          </w:tcPr>
          <w:p w14:paraId="701EF5DD" w14:textId="05226447" w:rsidR="00C27344" w:rsidDel="00D834E2" w:rsidRDefault="00CF6510" w:rsidP="000C7DC9">
            <w:pPr>
              <w:ind w:right="-46"/>
              <w:rPr>
                <w:del w:id="562" w:author="Kumar Baral" w:date="2023-02-13T11:15:00Z"/>
              </w:rPr>
            </w:pPr>
            <w:del w:id="563" w:author="Kumar Baral" w:date="2023-02-13T11:15:00Z">
              <w:r w:rsidDel="00D834E2">
                <w:delText>18.5 m long and 6.0 m wide side channel</w:delText>
              </w:r>
              <w:bookmarkStart w:id="564" w:name="_Toc127182158"/>
              <w:bookmarkStart w:id="565" w:name="_Toc127182495"/>
              <w:bookmarkStart w:id="566" w:name="_Toc127191679"/>
              <w:bookmarkStart w:id="567" w:name="_Toc127278144"/>
              <w:bookmarkStart w:id="568" w:name="_Toc127347932"/>
              <w:bookmarkEnd w:id="564"/>
              <w:bookmarkEnd w:id="565"/>
              <w:bookmarkEnd w:id="566"/>
              <w:bookmarkEnd w:id="567"/>
              <w:bookmarkEnd w:id="568"/>
            </w:del>
          </w:p>
        </w:tc>
        <w:bookmarkStart w:id="569" w:name="_Toc127182159"/>
        <w:bookmarkStart w:id="570" w:name="_Toc127182496"/>
        <w:bookmarkStart w:id="571" w:name="_Toc127191680"/>
        <w:bookmarkStart w:id="572" w:name="_Toc127278145"/>
        <w:bookmarkStart w:id="573" w:name="_Toc127347933"/>
        <w:bookmarkEnd w:id="569"/>
        <w:bookmarkEnd w:id="570"/>
        <w:bookmarkEnd w:id="571"/>
        <w:bookmarkEnd w:id="572"/>
        <w:bookmarkEnd w:id="573"/>
      </w:tr>
      <w:tr w:rsidR="00C27344" w:rsidDel="00D834E2" w14:paraId="2543E140" w14:textId="7D9622DE" w:rsidTr="000C5A61">
        <w:trPr>
          <w:trHeight w:val="476"/>
          <w:del w:id="574" w:author="Kumar Baral" w:date="2023-02-13T11:15:00Z"/>
        </w:trPr>
        <w:tc>
          <w:tcPr>
            <w:tcW w:w="4718" w:type="dxa"/>
          </w:tcPr>
          <w:p w14:paraId="0152F26F" w14:textId="2F9EBCD6" w:rsidR="00C27344" w:rsidRPr="000C5A61" w:rsidDel="00D834E2" w:rsidRDefault="00AE3520" w:rsidP="000C7DC9">
            <w:pPr>
              <w:ind w:right="-46"/>
              <w:rPr>
                <w:del w:id="575" w:author="Kumar Baral" w:date="2023-02-13T11:15:00Z"/>
                <w:b/>
                <w:bCs/>
              </w:rPr>
            </w:pPr>
            <w:del w:id="576" w:author="Kumar Baral" w:date="2023-02-13T11:15:00Z">
              <w:r w:rsidRPr="000C5A61" w:rsidDel="00D834E2">
                <w:rPr>
                  <w:b/>
                  <w:bCs/>
                </w:rPr>
                <w:delText>Headrace tunnel</w:delText>
              </w:r>
              <w:bookmarkStart w:id="577" w:name="_Toc127182160"/>
              <w:bookmarkStart w:id="578" w:name="_Toc127182497"/>
              <w:bookmarkStart w:id="579" w:name="_Toc127191681"/>
              <w:bookmarkStart w:id="580" w:name="_Toc127278146"/>
              <w:bookmarkStart w:id="581" w:name="_Toc127347934"/>
              <w:bookmarkEnd w:id="577"/>
              <w:bookmarkEnd w:id="578"/>
              <w:bookmarkEnd w:id="579"/>
              <w:bookmarkEnd w:id="580"/>
              <w:bookmarkEnd w:id="581"/>
            </w:del>
          </w:p>
        </w:tc>
        <w:tc>
          <w:tcPr>
            <w:tcW w:w="4718" w:type="dxa"/>
          </w:tcPr>
          <w:p w14:paraId="662B46B1" w14:textId="77BF3661" w:rsidR="00C27344" w:rsidDel="00D834E2" w:rsidRDefault="00C27344" w:rsidP="000C7DC9">
            <w:pPr>
              <w:ind w:right="-46"/>
              <w:rPr>
                <w:del w:id="582" w:author="Kumar Baral" w:date="2023-02-13T11:15:00Z"/>
              </w:rPr>
            </w:pPr>
            <w:bookmarkStart w:id="583" w:name="_Toc127182161"/>
            <w:bookmarkStart w:id="584" w:name="_Toc127182498"/>
            <w:bookmarkStart w:id="585" w:name="_Toc127191682"/>
            <w:bookmarkStart w:id="586" w:name="_Toc127278147"/>
            <w:bookmarkStart w:id="587" w:name="_Toc127347935"/>
            <w:bookmarkEnd w:id="583"/>
            <w:bookmarkEnd w:id="584"/>
            <w:bookmarkEnd w:id="585"/>
            <w:bookmarkEnd w:id="586"/>
            <w:bookmarkEnd w:id="587"/>
          </w:p>
        </w:tc>
        <w:bookmarkStart w:id="588" w:name="_Toc127182162"/>
        <w:bookmarkStart w:id="589" w:name="_Toc127182499"/>
        <w:bookmarkStart w:id="590" w:name="_Toc127191683"/>
        <w:bookmarkStart w:id="591" w:name="_Toc127278148"/>
        <w:bookmarkStart w:id="592" w:name="_Toc127347936"/>
        <w:bookmarkEnd w:id="588"/>
        <w:bookmarkEnd w:id="589"/>
        <w:bookmarkEnd w:id="590"/>
        <w:bookmarkEnd w:id="591"/>
        <w:bookmarkEnd w:id="592"/>
      </w:tr>
      <w:tr w:rsidR="00C27344" w:rsidDel="00D834E2" w14:paraId="795F33EC" w14:textId="36538257" w:rsidTr="000C5A61">
        <w:trPr>
          <w:trHeight w:val="462"/>
          <w:del w:id="593" w:author="Kumar Baral" w:date="2023-02-13T11:15:00Z"/>
        </w:trPr>
        <w:tc>
          <w:tcPr>
            <w:tcW w:w="4718" w:type="dxa"/>
          </w:tcPr>
          <w:p w14:paraId="31AFF6A4" w14:textId="27657616" w:rsidR="00C27344" w:rsidDel="00D834E2" w:rsidRDefault="00AE3520" w:rsidP="000C7DC9">
            <w:pPr>
              <w:ind w:right="-46"/>
              <w:rPr>
                <w:del w:id="594" w:author="Kumar Baral" w:date="2023-02-13T11:15:00Z"/>
              </w:rPr>
            </w:pPr>
            <w:del w:id="595" w:author="Kumar Baral" w:date="2023-02-13T11:15:00Z">
              <w:r w:rsidDel="00D834E2">
                <w:delText>Shape</w:delText>
              </w:r>
              <w:bookmarkStart w:id="596" w:name="_Toc127182163"/>
              <w:bookmarkStart w:id="597" w:name="_Toc127182500"/>
              <w:bookmarkStart w:id="598" w:name="_Toc127191684"/>
              <w:bookmarkStart w:id="599" w:name="_Toc127278149"/>
              <w:bookmarkStart w:id="600" w:name="_Toc127347937"/>
              <w:bookmarkEnd w:id="596"/>
              <w:bookmarkEnd w:id="597"/>
              <w:bookmarkEnd w:id="598"/>
              <w:bookmarkEnd w:id="599"/>
              <w:bookmarkEnd w:id="600"/>
            </w:del>
          </w:p>
        </w:tc>
        <w:tc>
          <w:tcPr>
            <w:tcW w:w="4718" w:type="dxa"/>
          </w:tcPr>
          <w:p w14:paraId="4695BC22" w14:textId="30F4B1BE" w:rsidR="00C27344" w:rsidDel="00D834E2" w:rsidRDefault="00CF6510" w:rsidP="000C7DC9">
            <w:pPr>
              <w:ind w:right="-46"/>
              <w:rPr>
                <w:del w:id="601" w:author="Kumar Baral" w:date="2023-02-13T11:15:00Z"/>
              </w:rPr>
            </w:pPr>
            <w:del w:id="602" w:author="Kumar Baral" w:date="2023-02-13T11:15:00Z">
              <w:r w:rsidDel="00D834E2">
                <w:delText>D-shped fully lined (concrete /stone Masonry)</w:delText>
              </w:r>
              <w:bookmarkStart w:id="603" w:name="_Toc127182164"/>
              <w:bookmarkStart w:id="604" w:name="_Toc127182501"/>
              <w:bookmarkStart w:id="605" w:name="_Toc127191685"/>
              <w:bookmarkStart w:id="606" w:name="_Toc127278150"/>
              <w:bookmarkStart w:id="607" w:name="_Toc127347938"/>
              <w:bookmarkEnd w:id="603"/>
              <w:bookmarkEnd w:id="604"/>
              <w:bookmarkEnd w:id="605"/>
              <w:bookmarkEnd w:id="606"/>
              <w:bookmarkEnd w:id="607"/>
            </w:del>
          </w:p>
        </w:tc>
        <w:bookmarkStart w:id="608" w:name="_Toc127182165"/>
        <w:bookmarkStart w:id="609" w:name="_Toc127182502"/>
        <w:bookmarkStart w:id="610" w:name="_Toc127191686"/>
        <w:bookmarkStart w:id="611" w:name="_Toc127278151"/>
        <w:bookmarkStart w:id="612" w:name="_Toc127347939"/>
        <w:bookmarkEnd w:id="608"/>
        <w:bookmarkEnd w:id="609"/>
        <w:bookmarkEnd w:id="610"/>
        <w:bookmarkEnd w:id="611"/>
        <w:bookmarkEnd w:id="612"/>
      </w:tr>
      <w:tr w:rsidR="00C27344" w:rsidDel="00D834E2" w14:paraId="682EAEA6" w14:textId="6A004776" w:rsidTr="000C5A61">
        <w:trPr>
          <w:trHeight w:val="476"/>
          <w:del w:id="613" w:author="Kumar Baral" w:date="2023-02-13T11:15:00Z"/>
        </w:trPr>
        <w:tc>
          <w:tcPr>
            <w:tcW w:w="4718" w:type="dxa"/>
          </w:tcPr>
          <w:p w14:paraId="5457E130" w14:textId="1907417A" w:rsidR="00C27344" w:rsidDel="00D834E2" w:rsidRDefault="00AE3520" w:rsidP="000C7DC9">
            <w:pPr>
              <w:ind w:right="-46"/>
              <w:rPr>
                <w:del w:id="614" w:author="Kumar Baral" w:date="2023-02-13T11:15:00Z"/>
              </w:rPr>
            </w:pPr>
            <w:del w:id="615" w:author="Kumar Baral" w:date="2023-02-13T11:15:00Z">
              <w:r w:rsidDel="00D834E2">
                <w:delText>Length</w:delText>
              </w:r>
              <w:bookmarkStart w:id="616" w:name="_Toc127182166"/>
              <w:bookmarkStart w:id="617" w:name="_Toc127182503"/>
              <w:bookmarkStart w:id="618" w:name="_Toc127191687"/>
              <w:bookmarkStart w:id="619" w:name="_Toc127278152"/>
              <w:bookmarkStart w:id="620" w:name="_Toc127347940"/>
              <w:bookmarkEnd w:id="616"/>
              <w:bookmarkEnd w:id="617"/>
              <w:bookmarkEnd w:id="618"/>
              <w:bookmarkEnd w:id="619"/>
              <w:bookmarkEnd w:id="620"/>
            </w:del>
          </w:p>
        </w:tc>
        <w:tc>
          <w:tcPr>
            <w:tcW w:w="4718" w:type="dxa"/>
          </w:tcPr>
          <w:p w14:paraId="4A66E366" w14:textId="0E8045BE" w:rsidR="00C27344" w:rsidDel="00D834E2" w:rsidRDefault="00CF6510" w:rsidP="000C7DC9">
            <w:pPr>
              <w:ind w:right="-46"/>
              <w:rPr>
                <w:del w:id="621" w:author="Kumar Baral" w:date="2023-02-13T11:15:00Z"/>
              </w:rPr>
            </w:pPr>
            <w:del w:id="622" w:author="Kumar Baral" w:date="2023-02-13T11:15:00Z">
              <w:r w:rsidDel="00D834E2">
                <w:delText>1284 m</w:delText>
              </w:r>
              <w:bookmarkStart w:id="623" w:name="_Toc127182167"/>
              <w:bookmarkStart w:id="624" w:name="_Toc127182504"/>
              <w:bookmarkStart w:id="625" w:name="_Toc127191688"/>
              <w:bookmarkStart w:id="626" w:name="_Toc127278153"/>
              <w:bookmarkStart w:id="627" w:name="_Toc127347941"/>
              <w:bookmarkEnd w:id="623"/>
              <w:bookmarkEnd w:id="624"/>
              <w:bookmarkEnd w:id="625"/>
              <w:bookmarkEnd w:id="626"/>
              <w:bookmarkEnd w:id="627"/>
            </w:del>
          </w:p>
        </w:tc>
        <w:bookmarkStart w:id="628" w:name="_Toc127182168"/>
        <w:bookmarkStart w:id="629" w:name="_Toc127182505"/>
        <w:bookmarkStart w:id="630" w:name="_Toc127191689"/>
        <w:bookmarkStart w:id="631" w:name="_Toc127278154"/>
        <w:bookmarkStart w:id="632" w:name="_Toc127347942"/>
        <w:bookmarkEnd w:id="628"/>
        <w:bookmarkEnd w:id="629"/>
        <w:bookmarkEnd w:id="630"/>
        <w:bookmarkEnd w:id="631"/>
        <w:bookmarkEnd w:id="632"/>
      </w:tr>
      <w:tr w:rsidR="00C27344" w:rsidDel="00D834E2" w14:paraId="6CA2ED3D" w14:textId="1D18DE4A" w:rsidTr="000C5A61">
        <w:trPr>
          <w:trHeight w:val="476"/>
          <w:del w:id="633" w:author="Kumar Baral" w:date="2023-02-13T11:15:00Z"/>
        </w:trPr>
        <w:tc>
          <w:tcPr>
            <w:tcW w:w="4718" w:type="dxa"/>
          </w:tcPr>
          <w:p w14:paraId="61EEF40A" w14:textId="6A8159D4" w:rsidR="00C27344" w:rsidDel="00D834E2" w:rsidRDefault="00AE3520" w:rsidP="000C7DC9">
            <w:pPr>
              <w:ind w:right="-46"/>
              <w:rPr>
                <w:del w:id="634" w:author="Kumar Baral" w:date="2023-02-13T11:15:00Z"/>
              </w:rPr>
            </w:pPr>
            <w:del w:id="635" w:author="Kumar Baral" w:date="2023-02-13T11:15:00Z">
              <w:r w:rsidDel="00D834E2">
                <w:delText>Corss sectional area</w:delText>
              </w:r>
              <w:bookmarkStart w:id="636" w:name="_Toc127182169"/>
              <w:bookmarkStart w:id="637" w:name="_Toc127182506"/>
              <w:bookmarkStart w:id="638" w:name="_Toc127191690"/>
              <w:bookmarkStart w:id="639" w:name="_Toc127278155"/>
              <w:bookmarkStart w:id="640" w:name="_Toc127347943"/>
              <w:bookmarkEnd w:id="636"/>
              <w:bookmarkEnd w:id="637"/>
              <w:bookmarkEnd w:id="638"/>
              <w:bookmarkEnd w:id="639"/>
              <w:bookmarkEnd w:id="640"/>
            </w:del>
          </w:p>
        </w:tc>
        <w:tc>
          <w:tcPr>
            <w:tcW w:w="4718" w:type="dxa"/>
          </w:tcPr>
          <w:p w14:paraId="27150664" w14:textId="16DFA710" w:rsidR="00C27344" w:rsidDel="00D834E2" w:rsidRDefault="00CF6510" w:rsidP="000C7DC9">
            <w:pPr>
              <w:ind w:right="-46"/>
              <w:rPr>
                <w:del w:id="641" w:author="Kumar Baral" w:date="2023-02-13T11:15:00Z"/>
              </w:rPr>
            </w:pPr>
            <w:del w:id="642" w:author="Kumar Baral" w:date="2023-02-13T11:15:00Z">
              <w:r w:rsidDel="00D834E2">
                <w:delText>4.25 m</w:delText>
              </w:r>
              <w:r w:rsidRPr="00CF6510" w:rsidDel="00D834E2">
                <w:rPr>
                  <w:vertAlign w:val="superscript"/>
                </w:rPr>
                <w:delText>2</w:delText>
              </w:r>
              <w:bookmarkStart w:id="643" w:name="_Toc127182170"/>
              <w:bookmarkStart w:id="644" w:name="_Toc127182507"/>
              <w:bookmarkStart w:id="645" w:name="_Toc127191691"/>
              <w:bookmarkStart w:id="646" w:name="_Toc127278156"/>
              <w:bookmarkStart w:id="647" w:name="_Toc127347944"/>
              <w:bookmarkEnd w:id="643"/>
              <w:bookmarkEnd w:id="644"/>
              <w:bookmarkEnd w:id="645"/>
              <w:bookmarkEnd w:id="646"/>
              <w:bookmarkEnd w:id="647"/>
            </w:del>
          </w:p>
        </w:tc>
        <w:bookmarkStart w:id="648" w:name="_Toc127182171"/>
        <w:bookmarkStart w:id="649" w:name="_Toc127182508"/>
        <w:bookmarkStart w:id="650" w:name="_Toc127191692"/>
        <w:bookmarkStart w:id="651" w:name="_Toc127278157"/>
        <w:bookmarkStart w:id="652" w:name="_Toc127347945"/>
        <w:bookmarkEnd w:id="648"/>
        <w:bookmarkEnd w:id="649"/>
        <w:bookmarkEnd w:id="650"/>
        <w:bookmarkEnd w:id="651"/>
        <w:bookmarkEnd w:id="652"/>
      </w:tr>
      <w:tr w:rsidR="00C27344" w:rsidDel="00D834E2" w14:paraId="52D70A65" w14:textId="72CA4227" w:rsidTr="000C5A61">
        <w:trPr>
          <w:trHeight w:val="462"/>
          <w:del w:id="653" w:author="Kumar Baral" w:date="2023-02-13T11:15:00Z"/>
        </w:trPr>
        <w:tc>
          <w:tcPr>
            <w:tcW w:w="4718" w:type="dxa"/>
          </w:tcPr>
          <w:p w14:paraId="41741EDE" w14:textId="55D8D509" w:rsidR="00C27344" w:rsidRPr="000C5A61" w:rsidDel="00D834E2" w:rsidRDefault="00AE3520" w:rsidP="000C7DC9">
            <w:pPr>
              <w:ind w:right="-46"/>
              <w:rPr>
                <w:del w:id="654" w:author="Kumar Baral" w:date="2023-02-13T11:15:00Z"/>
                <w:b/>
                <w:bCs/>
              </w:rPr>
            </w:pPr>
            <w:del w:id="655" w:author="Kumar Baral" w:date="2023-02-13T11:15:00Z">
              <w:r w:rsidRPr="000C5A61" w:rsidDel="00D834E2">
                <w:rPr>
                  <w:b/>
                  <w:bCs/>
                </w:rPr>
                <w:delText>Irrigation system</w:delText>
              </w:r>
              <w:bookmarkStart w:id="656" w:name="_Toc127182172"/>
              <w:bookmarkStart w:id="657" w:name="_Toc127182509"/>
              <w:bookmarkStart w:id="658" w:name="_Toc127191693"/>
              <w:bookmarkStart w:id="659" w:name="_Toc127278158"/>
              <w:bookmarkStart w:id="660" w:name="_Toc127347946"/>
              <w:bookmarkEnd w:id="656"/>
              <w:bookmarkEnd w:id="657"/>
              <w:bookmarkEnd w:id="658"/>
              <w:bookmarkEnd w:id="659"/>
              <w:bookmarkEnd w:id="660"/>
            </w:del>
          </w:p>
        </w:tc>
        <w:tc>
          <w:tcPr>
            <w:tcW w:w="4718" w:type="dxa"/>
          </w:tcPr>
          <w:p w14:paraId="1ED0FF18" w14:textId="7A719767" w:rsidR="00C27344" w:rsidDel="00D834E2" w:rsidRDefault="00C27344" w:rsidP="000C7DC9">
            <w:pPr>
              <w:ind w:right="-46"/>
              <w:rPr>
                <w:del w:id="661" w:author="Kumar Baral" w:date="2023-02-13T11:15:00Z"/>
              </w:rPr>
            </w:pPr>
            <w:bookmarkStart w:id="662" w:name="_Toc127182173"/>
            <w:bookmarkStart w:id="663" w:name="_Toc127182510"/>
            <w:bookmarkStart w:id="664" w:name="_Toc127191694"/>
            <w:bookmarkStart w:id="665" w:name="_Toc127278159"/>
            <w:bookmarkStart w:id="666" w:name="_Toc127347947"/>
            <w:bookmarkEnd w:id="662"/>
            <w:bookmarkEnd w:id="663"/>
            <w:bookmarkEnd w:id="664"/>
            <w:bookmarkEnd w:id="665"/>
            <w:bookmarkEnd w:id="666"/>
          </w:p>
        </w:tc>
        <w:bookmarkStart w:id="667" w:name="_Toc127182174"/>
        <w:bookmarkStart w:id="668" w:name="_Toc127182511"/>
        <w:bookmarkStart w:id="669" w:name="_Toc127191695"/>
        <w:bookmarkStart w:id="670" w:name="_Toc127278160"/>
        <w:bookmarkStart w:id="671" w:name="_Toc127347948"/>
        <w:bookmarkEnd w:id="667"/>
        <w:bookmarkEnd w:id="668"/>
        <w:bookmarkEnd w:id="669"/>
        <w:bookmarkEnd w:id="670"/>
        <w:bookmarkEnd w:id="671"/>
      </w:tr>
      <w:tr w:rsidR="00C27344" w:rsidDel="00D834E2" w14:paraId="0AAAB12F" w14:textId="63EC44CA" w:rsidTr="000C5A61">
        <w:trPr>
          <w:trHeight w:val="476"/>
          <w:del w:id="672" w:author="Kumar Baral" w:date="2023-02-13T11:15:00Z"/>
        </w:trPr>
        <w:tc>
          <w:tcPr>
            <w:tcW w:w="4718" w:type="dxa"/>
          </w:tcPr>
          <w:p w14:paraId="1EB693E5" w14:textId="6A5288E2" w:rsidR="00C27344" w:rsidDel="00D834E2" w:rsidRDefault="00AE3520" w:rsidP="000C7DC9">
            <w:pPr>
              <w:ind w:right="-46"/>
              <w:rPr>
                <w:del w:id="673" w:author="Kumar Baral" w:date="2023-02-13T11:15:00Z"/>
              </w:rPr>
            </w:pPr>
            <w:del w:id="674" w:author="Kumar Baral" w:date="2023-02-13T11:15:00Z">
              <w:r w:rsidDel="00D834E2">
                <w:delText>Pump irrigation system</w:delText>
              </w:r>
              <w:bookmarkStart w:id="675" w:name="_Toc127182175"/>
              <w:bookmarkStart w:id="676" w:name="_Toc127182512"/>
              <w:bookmarkStart w:id="677" w:name="_Toc127191696"/>
              <w:bookmarkStart w:id="678" w:name="_Toc127278161"/>
              <w:bookmarkStart w:id="679" w:name="_Toc127347949"/>
              <w:bookmarkEnd w:id="675"/>
              <w:bookmarkEnd w:id="676"/>
              <w:bookmarkEnd w:id="677"/>
              <w:bookmarkEnd w:id="678"/>
              <w:bookmarkEnd w:id="679"/>
            </w:del>
          </w:p>
        </w:tc>
        <w:tc>
          <w:tcPr>
            <w:tcW w:w="4718" w:type="dxa"/>
          </w:tcPr>
          <w:p w14:paraId="5D546B71" w14:textId="4EC12D1B" w:rsidR="00C27344" w:rsidDel="00D834E2" w:rsidRDefault="00CF6510" w:rsidP="000C7DC9">
            <w:pPr>
              <w:ind w:right="-46"/>
              <w:rPr>
                <w:del w:id="680" w:author="Kumar Baral" w:date="2023-02-13T11:15:00Z"/>
              </w:rPr>
            </w:pPr>
            <w:del w:id="681" w:author="Kumar Baral" w:date="2023-02-13T11:15:00Z">
              <w:r w:rsidDel="00D834E2">
                <w:delText>350 mm dia, propeller pump, Max head 1.2 m located at intake</w:delText>
              </w:r>
              <w:bookmarkStart w:id="682" w:name="_Toc127182176"/>
              <w:bookmarkStart w:id="683" w:name="_Toc127182513"/>
              <w:bookmarkStart w:id="684" w:name="_Toc127191697"/>
              <w:bookmarkStart w:id="685" w:name="_Toc127278162"/>
              <w:bookmarkStart w:id="686" w:name="_Toc127347950"/>
              <w:bookmarkEnd w:id="682"/>
              <w:bookmarkEnd w:id="683"/>
              <w:bookmarkEnd w:id="684"/>
              <w:bookmarkEnd w:id="685"/>
              <w:bookmarkEnd w:id="686"/>
            </w:del>
          </w:p>
        </w:tc>
        <w:bookmarkStart w:id="687" w:name="_Toc127182177"/>
        <w:bookmarkStart w:id="688" w:name="_Toc127182514"/>
        <w:bookmarkStart w:id="689" w:name="_Toc127191698"/>
        <w:bookmarkStart w:id="690" w:name="_Toc127278163"/>
        <w:bookmarkStart w:id="691" w:name="_Toc127347951"/>
        <w:bookmarkEnd w:id="687"/>
        <w:bookmarkEnd w:id="688"/>
        <w:bookmarkEnd w:id="689"/>
        <w:bookmarkEnd w:id="690"/>
        <w:bookmarkEnd w:id="691"/>
      </w:tr>
      <w:tr w:rsidR="00C27344" w:rsidDel="00D834E2" w14:paraId="088F7C33" w14:textId="36EFCBE8" w:rsidTr="000C5A61">
        <w:trPr>
          <w:trHeight w:val="476"/>
          <w:del w:id="692" w:author="Kumar Baral" w:date="2023-02-13T11:15:00Z"/>
        </w:trPr>
        <w:tc>
          <w:tcPr>
            <w:tcW w:w="4718" w:type="dxa"/>
          </w:tcPr>
          <w:p w14:paraId="515C1776" w14:textId="02FA3640" w:rsidR="00C27344" w:rsidDel="00D834E2" w:rsidRDefault="00AE3520" w:rsidP="000C7DC9">
            <w:pPr>
              <w:ind w:right="-46"/>
              <w:rPr>
                <w:del w:id="693" w:author="Kumar Baral" w:date="2023-02-13T11:15:00Z"/>
              </w:rPr>
            </w:pPr>
            <w:del w:id="694" w:author="Kumar Baral" w:date="2023-02-13T11:15:00Z">
              <w:r w:rsidDel="00D834E2">
                <w:delText>Irrigation water supply pipe for pump</w:delText>
              </w:r>
              <w:bookmarkStart w:id="695" w:name="_Toc127182178"/>
              <w:bookmarkStart w:id="696" w:name="_Toc127182515"/>
              <w:bookmarkStart w:id="697" w:name="_Toc127191699"/>
              <w:bookmarkStart w:id="698" w:name="_Toc127278164"/>
              <w:bookmarkStart w:id="699" w:name="_Toc127347952"/>
              <w:bookmarkEnd w:id="695"/>
              <w:bookmarkEnd w:id="696"/>
              <w:bookmarkEnd w:id="697"/>
              <w:bookmarkEnd w:id="698"/>
              <w:bookmarkEnd w:id="699"/>
            </w:del>
          </w:p>
        </w:tc>
        <w:tc>
          <w:tcPr>
            <w:tcW w:w="4718" w:type="dxa"/>
          </w:tcPr>
          <w:p w14:paraId="54FCFD55" w14:textId="18B01A5B" w:rsidR="00C27344" w:rsidDel="00D834E2" w:rsidRDefault="00CF6510" w:rsidP="000C7DC9">
            <w:pPr>
              <w:ind w:right="-46"/>
              <w:rPr>
                <w:del w:id="700" w:author="Kumar Baral" w:date="2023-02-13T11:15:00Z"/>
              </w:rPr>
            </w:pPr>
            <w:del w:id="701" w:author="Kumar Baral" w:date="2023-02-13T11:15:00Z">
              <w:r w:rsidDel="00D834E2">
                <w:delText>350 mm dia, 4 mm thick, located close to the irrigation outlet.</w:delText>
              </w:r>
              <w:bookmarkStart w:id="702" w:name="_Toc127182179"/>
              <w:bookmarkStart w:id="703" w:name="_Toc127182516"/>
              <w:bookmarkStart w:id="704" w:name="_Toc127191700"/>
              <w:bookmarkStart w:id="705" w:name="_Toc127278165"/>
              <w:bookmarkStart w:id="706" w:name="_Toc127347953"/>
              <w:bookmarkEnd w:id="702"/>
              <w:bookmarkEnd w:id="703"/>
              <w:bookmarkEnd w:id="704"/>
              <w:bookmarkEnd w:id="705"/>
              <w:bookmarkEnd w:id="706"/>
            </w:del>
          </w:p>
        </w:tc>
        <w:bookmarkStart w:id="707" w:name="_Toc127182180"/>
        <w:bookmarkStart w:id="708" w:name="_Toc127182517"/>
        <w:bookmarkStart w:id="709" w:name="_Toc127191701"/>
        <w:bookmarkStart w:id="710" w:name="_Toc127278166"/>
        <w:bookmarkStart w:id="711" w:name="_Toc127347954"/>
        <w:bookmarkEnd w:id="707"/>
        <w:bookmarkEnd w:id="708"/>
        <w:bookmarkEnd w:id="709"/>
        <w:bookmarkEnd w:id="710"/>
        <w:bookmarkEnd w:id="711"/>
      </w:tr>
      <w:tr w:rsidR="00C27344" w:rsidDel="00D834E2" w14:paraId="6667C0A9" w14:textId="41BF4D2F" w:rsidTr="000C5A61">
        <w:trPr>
          <w:trHeight w:val="462"/>
          <w:del w:id="712" w:author="Kumar Baral" w:date="2023-02-13T11:15:00Z"/>
        </w:trPr>
        <w:tc>
          <w:tcPr>
            <w:tcW w:w="4718" w:type="dxa"/>
          </w:tcPr>
          <w:p w14:paraId="039C6D99" w14:textId="2CBDC286" w:rsidR="00C27344" w:rsidRPr="000C5A61" w:rsidDel="00D834E2" w:rsidRDefault="00AE3520" w:rsidP="000C7DC9">
            <w:pPr>
              <w:ind w:right="-46"/>
              <w:rPr>
                <w:del w:id="713" w:author="Kumar Baral" w:date="2023-02-13T11:15:00Z"/>
                <w:b/>
                <w:bCs/>
              </w:rPr>
            </w:pPr>
            <w:del w:id="714" w:author="Kumar Baral" w:date="2023-02-13T11:15:00Z">
              <w:r w:rsidRPr="000C5A61" w:rsidDel="00D834E2">
                <w:rPr>
                  <w:b/>
                  <w:bCs/>
                </w:rPr>
                <w:delText>Surge shaft</w:delText>
              </w:r>
              <w:bookmarkStart w:id="715" w:name="_Toc127182181"/>
              <w:bookmarkStart w:id="716" w:name="_Toc127182518"/>
              <w:bookmarkStart w:id="717" w:name="_Toc127191702"/>
              <w:bookmarkStart w:id="718" w:name="_Toc127278167"/>
              <w:bookmarkStart w:id="719" w:name="_Toc127347955"/>
              <w:bookmarkEnd w:id="715"/>
              <w:bookmarkEnd w:id="716"/>
              <w:bookmarkEnd w:id="717"/>
              <w:bookmarkEnd w:id="718"/>
              <w:bookmarkEnd w:id="719"/>
            </w:del>
          </w:p>
        </w:tc>
        <w:tc>
          <w:tcPr>
            <w:tcW w:w="4718" w:type="dxa"/>
          </w:tcPr>
          <w:p w14:paraId="23253B7C" w14:textId="59FFB493" w:rsidR="00C27344" w:rsidDel="00D834E2" w:rsidRDefault="00CF6510" w:rsidP="000C7DC9">
            <w:pPr>
              <w:ind w:right="-46"/>
              <w:rPr>
                <w:del w:id="720" w:author="Kumar Baral" w:date="2023-02-13T11:15:00Z"/>
              </w:rPr>
            </w:pPr>
            <w:del w:id="721" w:author="Kumar Baral" w:date="2023-02-13T11:15:00Z">
              <w:r w:rsidDel="00D834E2">
                <w:delText>Addition of 1.5 m height in the existing surge tank with c/s area 12 m</w:delText>
              </w:r>
              <w:r w:rsidRPr="00CF6510" w:rsidDel="00D834E2">
                <w:rPr>
                  <w:vertAlign w:val="superscript"/>
                </w:rPr>
                <w:delText>2</w:delText>
              </w:r>
              <w:r w:rsidDel="00D834E2">
                <w:delText xml:space="preserve"> </w:delText>
              </w:r>
              <w:bookmarkStart w:id="722" w:name="_Toc127182182"/>
              <w:bookmarkStart w:id="723" w:name="_Toc127182519"/>
              <w:bookmarkStart w:id="724" w:name="_Toc127191703"/>
              <w:bookmarkStart w:id="725" w:name="_Toc127278168"/>
              <w:bookmarkStart w:id="726" w:name="_Toc127347956"/>
              <w:bookmarkEnd w:id="722"/>
              <w:bookmarkEnd w:id="723"/>
              <w:bookmarkEnd w:id="724"/>
              <w:bookmarkEnd w:id="725"/>
              <w:bookmarkEnd w:id="726"/>
            </w:del>
          </w:p>
        </w:tc>
        <w:bookmarkStart w:id="727" w:name="_Toc127182183"/>
        <w:bookmarkStart w:id="728" w:name="_Toc127182520"/>
        <w:bookmarkStart w:id="729" w:name="_Toc127191704"/>
        <w:bookmarkStart w:id="730" w:name="_Toc127278169"/>
        <w:bookmarkStart w:id="731" w:name="_Toc127347957"/>
        <w:bookmarkEnd w:id="727"/>
        <w:bookmarkEnd w:id="728"/>
        <w:bookmarkEnd w:id="729"/>
        <w:bookmarkEnd w:id="730"/>
        <w:bookmarkEnd w:id="731"/>
      </w:tr>
      <w:tr w:rsidR="00C27344" w:rsidDel="00D834E2" w14:paraId="23130BB7" w14:textId="54C9A6DB" w:rsidTr="000C5A61">
        <w:trPr>
          <w:trHeight w:val="846"/>
          <w:del w:id="732" w:author="Kumar Baral" w:date="2023-02-13T11:15:00Z"/>
        </w:trPr>
        <w:tc>
          <w:tcPr>
            <w:tcW w:w="4718" w:type="dxa"/>
          </w:tcPr>
          <w:p w14:paraId="2605FB6D" w14:textId="64B53B4D" w:rsidR="00C27344" w:rsidRPr="000C5A61" w:rsidDel="00D834E2" w:rsidRDefault="00AE3520" w:rsidP="000C7DC9">
            <w:pPr>
              <w:ind w:right="-46"/>
              <w:rPr>
                <w:del w:id="733" w:author="Kumar Baral" w:date="2023-02-13T11:15:00Z"/>
                <w:b/>
                <w:bCs/>
              </w:rPr>
            </w:pPr>
            <w:del w:id="734" w:author="Kumar Baral" w:date="2023-02-13T11:15:00Z">
              <w:r w:rsidRPr="000C5A61" w:rsidDel="00D834E2">
                <w:rPr>
                  <w:b/>
                  <w:bCs/>
                </w:rPr>
                <w:delText>Penstock</w:delText>
              </w:r>
              <w:bookmarkStart w:id="735" w:name="_Toc127182184"/>
              <w:bookmarkStart w:id="736" w:name="_Toc127182521"/>
              <w:bookmarkStart w:id="737" w:name="_Toc127191705"/>
              <w:bookmarkStart w:id="738" w:name="_Toc127278170"/>
              <w:bookmarkStart w:id="739" w:name="_Toc127347958"/>
              <w:bookmarkEnd w:id="735"/>
              <w:bookmarkEnd w:id="736"/>
              <w:bookmarkEnd w:id="737"/>
              <w:bookmarkEnd w:id="738"/>
              <w:bookmarkEnd w:id="739"/>
            </w:del>
          </w:p>
          <w:p w14:paraId="09402F5E" w14:textId="17B0F56E" w:rsidR="00AE3520" w:rsidDel="00D834E2" w:rsidRDefault="00AE3520" w:rsidP="000C7DC9">
            <w:pPr>
              <w:ind w:right="-46"/>
              <w:rPr>
                <w:del w:id="740" w:author="Kumar Baral" w:date="2023-02-13T11:15:00Z"/>
              </w:rPr>
            </w:pPr>
            <w:del w:id="741" w:author="Kumar Baral" w:date="2023-02-13T11:15:00Z">
              <w:r w:rsidDel="00D834E2">
                <w:delText>-diameter</w:delText>
              </w:r>
              <w:bookmarkStart w:id="742" w:name="_Toc127182185"/>
              <w:bookmarkStart w:id="743" w:name="_Toc127182522"/>
              <w:bookmarkStart w:id="744" w:name="_Toc127191706"/>
              <w:bookmarkStart w:id="745" w:name="_Toc127278171"/>
              <w:bookmarkStart w:id="746" w:name="_Toc127347959"/>
              <w:bookmarkEnd w:id="742"/>
              <w:bookmarkEnd w:id="743"/>
              <w:bookmarkEnd w:id="744"/>
              <w:bookmarkEnd w:id="745"/>
              <w:bookmarkEnd w:id="746"/>
            </w:del>
          </w:p>
        </w:tc>
        <w:tc>
          <w:tcPr>
            <w:tcW w:w="4718" w:type="dxa"/>
          </w:tcPr>
          <w:p w14:paraId="6A5D379D" w14:textId="7AC44B7C" w:rsidR="00C27344" w:rsidDel="00D834E2" w:rsidRDefault="00C27344" w:rsidP="000C7DC9">
            <w:pPr>
              <w:ind w:right="-46"/>
              <w:rPr>
                <w:del w:id="747" w:author="Kumar Baral" w:date="2023-02-13T11:15:00Z"/>
              </w:rPr>
            </w:pPr>
            <w:bookmarkStart w:id="748" w:name="_Toc127182186"/>
            <w:bookmarkStart w:id="749" w:name="_Toc127182523"/>
            <w:bookmarkStart w:id="750" w:name="_Toc127191707"/>
            <w:bookmarkStart w:id="751" w:name="_Toc127278172"/>
            <w:bookmarkStart w:id="752" w:name="_Toc127347960"/>
            <w:bookmarkEnd w:id="748"/>
            <w:bookmarkEnd w:id="749"/>
            <w:bookmarkEnd w:id="750"/>
            <w:bookmarkEnd w:id="751"/>
            <w:bookmarkEnd w:id="752"/>
          </w:p>
          <w:p w14:paraId="7E65D115" w14:textId="667C976A" w:rsidR="00CF6510" w:rsidDel="00D834E2" w:rsidRDefault="00CF6510" w:rsidP="000C7DC9">
            <w:pPr>
              <w:ind w:right="-46"/>
              <w:rPr>
                <w:del w:id="753" w:author="Kumar Baral" w:date="2023-02-13T11:15:00Z"/>
              </w:rPr>
            </w:pPr>
            <w:del w:id="754" w:author="Kumar Baral" w:date="2023-02-13T11:15:00Z">
              <w:r w:rsidDel="00D834E2">
                <w:delText>1000-900 mm twin steel pipe (vertical, not embedded)</w:delText>
              </w:r>
              <w:bookmarkStart w:id="755" w:name="_Toc127182187"/>
              <w:bookmarkStart w:id="756" w:name="_Toc127182524"/>
              <w:bookmarkStart w:id="757" w:name="_Toc127191708"/>
              <w:bookmarkStart w:id="758" w:name="_Toc127278173"/>
              <w:bookmarkStart w:id="759" w:name="_Toc127347961"/>
              <w:bookmarkEnd w:id="755"/>
              <w:bookmarkEnd w:id="756"/>
              <w:bookmarkEnd w:id="757"/>
              <w:bookmarkEnd w:id="758"/>
              <w:bookmarkEnd w:id="759"/>
            </w:del>
          </w:p>
        </w:tc>
        <w:bookmarkStart w:id="760" w:name="_Toc127182188"/>
        <w:bookmarkStart w:id="761" w:name="_Toc127182525"/>
        <w:bookmarkStart w:id="762" w:name="_Toc127191709"/>
        <w:bookmarkStart w:id="763" w:name="_Toc127278174"/>
        <w:bookmarkStart w:id="764" w:name="_Toc127347962"/>
        <w:bookmarkEnd w:id="760"/>
        <w:bookmarkEnd w:id="761"/>
        <w:bookmarkEnd w:id="762"/>
        <w:bookmarkEnd w:id="763"/>
        <w:bookmarkEnd w:id="764"/>
      </w:tr>
      <w:tr w:rsidR="00C27344" w:rsidDel="00D834E2" w14:paraId="34803E80" w14:textId="69508808" w:rsidTr="000C5A61">
        <w:trPr>
          <w:trHeight w:val="462"/>
          <w:del w:id="765" w:author="Kumar Baral" w:date="2023-02-13T11:15:00Z"/>
        </w:trPr>
        <w:tc>
          <w:tcPr>
            <w:tcW w:w="4718" w:type="dxa"/>
          </w:tcPr>
          <w:p w14:paraId="2CB53357" w14:textId="102FB620" w:rsidR="00C27344" w:rsidDel="00D834E2" w:rsidRDefault="00AE3520" w:rsidP="000C7DC9">
            <w:pPr>
              <w:ind w:right="-46"/>
              <w:rPr>
                <w:del w:id="766" w:author="Kumar Baral" w:date="2023-02-13T11:15:00Z"/>
              </w:rPr>
            </w:pPr>
            <w:del w:id="767" w:author="Kumar Baral" w:date="2023-02-13T11:15:00Z">
              <w:r w:rsidDel="00D834E2">
                <w:delText>-length</w:delText>
              </w:r>
              <w:bookmarkStart w:id="768" w:name="_Toc127182189"/>
              <w:bookmarkStart w:id="769" w:name="_Toc127182526"/>
              <w:bookmarkStart w:id="770" w:name="_Toc127191710"/>
              <w:bookmarkStart w:id="771" w:name="_Toc127278175"/>
              <w:bookmarkStart w:id="772" w:name="_Toc127347963"/>
              <w:bookmarkEnd w:id="768"/>
              <w:bookmarkEnd w:id="769"/>
              <w:bookmarkEnd w:id="770"/>
              <w:bookmarkEnd w:id="771"/>
              <w:bookmarkEnd w:id="772"/>
            </w:del>
          </w:p>
        </w:tc>
        <w:tc>
          <w:tcPr>
            <w:tcW w:w="4718" w:type="dxa"/>
          </w:tcPr>
          <w:p w14:paraId="3E7F4B80" w14:textId="407BD2BE" w:rsidR="00C27344" w:rsidDel="00D834E2" w:rsidRDefault="00CF6510" w:rsidP="000C7DC9">
            <w:pPr>
              <w:ind w:right="-46"/>
              <w:rPr>
                <w:del w:id="773" w:author="Kumar Baral" w:date="2023-02-13T11:15:00Z"/>
              </w:rPr>
            </w:pPr>
            <w:del w:id="774" w:author="Kumar Baral" w:date="2023-02-13T11:15:00Z">
              <w:r w:rsidDel="00D834E2">
                <w:delText>Vertical 244 m, Horizontal 32 m</w:delText>
              </w:r>
              <w:bookmarkStart w:id="775" w:name="_Toc127182190"/>
              <w:bookmarkStart w:id="776" w:name="_Toc127182527"/>
              <w:bookmarkStart w:id="777" w:name="_Toc127191711"/>
              <w:bookmarkStart w:id="778" w:name="_Toc127278176"/>
              <w:bookmarkStart w:id="779" w:name="_Toc127347964"/>
              <w:bookmarkEnd w:id="775"/>
              <w:bookmarkEnd w:id="776"/>
              <w:bookmarkEnd w:id="777"/>
              <w:bookmarkEnd w:id="778"/>
              <w:bookmarkEnd w:id="779"/>
            </w:del>
          </w:p>
        </w:tc>
        <w:bookmarkStart w:id="780" w:name="_Toc127182191"/>
        <w:bookmarkStart w:id="781" w:name="_Toc127182528"/>
        <w:bookmarkStart w:id="782" w:name="_Toc127191712"/>
        <w:bookmarkStart w:id="783" w:name="_Toc127278177"/>
        <w:bookmarkStart w:id="784" w:name="_Toc127347965"/>
        <w:bookmarkEnd w:id="780"/>
        <w:bookmarkEnd w:id="781"/>
        <w:bookmarkEnd w:id="782"/>
        <w:bookmarkEnd w:id="783"/>
        <w:bookmarkEnd w:id="784"/>
      </w:tr>
      <w:tr w:rsidR="00AE3520" w:rsidDel="00D834E2" w14:paraId="7AEC3293" w14:textId="66711EC2" w:rsidTr="000C5A61">
        <w:trPr>
          <w:trHeight w:val="846"/>
          <w:del w:id="785" w:author="Kumar Baral" w:date="2023-02-13T11:15:00Z"/>
        </w:trPr>
        <w:tc>
          <w:tcPr>
            <w:tcW w:w="4718" w:type="dxa"/>
          </w:tcPr>
          <w:p w14:paraId="2CD8B046" w14:textId="517F7FE9" w:rsidR="00AE3520" w:rsidRPr="000C5A61" w:rsidDel="00D834E2" w:rsidRDefault="00AE3520" w:rsidP="000C7DC9">
            <w:pPr>
              <w:ind w:right="-46"/>
              <w:rPr>
                <w:del w:id="786" w:author="Kumar Baral" w:date="2023-02-13T11:15:00Z"/>
                <w:b/>
                <w:bCs/>
              </w:rPr>
            </w:pPr>
            <w:del w:id="787" w:author="Kumar Baral" w:date="2023-02-13T11:15:00Z">
              <w:r w:rsidRPr="000C5A61" w:rsidDel="00D834E2">
                <w:rPr>
                  <w:b/>
                  <w:bCs/>
                </w:rPr>
                <w:delText>Entrance shaft to powerhouse</w:delText>
              </w:r>
              <w:bookmarkStart w:id="788" w:name="_Toc127182192"/>
              <w:bookmarkStart w:id="789" w:name="_Toc127182529"/>
              <w:bookmarkStart w:id="790" w:name="_Toc127191713"/>
              <w:bookmarkStart w:id="791" w:name="_Toc127278178"/>
              <w:bookmarkStart w:id="792" w:name="_Toc127347966"/>
              <w:bookmarkEnd w:id="788"/>
              <w:bookmarkEnd w:id="789"/>
              <w:bookmarkEnd w:id="790"/>
              <w:bookmarkEnd w:id="791"/>
              <w:bookmarkEnd w:id="792"/>
            </w:del>
          </w:p>
          <w:p w14:paraId="7971A3BE" w14:textId="235AE1CB" w:rsidR="00AE3520" w:rsidDel="00D834E2" w:rsidRDefault="00AE3520" w:rsidP="000C7DC9">
            <w:pPr>
              <w:ind w:right="-46"/>
              <w:rPr>
                <w:del w:id="793" w:author="Kumar Baral" w:date="2023-02-13T11:15:00Z"/>
              </w:rPr>
            </w:pPr>
            <w:del w:id="794" w:author="Kumar Baral" w:date="2023-02-13T11:15:00Z">
              <w:r w:rsidDel="00D834E2">
                <w:delText>-length</w:delText>
              </w:r>
              <w:bookmarkStart w:id="795" w:name="_Toc127182193"/>
              <w:bookmarkStart w:id="796" w:name="_Toc127182530"/>
              <w:bookmarkStart w:id="797" w:name="_Toc127191714"/>
              <w:bookmarkStart w:id="798" w:name="_Toc127278179"/>
              <w:bookmarkStart w:id="799" w:name="_Toc127347967"/>
              <w:bookmarkEnd w:id="795"/>
              <w:bookmarkEnd w:id="796"/>
              <w:bookmarkEnd w:id="797"/>
              <w:bookmarkEnd w:id="798"/>
              <w:bookmarkEnd w:id="799"/>
            </w:del>
          </w:p>
        </w:tc>
        <w:tc>
          <w:tcPr>
            <w:tcW w:w="4718" w:type="dxa"/>
          </w:tcPr>
          <w:p w14:paraId="392744E7" w14:textId="7094DB8B" w:rsidR="00AE3520" w:rsidDel="00D834E2" w:rsidRDefault="00AE3520" w:rsidP="000C7DC9">
            <w:pPr>
              <w:ind w:right="-46"/>
              <w:rPr>
                <w:del w:id="800" w:author="Kumar Baral" w:date="2023-02-13T11:15:00Z"/>
              </w:rPr>
            </w:pPr>
            <w:bookmarkStart w:id="801" w:name="_Toc127182194"/>
            <w:bookmarkStart w:id="802" w:name="_Toc127182531"/>
            <w:bookmarkStart w:id="803" w:name="_Toc127191715"/>
            <w:bookmarkStart w:id="804" w:name="_Toc127278180"/>
            <w:bookmarkStart w:id="805" w:name="_Toc127347968"/>
            <w:bookmarkEnd w:id="801"/>
            <w:bookmarkEnd w:id="802"/>
            <w:bookmarkEnd w:id="803"/>
            <w:bookmarkEnd w:id="804"/>
            <w:bookmarkEnd w:id="805"/>
          </w:p>
          <w:p w14:paraId="17A39DDF" w14:textId="2C58D1B0" w:rsidR="00CF6510" w:rsidDel="00D834E2" w:rsidRDefault="00CF6510" w:rsidP="000C7DC9">
            <w:pPr>
              <w:ind w:right="-46"/>
              <w:rPr>
                <w:del w:id="806" w:author="Kumar Baral" w:date="2023-02-13T11:15:00Z"/>
              </w:rPr>
            </w:pPr>
            <w:del w:id="807" w:author="Kumar Baral" w:date="2023-02-13T11:15:00Z">
              <w:r w:rsidDel="00D834E2">
                <w:delText>234 m</w:delText>
              </w:r>
              <w:bookmarkStart w:id="808" w:name="_Toc127182195"/>
              <w:bookmarkStart w:id="809" w:name="_Toc127182532"/>
              <w:bookmarkStart w:id="810" w:name="_Toc127191716"/>
              <w:bookmarkStart w:id="811" w:name="_Toc127278181"/>
              <w:bookmarkStart w:id="812" w:name="_Toc127347969"/>
              <w:bookmarkEnd w:id="808"/>
              <w:bookmarkEnd w:id="809"/>
              <w:bookmarkEnd w:id="810"/>
              <w:bookmarkEnd w:id="811"/>
              <w:bookmarkEnd w:id="812"/>
            </w:del>
          </w:p>
        </w:tc>
        <w:bookmarkStart w:id="813" w:name="_Toc127182196"/>
        <w:bookmarkStart w:id="814" w:name="_Toc127182533"/>
        <w:bookmarkStart w:id="815" w:name="_Toc127191717"/>
        <w:bookmarkStart w:id="816" w:name="_Toc127278182"/>
        <w:bookmarkStart w:id="817" w:name="_Toc127347970"/>
        <w:bookmarkEnd w:id="813"/>
        <w:bookmarkEnd w:id="814"/>
        <w:bookmarkEnd w:id="815"/>
        <w:bookmarkEnd w:id="816"/>
        <w:bookmarkEnd w:id="817"/>
      </w:tr>
      <w:tr w:rsidR="00AE3520" w:rsidDel="00D834E2" w14:paraId="0BCEC6CC" w14:textId="687503AE" w:rsidTr="000C5A61">
        <w:trPr>
          <w:trHeight w:val="357"/>
          <w:del w:id="818" w:author="Kumar Baral" w:date="2023-02-13T11:15:00Z"/>
        </w:trPr>
        <w:tc>
          <w:tcPr>
            <w:tcW w:w="4718" w:type="dxa"/>
          </w:tcPr>
          <w:p w14:paraId="525D24F1" w14:textId="1CB5DFCE" w:rsidR="00AE3520" w:rsidDel="00D834E2" w:rsidRDefault="00AE3520" w:rsidP="000C7DC9">
            <w:pPr>
              <w:ind w:right="-46"/>
              <w:rPr>
                <w:del w:id="819" w:author="Kumar Baral" w:date="2023-02-13T11:15:00Z"/>
              </w:rPr>
            </w:pPr>
            <w:del w:id="820" w:author="Kumar Baral" w:date="2023-02-13T11:15:00Z">
              <w:r w:rsidDel="00D834E2">
                <w:delText>-diameter</w:delText>
              </w:r>
              <w:bookmarkStart w:id="821" w:name="_Toc127182197"/>
              <w:bookmarkStart w:id="822" w:name="_Toc127182534"/>
              <w:bookmarkStart w:id="823" w:name="_Toc127191718"/>
              <w:bookmarkStart w:id="824" w:name="_Toc127278183"/>
              <w:bookmarkStart w:id="825" w:name="_Toc127347971"/>
              <w:bookmarkEnd w:id="821"/>
              <w:bookmarkEnd w:id="822"/>
              <w:bookmarkEnd w:id="823"/>
              <w:bookmarkEnd w:id="824"/>
              <w:bookmarkEnd w:id="825"/>
            </w:del>
          </w:p>
        </w:tc>
        <w:tc>
          <w:tcPr>
            <w:tcW w:w="4718" w:type="dxa"/>
          </w:tcPr>
          <w:p w14:paraId="5A5F0EFC" w14:textId="25CDEFCB" w:rsidR="00AE3520" w:rsidDel="00D834E2" w:rsidRDefault="00CF6510" w:rsidP="000C7DC9">
            <w:pPr>
              <w:ind w:right="-46"/>
              <w:rPr>
                <w:del w:id="826" w:author="Kumar Baral" w:date="2023-02-13T11:15:00Z"/>
              </w:rPr>
            </w:pPr>
            <w:del w:id="827" w:author="Kumar Baral" w:date="2023-02-13T11:15:00Z">
              <w:r w:rsidDel="00D834E2">
                <w:delText>4 m</w:delText>
              </w:r>
              <w:bookmarkStart w:id="828" w:name="_Toc127182198"/>
              <w:bookmarkStart w:id="829" w:name="_Toc127182535"/>
              <w:bookmarkStart w:id="830" w:name="_Toc127191719"/>
              <w:bookmarkStart w:id="831" w:name="_Toc127278184"/>
              <w:bookmarkStart w:id="832" w:name="_Toc127347972"/>
              <w:bookmarkEnd w:id="828"/>
              <w:bookmarkEnd w:id="829"/>
              <w:bookmarkEnd w:id="830"/>
              <w:bookmarkEnd w:id="831"/>
              <w:bookmarkEnd w:id="832"/>
            </w:del>
          </w:p>
        </w:tc>
        <w:bookmarkStart w:id="833" w:name="_Toc127182199"/>
        <w:bookmarkStart w:id="834" w:name="_Toc127182536"/>
        <w:bookmarkStart w:id="835" w:name="_Toc127191720"/>
        <w:bookmarkStart w:id="836" w:name="_Toc127278185"/>
        <w:bookmarkStart w:id="837" w:name="_Toc127347973"/>
        <w:bookmarkEnd w:id="833"/>
        <w:bookmarkEnd w:id="834"/>
        <w:bookmarkEnd w:id="835"/>
        <w:bookmarkEnd w:id="836"/>
        <w:bookmarkEnd w:id="837"/>
      </w:tr>
      <w:tr w:rsidR="00AE3520" w:rsidDel="00D834E2" w14:paraId="622A390C" w14:textId="34258435" w:rsidTr="000C5A61">
        <w:trPr>
          <w:trHeight w:val="846"/>
          <w:del w:id="838" w:author="Kumar Baral" w:date="2023-02-13T11:15:00Z"/>
        </w:trPr>
        <w:tc>
          <w:tcPr>
            <w:tcW w:w="4718" w:type="dxa"/>
          </w:tcPr>
          <w:p w14:paraId="673DF6C5" w14:textId="6C1B083E" w:rsidR="00AE3520" w:rsidRPr="000C5A61" w:rsidDel="00D834E2" w:rsidRDefault="00AE3520" w:rsidP="000C7DC9">
            <w:pPr>
              <w:ind w:right="-46"/>
              <w:rPr>
                <w:del w:id="839" w:author="Kumar Baral" w:date="2023-02-13T11:15:00Z"/>
                <w:b/>
                <w:bCs/>
              </w:rPr>
            </w:pPr>
            <w:del w:id="840" w:author="Kumar Baral" w:date="2023-02-13T11:15:00Z">
              <w:r w:rsidRPr="000C5A61" w:rsidDel="00D834E2">
                <w:rPr>
                  <w:b/>
                  <w:bCs/>
                </w:rPr>
                <w:delText>Powerhouse</w:delText>
              </w:r>
              <w:bookmarkStart w:id="841" w:name="_Toc127182200"/>
              <w:bookmarkStart w:id="842" w:name="_Toc127182537"/>
              <w:bookmarkStart w:id="843" w:name="_Toc127191721"/>
              <w:bookmarkStart w:id="844" w:name="_Toc127278186"/>
              <w:bookmarkStart w:id="845" w:name="_Toc127347974"/>
              <w:bookmarkEnd w:id="841"/>
              <w:bookmarkEnd w:id="842"/>
              <w:bookmarkEnd w:id="843"/>
              <w:bookmarkEnd w:id="844"/>
              <w:bookmarkEnd w:id="845"/>
            </w:del>
          </w:p>
          <w:p w14:paraId="16AD2D25" w14:textId="64183126" w:rsidR="00AE3520" w:rsidDel="00D834E2" w:rsidRDefault="00AE3520" w:rsidP="000C7DC9">
            <w:pPr>
              <w:ind w:right="-46"/>
              <w:rPr>
                <w:del w:id="846" w:author="Kumar Baral" w:date="2023-02-13T11:15:00Z"/>
              </w:rPr>
            </w:pPr>
            <w:del w:id="847" w:author="Kumar Baral" w:date="2023-02-13T11:15:00Z">
              <w:r w:rsidDel="00D834E2">
                <w:delText>-type</w:delText>
              </w:r>
              <w:bookmarkStart w:id="848" w:name="_Toc127182201"/>
              <w:bookmarkStart w:id="849" w:name="_Toc127182538"/>
              <w:bookmarkStart w:id="850" w:name="_Toc127191722"/>
              <w:bookmarkStart w:id="851" w:name="_Toc127278187"/>
              <w:bookmarkStart w:id="852" w:name="_Toc127347975"/>
              <w:bookmarkEnd w:id="848"/>
              <w:bookmarkEnd w:id="849"/>
              <w:bookmarkEnd w:id="850"/>
              <w:bookmarkEnd w:id="851"/>
              <w:bookmarkEnd w:id="852"/>
            </w:del>
          </w:p>
        </w:tc>
        <w:tc>
          <w:tcPr>
            <w:tcW w:w="4718" w:type="dxa"/>
          </w:tcPr>
          <w:p w14:paraId="58CA2F58" w14:textId="0F227E1C" w:rsidR="00AE3520" w:rsidDel="00D834E2" w:rsidRDefault="00AE3520" w:rsidP="000C7DC9">
            <w:pPr>
              <w:ind w:right="-46"/>
              <w:rPr>
                <w:del w:id="853" w:author="Kumar Baral" w:date="2023-02-13T11:15:00Z"/>
              </w:rPr>
            </w:pPr>
            <w:bookmarkStart w:id="854" w:name="_Toc127182202"/>
            <w:bookmarkStart w:id="855" w:name="_Toc127182539"/>
            <w:bookmarkStart w:id="856" w:name="_Toc127191723"/>
            <w:bookmarkStart w:id="857" w:name="_Toc127278188"/>
            <w:bookmarkStart w:id="858" w:name="_Toc127347976"/>
            <w:bookmarkEnd w:id="854"/>
            <w:bookmarkEnd w:id="855"/>
            <w:bookmarkEnd w:id="856"/>
            <w:bookmarkEnd w:id="857"/>
            <w:bookmarkEnd w:id="858"/>
          </w:p>
          <w:p w14:paraId="0CA99E4A" w14:textId="50DFC8C1" w:rsidR="00CF6510" w:rsidDel="00D834E2" w:rsidRDefault="00CF6510" w:rsidP="000C7DC9">
            <w:pPr>
              <w:ind w:right="-46"/>
              <w:rPr>
                <w:del w:id="859" w:author="Kumar Baral" w:date="2023-02-13T11:15:00Z"/>
              </w:rPr>
            </w:pPr>
            <w:del w:id="860" w:author="Kumar Baral" w:date="2023-02-13T11:15:00Z">
              <w:r w:rsidDel="00D834E2">
                <w:delText>Underground</w:delText>
              </w:r>
              <w:bookmarkStart w:id="861" w:name="_Toc127182203"/>
              <w:bookmarkStart w:id="862" w:name="_Toc127182540"/>
              <w:bookmarkStart w:id="863" w:name="_Toc127191724"/>
              <w:bookmarkStart w:id="864" w:name="_Toc127278189"/>
              <w:bookmarkStart w:id="865" w:name="_Toc127347977"/>
              <w:bookmarkEnd w:id="861"/>
              <w:bookmarkEnd w:id="862"/>
              <w:bookmarkEnd w:id="863"/>
              <w:bookmarkEnd w:id="864"/>
              <w:bookmarkEnd w:id="865"/>
            </w:del>
          </w:p>
        </w:tc>
        <w:bookmarkStart w:id="866" w:name="_Toc127182204"/>
        <w:bookmarkStart w:id="867" w:name="_Toc127182541"/>
        <w:bookmarkStart w:id="868" w:name="_Toc127191725"/>
        <w:bookmarkStart w:id="869" w:name="_Toc127278190"/>
        <w:bookmarkStart w:id="870" w:name="_Toc127347978"/>
        <w:bookmarkEnd w:id="866"/>
        <w:bookmarkEnd w:id="867"/>
        <w:bookmarkEnd w:id="868"/>
        <w:bookmarkEnd w:id="869"/>
        <w:bookmarkEnd w:id="870"/>
      </w:tr>
      <w:tr w:rsidR="00AE3520" w:rsidDel="00D834E2" w14:paraId="613064EB" w14:textId="4F3D8F1C" w:rsidTr="000C5A61">
        <w:trPr>
          <w:trHeight w:val="476"/>
          <w:del w:id="871" w:author="Kumar Baral" w:date="2023-02-13T11:15:00Z"/>
        </w:trPr>
        <w:tc>
          <w:tcPr>
            <w:tcW w:w="4718" w:type="dxa"/>
          </w:tcPr>
          <w:p w14:paraId="08DB7C18" w14:textId="1E4DB4E8" w:rsidR="00AE3520" w:rsidDel="00D834E2" w:rsidRDefault="00AE3520" w:rsidP="000C7DC9">
            <w:pPr>
              <w:ind w:right="-46"/>
              <w:rPr>
                <w:del w:id="872" w:author="Kumar Baral" w:date="2023-02-13T11:15:00Z"/>
              </w:rPr>
            </w:pPr>
            <w:del w:id="873" w:author="Kumar Baral" w:date="2023-02-13T11:15:00Z">
              <w:r w:rsidDel="00D834E2">
                <w:delText>-size</w:delText>
              </w:r>
              <w:bookmarkStart w:id="874" w:name="_Toc127182205"/>
              <w:bookmarkStart w:id="875" w:name="_Toc127182542"/>
              <w:bookmarkStart w:id="876" w:name="_Toc127191726"/>
              <w:bookmarkStart w:id="877" w:name="_Toc127278191"/>
              <w:bookmarkStart w:id="878" w:name="_Toc127347979"/>
              <w:bookmarkEnd w:id="874"/>
              <w:bookmarkEnd w:id="875"/>
              <w:bookmarkEnd w:id="876"/>
              <w:bookmarkEnd w:id="877"/>
              <w:bookmarkEnd w:id="878"/>
            </w:del>
          </w:p>
        </w:tc>
        <w:tc>
          <w:tcPr>
            <w:tcW w:w="4718" w:type="dxa"/>
          </w:tcPr>
          <w:p w14:paraId="67346C6C" w14:textId="0B3A1B7F" w:rsidR="00CF6510" w:rsidDel="00D834E2" w:rsidRDefault="00CF6510" w:rsidP="000C7DC9">
            <w:pPr>
              <w:ind w:right="-46"/>
              <w:rPr>
                <w:del w:id="879" w:author="Kumar Baral" w:date="2023-02-13T11:15:00Z"/>
              </w:rPr>
            </w:pPr>
            <w:del w:id="880" w:author="Kumar Baral" w:date="2023-02-13T11:15:00Z">
              <w:r w:rsidDel="00D834E2">
                <w:delText>37 m long, 6.6 m wide and 11 m high with semicircular shape above the spring line</w:delText>
              </w:r>
              <w:bookmarkStart w:id="881" w:name="_Toc127182206"/>
              <w:bookmarkStart w:id="882" w:name="_Toc127182543"/>
              <w:bookmarkStart w:id="883" w:name="_Toc127191727"/>
              <w:bookmarkStart w:id="884" w:name="_Toc127278192"/>
              <w:bookmarkStart w:id="885" w:name="_Toc127347980"/>
              <w:bookmarkEnd w:id="881"/>
              <w:bookmarkEnd w:id="882"/>
              <w:bookmarkEnd w:id="883"/>
              <w:bookmarkEnd w:id="884"/>
              <w:bookmarkEnd w:id="885"/>
            </w:del>
          </w:p>
        </w:tc>
        <w:bookmarkStart w:id="886" w:name="_Toc127182207"/>
        <w:bookmarkStart w:id="887" w:name="_Toc127182544"/>
        <w:bookmarkStart w:id="888" w:name="_Toc127191728"/>
        <w:bookmarkStart w:id="889" w:name="_Toc127278193"/>
        <w:bookmarkStart w:id="890" w:name="_Toc127347981"/>
        <w:bookmarkEnd w:id="886"/>
        <w:bookmarkEnd w:id="887"/>
        <w:bookmarkEnd w:id="888"/>
        <w:bookmarkEnd w:id="889"/>
        <w:bookmarkEnd w:id="890"/>
      </w:tr>
      <w:tr w:rsidR="00AE3520" w:rsidDel="00D834E2" w14:paraId="3E6F9326" w14:textId="61E32AFE" w:rsidTr="000C5A61">
        <w:trPr>
          <w:trHeight w:val="833"/>
          <w:del w:id="891" w:author="Kumar Baral" w:date="2023-02-13T11:15:00Z"/>
        </w:trPr>
        <w:tc>
          <w:tcPr>
            <w:tcW w:w="4718" w:type="dxa"/>
          </w:tcPr>
          <w:p w14:paraId="61EA58AE" w14:textId="07A7F2F4" w:rsidR="00AE3520" w:rsidRPr="000C5A61" w:rsidDel="00D834E2" w:rsidRDefault="00AE3520" w:rsidP="000C7DC9">
            <w:pPr>
              <w:ind w:right="-46"/>
              <w:rPr>
                <w:del w:id="892" w:author="Kumar Baral" w:date="2023-02-13T11:15:00Z"/>
                <w:b/>
                <w:bCs/>
              </w:rPr>
            </w:pPr>
            <w:del w:id="893" w:author="Kumar Baral" w:date="2023-02-13T11:15:00Z">
              <w:r w:rsidRPr="000C5A61" w:rsidDel="00D834E2">
                <w:rPr>
                  <w:b/>
                  <w:bCs/>
                </w:rPr>
                <w:delText>Head</w:delText>
              </w:r>
              <w:bookmarkStart w:id="894" w:name="_Toc127182208"/>
              <w:bookmarkStart w:id="895" w:name="_Toc127182545"/>
              <w:bookmarkStart w:id="896" w:name="_Toc127191729"/>
              <w:bookmarkStart w:id="897" w:name="_Toc127278194"/>
              <w:bookmarkStart w:id="898" w:name="_Toc127347982"/>
              <w:bookmarkEnd w:id="894"/>
              <w:bookmarkEnd w:id="895"/>
              <w:bookmarkEnd w:id="896"/>
              <w:bookmarkEnd w:id="897"/>
              <w:bookmarkEnd w:id="898"/>
            </w:del>
          </w:p>
          <w:p w14:paraId="189C649D" w14:textId="51201C95" w:rsidR="00AE3520" w:rsidDel="00D834E2" w:rsidRDefault="00AE3520" w:rsidP="000C7DC9">
            <w:pPr>
              <w:ind w:right="-46"/>
              <w:rPr>
                <w:del w:id="899" w:author="Kumar Baral" w:date="2023-02-13T11:15:00Z"/>
              </w:rPr>
            </w:pPr>
            <w:del w:id="900" w:author="Kumar Baral" w:date="2023-02-13T11:15:00Z">
              <w:r w:rsidDel="00D834E2">
                <w:delText>-gross</w:delText>
              </w:r>
              <w:bookmarkStart w:id="901" w:name="_Toc127182209"/>
              <w:bookmarkStart w:id="902" w:name="_Toc127182546"/>
              <w:bookmarkStart w:id="903" w:name="_Toc127191730"/>
              <w:bookmarkStart w:id="904" w:name="_Toc127278195"/>
              <w:bookmarkStart w:id="905" w:name="_Toc127347983"/>
              <w:bookmarkEnd w:id="901"/>
              <w:bookmarkEnd w:id="902"/>
              <w:bookmarkEnd w:id="903"/>
              <w:bookmarkEnd w:id="904"/>
              <w:bookmarkEnd w:id="905"/>
            </w:del>
          </w:p>
        </w:tc>
        <w:tc>
          <w:tcPr>
            <w:tcW w:w="4718" w:type="dxa"/>
          </w:tcPr>
          <w:p w14:paraId="5F65AF1C" w14:textId="57F564D5" w:rsidR="00AE3520" w:rsidDel="00D834E2" w:rsidRDefault="00AE3520" w:rsidP="000C7DC9">
            <w:pPr>
              <w:ind w:right="-46"/>
              <w:rPr>
                <w:del w:id="906" w:author="Kumar Baral" w:date="2023-02-13T11:15:00Z"/>
              </w:rPr>
            </w:pPr>
            <w:bookmarkStart w:id="907" w:name="_Toc127182210"/>
            <w:bookmarkStart w:id="908" w:name="_Toc127182547"/>
            <w:bookmarkStart w:id="909" w:name="_Toc127191731"/>
            <w:bookmarkStart w:id="910" w:name="_Toc127278196"/>
            <w:bookmarkStart w:id="911" w:name="_Toc127347984"/>
            <w:bookmarkEnd w:id="907"/>
            <w:bookmarkEnd w:id="908"/>
            <w:bookmarkEnd w:id="909"/>
            <w:bookmarkEnd w:id="910"/>
            <w:bookmarkEnd w:id="911"/>
          </w:p>
          <w:p w14:paraId="42CC9B53" w14:textId="76CE42BC" w:rsidR="000C5A61" w:rsidDel="00D834E2" w:rsidRDefault="000C5A61" w:rsidP="000C7DC9">
            <w:pPr>
              <w:ind w:right="-46"/>
              <w:rPr>
                <w:del w:id="912" w:author="Kumar Baral" w:date="2023-02-13T11:15:00Z"/>
              </w:rPr>
            </w:pPr>
            <w:del w:id="913" w:author="Kumar Baral" w:date="2023-02-13T11:15:00Z">
              <w:r w:rsidDel="00D834E2">
                <w:delText>247. 25 m</w:delText>
              </w:r>
              <w:bookmarkStart w:id="914" w:name="_Toc127182211"/>
              <w:bookmarkStart w:id="915" w:name="_Toc127182548"/>
              <w:bookmarkStart w:id="916" w:name="_Toc127191732"/>
              <w:bookmarkStart w:id="917" w:name="_Toc127278197"/>
              <w:bookmarkStart w:id="918" w:name="_Toc127347985"/>
              <w:bookmarkEnd w:id="914"/>
              <w:bookmarkEnd w:id="915"/>
              <w:bookmarkEnd w:id="916"/>
              <w:bookmarkEnd w:id="917"/>
              <w:bookmarkEnd w:id="918"/>
            </w:del>
          </w:p>
        </w:tc>
        <w:bookmarkStart w:id="919" w:name="_Toc127182212"/>
        <w:bookmarkStart w:id="920" w:name="_Toc127182549"/>
        <w:bookmarkStart w:id="921" w:name="_Toc127191733"/>
        <w:bookmarkStart w:id="922" w:name="_Toc127278198"/>
        <w:bookmarkStart w:id="923" w:name="_Toc127347986"/>
        <w:bookmarkEnd w:id="919"/>
        <w:bookmarkEnd w:id="920"/>
        <w:bookmarkEnd w:id="921"/>
        <w:bookmarkEnd w:id="922"/>
        <w:bookmarkEnd w:id="923"/>
      </w:tr>
      <w:tr w:rsidR="00AE3520" w:rsidDel="00D834E2" w14:paraId="3DFB38BF" w14:textId="1043079E" w:rsidTr="000C5A61">
        <w:trPr>
          <w:trHeight w:val="476"/>
          <w:del w:id="924" w:author="Kumar Baral" w:date="2023-02-13T11:15:00Z"/>
        </w:trPr>
        <w:tc>
          <w:tcPr>
            <w:tcW w:w="4718" w:type="dxa"/>
          </w:tcPr>
          <w:p w14:paraId="596CE408" w14:textId="62F5467C" w:rsidR="00AE3520" w:rsidDel="00D834E2" w:rsidRDefault="00AE3520" w:rsidP="000C7DC9">
            <w:pPr>
              <w:ind w:right="-46"/>
              <w:rPr>
                <w:del w:id="925" w:author="Kumar Baral" w:date="2023-02-13T11:15:00Z"/>
              </w:rPr>
            </w:pPr>
            <w:del w:id="926" w:author="Kumar Baral" w:date="2023-02-13T11:15:00Z">
              <w:r w:rsidDel="00D834E2">
                <w:delText>-net</w:delText>
              </w:r>
              <w:bookmarkStart w:id="927" w:name="_Toc127182213"/>
              <w:bookmarkStart w:id="928" w:name="_Toc127182550"/>
              <w:bookmarkStart w:id="929" w:name="_Toc127191734"/>
              <w:bookmarkStart w:id="930" w:name="_Toc127278199"/>
              <w:bookmarkStart w:id="931" w:name="_Toc127347987"/>
              <w:bookmarkEnd w:id="927"/>
              <w:bookmarkEnd w:id="928"/>
              <w:bookmarkEnd w:id="929"/>
              <w:bookmarkEnd w:id="930"/>
              <w:bookmarkEnd w:id="931"/>
            </w:del>
          </w:p>
        </w:tc>
        <w:tc>
          <w:tcPr>
            <w:tcW w:w="4718" w:type="dxa"/>
          </w:tcPr>
          <w:p w14:paraId="4174EED5" w14:textId="255A3229" w:rsidR="00AE3520" w:rsidDel="00D834E2" w:rsidRDefault="000C5A61" w:rsidP="000C7DC9">
            <w:pPr>
              <w:ind w:right="-46"/>
              <w:rPr>
                <w:del w:id="932" w:author="Kumar Baral" w:date="2023-02-13T11:15:00Z"/>
              </w:rPr>
            </w:pPr>
            <w:del w:id="933" w:author="Kumar Baral" w:date="2023-02-13T11:15:00Z">
              <w:r w:rsidDel="00D834E2">
                <w:delText>239.60m</w:delText>
              </w:r>
              <w:bookmarkStart w:id="934" w:name="_Toc127182214"/>
              <w:bookmarkStart w:id="935" w:name="_Toc127182551"/>
              <w:bookmarkStart w:id="936" w:name="_Toc127191735"/>
              <w:bookmarkStart w:id="937" w:name="_Toc127278200"/>
              <w:bookmarkStart w:id="938" w:name="_Toc127347988"/>
              <w:bookmarkEnd w:id="934"/>
              <w:bookmarkEnd w:id="935"/>
              <w:bookmarkEnd w:id="936"/>
              <w:bookmarkEnd w:id="937"/>
              <w:bookmarkEnd w:id="938"/>
            </w:del>
          </w:p>
        </w:tc>
        <w:bookmarkStart w:id="939" w:name="_Toc127182215"/>
        <w:bookmarkStart w:id="940" w:name="_Toc127182552"/>
        <w:bookmarkStart w:id="941" w:name="_Toc127191736"/>
        <w:bookmarkStart w:id="942" w:name="_Toc127278201"/>
        <w:bookmarkStart w:id="943" w:name="_Toc127347989"/>
        <w:bookmarkEnd w:id="939"/>
        <w:bookmarkEnd w:id="940"/>
        <w:bookmarkEnd w:id="941"/>
        <w:bookmarkEnd w:id="942"/>
        <w:bookmarkEnd w:id="943"/>
      </w:tr>
      <w:tr w:rsidR="00AE3520" w:rsidDel="00D834E2" w14:paraId="54AACD00" w14:textId="4E9F4E89" w:rsidTr="000C5A61">
        <w:trPr>
          <w:trHeight w:val="476"/>
          <w:del w:id="944" w:author="Kumar Baral" w:date="2023-02-13T11:15:00Z"/>
        </w:trPr>
        <w:tc>
          <w:tcPr>
            <w:tcW w:w="4718" w:type="dxa"/>
          </w:tcPr>
          <w:p w14:paraId="69BCC948" w14:textId="7687FF21" w:rsidR="00AE3520" w:rsidDel="00D834E2" w:rsidRDefault="00AE3520" w:rsidP="000C7DC9">
            <w:pPr>
              <w:ind w:right="-46"/>
              <w:rPr>
                <w:del w:id="945" w:author="Kumar Baral" w:date="2023-02-13T11:15:00Z"/>
              </w:rPr>
            </w:pPr>
            <w:del w:id="946" w:author="Kumar Baral" w:date="2023-02-13T11:15:00Z">
              <w:r w:rsidDel="00D834E2">
                <w:delText>Design Flow</w:delText>
              </w:r>
              <w:bookmarkStart w:id="947" w:name="_Toc127182216"/>
              <w:bookmarkStart w:id="948" w:name="_Toc127182553"/>
              <w:bookmarkStart w:id="949" w:name="_Toc127191737"/>
              <w:bookmarkStart w:id="950" w:name="_Toc127278202"/>
              <w:bookmarkStart w:id="951" w:name="_Toc127347990"/>
              <w:bookmarkEnd w:id="947"/>
              <w:bookmarkEnd w:id="948"/>
              <w:bookmarkEnd w:id="949"/>
              <w:bookmarkEnd w:id="950"/>
              <w:bookmarkEnd w:id="951"/>
            </w:del>
          </w:p>
        </w:tc>
        <w:tc>
          <w:tcPr>
            <w:tcW w:w="4718" w:type="dxa"/>
          </w:tcPr>
          <w:p w14:paraId="0A82BD74" w14:textId="16F1A04C" w:rsidR="00AE3520" w:rsidDel="00D834E2" w:rsidRDefault="000C5A61" w:rsidP="000C7DC9">
            <w:pPr>
              <w:ind w:right="-46"/>
              <w:rPr>
                <w:del w:id="952" w:author="Kumar Baral" w:date="2023-02-13T11:15:00Z"/>
              </w:rPr>
            </w:pPr>
            <w:del w:id="953" w:author="Kumar Baral" w:date="2023-02-13T11:15:00Z">
              <w:r w:rsidDel="00D834E2">
                <w:delText>4.87 m</w:delText>
              </w:r>
              <w:r w:rsidRPr="000C5A61" w:rsidDel="00D834E2">
                <w:rPr>
                  <w:vertAlign w:val="superscript"/>
                </w:rPr>
                <w:delText>3</w:delText>
              </w:r>
              <w:r w:rsidDel="00D834E2">
                <w:delText>/s</w:delText>
              </w:r>
              <w:bookmarkStart w:id="954" w:name="_Toc127182217"/>
              <w:bookmarkStart w:id="955" w:name="_Toc127182554"/>
              <w:bookmarkStart w:id="956" w:name="_Toc127191738"/>
              <w:bookmarkStart w:id="957" w:name="_Toc127278203"/>
              <w:bookmarkStart w:id="958" w:name="_Toc127347991"/>
              <w:bookmarkEnd w:id="954"/>
              <w:bookmarkEnd w:id="955"/>
              <w:bookmarkEnd w:id="956"/>
              <w:bookmarkEnd w:id="957"/>
              <w:bookmarkEnd w:id="958"/>
            </w:del>
          </w:p>
        </w:tc>
        <w:bookmarkStart w:id="959" w:name="_Toc127182218"/>
        <w:bookmarkStart w:id="960" w:name="_Toc127182555"/>
        <w:bookmarkStart w:id="961" w:name="_Toc127191739"/>
        <w:bookmarkStart w:id="962" w:name="_Toc127278204"/>
        <w:bookmarkStart w:id="963" w:name="_Toc127347992"/>
        <w:bookmarkEnd w:id="959"/>
        <w:bookmarkEnd w:id="960"/>
        <w:bookmarkEnd w:id="961"/>
        <w:bookmarkEnd w:id="962"/>
        <w:bookmarkEnd w:id="963"/>
      </w:tr>
      <w:tr w:rsidR="00AE3520" w:rsidDel="00D834E2" w14:paraId="5FE48B9E" w14:textId="4734A3A1" w:rsidTr="000C5A61">
        <w:trPr>
          <w:trHeight w:val="833"/>
          <w:del w:id="964" w:author="Kumar Baral" w:date="2023-02-13T11:15:00Z"/>
        </w:trPr>
        <w:tc>
          <w:tcPr>
            <w:tcW w:w="4718" w:type="dxa"/>
          </w:tcPr>
          <w:p w14:paraId="734465E9" w14:textId="5094D02F" w:rsidR="00AE3520" w:rsidRPr="000C5A61" w:rsidDel="00D834E2" w:rsidRDefault="00AE3520" w:rsidP="000C7DC9">
            <w:pPr>
              <w:ind w:right="-46"/>
              <w:rPr>
                <w:del w:id="965" w:author="Kumar Baral" w:date="2023-02-13T11:15:00Z"/>
                <w:b/>
                <w:bCs/>
              </w:rPr>
            </w:pPr>
            <w:del w:id="966" w:author="Kumar Baral" w:date="2023-02-13T11:15:00Z">
              <w:r w:rsidRPr="000C5A61" w:rsidDel="00D834E2">
                <w:rPr>
                  <w:b/>
                  <w:bCs/>
                </w:rPr>
                <w:delText>Tailrace tunnel</w:delText>
              </w:r>
              <w:bookmarkStart w:id="967" w:name="_Toc127182219"/>
              <w:bookmarkStart w:id="968" w:name="_Toc127182556"/>
              <w:bookmarkStart w:id="969" w:name="_Toc127191740"/>
              <w:bookmarkStart w:id="970" w:name="_Toc127278205"/>
              <w:bookmarkStart w:id="971" w:name="_Toc127347993"/>
              <w:bookmarkEnd w:id="967"/>
              <w:bookmarkEnd w:id="968"/>
              <w:bookmarkEnd w:id="969"/>
              <w:bookmarkEnd w:id="970"/>
              <w:bookmarkEnd w:id="971"/>
            </w:del>
          </w:p>
          <w:p w14:paraId="37876C3E" w14:textId="780382EC" w:rsidR="00AE3520" w:rsidDel="00D834E2" w:rsidRDefault="00AE3520" w:rsidP="000C7DC9">
            <w:pPr>
              <w:ind w:right="-46"/>
              <w:rPr>
                <w:del w:id="972" w:author="Kumar Baral" w:date="2023-02-13T11:15:00Z"/>
              </w:rPr>
            </w:pPr>
            <w:del w:id="973" w:author="Kumar Baral" w:date="2023-02-13T11:15:00Z">
              <w:r w:rsidDel="00D834E2">
                <w:delText>-Shape</w:delText>
              </w:r>
              <w:bookmarkStart w:id="974" w:name="_Toc127182220"/>
              <w:bookmarkStart w:id="975" w:name="_Toc127182557"/>
              <w:bookmarkStart w:id="976" w:name="_Toc127191741"/>
              <w:bookmarkStart w:id="977" w:name="_Toc127278206"/>
              <w:bookmarkStart w:id="978" w:name="_Toc127347994"/>
              <w:bookmarkEnd w:id="974"/>
              <w:bookmarkEnd w:id="975"/>
              <w:bookmarkEnd w:id="976"/>
              <w:bookmarkEnd w:id="977"/>
              <w:bookmarkEnd w:id="978"/>
            </w:del>
          </w:p>
        </w:tc>
        <w:tc>
          <w:tcPr>
            <w:tcW w:w="4718" w:type="dxa"/>
          </w:tcPr>
          <w:p w14:paraId="1EF1BA2C" w14:textId="39C28E7F" w:rsidR="00AE3520" w:rsidDel="00D834E2" w:rsidRDefault="00AE3520" w:rsidP="000C7DC9">
            <w:pPr>
              <w:ind w:right="-46"/>
              <w:rPr>
                <w:del w:id="979" w:author="Kumar Baral" w:date="2023-02-13T11:15:00Z"/>
              </w:rPr>
            </w:pPr>
            <w:bookmarkStart w:id="980" w:name="_Toc127182221"/>
            <w:bookmarkStart w:id="981" w:name="_Toc127182558"/>
            <w:bookmarkStart w:id="982" w:name="_Toc127191742"/>
            <w:bookmarkStart w:id="983" w:name="_Toc127278207"/>
            <w:bookmarkStart w:id="984" w:name="_Toc127347995"/>
            <w:bookmarkEnd w:id="980"/>
            <w:bookmarkEnd w:id="981"/>
            <w:bookmarkEnd w:id="982"/>
            <w:bookmarkEnd w:id="983"/>
            <w:bookmarkEnd w:id="984"/>
          </w:p>
          <w:p w14:paraId="615047EF" w14:textId="1F34C9F6" w:rsidR="000C5A61" w:rsidDel="00D834E2" w:rsidRDefault="000C5A61" w:rsidP="000C7DC9">
            <w:pPr>
              <w:ind w:right="-46"/>
              <w:rPr>
                <w:del w:id="985" w:author="Kumar Baral" w:date="2023-02-13T11:15:00Z"/>
              </w:rPr>
            </w:pPr>
            <w:del w:id="986" w:author="Kumar Baral" w:date="2023-02-13T11:15:00Z">
              <w:r w:rsidDel="00D834E2">
                <w:delText>D-shaped fully lined ( concrete /stone masonry), with 600 mm deep cut in the existing tunnel bed</w:delText>
              </w:r>
              <w:bookmarkStart w:id="987" w:name="_Toc127182222"/>
              <w:bookmarkStart w:id="988" w:name="_Toc127182559"/>
              <w:bookmarkStart w:id="989" w:name="_Toc127191743"/>
              <w:bookmarkStart w:id="990" w:name="_Toc127278208"/>
              <w:bookmarkStart w:id="991" w:name="_Toc127347996"/>
              <w:bookmarkEnd w:id="987"/>
              <w:bookmarkEnd w:id="988"/>
              <w:bookmarkEnd w:id="989"/>
              <w:bookmarkEnd w:id="990"/>
              <w:bookmarkEnd w:id="991"/>
            </w:del>
          </w:p>
        </w:tc>
        <w:bookmarkStart w:id="992" w:name="_Toc127182223"/>
        <w:bookmarkStart w:id="993" w:name="_Toc127182560"/>
        <w:bookmarkStart w:id="994" w:name="_Toc127191744"/>
        <w:bookmarkStart w:id="995" w:name="_Toc127278209"/>
        <w:bookmarkStart w:id="996" w:name="_Toc127347997"/>
        <w:bookmarkEnd w:id="992"/>
        <w:bookmarkEnd w:id="993"/>
        <w:bookmarkEnd w:id="994"/>
        <w:bookmarkEnd w:id="995"/>
        <w:bookmarkEnd w:id="996"/>
      </w:tr>
      <w:tr w:rsidR="00AE3520" w:rsidDel="00D834E2" w14:paraId="6B062354" w14:textId="152757F1" w:rsidTr="000C5A61">
        <w:trPr>
          <w:trHeight w:val="476"/>
          <w:del w:id="997" w:author="Kumar Baral" w:date="2023-02-13T11:15:00Z"/>
        </w:trPr>
        <w:tc>
          <w:tcPr>
            <w:tcW w:w="4718" w:type="dxa"/>
          </w:tcPr>
          <w:p w14:paraId="5DCD0689" w14:textId="49763958" w:rsidR="00AE3520" w:rsidDel="00D834E2" w:rsidRDefault="00AE3520" w:rsidP="000C7DC9">
            <w:pPr>
              <w:ind w:right="-46"/>
              <w:rPr>
                <w:del w:id="998" w:author="Kumar Baral" w:date="2023-02-13T11:15:00Z"/>
              </w:rPr>
            </w:pPr>
            <w:del w:id="999" w:author="Kumar Baral" w:date="2023-02-13T11:15:00Z">
              <w:r w:rsidDel="00D834E2">
                <w:delText>-length</w:delText>
              </w:r>
              <w:bookmarkStart w:id="1000" w:name="_Toc127182224"/>
              <w:bookmarkStart w:id="1001" w:name="_Toc127182561"/>
              <w:bookmarkStart w:id="1002" w:name="_Toc127191745"/>
              <w:bookmarkStart w:id="1003" w:name="_Toc127278210"/>
              <w:bookmarkStart w:id="1004" w:name="_Toc127347998"/>
              <w:bookmarkEnd w:id="1000"/>
              <w:bookmarkEnd w:id="1001"/>
              <w:bookmarkEnd w:id="1002"/>
              <w:bookmarkEnd w:id="1003"/>
              <w:bookmarkEnd w:id="1004"/>
            </w:del>
          </w:p>
        </w:tc>
        <w:tc>
          <w:tcPr>
            <w:tcW w:w="4718" w:type="dxa"/>
          </w:tcPr>
          <w:p w14:paraId="1D80A351" w14:textId="4F268E21" w:rsidR="00AE3520" w:rsidDel="00D834E2" w:rsidRDefault="000C5A61" w:rsidP="000C7DC9">
            <w:pPr>
              <w:ind w:right="-46"/>
              <w:rPr>
                <w:del w:id="1005" w:author="Kumar Baral" w:date="2023-02-13T11:15:00Z"/>
              </w:rPr>
            </w:pPr>
            <w:del w:id="1006" w:author="Kumar Baral" w:date="2023-02-13T11:15:00Z">
              <w:r w:rsidDel="00D834E2">
                <w:delText>1087 m</w:delText>
              </w:r>
              <w:bookmarkStart w:id="1007" w:name="_Toc127182225"/>
              <w:bookmarkStart w:id="1008" w:name="_Toc127182562"/>
              <w:bookmarkStart w:id="1009" w:name="_Toc127191746"/>
              <w:bookmarkStart w:id="1010" w:name="_Toc127278211"/>
              <w:bookmarkStart w:id="1011" w:name="_Toc127347999"/>
              <w:bookmarkEnd w:id="1007"/>
              <w:bookmarkEnd w:id="1008"/>
              <w:bookmarkEnd w:id="1009"/>
              <w:bookmarkEnd w:id="1010"/>
              <w:bookmarkEnd w:id="1011"/>
            </w:del>
          </w:p>
        </w:tc>
        <w:bookmarkStart w:id="1012" w:name="_Toc127182226"/>
        <w:bookmarkStart w:id="1013" w:name="_Toc127182563"/>
        <w:bookmarkStart w:id="1014" w:name="_Toc127191747"/>
        <w:bookmarkStart w:id="1015" w:name="_Toc127278212"/>
        <w:bookmarkStart w:id="1016" w:name="_Toc127348000"/>
        <w:bookmarkEnd w:id="1012"/>
        <w:bookmarkEnd w:id="1013"/>
        <w:bookmarkEnd w:id="1014"/>
        <w:bookmarkEnd w:id="1015"/>
        <w:bookmarkEnd w:id="1016"/>
      </w:tr>
      <w:tr w:rsidR="00AE3520" w:rsidDel="00D834E2" w14:paraId="20CE931B" w14:textId="0898C190" w:rsidTr="000C5A61">
        <w:trPr>
          <w:trHeight w:val="476"/>
          <w:del w:id="1017" w:author="Kumar Baral" w:date="2023-02-13T11:15:00Z"/>
        </w:trPr>
        <w:tc>
          <w:tcPr>
            <w:tcW w:w="4718" w:type="dxa"/>
          </w:tcPr>
          <w:p w14:paraId="6586439A" w14:textId="216564C3" w:rsidR="00AE3520" w:rsidDel="00D834E2" w:rsidRDefault="00AE3520" w:rsidP="000C7DC9">
            <w:pPr>
              <w:ind w:right="-46"/>
              <w:rPr>
                <w:del w:id="1018" w:author="Kumar Baral" w:date="2023-02-13T11:15:00Z"/>
              </w:rPr>
            </w:pPr>
            <w:del w:id="1019" w:author="Kumar Baral" w:date="2023-02-13T11:15:00Z">
              <w:r w:rsidDel="00D834E2">
                <w:delText>-cross-sectional area</w:delText>
              </w:r>
              <w:bookmarkStart w:id="1020" w:name="_Toc127182227"/>
              <w:bookmarkStart w:id="1021" w:name="_Toc127182564"/>
              <w:bookmarkStart w:id="1022" w:name="_Toc127191748"/>
              <w:bookmarkStart w:id="1023" w:name="_Toc127278213"/>
              <w:bookmarkStart w:id="1024" w:name="_Toc127348001"/>
              <w:bookmarkEnd w:id="1020"/>
              <w:bookmarkEnd w:id="1021"/>
              <w:bookmarkEnd w:id="1022"/>
              <w:bookmarkEnd w:id="1023"/>
              <w:bookmarkEnd w:id="1024"/>
            </w:del>
          </w:p>
        </w:tc>
        <w:tc>
          <w:tcPr>
            <w:tcW w:w="4718" w:type="dxa"/>
          </w:tcPr>
          <w:p w14:paraId="6ADC4EF9" w14:textId="5C06B69E" w:rsidR="00AE3520" w:rsidDel="00D834E2" w:rsidRDefault="000C5A61" w:rsidP="000C7DC9">
            <w:pPr>
              <w:ind w:right="-46"/>
              <w:rPr>
                <w:del w:id="1025" w:author="Kumar Baral" w:date="2023-02-13T11:15:00Z"/>
              </w:rPr>
            </w:pPr>
            <w:del w:id="1026" w:author="Kumar Baral" w:date="2023-02-13T11:15:00Z">
              <w:r w:rsidDel="00D834E2">
                <w:delText>5.25 m</w:delText>
              </w:r>
              <w:r w:rsidRPr="000C5A61" w:rsidDel="00D834E2">
                <w:rPr>
                  <w:vertAlign w:val="superscript"/>
                </w:rPr>
                <w:delText>2</w:delText>
              </w:r>
              <w:bookmarkStart w:id="1027" w:name="_Toc127182228"/>
              <w:bookmarkStart w:id="1028" w:name="_Toc127182565"/>
              <w:bookmarkStart w:id="1029" w:name="_Toc127191749"/>
              <w:bookmarkStart w:id="1030" w:name="_Toc127278214"/>
              <w:bookmarkStart w:id="1031" w:name="_Toc127348002"/>
              <w:bookmarkEnd w:id="1027"/>
              <w:bookmarkEnd w:id="1028"/>
              <w:bookmarkEnd w:id="1029"/>
              <w:bookmarkEnd w:id="1030"/>
              <w:bookmarkEnd w:id="1031"/>
            </w:del>
          </w:p>
        </w:tc>
        <w:bookmarkStart w:id="1032" w:name="_Toc127182229"/>
        <w:bookmarkStart w:id="1033" w:name="_Toc127182566"/>
        <w:bookmarkStart w:id="1034" w:name="_Toc127191750"/>
        <w:bookmarkStart w:id="1035" w:name="_Toc127278215"/>
        <w:bookmarkStart w:id="1036" w:name="_Toc127348003"/>
        <w:bookmarkEnd w:id="1032"/>
        <w:bookmarkEnd w:id="1033"/>
        <w:bookmarkEnd w:id="1034"/>
        <w:bookmarkEnd w:id="1035"/>
        <w:bookmarkEnd w:id="1036"/>
      </w:tr>
      <w:tr w:rsidR="00C27344" w:rsidDel="00D834E2" w14:paraId="6FF2A05F" w14:textId="6218E357" w:rsidTr="000C5A61">
        <w:trPr>
          <w:trHeight w:val="833"/>
          <w:del w:id="1037" w:author="Kumar Baral" w:date="2023-02-13T11:15:00Z"/>
        </w:trPr>
        <w:tc>
          <w:tcPr>
            <w:tcW w:w="4718" w:type="dxa"/>
          </w:tcPr>
          <w:p w14:paraId="647C1001" w14:textId="1527AD71" w:rsidR="00C27344" w:rsidRPr="000C5A61" w:rsidDel="00D834E2" w:rsidRDefault="00AE3520" w:rsidP="000C7DC9">
            <w:pPr>
              <w:ind w:right="-46"/>
              <w:rPr>
                <w:del w:id="1038" w:author="Kumar Baral" w:date="2023-02-13T11:15:00Z"/>
                <w:b/>
                <w:bCs/>
              </w:rPr>
            </w:pPr>
            <w:del w:id="1039" w:author="Kumar Baral" w:date="2023-02-13T11:15:00Z">
              <w:r w:rsidRPr="000C5A61" w:rsidDel="00D834E2">
                <w:rPr>
                  <w:b/>
                  <w:bCs/>
                </w:rPr>
                <w:delText>Turbines</w:delText>
              </w:r>
              <w:bookmarkStart w:id="1040" w:name="_Toc127182230"/>
              <w:bookmarkStart w:id="1041" w:name="_Toc127182567"/>
              <w:bookmarkStart w:id="1042" w:name="_Toc127191751"/>
              <w:bookmarkStart w:id="1043" w:name="_Toc127278216"/>
              <w:bookmarkStart w:id="1044" w:name="_Toc127348004"/>
              <w:bookmarkEnd w:id="1040"/>
              <w:bookmarkEnd w:id="1041"/>
              <w:bookmarkEnd w:id="1042"/>
              <w:bookmarkEnd w:id="1043"/>
              <w:bookmarkEnd w:id="1044"/>
            </w:del>
          </w:p>
          <w:p w14:paraId="36EA758A" w14:textId="2E358A70" w:rsidR="00AE3520" w:rsidDel="00D834E2" w:rsidRDefault="00AE3520" w:rsidP="000C7DC9">
            <w:pPr>
              <w:ind w:right="-46"/>
              <w:rPr>
                <w:del w:id="1045" w:author="Kumar Baral" w:date="2023-02-13T11:15:00Z"/>
              </w:rPr>
            </w:pPr>
            <w:del w:id="1046" w:author="Kumar Baral" w:date="2023-02-13T11:15:00Z">
              <w:r w:rsidDel="00D834E2">
                <w:delText>-type</w:delText>
              </w:r>
              <w:bookmarkStart w:id="1047" w:name="_Toc127182231"/>
              <w:bookmarkStart w:id="1048" w:name="_Toc127182568"/>
              <w:bookmarkStart w:id="1049" w:name="_Toc127191752"/>
              <w:bookmarkStart w:id="1050" w:name="_Toc127278217"/>
              <w:bookmarkStart w:id="1051" w:name="_Toc127348005"/>
              <w:bookmarkEnd w:id="1047"/>
              <w:bookmarkEnd w:id="1048"/>
              <w:bookmarkEnd w:id="1049"/>
              <w:bookmarkEnd w:id="1050"/>
              <w:bookmarkEnd w:id="1051"/>
            </w:del>
          </w:p>
        </w:tc>
        <w:tc>
          <w:tcPr>
            <w:tcW w:w="4718" w:type="dxa"/>
          </w:tcPr>
          <w:p w14:paraId="731DEDCE" w14:textId="570CC1FA" w:rsidR="00C27344" w:rsidDel="00D834E2" w:rsidRDefault="00C27344" w:rsidP="000C7DC9">
            <w:pPr>
              <w:ind w:right="-46"/>
              <w:rPr>
                <w:del w:id="1052" w:author="Kumar Baral" w:date="2023-02-13T11:15:00Z"/>
              </w:rPr>
            </w:pPr>
            <w:bookmarkStart w:id="1053" w:name="_Toc127182232"/>
            <w:bookmarkStart w:id="1054" w:name="_Toc127182569"/>
            <w:bookmarkStart w:id="1055" w:name="_Toc127191753"/>
            <w:bookmarkStart w:id="1056" w:name="_Toc127278218"/>
            <w:bookmarkStart w:id="1057" w:name="_Toc127348006"/>
            <w:bookmarkEnd w:id="1053"/>
            <w:bookmarkEnd w:id="1054"/>
            <w:bookmarkEnd w:id="1055"/>
            <w:bookmarkEnd w:id="1056"/>
            <w:bookmarkEnd w:id="1057"/>
          </w:p>
          <w:p w14:paraId="5BABFC15" w14:textId="3A517597" w:rsidR="000C5A61" w:rsidDel="00D834E2" w:rsidRDefault="000C5A61" w:rsidP="000C7DC9">
            <w:pPr>
              <w:ind w:right="-46"/>
              <w:rPr>
                <w:del w:id="1058" w:author="Kumar Baral" w:date="2023-02-13T11:15:00Z"/>
              </w:rPr>
            </w:pPr>
            <w:del w:id="1059" w:author="Kumar Baral" w:date="2023-02-13T11:15:00Z">
              <w:r w:rsidDel="00D834E2">
                <w:delText>Pelton (3 jets horizontal shaft arrangement)</w:delText>
              </w:r>
              <w:bookmarkStart w:id="1060" w:name="_Toc127182233"/>
              <w:bookmarkStart w:id="1061" w:name="_Toc127182570"/>
              <w:bookmarkStart w:id="1062" w:name="_Toc127191754"/>
              <w:bookmarkStart w:id="1063" w:name="_Toc127278219"/>
              <w:bookmarkStart w:id="1064" w:name="_Toc127348007"/>
              <w:bookmarkEnd w:id="1060"/>
              <w:bookmarkEnd w:id="1061"/>
              <w:bookmarkEnd w:id="1062"/>
              <w:bookmarkEnd w:id="1063"/>
              <w:bookmarkEnd w:id="1064"/>
            </w:del>
          </w:p>
        </w:tc>
        <w:bookmarkStart w:id="1065" w:name="_Toc127182234"/>
        <w:bookmarkStart w:id="1066" w:name="_Toc127182571"/>
        <w:bookmarkStart w:id="1067" w:name="_Toc127191755"/>
        <w:bookmarkStart w:id="1068" w:name="_Toc127278220"/>
        <w:bookmarkStart w:id="1069" w:name="_Toc127348008"/>
        <w:bookmarkEnd w:id="1065"/>
        <w:bookmarkEnd w:id="1066"/>
        <w:bookmarkEnd w:id="1067"/>
        <w:bookmarkEnd w:id="1068"/>
        <w:bookmarkEnd w:id="1069"/>
      </w:tr>
      <w:tr w:rsidR="00C27344" w:rsidDel="00D834E2" w14:paraId="2EF5FD63" w14:textId="627CC033" w:rsidTr="000C5A61">
        <w:trPr>
          <w:trHeight w:val="476"/>
          <w:del w:id="1070" w:author="Kumar Baral" w:date="2023-02-13T11:15:00Z"/>
        </w:trPr>
        <w:tc>
          <w:tcPr>
            <w:tcW w:w="4718" w:type="dxa"/>
          </w:tcPr>
          <w:p w14:paraId="49FF482F" w14:textId="11AE272B" w:rsidR="00C27344" w:rsidDel="00D834E2" w:rsidRDefault="00AE3520" w:rsidP="000C7DC9">
            <w:pPr>
              <w:ind w:right="-46"/>
              <w:rPr>
                <w:del w:id="1071" w:author="Kumar Baral" w:date="2023-02-13T11:15:00Z"/>
              </w:rPr>
            </w:pPr>
            <w:del w:id="1072" w:author="Kumar Baral" w:date="2023-02-13T11:15:00Z">
              <w:r w:rsidDel="00D834E2">
                <w:delText>-no of units</w:delText>
              </w:r>
              <w:bookmarkStart w:id="1073" w:name="_Toc127182235"/>
              <w:bookmarkStart w:id="1074" w:name="_Toc127182572"/>
              <w:bookmarkStart w:id="1075" w:name="_Toc127191756"/>
              <w:bookmarkStart w:id="1076" w:name="_Toc127278221"/>
              <w:bookmarkStart w:id="1077" w:name="_Toc127348009"/>
              <w:bookmarkEnd w:id="1073"/>
              <w:bookmarkEnd w:id="1074"/>
              <w:bookmarkEnd w:id="1075"/>
              <w:bookmarkEnd w:id="1076"/>
              <w:bookmarkEnd w:id="1077"/>
            </w:del>
          </w:p>
        </w:tc>
        <w:tc>
          <w:tcPr>
            <w:tcW w:w="4718" w:type="dxa"/>
          </w:tcPr>
          <w:p w14:paraId="61810DA9" w14:textId="590CFE18" w:rsidR="00C27344" w:rsidDel="00D834E2" w:rsidRDefault="000C5A61" w:rsidP="000C7DC9">
            <w:pPr>
              <w:ind w:right="-46"/>
              <w:rPr>
                <w:del w:id="1078" w:author="Kumar Baral" w:date="2023-02-13T11:15:00Z"/>
              </w:rPr>
            </w:pPr>
            <w:del w:id="1079" w:author="Kumar Baral" w:date="2023-02-13T11:15:00Z">
              <w:r w:rsidDel="00D834E2">
                <w:delText>3 nos</w:delText>
              </w:r>
              <w:bookmarkStart w:id="1080" w:name="_Toc127182236"/>
              <w:bookmarkStart w:id="1081" w:name="_Toc127182573"/>
              <w:bookmarkStart w:id="1082" w:name="_Toc127191757"/>
              <w:bookmarkStart w:id="1083" w:name="_Toc127278222"/>
              <w:bookmarkStart w:id="1084" w:name="_Toc127348010"/>
              <w:bookmarkEnd w:id="1080"/>
              <w:bookmarkEnd w:id="1081"/>
              <w:bookmarkEnd w:id="1082"/>
              <w:bookmarkEnd w:id="1083"/>
              <w:bookmarkEnd w:id="1084"/>
            </w:del>
          </w:p>
        </w:tc>
        <w:bookmarkStart w:id="1085" w:name="_Toc127182237"/>
        <w:bookmarkStart w:id="1086" w:name="_Toc127182574"/>
        <w:bookmarkStart w:id="1087" w:name="_Toc127191758"/>
        <w:bookmarkStart w:id="1088" w:name="_Toc127278223"/>
        <w:bookmarkStart w:id="1089" w:name="_Toc127348011"/>
        <w:bookmarkEnd w:id="1085"/>
        <w:bookmarkEnd w:id="1086"/>
        <w:bookmarkEnd w:id="1087"/>
        <w:bookmarkEnd w:id="1088"/>
        <w:bookmarkEnd w:id="1089"/>
      </w:tr>
      <w:tr w:rsidR="00C27344" w:rsidDel="00D834E2" w14:paraId="6B6A696D" w14:textId="01DE584C" w:rsidTr="000C5A61">
        <w:trPr>
          <w:trHeight w:val="846"/>
          <w:del w:id="1090" w:author="Kumar Baral" w:date="2023-02-13T11:15:00Z"/>
        </w:trPr>
        <w:tc>
          <w:tcPr>
            <w:tcW w:w="4718" w:type="dxa"/>
          </w:tcPr>
          <w:p w14:paraId="60D2F33C" w14:textId="2BC23900" w:rsidR="00C27344" w:rsidRPr="000C5A61" w:rsidDel="00D834E2" w:rsidRDefault="00AE3520" w:rsidP="000C7DC9">
            <w:pPr>
              <w:ind w:right="-46"/>
              <w:rPr>
                <w:del w:id="1091" w:author="Kumar Baral" w:date="2023-02-13T11:15:00Z"/>
                <w:b/>
                <w:bCs/>
              </w:rPr>
            </w:pPr>
            <w:del w:id="1092" w:author="Kumar Baral" w:date="2023-02-13T11:15:00Z">
              <w:r w:rsidRPr="000C5A61" w:rsidDel="00D834E2">
                <w:rPr>
                  <w:b/>
                  <w:bCs/>
                </w:rPr>
                <w:delText>Generators</w:delText>
              </w:r>
              <w:bookmarkStart w:id="1093" w:name="_Toc127182238"/>
              <w:bookmarkStart w:id="1094" w:name="_Toc127182575"/>
              <w:bookmarkStart w:id="1095" w:name="_Toc127191759"/>
              <w:bookmarkStart w:id="1096" w:name="_Toc127278224"/>
              <w:bookmarkStart w:id="1097" w:name="_Toc127348012"/>
              <w:bookmarkEnd w:id="1093"/>
              <w:bookmarkEnd w:id="1094"/>
              <w:bookmarkEnd w:id="1095"/>
              <w:bookmarkEnd w:id="1096"/>
              <w:bookmarkEnd w:id="1097"/>
            </w:del>
          </w:p>
          <w:p w14:paraId="2E069582" w14:textId="55118313" w:rsidR="00AE3520" w:rsidDel="00D834E2" w:rsidRDefault="00AE3520" w:rsidP="000C7DC9">
            <w:pPr>
              <w:ind w:right="-46"/>
              <w:rPr>
                <w:del w:id="1098" w:author="Kumar Baral" w:date="2023-02-13T11:15:00Z"/>
              </w:rPr>
            </w:pPr>
            <w:del w:id="1099" w:author="Kumar Baral" w:date="2023-02-13T11:15:00Z">
              <w:r w:rsidDel="00D834E2">
                <w:delText>-type</w:delText>
              </w:r>
              <w:bookmarkStart w:id="1100" w:name="_Toc127182239"/>
              <w:bookmarkStart w:id="1101" w:name="_Toc127182576"/>
              <w:bookmarkStart w:id="1102" w:name="_Toc127191760"/>
              <w:bookmarkStart w:id="1103" w:name="_Toc127278225"/>
              <w:bookmarkStart w:id="1104" w:name="_Toc127348013"/>
              <w:bookmarkEnd w:id="1100"/>
              <w:bookmarkEnd w:id="1101"/>
              <w:bookmarkEnd w:id="1102"/>
              <w:bookmarkEnd w:id="1103"/>
              <w:bookmarkEnd w:id="1104"/>
            </w:del>
          </w:p>
        </w:tc>
        <w:tc>
          <w:tcPr>
            <w:tcW w:w="4718" w:type="dxa"/>
          </w:tcPr>
          <w:p w14:paraId="7F5CC643" w14:textId="1BDE5416" w:rsidR="00C27344" w:rsidDel="00D834E2" w:rsidRDefault="00C27344" w:rsidP="000C7DC9">
            <w:pPr>
              <w:ind w:right="-46"/>
              <w:rPr>
                <w:del w:id="1105" w:author="Kumar Baral" w:date="2023-02-13T11:15:00Z"/>
              </w:rPr>
            </w:pPr>
            <w:bookmarkStart w:id="1106" w:name="_Toc127182240"/>
            <w:bookmarkStart w:id="1107" w:name="_Toc127182577"/>
            <w:bookmarkStart w:id="1108" w:name="_Toc127191761"/>
            <w:bookmarkStart w:id="1109" w:name="_Toc127278226"/>
            <w:bookmarkStart w:id="1110" w:name="_Toc127348014"/>
            <w:bookmarkEnd w:id="1106"/>
            <w:bookmarkEnd w:id="1107"/>
            <w:bookmarkEnd w:id="1108"/>
            <w:bookmarkEnd w:id="1109"/>
            <w:bookmarkEnd w:id="1110"/>
          </w:p>
          <w:p w14:paraId="4DA26E33" w14:textId="0084CDF8" w:rsidR="000C5A61" w:rsidDel="00D834E2" w:rsidRDefault="000C5A61" w:rsidP="000C7DC9">
            <w:pPr>
              <w:ind w:right="-46"/>
              <w:rPr>
                <w:del w:id="1111" w:author="Kumar Baral" w:date="2023-02-13T11:15:00Z"/>
              </w:rPr>
            </w:pPr>
            <w:del w:id="1112" w:author="Kumar Baral" w:date="2023-02-13T11:15:00Z">
              <w:r w:rsidDel="00D834E2">
                <w:delText>Synchronous, brushless, self excited</w:delText>
              </w:r>
              <w:bookmarkStart w:id="1113" w:name="_Toc127182241"/>
              <w:bookmarkStart w:id="1114" w:name="_Toc127182578"/>
              <w:bookmarkStart w:id="1115" w:name="_Toc127191762"/>
              <w:bookmarkStart w:id="1116" w:name="_Toc127278227"/>
              <w:bookmarkStart w:id="1117" w:name="_Toc127348015"/>
              <w:bookmarkEnd w:id="1113"/>
              <w:bookmarkEnd w:id="1114"/>
              <w:bookmarkEnd w:id="1115"/>
              <w:bookmarkEnd w:id="1116"/>
              <w:bookmarkEnd w:id="1117"/>
            </w:del>
          </w:p>
        </w:tc>
        <w:bookmarkStart w:id="1118" w:name="_Toc127182242"/>
        <w:bookmarkStart w:id="1119" w:name="_Toc127182579"/>
        <w:bookmarkStart w:id="1120" w:name="_Toc127191763"/>
        <w:bookmarkStart w:id="1121" w:name="_Toc127278228"/>
        <w:bookmarkStart w:id="1122" w:name="_Toc127348016"/>
        <w:bookmarkEnd w:id="1118"/>
        <w:bookmarkEnd w:id="1119"/>
        <w:bookmarkEnd w:id="1120"/>
        <w:bookmarkEnd w:id="1121"/>
        <w:bookmarkEnd w:id="1122"/>
      </w:tr>
      <w:tr w:rsidR="00C27344" w:rsidDel="00D834E2" w14:paraId="0A1F33E9" w14:textId="7D25A4A6" w:rsidTr="000C5A61">
        <w:trPr>
          <w:trHeight w:val="462"/>
          <w:del w:id="1123" w:author="Kumar Baral" w:date="2023-02-13T11:15:00Z"/>
        </w:trPr>
        <w:tc>
          <w:tcPr>
            <w:tcW w:w="4718" w:type="dxa"/>
          </w:tcPr>
          <w:p w14:paraId="6C5B5EB3" w14:textId="4C91DE7E" w:rsidR="00C27344" w:rsidDel="00D834E2" w:rsidRDefault="00AE3520" w:rsidP="000C7DC9">
            <w:pPr>
              <w:ind w:right="-46"/>
              <w:rPr>
                <w:del w:id="1124" w:author="Kumar Baral" w:date="2023-02-13T11:15:00Z"/>
              </w:rPr>
            </w:pPr>
            <w:del w:id="1125" w:author="Kumar Baral" w:date="2023-02-13T11:15:00Z">
              <w:r w:rsidDel="00D834E2">
                <w:delText>No of units</w:delText>
              </w:r>
              <w:bookmarkStart w:id="1126" w:name="_Toc127182243"/>
              <w:bookmarkStart w:id="1127" w:name="_Toc127182580"/>
              <w:bookmarkStart w:id="1128" w:name="_Toc127191764"/>
              <w:bookmarkStart w:id="1129" w:name="_Toc127278229"/>
              <w:bookmarkStart w:id="1130" w:name="_Toc127348017"/>
              <w:bookmarkEnd w:id="1126"/>
              <w:bookmarkEnd w:id="1127"/>
              <w:bookmarkEnd w:id="1128"/>
              <w:bookmarkEnd w:id="1129"/>
              <w:bookmarkEnd w:id="1130"/>
            </w:del>
          </w:p>
        </w:tc>
        <w:tc>
          <w:tcPr>
            <w:tcW w:w="4718" w:type="dxa"/>
          </w:tcPr>
          <w:p w14:paraId="084CECA5" w14:textId="1B28893D" w:rsidR="00C27344" w:rsidDel="00D834E2" w:rsidRDefault="000C5A61" w:rsidP="000C7DC9">
            <w:pPr>
              <w:ind w:right="-46"/>
              <w:rPr>
                <w:del w:id="1131" w:author="Kumar Baral" w:date="2023-02-13T11:15:00Z"/>
              </w:rPr>
            </w:pPr>
            <w:del w:id="1132" w:author="Kumar Baral" w:date="2023-02-13T11:15:00Z">
              <w:r w:rsidDel="00D834E2">
                <w:delText>3 nos</w:delText>
              </w:r>
              <w:bookmarkStart w:id="1133" w:name="_Toc127182244"/>
              <w:bookmarkStart w:id="1134" w:name="_Toc127182581"/>
              <w:bookmarkStart w:id="1135" w:name="_Toc127191765"/>
              <w:bookmarkStart w:id="1136" w:name="_Toc127278230"/>
              <w:bookmarkStart w:id="1137" w:name="_Toc127348018"/>
              <w:bookmarkEnd w:id="1133"/>
              <w:bookmarkEnd w:id="1134"/>
              <w:bookmarkEnd w:id="1135"/>
              <w:bookmarkEnd w:id="1136"/>
              <w:bookmarkEnd w:id="1137"/>
            </w:del>
          </w:p>
        </w:tc>
        <w:bookmarkStart w:id="1138" w:name="_Toc127182245"/>
        <w:bookmarkStart w:id="1139" w:name="_Toc127182582"/>
        <w:bookmarkStart w:id="1140" w:name="_Toc127191766"/>
        <w:bookmarkStart w:id="1141" w:name="_Toc127278231"/>
        <w:bookmarkStart w:id="1142" w:name="_Toc127348019"/>
        <w:bookmarkEnd w:id="1138"/>
        <w:bookmarkEnd w:id="1139"/>
        <w:bookmarkEnd w:id="1140"/>
        <w:bookmarkEnd w:id="1141"/>
        <w:bookmarkEnd w:id="1142"/>
      </w:tr>
      <w:tr w:rsidR="00C27344" w:rsidDel="00D834E2" w14:paraId="56117F14" w14:textId="7809FE8F" w:rsidTr="000C5A61">
        <w:trPr>
          <w:trHeight w:val="476"/>
          <w:del w:id="1143" w:author="Kumar Baral" w:date="2023-02-13T11:15:00Z"/>
        </w:trPr>
        <w:tc>
          <w:tcPr>
            <w:tcW w:w="4718" w:type="dxa"/>
          </w:tcPr>
          <w:p w14:paraId="6A172D6F" w14:textId="010C223C" w:rsidR="00C27344" w:rsidDel="00D834E2" w:rsidRDefault="00AE3520" w:rsidP="000C7DC9">
            <w:pPr>
              <w:ind w:right="-46"/>
              <w:rPr>
                <w:del w:id="1144" w:author="Kumar Baral" w:date="2023-02-13T11:15:00Z"/>
              </w:rPr>
            </w:pPr>
            <w:del w:id="1145" w:author="Kumar Baral" w:date="2023-02-13T11:15:00Z">
              <w:r w:rsidDel="00D834E2">
                <w:delText>Capacity</w:delText>
              </w:r>
              <w:bookmarkStart w:id="1146" w:name="_Toc127182246"/>
              <w:bookmarkStart w:id="1147" w:name="_Toc127182583"/>
              <w:bookmarkStart w:id="1148" w:name="_Toc127191767"/>
              <w:bookmarkStart w:id="1149" w:name="_Toc127278232"/>
              <w:bookmarkStart w:id="1150" w:name="_Toc127348020"/>
              <w:bookmarkEnd w:id="1146"/>
              <w:bookmarkEnd w:id="1147"/>
              <w:bookmarkEnd w:id="1148"/>
              <w:bookmarkEnd w:id="1149"/>
              <w:bookmarkEnd w:id="1150"/>
            </w:del>
          </w:p>
        </w:tc>
        <w:tc>
          <w:tcPr>
            <w:tcW w:w="4718" w:type="dxa"/>
          </w:tcPr>
          <w:p w14:paraId="1636F995" w14:textId="4F6F3325" w:rsidR="00C27344" w:rsidDel="00D834E2" w:rsidRDefault="000C5A61" w:rsidP="000C7DC9">
            <w:pPr>
              <w:ind w:right="-46"/>
              <w:rPr>
                <w:del w:id="1151" w:author="Kumar Baral" w:date="2023-02-13T11:15:00Z"/>
              </w:rPr>
            </w:pPr>
            <w:del w:id="1152" w:author="Kumar Baral" w:date="2023-02-13T11:15:00Z">
              <w:r w:rsidDel="00D834E2">
                <w:delText>5 MVA</w:delText>
              </w:r>
              <w:bookmarkStart w:id="1153" w:name="_Toc127182247"/>
              <w:bookmarkStart w:id="1154" w:name="_Toc127182584"/>
              <w:bookmarkStart w:id="1155" w:name="_Toc127191768"/>
              <w:bookmarkStart w:id="1156" w:name="_Toc127278233"/>
              <w:bookmarkStart w:id="1157" w:name="_Toc127348021"/>
              <w:bookmarkEnd w:id="1153"/>
              <w:bookmarkEnd w:id="1154"/>
              <w:bookmarkEnd w:id="1155"/>
              <w:bookmarkEnd w:id="1156"/>
              <w:bookmarkEnd w:id="1157"/>
            </w:del>
          </w:p>
        </w:tc>
        <w:bookmarkStart w:id="1158" w:name="_Toc127182248"/>
        <w:bookmarkStart w:id="1159" w:name="_Toc127182585"/>
        <w:bookmarkStart w:id="1160" w:name="_Toc127191769"/>
        <w:bookmarkStart w:id="1161" w:name="_Toc127278234"/>
        <w:bookmarkStart w:id="1162" w:name="_Toc127348022"/>
        <w:bookmarkEnd w:id="1158"/>
        <w:bookmarkEnd w:id="1159"/>
        <w:bookmarkEnd w:id="1160"/>
        <w:bookmarkEnd w:id="1161"/>
        <w:bookmarkEnd w:id="1162"/>
      </w:tr>
      <w:tr w:rsidR="00AE3520" w:rsidDel="00D834E2" w14:paraId="3B608833" w14:textId="3959474C" w:rsidTr="000C5A61">
        <w:trPr>
          <w:trHeight w:val="476"/>
          <w:del w:id="1163" w:author="Kumar Baral" w:date="2023-02-13T11:15:00Z"/>
        </w:trPr>
        <w:tc>
          <w:tcPr>
            <w:tcW w:w="4718" w:type="dxa"/>
          </w:tcPr>
          <w:p w14:paraId="2773641C" w14:textId="3277B846" w:rsidR="00AE3520" w:rsidDel="00D834E2" w:rsidRDefault="00AE3520" w:rsidP="000C7DC9">
            <w:pPr>
              <w:ind w:right="-46"/>
              <w:rPr>
                <w:del w:id="1164" w:author="Kumar Baral" w:date="2023-02-13T11:15:00Z"/>
              </w:rPr>
            </w:pPr>
            <w:del w:id="1165" w:author="Kumar Baral" w:date="2023-02-13T11:15:00Z">
              <w:r w:rsidDel="00D834E2">
                <w:delText>Voltage</w:delText>
              </w:r>
              <w:bookmarkStart w:id="1166" w:name="_Toc127182249"/>
              <w:bookmarkStart w:id="1167" w:name="_Toc127182586"/>
              <w:bookmarkStart w:id="1168" w:name="_Toc127191770"/>
              <w:bookmarkStart w:id="1169" w:name="_Toc127278235"/>
              <w:bookmarkStart w:id="1170" w:name="_Toc127348023"/>
              <w:bookmarkEnd w:id="1166"/>
              <w:bookmarkEnd w:id="1167"/>
              <w:bookmarkEnd w:id="1168"/>
              <w:bookmarkEnd w:id="1169"/>
              <w:bookmarkEnd w:id="1170"/>
            </w:del>
          </w:p>
        </w:tc>
        <w:tc>
          <w:tcPr>
            <w:tcW w:w="4718" w:type="dxa"/>
          </w:tcPr>
          <w:p w14:paraId="10D44B7C" w14:textId="33114A39" w:rsidR="00AE3520" w:rsidDel="00D834E2" w:rsidRDefault="000C5A61" w:rsidP="000C7DC9">
            <w:pPr>
              <w:ind w:right="-46"/>
              <w:rPr>
                <w:del w:id="1171" w:author="Kumar Baral" w:date="2023-02-13T11:15:00Z"/>
              </w:rPr>
            </w:pPr>
            <w:del w:id="1172" w:author="Kumar Baral" w:date="2023-02-13T11:15:00Z">
              <w:r w:rsidDel="00D834E2">
                <w:delText>6.6 kV</w:delText>
              </w:r>
              <w:bookmarkStart w:id="1173" w:name="_Toc127182250"/>
              <w:bookmarkStart w:id="1174" w:name="_Toc127182587"/>
              <w:bookmarkStart w:id="1175" w:name="_Toc127191771"/>
              <w:bookmarkStart w:id="1176" w:name="_Toc127278236"/>
              <w:bookmarkStart w:id="1177" w:name="_Toc127348024"/>
              <w:bookmarkEnd w:id="1173"/>
              <w:bookmarkEnd w:id="1174"/>
              <w:bookmarkEnd w:id="1175"/>
              <w:bookmarkEnd w:id="1176"/>
              <w:bookmarkEnd w:id="1177"/>
            </w:del>
          </w:p>
        </w:tc>
        <w:bookmarkStart w:id="1178" w:name="_Toc127182251"/>
        <w:bookmarkStart w:id="1179" w:name="_Toc127182588"/>
        <w:bookmarkStart w:id="1180" w:name="_Toc127191772"/>
        <w:bookmarkStart w:id="1181" w:name="_Toc127278237"/>
        <w:bookmarkStart w:id="1182" w:name="_Toc127348025"/>
        <w:bookmarkEnd w:id="1178"/>
        <w:bookmarkEnd w:id="1179"/>
        <w:bookmarkEnd w:id="1180"/>
        <w:bookmarkEnd w:id="1181"/>
        <w:bookmarkEnd w:id="1182"/>
      </w:tr>
      <w:tr w:rsidR="00AE3520" w:rsidDel="00D834E2" w14:paraId="0211630C" w14:textId="0A681E5E" w:rsidTr="000C5A61">
        <w:trPr>
          <w:trHeight w:val="462"/>
          <w:del w:id="1183" w:author="Kumar Baral" w:date="2023-02-13T11:15:00Z"/>
        </w:trPr>
        <w:tc>
          <w:tcPr>
            <w:tcW w:w="4718" w:type="dxa"/>
          </w:tcPr>
          <w:p w14:paraId="0155D031" w14:textId="3110F93D" w:rsidR="00AE3520" w:rsidRPr="000C5A61" w:rsidDel="00D834E2" w:rsidRDefault="00AE3520" w:rsidP="000C7DC9">
            <w:pPr>
              <w:ind w:right="-46"/>
              <w:rPr>
                <w:del w:id="1184" w:author="Kumar Baral" w:date="2023-02-13T11:15:00Z"/>
                <w:b/>
                <w:bCs/>
              </w:rPr>
            </w:pPr>
            <w:del w:id="1185" w:author="Kumar Baral" w:date="2023-02-13T11:15:00Z">
              <w:r w:rsidRPr="000C5A61" w:rsidDel="00D834E2">
                <w:rPr>
                  <w:b/>
                  <w:bCs/>
                </w:rPr>
                <w:delText>Transmission Line</w:delText>
              </w:r>
              <w:bookmarkStart w:id="1186" w:name="_Toc127182252"/>
              <w:bookmarkStart w:id="1187" w:name="_Toc127182589"/>
              <w:bookmarkStart w:id="1188" w:name="_Toc127191773"/>
              <w:bookmarkStart w:id="1189" w:name="_Toc127278238"/>
              <w:bookmarkStart w:id="1190" w:name="_Toc127348026"/>
              <w:bookmarkEnd w:id="1186"/>
              <w:bookmarkEnd w:id="1187"/>
              <w:bookmarkEnd w:id="1188"/>
              <w:bookmarkEnd w:id="1189"/>
              <w:bookmarkEnd w:id="1190"/>
            </w:del>
          </w:p>
        </w:tc>
        <w:tc>
          <w:tcPr>
            <w:tcW w:w="4718" w:type="dxa"/>
          </w:tcPr>
          <w:p w14:paraId="54209C1A" w14:textId="73366FB3" w:rsidR="00AE3520" w:rsidDel="00D834E2" w:rsidRDefault="00AE3520" w:rsidP="000C7DC9">
            <w:pPr>
              <w:ind w:right="-46"/>
              <w:rPr>
                <w:del w:id="1191" w:author="Kumar Baral" w:date="2023-02-13T11:15:00Z"/>
              </w:rPr>
            </w:pPr>
            <w:bookmarkStart w:id="1192" w:name="_Toc127182253"/>
            <w:bookmarkStart w:id="1193" w:name="_Toc127182590"/>
            <w:bookmarkStart w:id="1194" w:name="_Toc127191774"/>
            <w:bookmarkStart w:id="1195" w:name="_Toc127278239"/>
            <w:bookmarkStart w:id="1196" w:name="_Toc127348027"/>
            <w:bookmarkEnd w:id="1192"/>
            <w:bookmarkEnd w:id="1193"/>
            <w:bookmarkEnd w:id="1194"/>
            <w:bookmarkEnd w:id="1195"/>
            <w:bookmarkEnd w:id="1196"/>
          </w:p>
        </w:tc>
        <w:bookmarkStart w:id="1197" w:name="_Toc127182254"/>
        <w:bookmarkStart w:id="1198" w:name="_Toc127182591"/>
        <w:bookmarkStart w:id="1199" w:name="_Toc127191775"/>
        <w:bookmarkStart w:id="1200" w:name="_Toc127278240"/>
        <w:bookmarkStart w:id="1201" w:name="_Toc127348028"/>
        <w:bookmarkEnd w:id="1197"/>
        <w:bookmarkEnd w:id="1198"/>
        <w:bookmarkEnd w:id="1199"/>
        <w:bookmarkEnd w:id="1200"/>
        <w:bookmarkEnd w:id="1201"/>
      </w:tr>
      <w:tr w:rsidR="00AE3520" w:rsidDel="00D834E2" w14:paraId="52CB4612" w14:textId="423D8C87" w:rsidTr="000C5A61">
        <w:trPr>
          <w:trHeight w:val="476"/>
          <w:del w:id="1202" w:author="Kumar Baral" w:date="2023-02-13T11:15:00Z"/>
        </w:trPr>
        <w:tc>
          <w:tcPr>
            <w:tcW w:w="4718" w:type="dxa"/>
          </w:tcPr>
          <w:p w14:paraId="70117AE1" w14:textId="5761A4D5" w:rsidR="00AE3520" w:rsidDel="00D834E2" w:rsidRDefault="00AE3520" w:rsidP="000C7DC9">
            <w:pPr>
              <w:ind w:right="-46"/>
              <w:rPr>
                <w:del w:id="1203" w:author="Kumar Baral" w:date="2023-02-13T11:15:00Z"/>
              </w:rPr>
            </w:pPr>
            <w:del w:id="1204" w:author="Kumar Baral" w:date="2023-02-13T11:15:00Z">
              <w:r w:rsidDel="00D834E2">
                <w:delText>-length</w:delText>
              </w:r>
              <w:bookmarkStart w:id="1205" w:name="_Toc127182255"/>
              <w:bookmarkStart w:id="1206" w:name="_Toc127182592"/>
              <w:bookmarkStart w:id="1207" w:name="_Toc127191776"/>
              <w:bookmarkStart w:id="1208" w:name="_Toc127278241"/>
              <w:bookmarkStart w:id="1209" w:name="_Toc127348029"/>
              <w:bookmarkEnd w:id="1205"/>
              <w:bookmarkEnd w:id="1206"/>
              <w:bookmarkEnd w:id="1207"/>
              <w:bookmarkEnd w:id="1208"/>
              <w:bookmarkEnd w:id="1209"/>
            </w:del>
          </w:p>
        </w:tc>
        <w:tc>
          <w:tcPr>
            <w:tcW w:w="4718" w:type="dxa"/>
          </w:tcPr>
          <w:p w14:paraId="69A3FA6E" w14:textId="30F5013F" w:rsidR="00AE3520" w:rsidDel="00D834E2" w:rsidRDefault="000C5A61" w:rsidP="000C7DC9">
            <w:pPr>
              <w:ind w:right="-46"/>
              <w:rPr>
                <w:del w:id="1210" w:author="Kumar Baral" w:date="2023-02-13T11:15:00Z"/>
              </w:rPr>
            </w:pPr>
            <w:del w:id="1211" w:author="Kumar Baral" w:date="2023-02-13T11:15:00Z">
              <w:r w:rsidDel="00D834E2">
                <w:delText>0.5 km</w:delText>
              </w:r>
              <w:bookmarkStart w:id="1212" w:name="_Toc127182256"/>
              <w:bookmarkStart w:id="1213" w:name="_Toc127182593"/>
              <w:bookmarkStart w:id="1214" w:name="_Toc127191777"/>
              <w:bookmarkStart w:id="1215" w:name="_Toc127278242"/>
              <w:bookmarkStart w:id="1216" w:name="_Toc127348030"/>
              <w:bookmarkEnd w:id="1212"/>
              <w:bookmarkEnd w:id="1213"/>
              <w:bookmarkEnd w:id="1214"/>
              <w:bookmarkEnd w:id="1215"/>
              <w:bookmarkEnd w:id="1216"/>
            </w:del>
          </w:p>
        </w:tc>
        <w:bookmarkStart w:id="1217" w:name="_Toc127182257"/>
        <w:bookmarkStart w:id="1218" w:name="_Toc127182594"/>
        <w:bookmarkStart w:id="1219" w:name="_Toc127191778"/>
        <w:bookmarkStart w:id="1220" w:name="_Toc127278243"/>
        <w:bookmarkStart w:id="1221" w:name="_Toc127348031"/>
        <w:bookmarkEnd w:id="1217"/>
        <w:bookmarkEnd w:id="1218"/>
        <w:bookmarkEnd w:id="1219"/>
        <w:bookmarkEnd w:id="1220"/>
        <w:bookmarkEnd w:id="1221"/>
      </w:tr>
      <w:tr w:rsidR="00AE3520" w:rsidDel="00D834E2" w14:paraId="49A2BC85" w14:textId="6154B09A" w:rsidTr="000C5A61">
        <w:trPr>
          <w:trHeight w:val="476"/>
          <w:del w:id="1222" w:author="Kumar Baral" w:date="2023-02-13T11:15:00Z"/>
        </w:trPr>
        <w:tc>
          <w:tcPr>
            <w:tcW w:w="4718" w:type="dxa"/>
          </w:tcPr>
          <w:p w14:paraId="5B4C00E5" w14:textId="4E44EB30" w:rsidR="00AE3520" w:rsidDel="00D834E2" w:rsidRDefault="00AE3520" w:rsidP="000C7DC9">
            <w:pPr>
              <w:ind w:right="-46"/>
              <w:rPr>
                <w:del w:id="1223" w:author="Kumar Baral" w:date="2023-02-13T11:15:00Z"/>
              </w:rPr>
            </w:pPr>
            <w:del w:id="1224" w:author="Kumar Baral" w:date="2023-02-13T11:15:00Z">
              <w:r w:rsidDel="00D834E2">
                <w:delText>-voltage</w:delText>
              </w:r>
              <w:bookmarkStart w:id="1225" w:name="_Toc127182258"/>
              <w:bookmarkStart w:id="1226" w:name="_Toc127182595"/>
              <w:bookmarkStart w:id="1227" w:name="_Toc127191779"/>
              <w:bookmarkStart w:id="1228" w:name="_Toc127278244"/>
              <w:bookmarkStart w:id="1229" w:name="_Toc127348032"/>
              <w:bookmarkEnd w:id="1225"/>
              <w:bookmarkEnd w:id="1226"/>
              <w:bookmarkEnd w:id="1227"/>
              <w:bookmarkEnd w:id="1228"/>
              <w:bookmarkEnd w:id="1229"/>
            </w:del>
          </w:p>
        </w:tc>
        <w:tc>
          <w:tcPr>
            <w:tcW w:w="4718" w:type="dxa"/>
          </w:tcPr>
          <w:p w14:paraId="0DCB41AA" w14:textId="158318A2" w:rsidR="00AE3520" w:rsidDel="00D834E2" w:rsidRDefault="000C5A61" w:rsidP="000C7DC9">
            <w:pPr>
              <w:ind w:right="-46"/>
              <w:rPr>
                <w:del w:id="1230" w:author="Kumar Baral" w:date="2023-02-13T11:15:00Z"/>
              </w:rPr>
            </w:pPr>
            <w:del w:id="1231" w:author="Kumar Baral" w:date="2023-02-13T11:15:00Z">
              <w:r w:rsidDel="00D834E2">
                <w:delText>132 kV</w:delText>
              </w:r>
              <w:bookmarkStart w:id="1232" w:name="_Toc127182259"/>
              <w:bookmarkStart w:id="1233" w:name="_Toc127182596"/>
              <w:bookmarkStart w:id="1234" w:name="_Toc127191780"/>
              <w:bookmarkStart w:id="1235" w:name="_Toc127278245"/>
              <w:bookmarkStart w:id="1236" w:name="_Toc127348033"/>
              <w:bookmarkEnd w:id="1232"/>
              <w:bookmarkEnd w:id="1233"/>
              <w:bookmarkEnd w:id="1234"/>
              <w:bookmarkEnd w:id="1235"/>
              <w:bookmarkEnd w:id="1236"/>
            </w:del>
          </w:p>
        </w:tc>
        <w:bookmarkStart w:id="1237" w:name="_Toc127182260"/>
        <w:bookmarkStart w:id="1238" w:name="_Toc127182597"/>
        <w:bookmarkStart w:id="1239" w:name="_Toc127191781"/>
        <w:bookmarkStart w:id="1240" w:name="_Toc127278246"/>
        <w:bookmarkStart w:id="1241" w:name="_Toc127348034"/>
        <w:bookmarkEnd w:id="1237"/>
        <w:bookmarkEnd w:id="1238"/>
        <w:bookmarkEnd w:id="1239"/>
        <w:bookmarkEnd w:id="1240"/>
        <w:bookmarkEnd w:id="1241"/>
      </w:tr>
      <w:tr w:rsidR="00AE3520" w:rsidDel="00D834E2" w14:paraId="1840B9AC" w14:textId="33A2B9EC" w:rsidTr="000C5A61">
        <w:trPr>
          <w:trHeight w:val="462"/>
          <w:del w:id="1242" w:author="Kumar Baral" w:date="2023-02-13T11:15:00Z"/>
        </w:trPr>
        <w:tc>
          <w:tcPr>
            <w:tcW w:w="4718" w:type="dxa"/>
          </w:tcPr>
          <w:p w14:paraId="03272924" w14:textId="11551158" w:rsidR="00AE3520" w:rsidRPr="000C5A61" w:rsidDel="00D834E2" w:rsidRDefault="00AE3520" w:rsidP="000C7DC9">
            <w:pPr>
              <w:ind w:right="-46"/>
              <w:rPr>
                <w:del w:id="1243" w:author="Kumar Baral" w:date="2023-02-13T11:15:00Z"/>
                <w:b/>
                <w:bCs/>
              </w:rPr>
            </w:pPr>
            <w:del w:id="1244" w:author="Kumar Baral" w:date="2023-02-13T11:15:00Z">
              <w:r w:rsidRPr="000C5A61" w:rsidDel="00D834E2">
                <w:rPr>
                  <w:b/>
                  <w:bCs/>
                </w:rPr>
                <w:delText>Mean annual saleable energy Production</w:delText>
              </w:r>
              <w:bookmarkStart w:id="1245" w:name="_Toc127182261"/>
              <w:bookmarkStart w:id="1246" w:name="_Toc127182598"/>
              <w:bookmarkStart w:id="1247" w:name="_Toc127191782"/>
              <w:bookmarkStart w:id="1248" w:name="_Toc127278247"/>
              <w:bookmarkStart w:id="1249" w:name="_Toc127348035"/>
              <w:bookmarkEnd w:id="1245"/>
              <w:bookmarkEnd w:id="1246"/>
              <w:bookmarkEnd w:id="1247"/>
              <w:bookmarkEnd w:id="1248"/>
              <w:bookmarkEnd w:id="1249"/>
            </w:del>
          </w:p>
        </w:tc>
        <w:tc>
          <w:tcPr>
            <w:tcW w:w="4718" w:type="dxa"/>
          </w:tcPr>
          <w:p w14:paraId="1061EFFF" w14:textId="664657C9" w:rsidR="00AE3520" w:rsidDel="00D834E2" w:rsidRDefault="000C5A61" w:rsidP="000C7DC9">
            <w:pPr>
              <w:ind w:right="-46"/>
              <w:rPr>
                <w:del w:id="1250" w:author="Kumar Baral" w:date="2023-02-13T11:15:00Z"/>
              </w:rPr>
            </w:pPr>
            <w:del w:id="1251" w:author="Kumar Baral" w:date="2023-02-13T11:15:00Z">
              <w:r w:rsidDel="00D834E2">
                <w:delText>66.23 GWh in a normal year</w:delText>
              </w:r>
              <w:bookmarkStart w:id="1252" w:name="_Toc127182262"/>
              <w:bookmarkStart w:id="1253" w:name="_Toc127182599"/>
              <w:bookmarkStart w:id="1254" w:name="_Toc127191783"/>
              <w:bookmarkStart w:id="1255" w:name="_Toc127278248"/>
              <w:bookmarkStart w:id="1256" w:name="_Toc127348036"/>
              <w:bookmarkEnd w:id="1252"/>
              <w:bookmarkEnd w:id="1253"/>
              <w:bookmarkEnd w:id="1254"/>
              <w:bookmarkEnd w:id="1255"/>
              <w:bookmarkEnd w:id="1256"/>
            </w:del>
          </w:p>
        </w:tc>
        <w:bookmarkStart w:id="1257" w:name="_Toc127182263"/>
        <w:bookmarkStart w:id="1258" w:name="_Toc127182600"/>
        <w:bookmarkStart w:id="1259" w:name="_Toc127191784"/>
        <w:bookmarkStart w:id="1260" w:name="_Toc127278249"/>
        <w:bookmarkStart w:id="1261" w:name="_Toc127348037"/>
        <w:bookmarkEnd w:id="1257"/>
        <w:bookmarkEnd w:id="1258"/>
        <w:bookmarkEnd w:id="1259"/>
        <w:bookmarkEnd w:id="1260"/>
        <w:bookmarkEnd w:id="1261"/>
      </w:tr>
      <w:tr w:rsidR="00AE3520" w:rsidDel="00D834E2" w14:paraId="2E237315" w14:textId="6237E8C1" w:rsidTr="000C5A61">
        <w:trPr>
          <w:trHeight w:val="476"/>
          <w:del w:id="1262" w:author="Kumar Baral" w:date="2023-02-13T11:15:00Z"/>
        </w:trPr>
        <w:tc>
          <w:tcPr>
            <w:tcW w:w="4718" w:type="dxa"/>
          </w:tcPr>
          <w:p w14:paraId="20106120" w14:textId="04C36EE6" w:rsidR="00AE3520" w:rsidDel="00D834E2" w:rsidRDefault="00AE3520" w:rsidP="000C7DC9">
            <w:pPr>
              <w:ind w:right="-46"/>
              <w:rPr>
                <w:del w:id="1263" w:author="Kumar Baral" w:date="2023-02-13T11:15:00Z"/>
              </w:rPr>
            </w:pPr>
            <w:del w:id="1264" w:author="Kumar Baral" w:date="2023-02-13T11:15:00Z">
              <w:r w:rsidDel="00D834E2">
                <w:delText>Dry Energy ( Mid December-mid April)</w:delText>
              </w:r>
              <w:bookmarkStart w:id="1265" w:name="_Toc127182264"/>
              <w:bookmarkStart w:id="1266" w:name="_Toc127182601"/>
              <w:bookmarkStart w:id="1267" w:name="_Toc127191785"/>
              <w:bookmarkStart w:id="1268" w:name="_Toc127278250"/>
              <w:bookmarkStart w:id="1269" w:name="_Toc127348038"/>
              <w:bookmarkEnd w:id="1265"/>
              <w:bookmarkEnd w:id="1266"/>
              <w:bookmarkEnd w:id="1267"/>
              <w:bookmarkEnd w:id="1268"/>
              <w:bookmarkEnd w:id="1269"/>
            </w:del>
          </w:p>
        </w:tc>
        <w:tc>
          <w:tcPr>
            <w:tcW w:w="4718" w:type="dxa"/>
          </w:tcPr>
          <w:p w14:paraId="2F6AC565" w14:textId="15A125E8" w:rsidR="00AE3520" w:rsidDel="00D834E2" w:rsidRDefault="000C5A61" w:rsidP="000C7DC9">
            <w:pPr>
              <w:ind w:right="-46"/>
              <w:rPr>
                <w:del w:id="1270" w:author="Kumar Baral" w:date="2023-02-13T11:15:00Z"/>
              </w:rPr>
            </w:pPr>
            <w:del w:id="1271" w:author="Kumar Baral" w:date="2023-02-13T11:15:00Z">
              <w:r w:rsidDel="00D834E2">
                <w:delText>16.60 GWh</w:delText>
              </w:r>
              <w:bookmarkStart w:id="1272" w:name="_Toc127182265"/>
              <w:bookmarkStart w:id="1273" w:name="_Toc127182602"/>
              <w:bookmarkStart w:id="1274" w:name="_Toc127191786"/>
              <w:bookmarkStart w:id="1275" w:name="_Toc127278251"/>
              <w:bookmarkStart w:id="1276" w:name="_Toc127348039"/>
              <w:bookmarkEnd w:id="1272"/>
              <w:bookmarkEnd w:id="1273"/>
              <w:bookmarkEnd w:id="1274"/>
              <w:bookmarkEnd w:id="1275"/>
              <w:bookmarkEnd w:id="1276"/>
            </w:del>
          </w:p>
        </w:tc>
        <w:bookmarkStart w:id="1277" w:name="_Toc127182266"/>
        <w:bookmarkStart w:id="1278" w:name="_Toc127182603"/>
        <w:bookmarkStart w:id="1279" w:name="_Toc127191787"/>
        <w:bookmarkStart w:id="1280" w:name="_Toc127278252"/>
        <w:bookmarkStart w:id="1281" w:name="_Toc127348040"/>
        <w:bookmarkEnd w:id="1277"/>
        <w:bookmarkEnd w:id="1278"/>
        <w:bookmarkEnd w:id="1279"/>
        <w:bookmarkEnd w:id="1280"/>
        <w:bookmarkEnd w:id="1281"/>
      </w:tr>
      <w:tr w:rsidR="00AE3520" w:rsidDel="00D834E2" w14:paraId="7E4EA7AD" w14:textId="77DF6314" w:rsidTr="000C5A61">
        <w:trPr>
          <w:trHeight w:val="476"/>
          <w:del w:id="1282" w:author="Kumar Baral" w:date="2023-02-13T11:15:00Z"/>
        </w:trPr>
        <w:tc>
          <w:tcPr>
            <w:tcW w:w="4718" w:type="dxa"/>
          </w:tcPr>
          <w:p w14:paraId="2102B9BB" w14:textId="15E92C27" w:rsidR="00AE3520" w:rsidDel="00D834E2" w:rsidRDefault="00AE3520" w:rsidP="000C7DC9">
            <w:pPr>
              <w:ind w:right="-46"/>
              <w:rPr>
                <w:del w:id="1283" w:author="Kumar Baral" w:date="2023-02-13T11:15:00Z"/>
              </w:rPr>
            </w:pPr>
            <w:del w:id="1284" w:author="Kumar Baral" w:date="2023-02-13T11:15:00Z">
              <w:r w:rsidDel="00D834E2">
                <w:delText>Wer Energy ( mid April-mid December)</w:delText>
              </w:r>
              <w:bookmarkStart w:id="1285" w:name="_Toc127182267"/>
              <w:bookmarkStart w:id="1286" w:name="_Toc127182604"/>
              <w:bookmarkStart w:id="1287" w:name="_Toc127191788"/>
              <w:bookmarkStart w:id="1288" w:name="_Toc127278253"/>
              <w:bookmarkStart w:id="1289" w:name="_Toc127348041"/>
              <w:bookmarkEnd w:id="1285"/>
              <w:bookmarkEnd w:id="1286"/>
              <w:bookmarkEnd w:id="1287"/>
              <w:bookmarkEnd w:id="1288"/>
              <w:bookmarkEnd w:id="1289"/>
            </w:del>
          </w:p>
        </w:tc>
        <w:tc>
          <w:tcPr>
            <w:tcW w:w="4718" w:type="dxa"/>
          </w:tcPr>
          <w:p w14:paraId="009C1141" w14:textId="5F025763" w:rsidR="00AE3520" w:rsidDel="00D834E2" w:rsidRDefault="000C5A61" w:rsidP="000C7DC9">
            <w:pPr>
              <w:ind w:right="-46"/>
              <w:rPr>
                <w:del w:id="1290" w:author="Kumar Baral" w:date="2023-02-13T11:15:00Z"/>
              </w:rPr>
            </w:pPr>
            <w:del w:id="1291" w:author="Kumar Baral" w:date="2023-02-13T11:15:00Z">
              <w:r w:rsidDel="00D834E2">
                <w:delText>49.63 GWh</w:delText>
              </w:r>
              <w:bookmarkStart w:id="1292" w:name="_Toc127182268"/>
              <w:bookmarkStart w:id="1293" w:name="_Toc127182605"/>
              <w:bookmarkStart w:id="1294" w:name="_Toc127191789"/>
              <w:bookmarkStart w:id="1295" w:name="_Toc127278254"/>
              <w:bookmarkStart w:id="1296" w:name="_Toc127348042"/>
              <w:bookmarkEnd w:id="1292"/>
              <w:bookmarkEnd w:id="1293"/>
              <w:bookmarkEnd w:id="1294"/>
              <w:bookmarkEnd w:id="1295"/>
              <w:bookmarkEnd w:id="1296"/>
            </w:del>
          </w:p>
        </w:tc>
        <w:bookmarkStart w:id="1297" w:name="_Toc127182269"/>
        <w:bookmarkStart w:id="1298" w:name="_Toc127182606"/>
        <w:bookmarkStart w:id="1299" w:name="_Toc127191790"/>
        <w:bookmarkStart w:id="1300" w:name="_Toc127278255"/>
        <w:bookmarkStart w:id="1301" w:name="_Toc127348043"/>
        <w:bookmarkEnd w:id="1297"/>
        <w:bookmarkEnd w:id="1298"/>
        <w:bookmarkEnd w:id="1299"/>
        <w:bookmarkEnd w:id="1300"/>
        <w:bookmarkEnd w:id="1301"/>
      </w:tr>
      <w:tr w:rsidR="00AE3520" w:rsidDel="00D834E2" w14:paraId="42101016" w14:textId="0CFA4335" w:rsidTr="000C5A61">
        <w:trPr>
          <w:trHeight w:val="462"/>
          <w:del w:id="1302" w:author="Kumar Baral" w:date="2023-02-13T11:15:00Z"/>
        </w:trPr>
        <w:tc>
          <w:tcPr>
            <w:tcW w:w="4718" w:type="dxa"/>
          </w:tcPr>
          <w:p w14:paraId="2A83997A" w14:textId="35306357" w:rsidR="00AE3520" w:rsidDel="00D834E2" w:rsidRDefault="000C5A61" w:rsidP="000C7DC9">
            <w:pPr>
              <w:ind w:right="-46"/>
              <w:rPr>
                <w:del w:id="1303" w:author="Kumar Baral" w:date="2023-02-13T11:15:00Z"/>
              </w:rPr>
            </w:pPr>
            <w:del w:id="1304" w:author="Kumar Baral" w:date="2023-02-13T11:15:00Z">
              <w:r w:rsidDel="00D834E2">
                <w:delText>Commissioned date</w:delText>
              </w:r>
              <w:bookmarkStart w:id="1305" w:name="_Toc127182270"/>
              <w:bookmarkStart w:id="1306" w:name="_Toc127182607"/>
              <w:bookmarkStart w:id="1307" w:name="_Toc127191791"/>
              <w:bookmarkStart w:id="1308" w:name="_Toc127278256"/>
              <w:bookmarkStart w:id="1309" w:name="_Toc127348044"/>
              <w:bookmarkEnd w:id="1305"/>
              <w:bookmarkEnd w:id="1306"/>
              <w:bookmarkEnd w:id="1307"/>
              <w:bookmarkEnd w:id="1308"/>
              <w:bookmarkEnd w:id="1309"/>
            </w:del>
          </w:p>
        </w:tc>
        <w:tc>
          <w:tcPr>
            <w:tcW w:w="4718" w:type="dxa"/>
          </w:tcPr>
          <w:p w14:paraId="15A3A57B" w14:textId="25F39726" w:rsidR="00AE3520" w:rsidDel="00D834E2" w:rsidRDefault="00AE3520" w:rsidP="000C7DC9">
            <w:pPr>
              <w:ind w:right="-46"/>
              <w:rPr>
                <w:del w:id="1310" w:author="Kumar Baral" w:date="2023-02-13T11:15:00Z"/>
              </w:rPr>
            </w:pPr>
            <w:bookmarkStart w:id="1311" w:name="_Toc127182271"/>
            <w:bookmarkStart w:id="1312" w:name="_Toc127182608"/>
            <w:bookmarkStart w:id="1313" w:name="_Toc127191792"/>
            <w:bookmarkStart w:id="1314" w:name="_Toc127278257"/>
            <w:bookmarkStart w:id="1315" w:name="_Toc127348045"/>
            <w:bookmarkEnd w:id="1311"/>
            <w:bookmarkEnd w:id="1312"/>
            <w:bookmarkEnd w:id="1313"/>
            <w:bookmarkEnd w:id="1314"/>
            <w:bookmarkEnd w:id="1315"/>
          </w:p>
        </w:tc>
        <w:bookmarkStart w:id="1316" w:name="_Toc127182272"/>
        <w:bookmarkStart w:id="1317" w:name="_Toc127182609"/>
        <w:bookmarkStart w:id="1318" w:name="_Toc127191793"/>
        <w:bookmarkStart w:id="1319" w:name="_Toc127278258"/>
        <w:bookmarkStart w:id="1320" w:name="_Toc127348046"/>
        <w:bookmarkEnd w:id="1316"/>
        <w:bookmarkEnd w:id="1317"/>
        <w:bookmarkEnd w:id="1318"/>
        <w:bookmarkEnd w:id="1319"/>
        <w:bookmarkEnd w:id="1320"/>
      </w:tr>
    </w:tbl>
    <w:p w14:paraId="635D5B2F" w14:textId="46C7176A" w:rsidR="00185774" w:rsidRDefault="00F23E72">
      <w:pPr>
        <w:pStyle w:val="Heading2"/>
        <w:pPrChange w:id="1321" w:author="Kumar Baral" w:date="2023-02-13T11:17:00Z">
          <w:pPr>
            <w:ind w:right="-46"/>
          </w:pPr>
        </w:pPrChange>
      </w:pPr>
      <w:bookmarkStart w:id="1322" w:name="_Toc127348047"/>
      <w:ins w:id="1323" w:author="Kumar Baral" w:date="2023-02-13T11:17:00Z">
        <w:r>
          <w:t>Hydrological</w:t>
        </w:r>
      </w:ins>
      <w:ins w:id="1324" w:author="Kumar Baral" w:date="2023-02-13T11:16:00Z">
        <w:r>
          <w:t xml:space="preserve"> </w:t>
        </w:r>
      </w:ins>
      <w:ins w:id="1325" w:author="Kumar Baral" w:date="2023-02-13T11:17:00Z">
        <w:r>
          <w:t>Study</w:t>
        </w:r>
      </w:ins>
      <w:bookmarkEnd w:id="1322"/>
    </w:p>
    <w:p w14:paraId="0E8F0ADB" w14:textId="77777777" w:rsidR="00185774" w:rsidDel="00352BC0" w:rsidRDefault="000C7DC9" w:rsidP="000C7DC9">
      <w:pPr>
        <w:ind w:right="-46"/>
        <w:rPr>
          <w:del w:id="1326" w:author="Kumar Baral" w:date="2023-02-10T16:12:00Z"/>
        </w:rPr>
      </w:pPr>
      <w:del w:id="1327" w:author="Kumar Baral" w:date="2023-02-10T16:12:00Z">
        <w:r w:rsidRPr="00976A12" w:rsidDel="00352BC0">
          <w:delText xml:space="preserve"> </w:delText>
        </w:r>
      </w:del>
    </w:p>
    <w:p w14:paraId="6E24EC1B" w14:textId="1C92ED6C" w:rsidR="00DF647F" w:rsidRDefault="000C7DC9" w:rsidP="000C7DC9">
      <w:pPr>
        <w:ind w:right="-46"/>
      </w:pPr>
      <w:del w:id="1328" w:author="Kumar Baral" w:date="2023-02-13T11:12:00Z">
        <w:r w:rsidRPr="00976A12" w:rsidDel="007C4B44">
          <w:delText>a</w:delText>
        </w:r>
      </w:del>
      <w:ins w:id="1329" w:author="Kumar Baral" w:date="2023-02-13T11:12:00Z">
        <w:r w:rsidR="007C4B44">
          <w:t>An A</w:t>
        </w:r>
      </w:ins>
      <w:r w:rsidRPr="00976A12">
        <w:t xml:space="preserve">ccurate assessment of long-term hydrology is essential to any hydropower project. The longer the hydrological records, more reliable are the estimation of design parameters for the project. </w:t>
      </w:r>
      <w:del w:id="1330" w:author="Kumar Baral" w:date="2023-02-13T11:11:00Z">
        <w:r w:rsidRPr="00976A12" w:rsidDel="007C4B44">
          <w:delText xml:space="preserve">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delText>
        </w:r>
      </w:del>
      <w:r w:rsidR="00644982">
        <w:t>The hydrological study is comprised</w:t>
      </w:r>
      <w:r w:rsidRPr="00976A12">
        <w:t xml:space="preserve"> the desk study, field investigation, collection of hydrological and meteorological data, and various literature reviews. </w:t>
      </w:r>
    </w:p>
    <w:p w14:paraId="7C0187A4" w14:textId="77777777" w:rsidR="00644982" w:rsidRPr="00976A12" w:rsidRDefault="00644982" w:rsidP="00644982">
      <w:pPr>
        <w:ind w:right="-46"/>
      </w:pPr>
      <w:r>
        <w:t xml:space="preserve">However, the scope of </w:t>
      </w:r>
      <w:r w:rsidRPr="00976A12">
        <w:t xml:space="preserve"> th</w:t>
      </w:r>
      <w:ins w:id="1331" w:author="Kumar Baral" w:date="2023-02-13T11:12:00Z">
        <w:r>
          <w:t>is</w:t>
        </w:r>
      </w:ins>
      <w:del w:id="1332" w:author="Kumar Baral" w:date="2023-02-13T11:12:00Z">
        <w:r w:rsidRPr="00976A12" w:rsidDel="007C4B44">
          <w:delText>e</w:delText>
        </w:r>
      </w:del>
      <w:r w:rsidRPr="00976A12">
        <w:t xml:space="preserve"> hydrological study </w:t>
      </w:r>
      <w:r>
        <w:t xml:space="preserve">is limited to </w:t>
      </w:r>
      <w:r w:rsidRPr="00976A12">
        <w:t xml:space="preserve">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2D4FC15F" w:rsidR="000C7DC9" w:rsidRPr="00976A12" w:rsidRDefault="000C7DC9" w:rsidP="000C7DC9">
      <w:pPr>
        <w:pStyle w:val="BulletShort"/>
        <w:numPr>
          <w:ilvl w:val="0"/>
          <w:numId w:val="55"/>
        </w:numPr>
        <w:tabs>
          <w:tab w:val="left" w:pos="72"/>
          <w:tab w:val="left" w:pos="360"/>
          <w:tab w:val="left" w:pos="432"/>
        </w:tabs>
        <w:ind w:right="-46"/>
      </w:pPr>
      <w:r>
        <w:t>Preparation of report</w:t>
      </w:r>
      <w:r w:rsidR="00644982">
        <w:t>.</w:t>
      </w:r>
    </w:p>
    <w:p w14:paraId="525FE9AC" w14:textId="77777777" w:rsidR="000C7DC9" w:rsidRPr="000C7DC9" w:rsidRDefault="000C7DC9" w:rsidP="000C7DC9">
      <w:pPr>
        <w:rPr>
          <w:ins w:id="1333" w:author="Kumar Baral" w:date="2023-01-25T17:07:00Z"/>
        </w:rPr>
      </w:pPr>
    </w:p>
    <w:p w14:paraId="390B277E" w14:textId="67DFD788" w:rsidR="006238CC" w:rsidRPr="001F4328" w:rsidDel="00BE56FB" w:rsidRDefault="006238CC" w:rsidP="001F4328">
      <w:pPr>
        <w:pStyle w:val="Heading2"/>
        <w:rPr>
          <w:del w:id="1334" w:author="Kumar Baral" w:date="2023-01-25T17:07:00Z"/>
        </w:rPr>
      </w:pPr>
      <w:del w:id="1335" w:author="Kumar Baral" w:date="2023-01-25T17:07:00Z">
        <w:r w:rsidRPr="001F4328" w:rsidDel="00BE56FB">
          <w:delText>Introduction</w:delText>
        </w:r>
        <w:bookmarkStart w:id="1336" w:name="_Toc125973931"/>
        <w:bookmarkStart w:id="1337" w:name="_Toc125974216"/>
        <w:bookmarkStart w:id="1338" w:name="_Toc126055133"/>
        <w:bookmarkStart w:id="1339" w:name="_Toc126057925"/>
        <w:bookmarkStart w:id="1340" w:name="_Toc127182274"/>
        <w:bookmarkStart w:id="1341" w:name="_Toc127182611"/>
        <w:bookmarkStart w:id="1342" w:name="_Toc127191795"/>
        <w:bookmarkStart w:id="1343" w:name="_Toc127278260"/>
        <w:bookmarkStart w:id="1344" w:name="_Toc127348048"/>
        <w:bookmarkEnd w:id="98"/>
        <w:bookmarkEnd w:id="99"/>
        <w:bookmarkEnd w:id="100"/>
        <w:bookmarkEnd w:id="1336"/>
        <w:bookmarkEnd w:id="1337"/>
        <w:bookmarkEnd w:id="1338"/>
        <w:bookmarkEnd w:id="1339"/>
        <w:bookmarkEnd w:id="1340"/>
        <w:bookmarkEnd w:id="1341"/>
        <w:bookmarkEnd w:id="1342"/>
        <w:bookmarkEnd w:id="1343"/>
        <w:bookmarkEnd w:id="1344"/>
      </w:del>
    </w:p>
    <w:p w14:paraId="5DC697AF" w14:textId="6E14CC7A" w:rsidR="006238CC" w:rsidRPr="006527E6" w:rsidDel="00926F57" w:rsidRDefault="006238CC" w:rsidP="00F96D25">
      <w:pPr>
        <w:numPr>
          <w:ilvl w:val="0"/>
          <w:numId w:val="21"/>
        </w:numPr>
        <w:rPr>
          <w:del w:id="1345" w:author="Pravash Mool" w:date="2022-12-13T12:29:00Z"/>
          <w:highlight w:val="yellow"/>
          <w:rPrChange w:id="1346" w:author="Kumar Baral" w:date="2022-12-12T15:58:00Z">
            <w:rPr>
              <w:del w:id="1347" w:author="Pravash Mool" w:date="2022-12-13T12:29:00Z"/>
            </w:rPr>
          </w:rPrChange>
        </w:rPr>
      </w:pPr>
      <w:bookmarkStart w:id="1348" w:name="_Toc434844265"/>
      <w:bookmarkStart w:id="1349" w:name="_Toc25316035"/>
      <w:del w:id="1350" w:author="Pravash Mool" w:date="2022-12-13T12:29:00Z">
        <w:r w:rsidRPr="006527E6" w:rsidDel="00926F57">
          <w:rPr>
            <w:highlight w:val="yellow"/>
            <w:rPrChange w:id="1351" w:author="Kumar Baral" w:date="2022-12-12T15:58:00Z">
              <w:rPr/>
            </w:rPrChange>
          </w:rPr>
          <w:delText xml:space="preserve">Updating of extreme flood </w:delText>
        </w:r>
        <w:bookmarkStart w:id="1352" w:name="_Toc121834201"/>
        <w:bookmarkStart w:id="1353" w:name="_Toc125550068"/>
        <w:bookmarkStart w:id="1354" w:name="_Toc125555563"/>
        <w:bookmarkStart w:id="1355" w:name="_Toc125557435"/>
        <w:bookmarkStart w:id="1356" w:name="_Toc125559322"/>
        <w:bookmarkStart w:id="1357" w:name="_Toc125618500"/>
        <w:bookmarkStart w:id="1358" w:name="_Toc125639947"/>
        <w:bookmarkStart w:id="1359" w:name="_Toc125642162"/>
        <w:bookmarkStart w:id="1360" w:name="_Toc125973932"/>
        <w:bookmarkStart w:id="1361" w:name="_Toc125974217"/>
        <w:bookmarkStart w:id="1362" w:name="_Toc126055134"/>
        <w:bookmarkStart w:id="1363" w:name="_Toc126057926"/>
        <w:bookmarkStart w:id="1364" w:name="_Toc127182275"/>
        <w:bookmarkStart w:id="1365" w:name="_Toc127182612"/>
        <w:bookmarkStart w:id="1366" w:name="_Toc127191796"/>
        <w:bookmarkStart w:id="1367" w:name="_Toc127278261"/>
        <w:bookmarkStart w:id="1368" w:name="_Toc127348049"/>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del>
    </w:p>
    <w:p w14:paraId="26B5EA72" w14:textId="59E16569" w:rsidR="006238CC" w:rsidRDefault="006238CC" w:rsidP="001F4328">
      <w:pPr>
        <w:pStyle w:val="Heading2"/>
      </w:pPr>
      <w:bookmarkStart w:id="1369" w:name="_Toc68879953"/>
      <w:bookmarkStart w:id="1370" w:name="_Toc127348050"/>
      <w:r w:rsidRPr="006238CC">
        <w:t>Catchment Characteristics</w:t>
      </w:r>
      <w:bookmarkEnd w:id="1348"/>
      <w:bookmarkEnd w:id="1349"/>
      <w:bookmarkEnd w:id="1369"/>
      <w:bookmarkEnd w:id="1370"/>
    </w:p>
    <w:p w14:paraId="277FB201" w14:textId="3F08007B" w:rsidR="000C7DC9" w:rsidRDefault="000C7DC9" w:rsidP="000C7DC9">
      <w:del w:id="1371" w:author="Kumar Baral" w:date="2023-02-10T16:12:00Z">
        <w:r w:rsidRPr="008A7711" w:rsidDel="00352BC0">
          <w:rPr>
            <w:rFonts w:cstheme="minorBidi"/>
          </w:rPr>
          <w:delText xml:space="preserve">In hydrology, </w:delText>
        </w:r>
      </w:del>
      <w:ins w:id="1372" w:author="Kumar Baral" w:date="2023-02-10T16:12:00Z">
        <w:r w:rsidR="00352BC0">
          <w:rPr>
            <w:rFonts w:cstheme="minorBidi"/>
          </w:rPr>
          <w:t>C</w:t>
        </w:r>
      </w:ins>
      <w:del w:id="1373" w:author="Kumar Baral" w:date="2023-02-10T16:12:00Z">
        <w:r w:rsidRPr="008A7711" w:rsidDel="00352BC0">
          <w:rPr>
            <w:rFonts w:cstheme="minorBidi"/>
          </w:rPr>
          <w:delText>c</w:delText>
        </w:r>
      </w:del>
      <w:r w:rsidRPr="008A7711">
        <w:rPr>
          <w:rFonts w:cstheme="minorBidi"/>
        </w:rPr>
        <w:t>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55E62FCD" w:rsidR="000C7DC9" w:rsidRPr="00964DD9" w:rsidDel="00757369" w:rsidRDefault="000C7DC9" w:rsidP="000C7DC9">
      <w:pPr>
        <w:rPr>
          <w:del w:id="1374" w:author="Kumar Baral" w:date="2023-02-12T12:39:00Z"/>
        </w:rPr>
      </w:pPr>
      <w:del w:id="1375" w:author="Kumar Baral" w:date="2023-02-12T12:39:00Z">
        <w:r w:rsidRPr="00964DD9" w:rsidDel="00757369">
          <w:rPr>
            <w:rFonts w:cstheme="minorBidi"/>
          </w:rPr>
          <w:delTex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delText>
        </w:r>
      </w:del>
    </w:p>
    <w:p w14:paraId="70F6A70A" w14:textId="51D5BE58" w:rsidR="000C7DC9" w:rsidRDefault="000C7DC9" w:rsidP="000C7DC9">
      <w:pPr>
        <w:rPr>
          <w:ins w:id="1376" w:author="Kumar Baral" w:date="2023-01-30T16:43:00Z"/>
        </w:rPr>
      </w:pPr>
      <w:del w:id="1377" w:author="Kumar Baral" w:date="2023-01-30T16:41:00Z">
        <w:r w:rsidRPr="00964DD9" w:rsidDel="008B66D5">
          <w:delText>In Jhimruk hydropower the catchment</w:delText>
        </w:r>
      </w:del>
      <w:ins w:id="1378" w:author="Kumar Baral" w:date="2023-01-30T16:41:00Z">
        <w:r w:rsidR="008B66D5" w:rsidRPr="00964DD9">
          <w:t xml:space="preserve">The </w:t>
        </w:r>
      </w:ins>
      <w:r w:rsidR="0062160E" w:rsidRPr="00964DD9">
        <w:t>Jhimruk</w:t>
      </w:r>
      <w:ins w:id="1379" w:author="Kumar Baral" w:date="2023-01-30T16:41:00Z">
        <w:r w:rsidR="008B66D5" w:rsidRPr="00964DD9">
          <w:t xml:space="preserve"> Khola is one of the </w:t>
        </w:r>
      </w:ins>
      <w:ins w:id="1380" w:author="Kumar Baral" w:date="2023-02-13T11:31:00Z">
        <w:r w:rsidR="001F6995" w:rsidRPr="00964DD9">
          <w:t>major tributaries</w:t>
        </w:r>
      </w:ins>
      <w:ins w:id="1381" w:author="Kumar Baral" w:date="2023-01-30T16:41:00Z">
        <w:r w:rsidR="008B66D5" w:rsidRPr="00964DD9">
          <w:t xml:space="preserve"> of the </w:t>
        </w:r>
      </w:ins>
      <w:proofErr w:type="spellStart"/>
      <w:r w:rsidR="00F66D19" w:rsidRPr="00964DD9">
        <w:t>Rapti</w:t>
      </w:r>
      <w:proofErr w:type="spellEnd"/>
      <w:ins w:id="1382" w:author="Kumar Baral" w:date="2023-01-30T16:41:00Z">
        <w:r w:rsidR="008B66D5" w:rsidRPr="00964DD9">
          <w:t xml:space="preserve"> river which belongs to the </w:t>
        </w:r>
      </w:ins>
      <w:proofErr w:type="spellStart"/>
      <w:r w:rsidR="00F66D19" w:rsidRPr="00964DD9">
        <w:t>Karnali</w:t>
      </w:r>
      <w:proofErr w:type="spellEnd"/>
      <w:ins w:id="1383" w:author="Kumar Baral" w:date="2023-01-30T16:41:00Z">
        <w:r w:rsidR="008B66D5" w:rsidRPr="00964DD9">
          <w:t xml:space="preserve"> Basin. It originates from </w:t>
        </w:r>
      </w:ins>
      <w:proofErr w:type="spellStart"/>
      <w:r w:rsidR="00964DD9" w:rsidRPr="00964DD9">
        <w:t>Kothibhir</w:t>
      </w:r>
      <w:proofErr w:type="spellEnd"/>
      <w:r w:rsidR="00964DD9" w:rsidRPr="00964DD9">
        <w:t>.</w:t>
      </w:r>
      <w:ins w:id="1384" w:author="Kumar Baral" w:date="2023-01-30T16:42:00Z">
        <w:r w:rsidR="008B66D5" w:rsidRPr="00964DD9">
          <w:t xml:space="preserve"> The highest point on the catchment area has an elevation of </w:t>
        </w:r>
      </w:ins>
      <w:r w:rsidR="006F37BC" w:rsidRPr="00964DD9">
        <w:t>3</w:t>
      </w:r>
      <w:r w:rsidR="006702E0" w:rsidRPr="00964DD9">
        <w:t>580</w:t>
      </w:r>
      <w:ins w:id="1385" w:author="Kumar Baral" w:date="2023-01-30T16:42:00Z">
        <w:r w:rsidR="008B66D5" w:rsidRPr="00964DD9">
          <w:t xml:space="preserve"> m above mean sea level</w:t>
        </w:r>
      </w:ins>
      <w:ins w:id="1386" w:author="Kumar Baral" w:date="2023-02-13T14:05:00Z">
        <w:r w:rsidR="0099520C" w:rsidRPr="00964DD9">
          <w:t xml:space="preserve">, while lowest point is at </w:t>
        </w:r>
      </w:ins>
      <w:r w:rsidR="009512B2" w:rsidRPr="00964DD9">
        <w:t>7</w:t>
      </w:r>
      <w:r w:rsidR="00A6729D" w:rsidRPr="00964DD9">
        <w:t>37</w:t>
      </w:r>
      <w:ins w:id="1387" w:author="Kumar Baral" w:date="2023-02-13T14:06:00Z">
        <w:r w:rsidR="0099520C" w:rsidRPr="00964DD9">
          <w:t xml:space="preserve"> m</w:t>
        </w:r>
      </w:ins>
      <w:r w:rsidR="006F37BC" w:rsidRPr="00964DD9">
        <w:t xml:space="preserve"> </w:t>
      </w:r>
      <w:ins w:id="1388" w:author="Kumar Baral" w:date="2023-01-30T16:42:00Z">
        <w:r w:rsidR="006F37BC" w:rsidRPr="00964DD9">
          <w:t>above mean sea level</w:t>
        </w:r>
      </w:ins>
      <w:ins w:id="1389" w:author="Kumar Baral" w:date="2023-02-13T14:06:00Z">
        <w:r w:rsidR="0099520C" w:rsidRPr="00964DD9">
          <w:t xml:space="preserve"> (</w:t>
        </w:r>
        <w:r w:rsidR="0099520C" w:rsidRPr="00964DD9">
          <w:fldChar w:fldCharType="begin"/>
        </w:r>
        <w:r w:rsidR="0099520C" w:rsidRPr="00964DD9">
          <w:instrText xml:space="preserve"> REF _Ref127189621 \h </w:instrText>
        </w:r>
      </w:ins>
      <w:r w:rsidR="009E5F89" w:rsidRPr="00964DD9">
        <w:instrText xml:space="preserve"> \* MERGEFORMAT </w:instrText>
      </w:r>
      <w:r w:rsidR="0099520C" w:rsidRPr="00964DD9">
        <w:fldChar w:fldCharType="separate"/>
      </w:r>
      <w:ins w:id="1390" w:author="Kumar Baral" w:date="2023-02-13T14:03:00Z">
        <w:r w:rsidR="008C4DA6" w:rsidRPr="00964DD9">
          <w:t xml:space="preserve">Figure </w:t>
        </w:r>
      </w:ins>
      <w:r w:rsidR="008C4DA6" w:rsidRPr="00964DD9">
        <w:rPr>
          <w:noProof/>
        </w:rPr>
        <w:t>1</w:t>
      </w:r>
      <w:ins w:id="1391" w:author="Kumar Baral" w:date="2023-02-13T14:03:00Z">
        <w:r w:rsidR="008C4DA6" w:rsidRPr="00964DD9">
          <w:noBreakHyphen/>
        </w:r>
      </w:ins>
      <w:r w:rsidR="008C4DA6" w:rsidRPr="00964DD9">
        <w:rPr>
          <w:noProof/>
        </w:rPr>
        <w:t>1</w:t>
      </w:r>
      <w:ins w:id="1392" w:author="Kumar Baral" w:date="2023-02-13T14:06:00Z">
        <w:r w:rsidR="0099520C" w:rsidRPr="00964DD9">
          <w:fldChar w:fldCharType="end"/>
        </w:r>
        <w:r w:rsidR="0099520C" w:rsidRPr="00964DD9">
          <w:t>)</w:t>
        </w:r>
      </w:ins>
      <w:ins w:id="1393" w:author="Kumar Baral" w:date="2023-01-30T16:42:00Z">
        <w:r w:rsidR="008B66D5" w:rsidRPr="00964DD9">
          <w:t xml:space="preserve">. </w:t>
        </w:r>
      </w:ins>
    </w:p>
    <w:p w14:paraId="7D85A4F0" w14:textId="6B309869" w:rsidR="008B66D5" w:rsidDel="008B66D5" w:rsidRDefault="008B66D5">
      <w:pPr>
        <w:pStyle w:val="Caption"/>
        <w:rPr>
          <w:del w:id="1394" w:author="Kumar Baral" w:date="2023-01-30T16:44:00Z"/>
        </w:rPr>
        <w:pPrChange w:id="1395" w:author="Kumar Baral" w:date="2023-02-13T14:07:00Z">
          <w:pPr/>
        </w:pPrChange>
      </w:pPr>
      <w:ins w:id="1396" w:author="Kumar Baral" w:date="2023-01-30T16:43:00Z">
        <w:r>
          <w:t xml:space="preserve">The basin has characteristic of mountainous catchment. The total catchment area upstream of the intake site is </w:t>
        </w:r>
      </w:ins>
      <w:r w:rsidR="00A6729D">
        <w:t>about 645.8</w:t>
      </w:r>
      <w:r w:rsidR="005D46E7">
        <w:t>6</w:t>
      </w:r>
      <w:ins w:id="1397" w:author="Kumar Baral" w:date="2023-01-30T16:43:00Z">
        <w:r>
          <w:t xml:space="preserve"> </w:t>
        </w:r>
      </w:ins>
      <w:ins w:id="1398" w:author="Kumar Baral" w:date="2023-01-30T16:44:00Z">
        <w:r>
          <w:t>km2</w:t>
        </w:r>
      </w:ins>
      <w:ins w:id="1399" w:author="Kumar Baral" w:date="2023-02-13T14:07:00Z">
        <w:r w:rsidR="00141D16">
          <w:t xml:space="preserve"> as calculated in </w:t>
        </w:r>
      </w:ins>
      <w:ins w:id="1400" w:author="Kumar Baral" w:date="2023-02-13T14:08:00Z">
        <w:r w:rsidR="00141D16">
          <w:fldChar w:fldCharType="begin"/>
        </w:r>
        <w:r w:rsidR="00141D16">
          <w:instrText xml:space="preserve"> REF _Ref127189730 \h </w:instrText>
        </w:r>
      </w:ins>
      <w:r w:rsidR="00141D16">
        <w:fldChar w:fldCharType="separate"/>
      </w:r>
      <w:ins w:id="1401" w:author="Kumar Baral" w:date="2023-02-13T14:04:00Z">
        <w:r w:rsidR="008C4DA6">
          <w:t xml:space="preserve">Table </w:t>
        </w:r>
      </w:ins>
      <w:r w:rsidR="008C4DA6">
        <w:rPr>
          <w:noProof/>
        </w:rPr>
        <w:t>1</w:t>
      </w:r>
      <w:ins w:id="1402" w:author="Kumar Baral" w:date="2023-02-13T14:27:00Z">
        <w:r w:rsidR="008C4DA6">
          <w:noBreakHyphen/>
        </w:r>
      </w:ins>
      <w:r w:rsidR="008C4DA6">
        <w:rPr>
          <w:noProof/>
        </w:rPr>
        <w:t>1</w:t>
      </w:r>
      <w:ins w:id="1403" w:author="Kumar Baral" w:date="2023-02-13T14:08:00Z">
        <w:r w:rsidR="00141D16">
          <w:fldChar w:fldCharType="end"/>
        </w:r>
        <w:r w:rsidR="00141D16">
          <w:t xml:space="preserve">. </w:t>
        </w:r>
      </w:ins>
      <w:ins w:id="1404" w:author="Kumar Baral" w:date="2023-01-30T16:44:00Z">
        <w:r w:rsidRPr="00964DD9">
          <w:t xml:space="preserve">The intake site is located at an elevation </w:t>
        </w:r>
      </w:ins>
      <w:ins w:id="1405" w:author="Kumar Baral" w:date="2023-01-30T16:47:00Z">
        <w:r w:rsidRPr="00964DD9">
          <w:t xml:space="preserve">about </w:t>
        </w:r>
      </w:ins>
      <w:r w:rsidR="00A6729D" w:rsidRPr="00964DD9">
        <w:t>740</w:t>
      </w:r>
      <w:ins w:id="1406" w:author="Kumar Baral" w:date="2023-01-30T16:47:00Z">
        <w:r w:rsidRPr="00964DD9">
          <w:t xml:space="preserve"> m and is approximately </w:t>
        </w:r>
      </w:ins>
      <w:r w:rsidR="00964DD9" w:rsidRPr="00964DD9">
        <w:t>5.5</w:t>
      </w:r>
      <w:ins w:id="1407" w:author="Kumar Baral" w:date="2023-01-30T16:47:00Z">
        <w:r w:rsidRPr="00964DD9">
          <w:t xml:space="preserve"> km </w:t>
        </w:r>
      </w:ins>
      <w:r w:rsidR="00964DD9" w:rsidRPr="00964DD9">
        <w:t>South</w:t>
      </w:r>
      <w:ins w:id="1408" w:author="Kumar Baral" w:date="2023-01-30T16:48:00Z">
        <w:r w:rsidRPr="00964DD9">
          <w:t xml:space="preserve">-West from </w:t>
        </w:r>
      </w:ins>
      <w:r w:rsidR="00964DD9" w:rsidRPr="00964DD9">
        <w:t>Pyuthan</w:t>
      </w:r>
      <w:ins w:id="1409" w:author="Kumar Baral" w:date="2023-01-30T16:48:00Z">
        <w:r w:rsidRPr="00964DD9">
          <w:t xml:space="preserve"> Bazaar.</w:t>
        </w:r>
      </w:ins>
    </w:p>
    <w:p w14:paraId="2C22AE83" w14:textId="5932D364" w:rsidR="008B66D5" w:rsidRDefault="008B66D5" w:rsidP="000C7DC9">
      <w:pPr>
        <w:rPr>
          <w:ins w:id="1410" w:author="Kumar Baral" w:date="2023-01-30T16:48:00Z"/>
        </w:rPr>
      </w:pPr>
    </w:p>
    <w:p w14:paraId="2F151088" w14:textId="1C0682BE" w:rsidR="00281CD8" w:rsidRDefault="003D3023" w:rsidP="00746DBF">
      <w:pPr>
        <w:rPr>
          <w:ins w:id="1411" w:author="Kumar Baral" w:date="2023-01-30T16:54:00Z"/>
        </w:rPr>
      </w:pPr>
      <w:bookmarkStart w:id="1412" w:name="_GoBack"/>
      <w:ins w:id="1413" w:author="Kumar Baral" w:date="2023-02-13T13:51:00Z">
        <w:r>
          <w:rPr>
            <w:noProof/>
            <w:lang w:bidi="ne-NP"/>
          </w:rPr>
          <w:lastRenderedPageBreak/>
          <w:drawing>
            <wp:inline distT="0" distB="0" distL="0" distR="0" wp14:anchorId="065A209E" wp14:editId="2E0382C1">
              <wp:extent cx="5854992" cy="8279620"/>
              <wp:effectExtent l="19050" t="19050" r="1270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54992" cy="8279620"/>
                      </a:xfrm>
                      <a:prstGeom prst="rect">
                        <a:avLst/>
                      </a:prstGeom>
                      <a:ln>
                        <a:solidFill>
                          <a:schemeClr val="tx1"/>
                        </a:solidFill>
                      </a:ln>
                    </pic:spPr>
                  </pic:pic>
                </a:graphicData>
              </a:graphic>
            </wp:inline>
          </w:drawing>
        </w:r>
      </w:ins>
      <w:bookmarkEnd w:id="1412"/>
      <w:del w:id="1414" w:author="Kumar Baral" w:date="2023-02-13T11:32:00Z">
        <w:r w:rsidR="00D20E7B" w:rsidDel="001F6995">
          <w:delText xml:space="preserve"> </w:delText>
        </w:r>
        <w:r w:rsidR="00D20E7B" w:rsidRPr="00746DBF" w:rsidDel="001F6995">
          <w:delText xml:space="preserve"> (444</w:delText>
        </w:r>
        <w:r w:rsidR="00856AA3" w:rsidRPr="00927B5D" w:rsidDel="001F6995">
          <w:delText>.</w:delText>
        </w:r>
      </w:del>
    </w:p>
    <w:p w14:paraId="30898A75" w14:textId="36A34742" w:rsidR="001405CD" w:rsidRDefault="00927B5D">
      <w:pPr>
        <w:pStyle w:val="Caption"/>
        <w:rPr>
          <w:ins w:id="1415" w:author="Kumar Baral" w:date="2023-02-13T14:04:00Z"/>
        </w:rPr>
        <w:pPrChange w:id="1416" w:author="Kumar Baral" w:date="2023-02-13T14:03:00Z">
          <w:pPr/>
        </w:pPrChange>
      </w:pPr>
      <w:bookmarkStart w:id="1417" w:name="_Ref127189621"/>
      <w:bookmarkStart w:id="1418" w:name="_Toc127348195"/>
      <w:ins w:id="1419" w:author="Kumar Baral" w:date="2023-02-13T14:03:00Z">
        <w:r>
          <w:t xml:space="preserve">Figure </w:t>
        </w:r>
        <w:r>
          <w:fldChar w:fldCharType="begin"/>
        </w:r>
        <w:r>
          <w:instrText xml:space="preserve"> STYLEREF 1 \s </w:instrText>
        </w:r>
      </w:ins>
      <w:r>
        <w:fldChar w:fldCharType="separate"/>
      </w:r>
      <w:r w:rsidR="008C4DA6">
        <w:rPr>
          <w:noProof/>
        </w:rPr>
        <w:t>1</w:t>
      </w:r>
      <w:ins w:id="1420" w:author="Kumar Baral" w:date="2023-02-13T14:03:00Z">
        <w:r>
          <w:fldChar w:fldCharType="end"/>
        </w:r>
        <w:r>
          <w:noBreakHyphen/>
        </w:r>
        <w:r>
          <w:fldChar w:fldCharType="begin"/>
        </w:r>
        <w:r>
          <w:instrText xml:space="preserve"> SEQ Figure \* ARABIC \s 1 </w:instrText>
        </w:r>
      </w:ins>
      <w:r>
        <w:fldChar w:fldCharType="separate"/>
      </w:r>
      <w:r w:rsidR="008C4DA6">
        <w:rPr>
          <w:noProof/>
        </w:rPr>
        <w:t>1</w:t>
      </w:r>
      <w:ins w:id="1421" w:author="Kumar Baral" w:date="2023-02-13T14:03:00Z">
        <w:r>
          <w:fldChar w:fldCharType="end"/>
        </w:r>
        <w:bookmarkEnd w:id="1417"/>
        <w:r>
          <w:t xml:space="preserve">: Catchment of </w:t>
        </w:r>
      </w:ins>
      <w:r w:rsidR="009E5F89">
        <w:t>Jhimruk Khola</w:t>
      </w:r>
      <w:ins w:id="1422" w:author="Kumar Baral" w:date="2023-02-13T14:04:00Z">
        <w:r>
          <w:t xml:space="preserve"> at Intake</w:t>
        </w:r>
        <w:bookmarkEnd w:id="1418"/>
        <w:r>
          <w:t xml:space="preserve"> </w:t>
        </w:r>
      </w:ins>
    </w:p>
    <w:p w14:paraId="3FF64567" w14:textId="348F3A2B" w:rsidR="00927B5D" w:rsidRDefault="00927B5D">
      <w:pPr>
        <w:rPr>
          <w:ins w:id="1423" w:author="Kumar Baral" w:date="2023-02-13T14:04:00Z"/>
        </w:rPr>
      </w:pPr>
    </w:p>
    <w:p w14:paraId="43AF1B45" w14:textId="1D229E66" w:rsidR="001405CD" w:rsidRDefault="00927B5D">
      <w:pPr>
        <w:pStyle w:val="Caption"/>
        <w:pPrChange w:id="1424" w:author="Kumar Baral" w:date="2023-02-13T14:04:00Z">
          <w:pPr/>
        </w:pPrChange>
      </w:pPr>
      <w:bookmarkStart w:id="1425" w:name="_Ref127189730"/>
      <w:bookmarkStart w:id="1426" w:name="_Ref127189724"/>
      <w:bookmarkStart w:id="1427" w:name="_Toc127348203"/>
      <w:ins w:id="1428" w:author="Kumar Baral" w:date="2023-02-13T14:04:00Z">
        <w:r>
          <w:t xml:space="preserve">Table </w:t>
        </w:r>
      </w:ins>
      <w:ins w:id="1429" w:author="Kumar Baral" w:date="2023-02-13T14:27:00Z">
        <w:r w:rsidR="00B132C2">
          <w:fldChar w:fldCharType="begin"/>
        </w:r>
        <w:r w:rsidR="00B132C2">
          <w:instrText xml:space="preserve"> STYLEREF 1 \s </w:instrText>
        </w:r>
      </w:ins>
      <w:r w:rsidR="00B132C2">
        <w:fldChar w:fldCharType="separate"/>
      </w:r>
      <w:r w:rsidR="008C4DA6">
        <w:rPr>
          <w:noProof/>
        </w:rPr>
        <w:t>1</w:t>
      </w:r>
      <w:ins w:id="1430"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1</w:t>
      </w:r>
      <w:ins w:id="1431" w:author="Kumar Baral" w:date="2023-02-13T14:27:00Z">
        <w:r w:rsidR="00B132C2">
          <w:fldChar w:fldCharType="end"/>
        </w:r>
      </w:ins>
      <w:bookmarkEnd w:id="1425"/>
      <w:ins w:id="1432" w:author="Kumar Baral" w:date="2023-02-13T14:04:00Z">
        <w:r>
          <w:t xml:space="preserve">: Catchment characteristics of </w:t>
        </w:r>
      </w:ins>
      <w:r w:rsidR="009E5F89">
        <w:t>Jhimruk Khola</w:t>
      </w:r>
      <w:ins w:id="1433" w:author="Kumar Baral" w:date="2023-02-13T14:04:00Z">
        <w:r>
          <w:t xml:space="preserve"> at Intake</w:t>
        </w:r>
      </w:ins>
      <w:bookmarkEnd w:id="1426"/>
      <w:bookmarkEnd w:id="1427"/>
    </w:p>
    <w:tbl>
      <w:tblPr>
        <w:tblStyle w:val="TableGrid"/>
        <w:tblW w:w="0" w:type="auto"/>
        <w:tblLook w:val="04A0" w:firstRow="1" w:lastRow="0" w:firstColumn="1" w:lastColumn="0" w:noHBand="0" w:noVBand="1"/>
      </w:tblPr>
      <w:tblGrid>
        <w:gridCol w:w="3121"/>
        <w:gridCol w:w="3124"/>
        <w:gridCol w:w="3124"/>
      </w:tblGrid>
      <w:tr w:rsidR="009E5F89" w14:paraId="01536D24" w14:textId="77777777" w:rsidTr="006F37BC">
        <w:trPr>
          <w:trHeight w:val="449"/>
          <w:tblHeader/>
        </w:trPr>
        <w:tc>
          <w:tcPr>
            <w:tcW w:w="3121" w:type="dxa"/>
            <w:shd w:val="clear" w:color="auto" w:fill="BFBFBF" w:themeFill="background1" w:themeFillShade="BF"/>
          </w:tcPr>
          <w:p w14:paraId="4CBE186A" w14:textId="77777777" w:rsidR="009E5F89" w:rsidRDefault="009E5F89" w:rsidP="003A605E">
            <w:pPr>
              <w:jc w:val="center"/>
            </w:pPr>
            <w:r>
              <w:t>Elevation</w:t>
            </w:r>
          </w:p>
        </w:tc>
        <w:tc>
          <w:tcPr>
            <w:tcW w:w="3124" w:type="dxa"/>
            <w:shd w:val="clear" w:color="auto" w:fill="BFBFBF" w:themeFill="background1" w:themeFillShade="BF"/>
          </w:tcPr>
          <w:p w14:paraId="33BB8954" w14:textId="77777777" w:rsidR="009E5F89" w:rsidRDefault="009E5F89" w:rsidP="003A605E">
            <w:pPr>
              <w:jc w:val="center"/>
            </w:pPr>
            <w:r>
              <w:t>Area (Km</w:t>
            </w:r>
            <w:r w:rsidRPr="00440E4B">
              <w:rPr>
                <w:vertAlign w:val="superscript"/>
              </w:rPr>
              <w:t>2</w:t>
            </w:r>
            <w:r>
              <w:t>)</w:t>
            </w:r>
          </w:p>
        </w:tc>
        <w:tc>
          <w:tcPr>
            <w:tcW w:w="3124" w:type="dxa"/>
            <w:shd w:val="clear" w:color="auto" w:fill="BFBFBF" w:themeFill="background1" w:themeFillShade="BF"/>
          </w:tcPr>
          <w:p w14:paraId="3C9027CB" w14:textId="77777777" w:rsidR="009E5F89" w:rsidRDefault="009E5F89" w:rsidP="003A605E">
            <w:pPr>
              <w:jc w:val="center"/>
            </w:pPr>
            <w:r>
              <w:t>%</w:t>
            </w:r>
          </w:p>
        </w:tc>
      </w:tr>
      <w:tr w:rsidR="009E5F89" w14:paraId="06566C25" w14:textId="77777777" w:rsidTr="006F37BC">
        <w:trPr>
          <w:trHeight w:val="341"/>
        </w:trPr>
        <w:tc>
          <w:tcPr>
            <w:tcW w:w="3121" w:type="dxa"/>
          </w:tcPr>
          <w:p w14:paraId="788EC21C" w14:textId="77777777" w:rsidR="009E5F89" w:rsidRDefault="009E5F89" w:rsidP="003A605E">
            <w:pPr>
              <w:jc w:val="center"/>
            </w:pPr>
            <w:r>
              <w:t>&gt;3000</w:t>
            </w:r>
          </w:p>
        </w:tc>
        <w:tc>
          <w:tcPr>
            <w:tcW w:w="3124" w:type="dxa"/>
          </w:tcPr>
          <w:p w14:paraId="17B9A9AE" w14:textId="0F15E397" w:rsidR="009E5F89" w:rsidRDefault="005D46E7" w:rsidP="003A605E">
            <w:pPr>
              <w:jc w:val="center"/>
            </w:pPr>
            <w:r>
              <w:t>7.73</w:t>
            </w:r>
          </w:p>
        </w:tc>
        <w:tc>
          <w:tcPr>
            <w:tcW w:w="3124" w:type="dxa"/>
          </w:tcPr>
          <w:p w14:paraId="48AF40D1" w14:textId="294EBB4D" w:rsidR="009E5F89" w:rsidRDefault="005D46E7" w:rsidP="003A605E">
            <w:pPr>
              <w:jc w:val="center"/>
            </w:pPr>
            <w:r>
              <w:t>1.2</w:t>
            </w:r>
          </w:p>
        </w:tc>
      </w:tr>
      <w:tr w:rsidR="009E5F89" w14:paraId="6DE25AA2" w14:textId="77777777" w:rsidTr="006F37BC">
        <w:trPr>
          <w:trHeight w:val="422"/>
        </w:trPr>
        <w:tc>
          <w:tcPr>
            <w:tcW w:w="3121" w:type="dxa"/>
          </w:tcPr>
          <w:p w14:paraId="3C7F6F3B" w14:textId="77777777" w:rsidR="009E5F89" w:rsidRDefault="009E5F89" w:rsidP="003A605E">
            <w:pPr>
              <w:jc w:val="center"/>
            </w:pPr>
            <w:r>
              <w:t>&lt;3000</w:t>
            </w:r>
          </w:p>
        </w:tc>
        <w:tc>
          <w:tcPr>
            <w:tcW w:w="3124" w:type="dxa"/>
          </w:tcPr>
          <w:p w14:paraId="7FDAEF37" w14:textId="27CE2182" w:rsidR="009E5F89" w:rsidRDefault="005D46E7" w:rsidP="003A605E">
            <w:pPr>
              <w:jc w:val="center"/>
            </w:pPr>
            <w:r>
              <w:t>638.13</w:t>
            </w:r>
          </w:p>
        </w:tc>
        <w:tc>
          <w:tcPr>
            <w:tcW w:w="3124" w:type="dxa"/>
          </w:tcPr>
          <w:p w14:paraId="0D180772" w14:textId="315686E4" w:rsidR="009E5F89" w:rsidRDefault="005D46E7" w:rsidP="003A605E">
            <w:pPr>
              <w:jc w:val="center"/>
            </w:pPr>
            <w:r>
              <w:t>98.8</w:t>
            </w:r>
          </w:p>
        </w:tc>
      </w:tr>
      <w:tr w:rsidR="009E5F89" w14:paraId="08E73F0D" w14:textId="77777777" w:rsidTr="006F37BC">
        <w:trPr>
          <w:trHeight w:val="314"/>
        </w:trPr>
        <w:tc>
          <w:tcPr>
            <w:tcW w:w="3121" w:type="dxa"/>
          </w:tcPr>
          <w:p w14:paraId="1FBBD7DD" w14:textId="77777777" w:rsidR="009E5F89" w:rsidRDefault="009E5F89" w:rsidP="003A605E">
            <w:pPr>
              <w:jc w:val="center"/>
            </w:pPr>
            <w:r>
              <w:t>Total</w:t>
            </w:r>
          </w:p>
        </w:tc>
        <w:tc>
          <w:tcPr>
            <w:tcW w:w="3124" w:type="dxa"/>
          </w:tcPr>
          <w:p w14:paraId="0454F90E" w14:textId="0C8C5737" w:rsidR="009E5F89" w:rsidRDefault="005D46E7" w:rsidP="003A605E">
            <w:pPr>
              <w:jc w:val="center"/>
            </w:pPr>
            <w:r>
              <w:t>645.86</w:t>
            </w:r>
          </w:p>
        </w:tc>
        <w:tc>
          <w:tcPr>
            <w:tcW w:w="3124" w:type="dxa"/>
          </w:tcPr>
          <w:p w14:paraId="4AE3314D" w14:textId="77777777" w:rsidR="009E5F89" w:rsidRDefault="009E5F89" w:rsidP="003A605E">
            <w:pPr>
              <w:jc w:val="center"/>
            </w:pPr>
            <w:r>
              <w:t>100</w:t>
            </w:r>
          </w:p>
        </w:tc>
      </w:tr>
    </w:tbl>
    <w:p w14:paraId="5030B0A4" w14:textId="2D53A1A6" w:rsidR="006238CC" w:rsidRPr="0045721D" w:rsidDel="00A04755" w:rsidRDefault="006238CC" w:rsidP="006238CC">
      <w:pPr>
        <w:pStyle w:val="Caption"/>
        <w:rPr>
          <w:del w:id="1434" w:author="Kumar Baral" w:date="2022-12-12T16:54:00Z"/>
          <w:highlight w:val="yellow"/>
          <w:rPrChange w:id="1435" w:author="Kumar Baral" w:date="2022-12-12T16:18:00Z">
            <w:rPr>
              <w:del w:id="1436" w:author="Kumar Baral" w:date="2022-12-12T16:54:00Z"/>
            </w:rPr>
          </w:rPrChange>
        </w:rPr>
      </w:pPr>
      <w:bookmarkStart w:id="1437" w:name="_Ref68094551"/>
      <w:bookmarkStart w:id="1438" w:name="_Toc477262854"/>
      <w:bookmarkStart w:id="1439" w:name="_Toc23762192"/>
      <w:bookmarkStart w:id="1440" w:name="_Toc68862891"/>
      <w:bookmarkStart w:id="1441" w:name="_Toc467052463"/>
      <w:bookmarkStart w:id="1442" w:name="_Toc467065844"/>
      <w:del w:id="1443" w:author="Kumar Baral" w:date="2022-12-12T16:54:00Z">
        <w:r w:rsidRPr="0045721D" w:rsidDel="00A04755">
          <w:rPr>
            <w:highlight w:val="yellow"/>
            <w:rPrChange w:id="1444" w:author="Kumar Baral" w:date="2022-12-12T16:18:00Z">
              <w:rPr/>
            </w:rPrChange>
          </w:rPr>
          <w:delText xml:space="preserve">Table </w:delText>
        </w:r>
      </w:del>
      <w:del w:id="1445" w:author="Kumar Baral" w:date="2022-12-12T16:52:00Z">
        <w:r w:rsidR="003D276E" w:rsidRPr="0045721D" w:rsidDel="00A04755">
          <w:rPr>
            <w:highlight w:val="yellow"/>
            <w:rPrChange w:id="1446" w:author="Kumar Baral" w:date="2022-12-12T16:18:00Z">
              <w:rPr/>
            </w:rPrChange>
          </w:rPr>
          <w:fldChar w:fldCharType="begin"/>
        </w:r>
        <w:r w:rsidR="003D276E" w:rsidRPr="0045721D" w:rsidDel="00A04755">
          <w:rPr>
            <w:highlight w:val="yellow"/>
            <w:rPrChange w:id="1447" w:author="Kumar Baral" w:date="2022-12-12T16:18:00Z">
              <w:rPr/>
            </w:rPrChange>
          </w:rPr>
          <w:delInstrText xml:space="preserve"> STYLEREF 1 \s </w:delInstrText>
        </w:r>
        <w:r w:rsidR="003D276E" w:rsidRPr="0045721D" w:rsidDel="00A04755">
          <w:rPr>
            <w:highlight w:val="yellow"/>
            <w:rPrChange w:id="1448" w:author="Kumar Baral" w:date="2022-12-12T16:18:00Z">
              <w:rPr>
                <w:noProof/>
              </w:rPr>
            </w:rPrChange>
          </w:rPr>
          <w:fldChar w:fldCharType="separate"/>
        </w:r>
        <w:r w:rsidR="00EA54C4" w:rsidRPr="0045721D" w:rsidDel="00A04755">
          <w:rPr>
            <w:noProof/>
            <w:highlight w:val="yellow"/>
            <w:rPrChange w:id="1449" w:author="Kumar Baral" w:date="2022-12-12T16:18:00Z">
              <w:rPr>
                <w:noProof/>
              </w:rPr>
            </w:rPrChange>
          </w:rPr>
          <w:delText>2</w:delText>
        </w:r>
        <w:r w:rsidR="003D276E" w:rsidRPr="0045721D" w:rsidDel="00A04755">
          <w:rPr>
            <w:noProof/>
            <w:highlight w:val="yellow"/>
            <w:rPrChange w:id="1450" w:author="Kumar Baral" w:date="2022-12-12T16:18:00Z">
              <w:rPr>
                <w:noProof/>
              </w:rPr>
            </w:rPrChange>
          </w:rPr>
          <w:fldChar w:fldCharType="end"/>
        </w:r>
        <w:r w:rsidR="004264EF" w:rsidRPr="0045721D" w:rsidDel="00A04755">
          <w:rPr>
            <w:highlight w:val="yellow"/>
            <w:rPrChange w:id="1451" w:author="Kumar Baral" w:date="2022-12-12T16:18:00Z">
              <w:rPr/>
            </w:rPrChange>
          </w:rPr>
          <w:noBreakHyphen/>
        </w:r>
        <w:r w:rsidR="003D276E" w:rsidRPr="0045721D" w:rsidDel="00A04755">
          <w:rPr>
            <w:highlight w:val="yellow"/>
            <w:rPrChange w:id="1452" w:author="Kumar Baral" w:date="2022-12-12T16:18:00Z">
              <w:rPr/>
            </w:rPrChange>
          </w:rPr>
          <w:fldChar w:fldCharType="begin"/>
        </w:r>
        <w:r w:rsidR="003D276E" w:rsidRPr="0045721D" w:rsidDel="00A04755">
          <w:rPr>
            <w:highlight w:val="yellow"/>
            <w:rPrChange w:id="1453" w:author="Kumar Baral" w:date="2022-12-12T16:18:00Z">
              <w:rPr/>
            </w:rPrChange>
          </w:rPr>
          <w:delInstrText xml:space="preserve"> SEQ Table \* ARABIC \s 1 </w:delInstrText>
        </w:r>
        <w:r w:rsidR="003D276E" w:rsidRPr="0045721D" w:rsidDel="00A04755">
          <w:rPr>
            <w:highlight w:val="yellow"/>
            <w:rPrChange w:id="1454" w:author="Kumar Baral" w:date="2022-12-12T16:18:00Z">
              <w:rPr>
                <w:noProof/>
              </w:rPr>
            </w:rPrChange>
          </w:rPr>
          <w:fldChar w:fldCharType="separate"/>
        </w:r>
        <w:r w:rsidR="00EA54C4" w:rsidRPr="0045721D" w:rsidDel="00A04755">
          <w:rPr>
            <w:noProof/>
            <w:highlight w:val="yellow"/>
            <w:rPrChange w:id="1455" w:author="Kumar Baral" w:date="2022-12-12T16:18:00Z">
              <w:rPr>
                <w:noProof/>
              </w:rPr>
            </w:rPrChange>
          </w:rPr>
          <w:delText>1</w:delText>
        </w:r>
        <w:r w:rsidR="003D276E" w:rsidRPr="0045721D" w:rsidDel="00A04755">
          <w:rPr>
            <w:noProof/>
            <w:highlight w:val="yellow"/>
            <w:rPrChange w:id="1456" w:author="Kumar Baral" w:date="2022-12-12T16:18:00Z">
              <w:rPr>
                <w:noProof/>
              </w:rPr>
            </w:rPrChange>
          </w:rPr>
          <w:fldChar w:fldCharType="end"/>
        </w:r>
      </w:del>
      <w:del w:id="1457" w:author="Kumar Baral" w:date="2022-12-12T16:54:00Z">
        <w:r w:rsidRPr="0045721D" w:rsidDel="00A04755">
          <w:rPr>
            <w:highlight w:val="yellow"/>
            <w:rPrChange w:id="1458" w:author="Kumar Baral" w:date="2022-12-12T16:18:00Z">
              <w:rPr/>
            </w:rPrChange>
          </w:rPr>
          <w:delText xml:space="preserve">: Hydrometric Stations located near the project </w:delText>
        </w:r>
        <w:r w:rsidR="009D32BF" w:rsidRPr="0045721D" w:rsidDel="00A04755">
          <w:rPr>
            <w:highlight w:val="yellow"/>
            <w:rPrChange w:id="1459" w:author="Kumar Baral" w:date="2022-12-12T16:18:00Z">
              <w:rPr/>
            </w:rPrChange>
          </w:rPr>
          <w:delText>catchment.</w:delText>
        </w:r>
        <w:bookmarkStart w:id="1460" w:name="_Toc121824638"/>
        <w:bookmarkStart w:id="1461" w:name="_Toc121825276"/>
        <w:bookmarkStart w:id="1462" w:name="_Toc121825916"/>
        <w:bookmarkStart w:id="1463" w:name="_Toc121826780"/>
        <w:bookmarkStart w:id="1464" w:name="_Toc121834203"/>
        <w:bookmarkStart w:id="1465" w:name="_Toc125550070"/>
        <w:bookmarkStart w:id="1466" w:name="_Toc125555565"/>
        <w:bookmarkStart w:id="1467" w:name="_Toc125557437"/>
        <w:bookmarkStart w:id="1468" w:name="_Toc125559324"/>
        <w:bookmarkStart w:id="1469" w:name="_Toc125618502"/>
        <w:bookmarkStart w:id="1470" w:name="_Toc125639949"/>
        <w:bookmarkStart w:id="1471" w:name="_Toc125642164"/>
        <w:bookmarkStart w:id="1472" w:name="_Toc125973934"/>
        <w:bookmarkStart w:id="1473" w:name="_Toc125974219"/>
        <w:bookmarkStart w:id="1474" w:name="_Toc126055136"/>
        <w:bookmarkStart w:id="1475" w:name="_Toc126057928"/>
        <w:bookmarkStart w:id="1476" w:name="_Toc127182277"/>
        <w:bookmarkStart w:id="1477" w:name="_Toc127182614"/>
        <w:bookmarkStart w:id="1478" w:name="_Toc127191798"/>
        <w:bookmarkStart w:id="1479" w:name="_Toc127278263"/>
        <w:bookmarkStart w:id="1480" w:name="_Toc127348051"/>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1481"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1482" w:author="Kumar Baral" w:date="2022-12-12T16:54:00Z"/>
                <w:b/>
                <w:bCs/>
                <w:highlight w:val="yellow"/>
                <w:rPrChange w:id="1483" w:author="Kumar Baral" w:date="2022-12-12T16:18:00Z">
                  <w:rPr>
                    <w:del w:id="1484" w:author="Kumar Baral" w:date="2022-12-12T16:54:00Z"/>
                    <w:b/>
                    <w:bCs/>
                  </w:rPr>
                </w:rPrChange>
              </w:rPr>
            </w:pPr>
            <w:del w:id="1485" w:author="Kumar Baral" w:date="2022-12-12T16:54:00Z">
              <w:r w:rsidRPr="0045721D" w:rsidDel="00A04755">
                <w:rPr>
                  <w:b/>
                  <w:bCs/>
                  <w:highlight w:val="yellow"/>
                  <w:rPrChange w:id="1486" w:author="Kumar Baral" w:date="2022-12-12T16:18:00Z">
                    <w:rPr>
                      <w:b/>
                      <w:bCs/>
                    </w:rPr>
                  </w:rPrChange>
                </w:rPr>
                <w:delText>Station</w:delText>
              </w:r>
              <w:bookmarkStart w:id="1487" w:name="_Toc121824639"/>
              <w:bookmarkStart w:id="1488" w:name="_Toc121825277"/>
              <w:bookmarkStart w:id="1489" w:name="_Toc121825917"/>
              <w:bookmarkStart w:id="1490" w:name="_Toc121826781"/>
              <w:bookmarkStart w:id="1491" w:name="_Toc121834204"/>
              <w:bookmarkStart w:id="1492" w:name="_Toc125550071"/>
              <w:bookmarkStart w:id="1493" w:name="_Toc125555566"/>
              <w:bookmarkStart w:id="1494" w:name="_Toc125557438"/>
              <w:bookmarkStart w:id="1495" w:name="_Toc125559325"/>
              <w:bookmarkStart w:id="1496" w:name="_Toc125618503"/>
              <w:bookmarkStart w:id="1497" w:name="_Toc125639950"/>
              <w:bookmarkStart w:id="1498" w:name="_Toc125642165"/>
              <w:bookmarkStart w:id="1499" w:name="_Toc125973935"/>
              <w:bookmarkStart w:id="1500" w:name="_Toc125974220"/>
              <w:bookmarkStart w:id="1501" w:name="_Toc126055137"/>
              <w:bookmarkStart w:id="1502" w:name="_Toc126057929"/>
              <w:bookmarkStart w:id="1503" w:name="_Toc127182278"/>
              <w:bookmarkStart w:id="1504" w:name="_Toc127182615"/>
              <w:bookmarkStart w:id="1505" w:name="_Toc127191799"/>
              <w:bookmarkStart w:id="1506" w:name="_Toc127278264"/>
              <w:bookmarkStart w:id="1507" w:name="_Toc127348052"/>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1508" w:author="Kumar Baral" w:date="2022-12-12T16:54:00Z"/>
                <w:b/>
                <w:bCs/>
                <w:highlight w:val="yellow"/>
                <w:rPrChange w:id="1509" w:author="Kumar Baral" w:date="2022-12-12T16:18:00Z">
                  <w:rPr>
                    <w:del w:id="1510" w:author="Kumar Baral" w:date="2022-12-12T16:54:00Z"/>
                    <w:b/>
                    <w:bCs/>
                  </w:rPr>
                </w:rPrChange>
              </w:rPr>
            </w:pPr>
            <w:del w:id="1511" w:author="Kumar Baral" w:date="2022-12-12T16:54:00Z">
              <w:r w:rsidRPr="0045721D" w:rsidDel="00A04755">
                <w:rPr>
                  <w:b/>
                  <w:bCs/>
                  <w:highlight w:val="yellow"/>
                  <w:rPrChange w:id="1512" w:author="Kumar Baral" w:date="2022-12-12T16:18:00Z">
                    <w:rPr>
                      <w:b/>
                      <w:bCs/>
                    </w:rPr>
                  </w:rPrChange>
                </w:rPr>
                <w:delText>River</w:delText>
              </w:r>
              <w:bookmarkStart w:id="1513" w:name="_Toc121824640"/>
              <w:bookmarkStart w:id="1514" w:name="_Toc121825278"/>
              <w:bookmarkStart w:id="1515" w:name="_Toc121825918"/>
              <w:bookmarkStart w:id="1516" w:name="_Toc121826782"/>
              <w:bookmarkStart w:id="1517" w:name="_Toc121834205"/>
              <w:bookmarkStart w:id="1518" w:name="_Toc125550072"/>
              <w:bookmarkStart w:id="1519" w:name="_Toc125555567"/>
              <w:bookmarkStart w:id="1520" w:name="_Toc125557439"/>
              <w:bookmarkStart w:id="1521" w:name="_Toc125559326"/>
              <w:bookmarkStart w:id="1522" w:name="_Toc125618504"/>
              <w:bookmarkStart w:id="1523" w:name="_Toc125639951"/>
              <w:bookmarkStart w:id="1524" w:name="_Toc125642166"/>
              <w:bookmarkStart w:id="1525" w:name="_Toc125973936"/>
              <w:bookmarkStart w:id="1526" w:name="_Toc125974221"/>
              <w:bookmarkStart w:id="1527" w:name="_Toc126055138"/>
              <w:bookmarkStart w:id="1528" w:name="_Toc126057930"/>
              <w:bookmarkStart w:id="1529" w:name="_Toc127182279"/>
              <w:bookmarkStart w:id="1530" w:name="_Toc127182616"/>
              <w:bookmarkStart w:id="1531" w:name="_Toc127191800"/>
              <w:bookmarkStart w:id="1532" w:name="_Toc127278265"/>
              <w:bookmarkStart w:id="1533" w:name="_Toc127348053"/>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1534" w:author="Kumar Baral" w:date="2022-12-12T16:54:00Z"/>
                <w:b/>
                <w:bCs/>
                <w:highlight w:val="yellow"/>
                <w:rPrChange w:id="1535" w:author="Kumar Baral" w:date="2022-12-12T16:18:00Z">
                  <w:rPr>
                    <w:del w:id="1536" w:author="Kumar Baral" w:date="2022-12-12T16:54:00Z"/>
                    <w:b/>
                    <w:bCs/>
                  </w:rPr>
                </w:rPrChange>
              </w:rPr>
            </w:pPr>
            <w:del w:id="1537" w:author="Kumar Baral" w:date="2022-12-12T16:54:00Z">
              <w:r w:rsidRPr="0045721D" w:rsidDel="00A04755">
                <w:rPr>
                  <w:b/>
                  <w:bCs/>
                  <w:highlight w:val="yellow"/>
                  <w:rPrChange w:id="1538" w:author="Kumar Baral" w:date="2022-12-12T16:18:00Z">
                    <w:rPr>
                      <w:b/>
                      <w:bCs/>
                    </w:rPr>
                  </w:rPrChange>
                </w:rPr>
                <w:delText>Location</w:delText>
              </w:r>
              <w:bookmarkStart w:id="1539" w:name="_Toc121824641"/>
              <w:bookmarkStart w:id="1540" w:name="_Toc121825279"/>
              <w:bookmarkStart w:id="1541" w:name="_Toc121825919"/>
              <w:bookmarkStart w:id="1542" w:name="_Toc121826783"/>
              <w:bookmarkStart w:id="1543" w:name="_Toc121834206"/>
              <w:bookmarkStart w:id="1544" w:name="_Toc125550073"/>
              <w:bookmarkStart w:id="1545" w:name="_Toc125555568"/>
              <w:bookmarkStart w:id="1546" w:name="_Toc125557440"/>
              <w:bookmarkStart w:id="1547" w:name="_Toc125559327"/>
              <w:bookmarkStart w:id="1548" w:name="_Toc125618505"/>
              <w:bookmarkStart w:id="1549" w:name="_Toc125639952"/>
              <w:bookmarkStart w:id="1550" w:name="_Toc125642167"/>
              <w:bookmarkStart w:id="1551" w:name="_Toc125973937"/>
              <w:bookmarkStart w:id="1552" w:name="_Toc125974222"/>
              <w:bookmarkStart w:id="1553" w:name="_Toc126055139"/>
              <w:bookmarkStart w:id="1554" w:name="_Toc126057931"/>
              <w:bookmarkStart w:id="1555" w:name="_Toc127182280"/>
              <w:bookmarkStart w:id="1556" w:name="_Toc127182617"/>
              <w:bookmarkStart w:id="1557" w:name="_Toc127191801"/>
              <w:bookmarkStart w:id="1558" w:name="_Toc127278266"/>
              <w:bookmarkStart w:id="1559" w:name="_Toc127348054"/>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1560" w:author="Kumar Baral" w:date="2022-12-12T16:54:00Z"/>
                <w:b/>
                <w:bCs/>
                <w:highlight w:val="yellow"/>
                <w:rPrChange w:id="1561" w:author="Kumar Baral" w:date="2022-12-12T16:18:00Z">
                  <w:rPr>
                    <w:del w:id="1562" w:author="Kumar Baral" w:date="2022-12-12T16:54:00Z"/>
                    <w:b/>
                    <w:bCs/>
                  </w:rPr>
                </w:rPrChange>
              </w:rPr>
            </w:pPr>
            <w:del w:id="1563" w:author="Kumar Baral" w:date="2022-12-12T16:54:00Z">
              <w:r w:rsidRPr="0045721D" w:rsidDel="00A04755">
                <w:rPr>
                  <w:b/>
                  <w:bCs/>
                  <w:highlight w:val="yellow"/>
                  <w:rPrChange w:id="1564" w:author="Kumar Baral" w:date="2022-12-12T16:18:00Z">
                    <w:rPr>
                      <w:b/>
                      <w:bCs/>
                    </w:rPr>
                  </w:rPrChange>
                </w:rPr>
                <w:delText>Data Record</w:delText>
              </w:r>
              <w:bookmarkStart w:id="1565" w:name="_Toc121824642"/>
              <w:bookmarkStart w:id="1566" w:name="_Toc121825280"/>
              <w:bookmarkStart w:id="1567" w:name="_Toc121825920"/>
              <w:bookmarkStart w:id="1568" w:name="_Toc121826784"/>
              <w:bookmarkStart w:id="1569" w:name="_Toc121834207"/>
              <w:bookmarkStart w:id="1570" w:name="_Toc125550074"/>
              <w:bookmarkStart w:id="1571" w:name="_Toc125555569"/>
              <w:bookmarkStart w:id="1572" w:name="_Toc125557441"/>
              <w:bookmarkStart w:id="1573" w:name="_Toc125559328"/>
              <w:bookmarkStart w:id="1574" w:name="_Toc125618506"/>
              <w:bookmarkStart w:id="1575" w:name="_Toc125639953"/>
              <w:bookmarkStart w:id="1576" w:name="_Toc125642168"/>
              <w:bookmarkStart w:id="1577" w:name="_Toc125973938"/>
              <w:bookmarkStart w:id="1578" w:name="_Toc125974223"/>
              <w:bookmarkStart w:id="1579" w:name="_Toc126055140"/>
              <w:bookmarkStart w:id="1580" w:name="_Toc126057932"/>
              <w:bookmarkStart w:id="1581" w:name="_Toc127182281"/>
              <w:bookmarkStart w:id="1582" w:name="_Toc127182618"/>
              <w:bookmarkStart w:id="1583" w:name="_Toc127191802"/>
              <w:bookmarkStart w:id="1584" w:name="_Toc127278267"/>
              <w:bookmarkStart w:id="1585" w:name="_Toc12734805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1586" w:author="Kumar Baral" w:date="2022-12-12T16:54:00Z"/>
                <w:b/>
                <w:bCs/>
                <w:highlight w:val="yellow"/>
                <w:rPrChange w:id="1587" w:author="Kumar Baral" w:date="2022-12-12T16:18:00Z">
                  <w:rPr>
                    <w:del w:id="1588" w:author="Kumar Baral" w:date="2022-12-12T16:54:00Z"/>
                    <w:b/>
                    <w:bCs/>
                  </w:rPr>
                </w:rPrChange>
              </w:rPr>
            </w:pPr>
            <w:del w:id="1589" w:author="Kumar Baral" w:date="2022-12-12T16:54:00Z">
              <w:r w:rsidRPr="0045721D" w:rsidDel="00A04755">
                <w:rPr>
                  <w:b/>
                  <w:bCs/>
                  <w:highlight w:val="yellow"/>
                  <w:rPrChange w:id="1590" w:author="Kumar Baral" w:date="2022-12-12T16:18:00Z">
                    <w:rPr>
                      <w:b/>
                      <w:bCs/>
                    </w:rPr>
                  </w:rPrChange>
                </w:rPr>
                <w:delText>Catch. Area (</w:delText>
              </w:r>
              <w:r w:rsidR="001722E1" w:rsidRPr="0045721D" w:rsidDel="00A04755">
                <w:rPr>
                  <w:b/>
                  <w:bCs/>
                  <w:highlight w:val="yellow"/>
                  <w:rPrChange w:id="1591" w:author="Kumar Baral" w:date="2022-12-12T16:18:00Z">
                    <w:rPr>
                      <w:b/>
                      <w:bCs/>
                    </w:rPr>
                  </w:rPrChange>
                </w:rPr>
                <w:delText>k</w:delText>
              </w:r>
              <w:r w:rsidRPr="0045721D" w:rsidDel="00A04755">
                <w:rPr>
                  <w:b/>
                  <w:bCs/>
                  <w:highlight w:val="yellow"/>
                  <w:rPrChange w:id="1592" w:author="Kumar Baral" w:date="2022-12-12T16:18:00Z">
                    <w:rPr>
                      <w:b/>
                      <w:bCs/>
                    </w:rPr>
                  </w:rPrChange>
                </w:rPr>
                <w:delText>m</w:delText>
              </w:r>
              <w:r w:rsidRPr="0045721D" w:rsidDel="00A04755">
                <w:rPr>
                  <w:b/>
                  <w:bCs/>
                  <w:highlight w:val="yellow"/>
                  <w:vertAlign w:val="superscript"/>
                  <w:rPrChange w:id="1593" w:author="Kumar Baral" w:date="2022-12-12T16:18:00Z">
                    <w:rPr>
                      <w:b/>
                      <w:bCs/>
                      <w:vertAlign w:val="superscript"/>
                    </w:rPr>
                  </w:rPrChange>
                </w:rPr>
                <w:delText>2</w:delText>
              </w:r>
              <w:r w:rsidRPr="0045721D" w:rsidDel="00A04755">
                <w:rPr>
                  <w:b/>
                  <w:bCs/>
                  <w:highlight w:val="yellow"/>
                  <w:rPrChange w:id="1594" w:author="Kumar Baral" w:date="2022-12-12T16:18:00Z">
                    <w:rPr>
                      <w:b/>
                      <w:bCs/>
                    </w:rPr>
                  </w:rPrChange>
                </w:rPr>
                <w:delText>)</w:delText>
              </w:r>
              <w:bookmarkStart w:id="1595" w:name="_Toc121824643"/>
              <w:bookmarkStart w:id="1596" w:name="_Toc121825281"/>
              <w:bookmarkStart w:id="1597" w:name="_Toc121825921"/>
              <w:bookmarkStart w:id="1598" w:name="_Toc121826785"/>
              <w:bookmarkStart w:id="1599" w:name="_Toc121834208"/>
              <w:bookmarkStart w:id="1600" w:name="_Toc125550075"/>
              <w:bookmarkStart w:id="1601" w:name="_Toc125555570"/>
              <w:bookmarkStart w:id="1602" w:name="_Toc125557442"/>
              <w:bookmarkStart w:id="1603" w:name="_Toc125559329"/>
              <w:bookmarkStart w:id="1604" w:name="_Toc125618507"/>
              <w:bookmarkStart w:id="1605" w:name="_Toc125639954"/>
              <w:bookmarkStart w:id="1606" w:name="_Toc125642169"/>
              <w:bookmarkStart w:id="1607" w:name="_Toc125973939"/>
              <w:bookmarkStart w:id="1608" w:name="_Toc125974224"/>
              <w:bookmarkStart w:id="1609" w:name="_Toc126055141"/>
              <w:bookmarkStart w:id="1610" w:name="_Toc126057933"/>
              <w:bookmarkStart w:id="1611" w:name="_Toc127182282"/>
              <w:bookmarkStart w:id="1612" w:name="_Toc127182619"/>
              <w:bookmarkStart w:id="1613" w:name="_Toc127191803"/>
              <w:bookmarkStart w:id="1614" w:name="_Toc127278268"/>
              <w:bookmarkStart w:id="1615" w:name="_Toc127348056"/>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del>
          </w:p>
        </w:tc>
        <w:bookmarkStart w:id="1616" w:name="_Toc121824644"/>
        <w:bookmarkStart w:id="1617" w:name="_Toc121825282"/>
        <w:bookmarkStart w:id="1618" w:name="_Toc121825922"/>
        <w:bookmarkStart w:id="1619" w:name="_Toc121826786"/>
        <w:bookmarkStart w:id="1620" w:name="_Toc121834209"/>
        <w:bookmarkStart w:id="1621" w:name="_Toc125550076"/>
        <w:bookmarkStart w:id="1622" w:name="_Toc125555571"/>
        <w:bookmarkStart w:id="1623" w:name="_Toc125557443"/>
        <w:bookmarkStart w:id="1624" w:name="_Toc125559330"/>
        <w:bookmarkStart w:id="1625" w:name="_Toc125618508"/>
        <w:bookmarkStart w:id="1626" w:name="_Toc125639955"/>
        <w:bookmarkStart w:id="1627" w:name="_Toc125642170"/>
        <w:bookmarkStart w:id="1628" w:name="_Toc125973940"/>
        <w:bookmarkStart w:id="1629" w:name="_Toc125974225"/>
        <w:bookmarkStart w:id="1630" w:name="_Toc126055142"/>
        <w:bookmarkStart w:id="1631" w:name="_Toc126057934"/>
        <w:bookmarkStart w:id="1632" w:name="_Toc127182283"/>
        <w:bookmarkStart w:id="1633" w:name="_Toc127182620"/>
        <w:bookmarkStart w:id="1634" w:name="_Toc127191804"/>
        <w:bookmarkStart w:id="1635" w:name="_Toc127278269"/>
        <w:bookmarkStart w:id="1636" w:name="_Toc127348057"/>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tr>
      <w:tr w:rsidR="006238CC" w:rsidRPr="0045721D" w:rsidDel="00A04755" w14:paraId="198EBB5E" w14:textId="41DE0FD2" w:rsidTr="00E9411B">
        <w:trPr>
          <w:trHeight w:val="311"/>
          <w:del w:id="1637"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1638" w:author="Kumar Baral" w:date="2022-12-12T16:54:00Z"/>
                <w:highlight w:val="yellow"/>
                <w:rPrChange w:id="1639" w:author="Kumar Baral" w:date="2022-12-12T16:18:00Z">
                  <w:rPr>
                    <w:del w:id="1640" w:author="Kumar Baral" w:date="2022-12-12T16:54:00Z"/>
                  </w:rPr>
                </w:rPrChange>
              </w:rPr>
            </w:pPr>
            <w:del w:id="1641" w:author="Kumar Baral" w:date="2022-12-12T16:54:00Z">
              <w:r w:rsidRPr="0045721D" w:rsidDel="00A04755">
                <w:rPr>
                  <w:highlight w:val="yellow"/>
                  <w:rPrChange w:id="1642" w:author="Kumar Baral" w:date="2022-12-12T16:18:00Z">
                    <w:rPr/>
                  </w:rPrChange>
                </w:rPr>
                <w:delText>404.7</w:delText>
              </w:r>
              <w:bookmarkStart w:id="1643" w:name="_Toc121824645"/>
              <w:bookmarkStart w:id="1644" w:name="_Toc121825283"/>
              <w:bookmarkStart w:id="1645" w:name="_Toc121825923"/>
              <w:bookmarkStart w:id="1646" w:name="_Toc121826787"/>
              <w:bookmarkStart w:id="1647" w:name="_Toc121834210"/>
              <w:bookmarkStart w:id="1648" w:name="_Toc125550077"/>
              <w:bookmarkStart w:id="1649" w:name="_Toc125555572"/>
              <w:bookmarkStart w:id="1650" w:name="_Toc125557444"/>
              <w:bookmarkStart w:id="1651" w:name="_Toc125559331"/>
              <w:bookmarkStart w:id="1652" w:name="_Toc125618509"/>
              <w:bookmarkStart w:id="1653" w:name="_Toc125639956"/>
              <w:bookmarkStart w:id="1654" w:name="_Toc125642171"/>
              <w:bookmarkStart w:id="1655" w:name="_Toc125973941"/>
              <w:bookmarkStart w:id="1656" w:name="_Toc125974226"/>
              <w:bookmarkStart w:id="1657" w:name="_Toc126055143"/>
              <w:bookmarkStart w:id="1658" w:name="_Toc126057935"/>
              <w:bookmarkStart w:id="1659" w:name="_Toc127182284"/>
              <w:bookmarkStart w:id="1660" w:name="_Toc127182621"/>
              <w:bookmarkStart w:id="1661" w:name="_Toc127191805"/>
              <w:bookmarkStart w:id="1662" w:name="_Toc127278270"/>
              <w:bookmarkStart w:id="1663" w:name="_Toc127348058"/>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1664" w:author="Kumar Baral" w:date="2022-12-12T16:54:00Z"/>
                <w:highlight w:val="yellow"/>
                <w:rPrChange w:id="1665" w:author="Kumar Baral" w:date="2022-12-12T16:18:00Z">
                  <w:rPr>
                    <w:del w:id="1666" w:author="Kumar Baral" w:date="2022-12-12T16:54:00Z"/>
                  </w:rPr>
                </w:rPrChange>
              </w:rPr>
            </w:pPr>
            <w:del w:id="1667" w:author="Kumar Baral" w:date="2022-12-12T16:54:00Z">
              <w:r w:rsidRPr="0045721D" w:rsidDel="00A04755">
                <w:rPr>
                  <w:highlight w:val="yellow"/>
                  <w:rPrChange w:id="1668" w:author="Kumar Baral" w:date="2022-12-12T16:18:00Z">
                    <w:rPr/>
                  </w:rPrChange>
                </w:rPr>
                <w:delText>Myagdi Khola</w:delText>
              </w:r>
              <w:bookmarkStart w:id="1669" w:name="_Toc121824646"/>
              <w:bookmarkStart w:id="1670" w:name="_Toc121825284"/>
              <w:bookmarkStart w:id="1671" w:name="_Toc121825924"/>
              <w:bookmarkStart w:id="1672" w:name="_Toc121826788"/>
              <w:bookmarkStart w:id="1673" w:name="_Toc121834211"/>
              <w:bookmarkStart w:id="1674" w:name="_Toc125550078"/>
              <w:bookmarkStart w:id="1675" w:name="_Toc125555573"/>
              <w:bookmarkStart w:id="1676" w:name="_Toc125557445"/>
              <w:bookmarkStart w:id="1677" w:name="_Toc125559332"/>
              <w:bookmarkStart w:id="1678" w:name="_Toc125618510"/>
              <w:bookmarkStart w:id="1679" w:name="_Toc125639957"/>
              <w:bookmarkStart w:id="1680" w:name="_Toc125642172"/>
              <w:bookmarkStart w:id="1681" w:name="_Toc125973942"/>
              <w:bookmarkStart w:id="1682" w:name="_Toc125974227"/>
              <w:bookmarkStart w:id="1683" w:name="_Toc126055144"/>
              <w:bookmarkStart w:id="1684" w:name="_Toc126057936"/>
              <w:bookmarkStart w:id="1685" w:name="_Toc127182285"/>
              <w:bookmarkStart w:id="1686" w:name="_Toc127182622"/>
              <w:bookmarkStart w:id="1687" w:name="_Toc127191806"/>
              <w:bookmarkStart w:id="1688" w:name="_Toc127278271"/>
              <w:bookmarkStart w:id="1689" w:name="_Toc127348059"/>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1690" w:author="Kumar Baral" w:date="2022-12-12T16:54:00Z"/>
                <w:highlight w:val="yellow"/>
                <w:rPrChange w:id="1691" w:author="Kumar Baral" w:date="2022-12-12T16:18:00Z">
                  <w:rPr>
                    <w:del w:id="1692" w:author="Kumar Baral" w:date="2022-12-12T16:54:00Z"/>
                  </w:rPr>
                </w:rPrChange>
              </w:rPr>
            </w:pPr>
            <w:del w:id="1693" w:author="Kumar Baral" w:date="2022-12-12T16:54:00Z">
              <w:r w:rsidRPr="0045721D" w:rsidDel="00A04755">
                <w:rPr>
                  <w:highlight w:val="yellow"/>
                  <w:rPrChange w:id="1694" w:author="Kumar Baral" w:date="2022-12-12T16:18:00Z">
                    <w:rPr/>
                  </w:rPrChange>
                </w:rPr>
                <w:delText>Mangalghat</w:delText>
              </w:r>
              <w:bookmarkStart w:id="1695" w:name="_Toc121824647"/>
              <w:bookmarkStart w:id="1696" w:name="_Toc121825285"/>
              <w:bookmarkStart w:id="1697" w:name="_Toc121825925"/>
              <w:bookmarkStart w:id="1698" w:name="_Toc121826789"/>
              <w:bookmarkStart w:id="1699" w:name="_Toc121834212"/>
              <w:bookmarkStart w:id="1700" w:name="_Toc125550079"/>
              <w:bookmarkStart w:id="1701" w:name="_Toc125555574"/>
              <w:bookmarkStart w:id="1702" w:name="_Toc125557446"/>
              <w:bookmarkStart w:id="1703" w:name="_Toc125559333"/>
              <w:bookmarkStart w:id="1704" w:name="_Toc125618511"/>
              <w:bookmarkStart w:id="1705" w:name="_Toc125639958"/>
              <w:bookmarkStart w:id="1706" w:name="_Toc125642173"/>
              <w:bookmarkStart w:id="1707" w:name="_Toc125973943"/>
              <w:bookmarkStart w:id="1708" w:name="_Toc125974228"/>
              <w:bookmarkStart w:id="1709" w:name="_Toc126055145"/>
              <w:bookmarkStart w:id="1710" w:name="_Toc126057937"/>
              <w:bookmarkStart w:id="1711" w:name="_Toc127182286"/>
              <w:bookmarkStart w:id="1712" w:name="_Toc127182623"/>
              <w:bookmarkStart w:id="1713" w:name="_Toc127191807"/>
              <w:bookmarkStart w:id="1714" w:name="_Toc127278272"/>
              <w:bookmarkStart w:id="1715" w:name="_Toc127348060"/>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1716" w:author="Kumar Baral" w:date="2022-12-12T16:54:00Z"/>
                <w:highlight w:val="yellow"/>
                <w:rPrChange w:id="1717" w:author="Kumar Baral" w:date="2022-12-12T16:18:00Z">
                  <w:rPr>
                    <w:del w:id="1718" w:author="Kumar Baral" w:date="2022-12-12T16:54:00Z"/>
                  </w:rPr>
                </w:rPrChange>
              </w:rPr>
            </w:pPr>
            <w:del w:id="1719" w:author="Kumar Baral" w:date="2022-12-12T16:54:00Z">
              <w:r w:rsidRPr="0045721D" w:rsidDel="00A04755">
                <w:rPr>
                  <w:highlight w:val="yellow"/>
                  <w:rPrChange w:id="1720" w:author="Kumar Baral" w:date="2022-12-12T16:18:00Z">
                    <w:rPr/>
                  </w:rPrChange>
                </w:rPr>
                <w:delText>1976-2015</w:delText>
              </w:r>
              <w:bookmarkStart w:id="1721" w:name="_Toc121824648"/>
              <w:bookmarkStart w:id="1722" w:name="_Toc121825286"/>
              <w:bookmarkStart w:id="1723" w:name="_Toc121825926"/>
              <w:bookmarkStart w:id="1724" w:name="_Toc121826790"/>
              <w:bookmarkStart w:id="1725" w:name="_Toc121834213"/>
              <w:bookmarkStart w:id="1726" w:name="_Toc125550080"/>
              <w:bookmarkStart w:id="1727" w:name="_Toc125555575"/>
              <w:bookmarkStart w:id="1728" w:name="_Toc125557447"/>
              <w:bookmarkStart w:id="1729" w:name="_Toc125559334"/>
              <w:bookmarkStart w:id="1730" w:name="_Toc125618512"/>
              <w:bookmarkStart w:id="1731" w:name="_Toc125639959"/>
              <w:bookmarkStart w:id="1732" w:name="_Toc125642174"/>
              <w:bookmarkStart w:id="1733" w:name="_Toc125973944"/>
              <w:bookmarkStart w:id="1734" w:name="_Toc125974229"/>
              <w:bookmarkStart w:id="1735" w:name="_Toc126055146"/>
              <w:bookmarkStart w:id="1736" w:name="_Toc126057938"/>
              <w:bookmarkStart w:id="1737" w:name="_Toc127182287"/>
              <w:bookmarkStart w:id="1738" w:name="_Toc127182624"/>
              <w:bookmarkStart w:id="1739" w:name="_Toc127191808"/>
              <w:bookmarkStart w:id="1740" w:name="_Toc127278273"/>
              <w:bookmarkStart w:id="1741" w:name="_Toc127348061"/>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1742" w:author="Kumar Baral" w:date="2022-12-12T16:54:00Z"/>
                <w:highlight w:val="yellow"/>
                <w:rPrChange w:id="1743" w:author="Kumar Baral" w:date="2022-12-12T16:18:00Z">
                  <w:rPr>
                    <w:del w:id="1744" w:author="Kumar Baral" w:date="2022-12-12T16:54:00Z"/>
                  </w:rPr>
                </w:rPrChange>
              </w:rPr>
            </w:pPr>
            <w:del w:id="1745" w:author="Kumar Baral" w:date="2022-12-12T16:54:00Z">
              <w:r w:rsidRPr="0045721D" w:rsidDel="00A04755">
                <w:rPr>
                  <w:highlight w:val="yellow"/>
                  <w:rPrChange w:id="1746" w:author="Kumar Baral" w:date="2022-12-12T16:18:00Z">
                    <w:rPr/>
                  </w:rPrChange>
                </w:rPr>
                <w:delText>1112</w:delText>
              </w:r>
              <w:bookmarkStart w:id="1747" w:name="_Toc121824649"/>
              <w:bookmarkStart w:id="1748" w:name="_Toc121825287"/>
              <w:bookmarkStart w:id="1749" w:name="_Toc121825927"/>
              <w:bookmarkStart w:id="1750" w:name="_Toc121826791"/>
              <w:bookmarkStart w:id="1751" w:name="_Toc121834214"/>
              <w:bookmarkStart w:id="1752" w:name="_Toc125550081"/>
              <w:bookmarkStart w:id="1753" w:name="_Toc125555576"/>
              <w:bookmarkStart w:id="1754" w:name="_Toc125557448"/>
              <w:bookmarkStart w:id="1755" w:name="_Toc125559335"/>
              <w:bookmarkStart w:id="1756" w:name="_Toc125618513"/>
              <w:bookmarkStart w:id="1757" w:name="_Toc125639960"/>
              <w:bookmarkStart w:id="1758" w:name="_Toc125642175"/>
              <w:bookmarkStart w:id="1759" w:name="_Toc125973945"/>
              <w:bookmarkStart w:id="1760" w:name="_Toc125974230"/>
              <w:bookmarkStart w:id="1761" w:name="_Toc126055147"/>
              <w:bookmarkStart w:id="1762" w:name="_Toc126057939"/>
              <w:bookmarkStart w:id="1763" w:name="_Toc127182288"/>
              <w:bookmarkStart w:id="1764" w:name="_Toc127182625"/>
              <w:bookmarkStart w:id="1765" w:name="_Toc127191809"/>
              <w:bookmarkStart w:id="1766" w:name="_Toc127278274"/>
              <w:bookmarkStart w:id="1767" w:name="_Toc127348062"/>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del>
          </w:p>
        </w:tc>
        <w:bookmarkStart w:id="1768" w:name="_Toc121824650"/>
        <w:bookmarkStart w:id="1769" w:name="_Toc121825288"/>
        <w:bookmarkStart w:id="1770" w:name="_Toc121825928"/>
        <w:bookmarkStart w:id="1771" w:name="_Toc121826792"/>
        <w:bookmarkStart w:id="1772" w:name="_Toc121834215"/>
        <w:bookmarkStart w:id="1773" w:name="_Toc125550082"/>
        <w:bookmarkStart w:id="1774" w:name="_Toc125555577"/>
        <w:bookmarkStart w:id="1775" w:name="_Toc125557449"/>
        <w:bookmarkStart w:id="1776" w:name="_Toc125559336"/>
        <w:bookmarkStart w:id="1777" w:name="_Toc125618514"/>
        <w:bookmarkStart w:id="1778" w:name="_Toc125639961"/>
        <w:bookmarkStart w:id="1779" w:name="_Toc125642176"/>
        <w:bookmarkStart w:id="1780" w:name="_Toc125973946"/>
        <w:bookmarkStart w:id="1781" w:name="_Toc125974231"/>
        <w:bookmarkStart w:id="1782" w:name="_Toc126055148"/>
        <w:bookmarkStart w:id="1783" w:name="_Toc126057940"/>
        <w:bookmarkStart w:id="1784" w:name="_Toc127182289"/>
        <w:bookmarkStart w:id="1785" w:name="_Toc127182626"/>
        <w:bookmarkStart w:id="1786" w:name="_Toc127191810"/>
        <w:bookmarkStart w:id="1787" w:name="_Toc127278275"/>
        <w:bookmarkStart w:id="1788" w:name="_Toc127348063"/>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tr>
      <w:tr w:rsidR="006238CC" w:rsidRPr="0045721D" w:rsidDel="00A04755" w14:paraId="781A834E" w14:textId="26A3A070" w:rsidTr="00E9411B">
        <w:trPr>
          <w:trHeight w:val="311"/>
          <w:del w:id="1789"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1790" w:author="Kumar Baral" w:date="2022-12-12T16:54:00Z"/>
                <w:highlight w:val="yellow"/>
                <w:rPrChange w:id="1791" w:author="Kumar Baral" w:date="2022-12-12T16:18:00Z">
                  <w:rPr>
                    <w:del w:id="1792" w:author="Kumar Baral" w:date="2022-12-12T16:54:00Z"/>
                  </w:rPr>
                </w:rPrChange>
              </w:rPr>
            </w:pPr>
            <w:del w:id="1793" w:author="Kumar Baral" w:date="2022-12-12T16:54:00Z">
              <w:r w:rsidRPr="0045721D" w:rsidDel="00A04755">
                <w:rPr>
                  <w:highlight w:val="yellow"/>
                  <w:rPrChange w:id="1794" w:author="Kumar Baral" w:date="2022-12-12T16:18:00Z">
                    <w:rPr/>
                  </w:rPrChange>
                </w:rPr>
                <w:delText>406.5</w:delText>
              </w:r>
              <w:bookmarkStart w:id="1795" w:name="_Toc121824651"/>
              <w:bookmarkStart w:id="1796" w:name="_Toc121825289"/>
              <w:bookmarkStart w:id="1797" w:name="_Toc121825929"/>
              <w:bookmarkStart w:id="1798" w:name="_Toc121826793"/>
              <w:bookmarkStart w:id="1799" w:name="_Toc121834216"/>
              <w:bookmarkStart w:id="1800" w:name="_Toc125550083"/>
              <w:bookmarkStart w:id="1801" w:name="_Toc125555578"/>
              <w:bookmarkStart w:id="1802" w:name="_Toc125557450"/>
              <w:bookmarkStart w:id="1803" w:name="_Toc125559337"/>
              <w:bookmarkStart w:id="1804" w:name="_Toc125618515"/>
              <w:bookmarkStart w:id="1805" w:name="_Toc125639962"/>
              <w:bookmarkStart w:id="1806" w:name="_Toc125642177"/>
              <w:bookmarkStart w:id="1807" w:name="_Toc125973947"/>
              <w:bookmarkStart w:id="1808" w:name="_Toc125974232"/>
              <w:bookmarkStart w:id="1809" w:name="_Toc126055149"/>
              <w:bookmarkStart w:id="1810" w:name="_Toc126057941"/>
              <w:bookmarkStart w:id="1811" w:name="_Toc127182290"/>
              <w:bookmarkStart w:id="1812" w:name="_Toc127182627"/>
              <w:bookmarkStart w:id="1813" w:name="_Toc127191811"/>
              <w:bookmarkStart w:id="1814" w:name="_Toc127278276"/>
              <w:bookmarkStart w:id="1815" w:name="_Toc12734806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1816" w:author="Kumar Baral" w:date="2022-12-12T16:54:00Z"/>
                <w:highlight w:val="yellow"/>
                <w:rPrChange w:id="1817" w:author="Kumar Baral" w:date="2022-12-12T16:18:00Z">
                  <w:rPr>
                    <w:del w:id="1818" w:author="Kumar Baral" w:date="2022-12-12T16:54:00Z"/>
                  </w:rPr>
                </w:rPrChange>
              </w:rPr>
            </w:pPr>
            <w:del w:id="1819" w:author="Kumar Baral" w:date="2022-12-12T16:54:00Z">
              <w:r w:rsidRPr="0045721D" w:rsidDel="00A04755">
                <w:rPr>
                  <w:highlight w:val="yellow"/>
                  <w:rPrChange w:id="1820" w:author="Kumar Baral" w:date="2022-12-12T16:18:00Z">
                    <w:rPr/>
                  </w:rPrChange>
                </w:rPr>
                <w:delText>Modi Khola</w:delText>
              </w:r>
              <w:bookmarkStart w:id="1821" w:name="_Toc121824652"/>
              <w:bookmarkStart w:id="1822" w:name="_Toc121825290"/>
              <w:bookmarkStart w:id="1823" w:name="_Toc121825930"/>
              <w:bookmarkStart w:id="1824" w:name="_Toc121826794"/>
              <w:bookmarkStart w:id="1825" w:name="_Toc121834217"/>
              <w:bookmarkStart w:id="1826" w:name="_Toc125550084"/>
              <w:bookmarkStart w:id="1827" w:name="_Toc125555579"/>
              <w:bookmarkStart w:id="1828" w:name="_Toc125557451"/>
              <w:bookmarkStart w:id="1829" w:name="_Toc125559338"/>
              <w:bookmarkStart w:id="1830" w:name="_Toc125618516"/>
              <w:bookmarkStart w:id="1831" w:name="_Toc125639963"/>
              <w:bookmarkStart w:id="1832" w:name="_Toc125642178"/>
              <w:bookmarkStart w:id="1833" w:name="_Toc125973948"/>
              <w:bookmarkStart w:id="1834" w:name="_Toc125974233"/>
              <w:bookmarkStart w:id="1835" w:name="_Toc126055150"/>
              <w:bookmarkStart w:id="1836" w:name="_Toc126057942"/>
              <w:bookmarkStart w:id="1837" w:name="_Toc127182291"/>
              <w:bookmarkStart w:id="1838" w:name="_Toc127182628"/>
              <w:bookmarkStart w:id="1839" w:name="_Toc127191812"/>
              <w:bookmarkStart w:id="1840" w:name="_Toc127278277"/>
              <w:bookmarkStart w:id="1841" w:name="_Toc127348065"/>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1842" w:author="Kumar Baral" w:date="2022-12-12T16:54:00Z"/>
                <w:highlight w:val="yellow"/>
                <w:rPrChange w:id="1843" w:author="Kumar Baral" w:date="2022-12-12T16:18:00Z">
                  <w:rPr>
                    <w:del w:id="1844" w:author="Kumar Baral" w:date="2022-12-12T16:54:00Z"/>
                  </w:rPr>
                </w:rPrChange>
              </w:rPr>
            </w:pPr>
            <w:del w:id="1845" w:author="Kumar Baral" w:date="2022-12-12T16:54:00Z">
              <w:r w:rsidRPr="0045721D" w:rsidDel="00A04755">
                <w:rPr>
                  <w:highlight w:val="yellow"/>
                  <w:rPrChange w:id="1846" w:author="Kumar Baral" w:date="2022-12-12T16:18:00Z">
                    <w:rPr/>
                  </w:rPrChange>
                </w:rPr>
                <w:delText>Nayapul</w:delText>
              </w:r>
              <w:bookmarkStart w:id="1847" w:name="_Toc121824653"/>
              <w:bookmarkStart w:id="1848" w:name="_Toc121825291"/>
              <w:bookmarkStart w:id="1849" w:name="_Toc121825931"/>
              <w:bookmarkStart w:id="1850" w:name="_Toc121826795"/>
              <w:bookmarkStart w:id="1851" w:name="_Toc121834218"/>
              <w:bookmarkStart w:id="1852" w:name="_Toc125550085"/>
              <w:bookmarkStart w:id="1853" w:name="_Toc125555580"/>
              <w:bookmarkStart w:id="1854" w:name="_Toc125557452"/>
              <w:bookmarkStart w:id="1855" w:name="_Toc125559339"/>
              <w:bookmarkStart w:id="1856" w:name="_Toc125618517"/>
              <w:bookmarkStart w:id="1857" w:name="_Toc125639964"/>
              <w:bookmarkStart w:id="1858" w:name="_Toc125642179"/>
              <w:bookmarkStart w:id="1859" w:name="_Toc125973949"/>
              <w:bookmarkStart w:id="1860" w:name="_Toc125974234"/>
              <w:bookmarkStart w:id="1861" w:name="_Toc126055151"/>
              <w:bookmarkStart w:id="1862" w:name="_Toc126057943"/>
              <w:bookmarkStart w:id="1863" w:name="_Toc127182292"/>
              <w:bookmarkStart w:id="1864" w:name="_Toc127182629"/>
              <w:bookmarkStart w:id="1865" w:name="_Toc127191813"/>
              <w:bookmarkStart w:id="1866" w:name="_Toc127278278"/>
              <w:bookmarkStart w:id="1867" w:name="_Toc12734806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1868" w:author="Kumar Baral" w:date="2022-12-12T16:54:00Z"/>
                <w:highlight w:val="yellow"/>
                <w:rPrChange w:id="1869" w:author="Kumar Baral" w:date="2022-12-12T16:18:00Z">
                  <w:rPr>
                    <w:del w:id="1870" w:author="Kumar Baral" w:date="2022-12-12T16:54:00Z"/>
                  </w:rPr>
                </w:rPrChange>
              </w:rPr>
            </w:pPr>
            <w:del w:id="1871" w:author="Kumar Baral" w:date="2022-12-12T16:54:00Z">
              <w:r w:rsidRPr="0045721D" w:rsidDel="00A04755">
                <w:rPr>
                  <w:highlight w:val="yellow"/>
                  <w:rPrChange w:id="1872" w:author="Kumar Baral" w:date="2022-12-12T16:18:00Z">
                    <w:rPr/>
                  </w:rPrChange>
                </w:rPr>
                <w:delText>1976-2006</w:delText>
              </w:r>
              <w:bookmarkStart w:id="1873" w:name="_Toc121824654"/>
              <w:bookmarkStart w:id="1874" w:name="_Toc121825292"/>
              <w:bookmarkStart w:id="1875" w:name="_Toc121825932"/>
              <w:bookmarkStart w:id="1876" w:name="_Toc121826796"/>
              <w:bookmarkStart w:id="1877" w:name="_Toc121834219"/>
              <w:bookmarkStart w:id="1878" w:name="_Toc125550086"/>
              <w:bookmarkStart w:id="1879" w:name="_Toc125555581"/>
              <w:bookmarkStart w:id="1880" w:name="_Toc125557453"/>
              <w:bookmarkStart w:id="1881" w:name="_Toc125559340"/>
              <w:bookmarkStart w:id="1882" w:name="_Toc125618518"/>
              <w:bookmarkStart w:id="1883" w:name="_Toc125639965"/>
              <w:bookmarkStart w:id="1884" w:name="_Toc125642180"/>
              <w:bookmarkStart w:id="1885" w:name="_Toc125973950"/>
              <w:bookmarkStart w:id="1886" w:name="_Toc125974235"/>
              <w:bookmarkStart w:id="1887" w:name="_Toc126055152"/>
              <w:bookmarkStart w:id="1888" w:name="_Toc126057944"/>
              <w:bookmarkStart w:id="1889" w:name="_Toc127182293"/>
              <w:bookmarkStart w:id="1890" w:name="_Toc127182630"/>
              <w:bookmarkStart w:id="1891" w:name="_Toc127191814"/>
              <w:bookmarkStart w:id="1892" w:name="_Toc127278279"/>
              <w:bookmarkStart w:id="1893" w:name="_Toc127348067"/>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1894" w:author="Kumar Baral" w:date="2022-12-12T16:54:00Z"/>
                <w:highlight w:val="yellow"/>
                <w:rPrChange w:id="1895" w:author="Kumar Baral" w:date="2022-12-12T16:18:00Z">
                  <w:rPr>
                    <w:del w:id="1896" w:author="Kumar Baral" w:date="2022-12-12T16:54:00Z"/>
                  </w:rPr>
                </w:rPrChange>
              </w:rPr>
            </w:pPr>
            <w:del w:id="1897" w:author="Kumar Baral" w:date="2022-12-12T16:54:00Z">
              <w:r w:rsidRPr="0045721D" w:rsidDel="00A04755">
                <w:rPr>
                  <w:highlight w:val="yellow"/>
                  <w:rPrChange w:id="1898" w:author="Kumar Baral" w:date="2022-12-12T16:18:00Z">
                    <w:rPr/>
                  </w:rPrChange>
                </w:rPr>
                <w:delText>601</w:delText>
              </w:r>
              <w:bookmarkStart w:id="1899" w:name="_Toc121824655"/>
              <w:bookmarkStart w:id="1900" w:name="_Toc121825293"/>
              <w:bookmarkStart w:id="1901" w:name="_Toc121825933"/>
              <w:bookmarkStart w:id="1902" w:name="_Toc121826797"/>
              <w:bookmarkStart w:id="1903" w:name="_Toc121834220"/>
              <w:bookmarkStart w:id="1904" w:name="_Toc125550087"/>
              <w:bookmarkStart w:id="1905" w:name="_Toc125555582"/>
              <w:bookmarkStart w:id="1906" w:name="_Toc125557454"/>
              <w:bookmarkStart w:id="1907" w:name="_Toc125559341"/>
              <w:bookmarkStart w:id="1908" w:name="_Toc125618519"/>
              <w:bookmarkStart w:id="1909" w:name="_Toc125639966"/>
              <w:bookmarkStart w:id="1910" w:name="_Toc125642181"/>
              <w:bookmarkStart w:id="1911" w:name="_Toc125973951"/>
              <w:bookmarkStart w:id="1912" w:name="_Toc125974236"/>
              <w:bookmarkStart w:id="1913" w:name="_Toc126055153"/>
              <w:bookmarkStart w:id="1914" w:name="_Toc126057945"/>
              <w:bookmarkStart w:id="1915" w:name="_Toc127182294"/>
              <w:bookmarkStart w:id="1916" w:name="_Toc127182631"/>
              <w:bookmarkStart w:id="1917" w:name="_Toc127191815"/>
              <w:bookmarkStart w:id="1918" w:name="_Toc127278280"/>
              <w:bookmarkStart w:id="1919" w:name="_Toc12734806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del>
          </w:p>
        </w:tc>
        <w:bookmarkStart w:id="1920" w:name="_Toc121824656"/>
        <w:bookmarkStart w:id="1921" w:name="_Toc121825294"/>
        <w:bookmarkStart w:id="1922" w:name="_Toc121825934"/>
        <w:bookmarkStart w:id="1923" w:name="_Toc121826798"/>
        <w:bookmarkStart w:id="1924" w:name="_Toc121834221"/>
        <w:bookmarkStart w:id="1925" w:name="_Toc125550088"/>
        <w:bookmarkStart w:id="1926" w:name="_Toc125555583"/>
        <w:bookmarkStart w:id="1927" w:name="_Toc125557455"/>
        <w:bookmarkStart w:id="1928" w:name="_Toc125559342"/>
        <w:bookmarkStart w:id="1929" w:name="_Toc125618520"/>
        <w:bookmarkStart w:id="1930" w:name="_Toc125639967"/>
        <w:bookmarkStart w:id="1931" w:name="_Toc125642182"/>
        <w:bookmarkStart w:id="1932" w:name="_Toc125973952"/>
        <w:bookmarkStart w:id="1933" w:name="_Toc125974237"/>
        <w:bookmarkStart w:id="1934" w:name="_Toc126055154"/>
        <w:bookmarkStart w:id="1935" w:name="_Toc126057946"/>
        <w:bookmarkStart w:id="1936" w:name="_Toc127182295"/>
        <w:bookmarkStart w:id="1937" w:name="_Toc127182632"/>
        <w:bookmarkStart w:id="1938" w:name="_Toc127191816"/>
        <w:bookmarkStart w:id="1939" w:name="_Toc127278281"/>
        <w:bookmarkStart w:id="1940" w:name="_Toc12734806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tr>
      <w:tr w:rsidR="006238CC" w:rsidRPr="0045721D" w:rsidDel="00A04755" w14:paraId="41CEE569" w14:textId="587BD064" w:rsidTr="00E9411B">
        <w:trPr>
          <w:trHeight w:val="311"/>
          <w:del w:id="1941"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1942" w:author="Kumar Baral" w:date="2022-12-12T16:54:00Z"/>
                <w:highlight w:val="yellow"/>
                <w:rPrChange w:id="1943" w:author="Kumar Baral" w:date="2022-12-12T16:18:00Z">
                  <w:rPr>
                    <w:del w:id="1944" w:author="Kumar Baral" w:date="2022-12-12T16:54:00Z"/>
                  </w:rPr>
                </w:rPrChange>
              </w:rPr>
            </w:pPr>
            <w:del w:id="1945" w:author="Kumar Baral" w:date="2022-12-12T16:54:00Z">
              <w:r w:rsidRPr="0045721D" w:rsidDel="00A04755">
                <w:rPr>
                  <w:highlight w:val="yellow"/>
                  <w:rPrChange w:id="1946" w:author="Kumar Baral" w:date="2022-12-12T16:18:00Z">
                    <w:rPr/>
                  </w:rPrChange>
                </w:rPr>
                <w:delText>428</w:delText>
              </w:r>
              <w:bookmarkStart w:id="1947" w:name="_Toc121824657"/>
              <w:bookmarkStart w:id="1948" w:name="_Toc121825295"/>
              <w:bookmarkStart w:id="1949" w:name="_Toc121825935"/>
              <w:bookmarkStart w:id="1950" w:name="_Toc121826799"/>
              <w:bookmarkStart w:id="1951" w:name="_Toc121834222"/>
              <w:bookmarkStart w:id="1952" w:name="_Toc125550089"/>
              <w:bookmarkStart w:id="1953" w:name="_Toc125555584"/>
              <w:bookmarkStart w:id="1954" w:name="_Toc125557456"/>
              <w:bookmarkStart w:id="1955" w:name="_Toc125559343"/>
              <w:bookmarkStart w:id="1956" w:name="_Toc125618521"/>
              <w:bookmarkStart w:id="1957" w:name="_Toc125639968"/>
              <w:bookmarkStart w:id="1958" w:name="_Toc125642183"/>
              <w:bookmarkStart w:id="1959" w:name="_Toc125973953"/>
              <w:bookmarkStart w:id="1960" w:name="_Toc125974238"/>
              <w:bookmarkStart w:id="1961" w:name="_Toc126055155"/>
              <w:bookmarkStart w:id="1962" w:name="_Toc126057947"/>
              <w:bookmarkStart w:id="1963" w:name="_Toc127182296"/>
              <w:bookmarkStart w:id="1964" w:name="_Toc127182633"/>
              <w:bookmarkStart w:id="1965" w:name="_Toc127191817"/>
              <w:bookmarkStart w:id="1966" w:name="_Toc127278282"/>
              <w:bookmarkStart w:id="1967" w:name="_Toc127348070"/>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1968" w:author="Kumar Baral" w:date="2022-12-12T16:54:00Z"/>
                <w:highlight w:val="yellow"/>
                <w:rPrChange w:id="1969" w:author="Kumar Baral" w:date="2022-12-12T16:18:00Z">
                  <w:rPr>
                    <w:del w:id="1970" w:author="Kumar Baral" w:date="2022-12-12T16:54:00Z"/>
                  </w:rPr>
                </w:rPrChange>
              </w:rPr>
            </w:pPr>
            <w:del w:id="1971" w:author="Kumar Baral" w:date="2022-12-12T16:54:00Z">
              <w:r w:rsidRPr="0045721D" w:rsidDel="00A04755">
                <w:rPr>
                  <w:highlight w:val="yellow"/>
                  <w:rPrChange w:id="1972" w:author="Kumar Baral" w:date="2022-12-12T16:18:00Z">
                    <w:rPr/>
                  </w:rPrChange>
                </w:rPr>
                <w:delText>Mardi Khola</w:delText>
              </w:r>
              <w:bookmarkStart w:id="1973" w:name="_Toc121824658"/>
              <w:bookmarkStart w:id="1974" w:name="_Toc121825296"/>
              <w:bookmarkStart w:id="1975" w:name="_Toc121825936"/>
              <w:bookmarkStart w:id="1976" w:name="_Toc121826800"/>
              <w:bookmarkStart w:id="1977" w:name="_Toc121834223"/>
              <w:bookmarkStart w:id="1978" w:name="_Toc125550090"/>
              <w:bookmarkStart w:id="1979" w:name="_Toc125555585"/>
              <w:bookmarkStart w:id="1980" w:name="_Toc125557457"/>
              <w:bookmarkStart w:id="1981" w:name="_Toc125559344"/>
              <w:bookmarkStart w:id="1982" w:name="_Toc125618522"/>
              <w:bookmarkStart w:id="1983" w:name="_Toc125639969"/>
              <w:bookmarkStart w:id="1984" w:name="_Toc125642184"/>
              <w:bookmarkStart w:id="1985" w:name="_Toc125973954"/>
              <w:bookmarkStart w:id="1986" w:name="_Toc125974239"/>
              <w:bookmarkStart w:id="1987" w:name="_Toc126055156"/>
              <w:bookmarkStart w:id="1988" w:name="_Toc126057948"/>
              <w:bookmarkStart w:id="1989" w:name="_Toc127182297"/>
              <w:bookmarkStart w:id="1990" w:name="_Toc127182634"/>
              <w:bookmarkStart w:id="1991" w:name="_Toc127191818"/>
              <w:bookmarkStart w:id="1992" w:name="_Toc127278283"/>
              <w:bookmarkStart w:id="1993" w:name="_Toc127348071"/>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1994" w:author="Kumar Baral" w:date="2022-12-12T16:54:00Z"/>
                <w:highlight w:val="yellow"/>
                <w:rPrChange w:id="1995" w:author="Kumar Baral" w:date="2022-12-12T16:18:00Z">
                  <w:rPr>
                    <w:del w:id="1996" w:author="Kumar Baral" w:date="2022-12-12T16:54:00Z"/>
                  </w:rPr>
                </w:rPrChange>
              </w:rPr>
            </w:pPr>
            <w:del w:id="1997" w:author="Kumar Baral" w:date="2022-12-12T16:54:00Z">
              <w:r w:rsidRPr="0045721D" w:rsidDel="00A04755">
                <w:rPr>
                  <w:highlight w:val="yellow"/>
                  <w:rPrChange w:id="1998" w:author="Kumar Baral" w:date="2022-12-12T16:18:00Z">
                    <w:rPr/>
                  </w:rPrChange>
                </w:rPr>
                <w:delText>Lahachowk</w:delText>
              </w:r>
              <w:bookmarkStart w:id="1999" w:name="_Toc121824659"/>
              <w:bookmarkStart w:id="2000" w:name="_Toc121825297"/>
              <w:bookmarkStart w:id="2001" w:name="_Toc121825937"/>
              <w:bookmarkStart w:id="2002" w:name="_Toc121826801"/>
              <w:bookmarkStart w:id="2003" w:name="_Toc121834224"/>
              <w:bookmarkStart w:id="2004" w:name="_Toc125550091"/>
              <w:bookmarkStart w:id="2005" w:name="_Toc125555586"/>
              <w:bookmarkStart w:id="2006" w:name="_Toc125557458"/>
              <w:bookmarkStart w:id="2007" w:name="_Toc125559345"/>
              <w:bookmarkStart w:id="2008" w:name="_Toc125618523"/>
              <w:bookmarkStart w:id="2009" w:name="_Toc125639970"/>
              <w:bookmarkStart w:id="2010" w:name="_Toc125642185"/>
              <w:bookmarkStart w:id="2011" w:name="_Toc125973955"/>
              <w:bookmarkStart w:id="2012" w:name="_Toc125974240"/>
              <w:bookmarkStart w:id="2013" w:name="_Toc126055157"/>
              <w:bookmarkStart w:id="2014" w:name="_Toc126057949"/>
              <w:bookmarkStart w:id="2015" w:name="_Toc127182298"/>
              <w:bookmarkStart w:id="2016" w:name="_Toc127182635"/>
              <w:bookmarkStart w:id="2017" w:name="_Toc127191819"/>
              <w:bookmarkStart w:id="2018" w:name="_Toc127278284"/>
              <w:bookmarkStart w:id="2019" w:name="_Toc127348072"/>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2020" w:author="Kumar Baral" w:date="2022-12-12T16:54:00Z"/>
                <w:highlight w:val="yellow"/>
                <w:rPrChange w:id="2021" w:author="Kumar Baral" w:date="2022-12-12T16:18:00Z">
                  <w:rPr>
                    <w:del w:id="2022" w:author="Kumar Baral" w:date="2022-12-12T16:54:00Z"/>
                  </w:rPr>
                </w:rPrChange>
              </w:rPr>
            </w:pPr>
            <w:del w:id="2023" w:author="Kumar Baral" w:date="2022-12-12T16:54:00Z">
              <w:r w:rsidRPr="0045721D" w:rsidDel="00A04755">
                <w:rPr>
                  <w:highlight w:val="yellow"/>
                  <w:rPrChange w:id="2024" w:author="Kumar Baral" w:date="2022-12-12T16:18:00Z">
                    <w:rPr/>
                  </w:rPrChange>
                </w:rPr>
                <w:delText>1974-1995</w:delText>
              </w:r>
              <w:bookmarkStart w:id="2025" w:name="_Toc121824660"/>
              <w:bookmarkStart w:id="2026" w:name="_Toc121825298"/>
              <w:bookmarkStart w:id="2027" w:name="_Toc121825938"/>
              <w:bookmarkStart w:id="2028" w:name="_Toc121826802"/>
              <w:bookmarkStart w:id="2029" w:name="_Toc121834225"/>
              <w:bookmarkStart w:id="2030" w:name="_Toc125550092"/>
              <w:bookmarkStart w:id="2031" w:name="_Toc125555587"/>
              <w:bookmarkStart w:id="2032" w:name="_Toc125557459"/>
              <w:bookmarkStart w:id="2033" w:name="_Toc125559346"/>
              <w:bookmarkStart w:id="2034" w:name="_Toc125618524"/>
              <w:bookmarkStart w:id="2035" w:name="_Toc125639971"/>
              <w:bookmarkStart w:id="2036" w:name="_Toc125642186"/>
              <w:bookmarkStart w:id="2037" w:name="_Toc125973956"/>
              <w:bookmarkStart w:id="2038" w:name="_Toc125974241"/>
              <w:bookmarkStart w:id="2039" w:name="_Toc126055158"/>
              <w:bookmarkStart w:id="2040" w:name="_Toc126057950"/>
              <w:bookmarkStart w:id="2041" w:name="_Toc127182299"/>
              <w:bookmarkStart w:id="2042" w:name="_Toc127182636"/>
              <w:bookmarkStart w:id="2043" w:name="_Toc127191820"/>
              <w:bookmarkStart w:id="2044" w:name="_Toc127278285"/>
              <w:bookmarkStart w:id="2045" w:name="_Toc127348073"/>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2046" w:author="Kumar Baral" w:date="2022-12-12T16:54:00Z"/>
                <w:highlight w:val="yellow"/>
                <w:rPrChange w:id="2047" w:author="Kumar Baral" w:date="2022-12-12T16:18:00Z">
                  <w:rPr>
                    <w:del w:id="2048" w:author="Kumar Baral" w:date="2022-12-12T16:54:00Z"/>
                  </w:rPr>
                </w:rPrChange>
              </w:rPr>
            </w:pPr>
            <w:del w:id="2049" w:author="Kumar Baral" w:date="2022-12-12T16:54:00Z">
              <w:r w:rsidRPr="0045721D" w:rsidDel="00A04755">
                <w:rPr>
                  <w:highlight w:val="yellow"/>
                  <w:rPrChange w:id="2050" w:author="Kumar Baral" w:date="2022-12-12T16:18:00Z">
                    <w:rPr/>
                  </w:rPrChange>
                </w:rPr>
                <w:delText>160</w:delText>
              </w:r>
              <w:bookmarkStart w:id="2051" w:name="_Toc121824661"/>
              <w:bookmarkStart w:id="2052" w:name="_Toc121825299"/>
              <w:bookmarkStart w:id="2053" w:name="_Toc121825939"/>
              <w:bookmarkStart w:id="2054" w:name="_Toc121826803"/>
              <w:bookmarkStart w:id="2055" w:name="_Toc121834226"/>
              <w:bookmarkStart w:id="2056" w:name="_Toc125550093"/>
              <w:bookmarkStart w:id="2057" w:name="_Toc125555588"/>
              <w:bookmarkStart w:id="2058" w:name="_Toc125557460"/>
              <w:bookmarkStart w:id="2059" w:name="_Toc125559347"/>
              <w:bookmarkStart w:id="2060" w:name="_Toc125618525"/>
              <w:bookmarkStart w:id="2061" w:name="_Toc125639972"/>
              <w:bookmarkStart w:id="2062" w:name="_Toc125642187"/>
              <w:bookmarkStart w:id="2063" w:name="_Toc125973957"/>
              <w:bookmarkStart w:id="2064" w:name="_Toc125974242"/>
              <w:bookmarkStart w:id="2065" w:name="_Toc126055159"/>
              <w:bookmarkStart w:id="2066" w:name="_Toc126057951"/>
              <w:bookmarkStart w:id="2067" w:name="_Toc127182300"/>
              <w:bookmarkStart w:id="2068" w:name="_Toc127182637"/>
              <w:bookmarkStart w:id="2069" w:name="_Toc127191821"/>
              <w:bookmarkStart w:id="2070" w:name="_Toc127278286"/>
              <w:bookmarkStart w:id="2071" w:name="_Toc127348074"/>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del>
          </w:p>
        </w:tc>
        <w:bookmarkStart w:id="2072" w:name="_Toc121824662"/>
        <w:bookmarkStart w:id="2073" w:name="_Toc121825300"/>
        <w:bookmarkStart w:id="2074" w:name="_Toc121825940"/>
        <w:bookmarkStart w:id="2075" w:name="_Toc121826804"/>
        <w:bookmarkStart w:id="2076" w:name="_Toc121834227"/>
        <w:bookmarkStart w:id="2077" w:name="_Toc125550094"/>
        <w:bookmarkStart w:id="2078" w:name="_Toc125555589"/>
        <w:bookmarkStart w:id="2079" w:name="_Toc125557461"/>
        <w:bookmarkStart w:id="2080" w:name="_Toc125559348"/>
        <w:bookmarkStart w:id="2081" w:name="_Toc125618526"/>
        <w:bookmarkStart w:id="2082" w:name="_Toc125639973"/>
        <w:bookmarkStart w:id="2083" w:name="_Toc125642188"/>
        <w:bookmarkStart w:id="2084" w:name="_Toc125973958"/>
        <w:bookmarkStart w:id="2085" w:name="_Toc125974243"/>
        <w:bookmarkStart w:id="2086" w:name="_Toc126055160"/>
        <w:bookmarkStart w:id="2087" w:name="_Toc126057952"/>
        <w:bookmarkStart w:id="2088" w:name="_Toc127182301"/>
        <w:bookmarkStart w:id="2089" w:name="_Toc127182638"/>
        <w:bookmarkStart w:id="2090" w:name="_Toc127191822"/>
        <w:bookmarkStart w:id="2091" w:name="_Toc127278287"/>
        <w:bookmarkStart w:id="2092" w:name="_Toc127348075"/>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tr>
      <w:tr w:rsidR="006238CC" w:rsidRPr="0045721D" w:rsidDel="00A04755" w14:paraId="05D32FE2" w14:textId="30BA1ED1" w:rsidTr="00E9411B">
        <w:trPr>
          <w:trHeight w:val="311"/>
          <w:del w:id="2093"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2094" w:author="Kumar Baral" w:date="2022-12-12T16:54:00Z"/>
                <w:highlight w:val="yellow"/>
                <w:rPrChange w:id="2095" w:author="Kumar Baral" w:date="2022-12-12T16:18:00Z">
                  <w:rPr>
                    <w:del w:id="2096" w:author="Kumar Baral" w:date="2022-12-12T16:54:00Z"/>
                  </w:rPr>
                </w:rPrChange>
              </w:rPr>
            </w:pPr>
            <w:del w:id="2097" w:author="Kumar Baral" w:date="2022-12-12T16:54:00Z">
              <w:r w:rsidRPr="0045721D" w:rsidDel="00A04755">
                <w:rPr>
                  <w:highlight w:val="yellow"/>
                  <w:rPrChange w:id="2098" w:author="Kumar Baral" w:date="2022-12-12T16:18:00Z">
                    <w:rPr/>
                  </w:rPrChange>
                </w:rPr>
                <w:delText>430</w:delText>
              </w:r>
              <w:bookmarkStart w:id="2099" w:name="_Toc121824663"/>
              <w:bookmarkStart w:id="2100" w:name="_Toc121825301"/>
              <w:bookmarkStart w:id="2101" w:name="_Toc121825941"/>
              <w:bookmarkStart w:id="2102" w:name="_Toc121826805"/>
              <w:bookmarkStart w:id="2103" w:name="_Toc121834228"/>
              <w:bookmarkStart w:id="2104" w:name="_Toc125550095"/>
              <w:bookmarkStart w:id="2105" w:name="_Toc125555590"/>
              <w:bookmarkStart w:id="2106" w:name="_Toc125557462"/>
              <w:bookmarkStart w:id="2107" w:name="_Toc125559349"/>
              <w:bookmarkStart w:id="2108" w:name="_Toc125618527"/>
              <w:bookmarkStart w:id="2109" w:name="_Toc125639974"/>
              <w:bookmarkStart w:id="2110" w:name="_Toc125642189"/>
              <w:bookmarkStart w:id="2111" w:name="_Toc125973959"/>
              <w:bookmarkStart w:id="2112" w:name="_Toc125974244"/>
              <w:bookmarkStart w:id="2113" w:name="_Toc126055161"/>
              <w:bookmarkStart w:id="2114" w:name="_Toc126057953"/>
              <w:bookmarkStart w:id="2115" w:name="_Toc127182302"/>
              <w:bookmarkStart w:id="2116" w:name="_Toc127182639"/>
              <w:bookmarkStart w:id="2117" w:name="_Toc127191823"/>
              <w:bookmarkStart w:id="2118" w:name="_Toc127278288"/>
              <w:bookmarkStart w:id="2119" w:name="_Toc127348076"/>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2120" w:author="Kumar Baral" w:date="2022-12-12T16:54:00Z"/>
                <w:highlight w:val="yellow"/>
                <w:rPrChange w:id="2121" w:author="Kumar Baral" w:date="2022-12-12T16:18:00Z">
                  <w:rPr>
                    <w:del w:id="2122" w:author="Kumar Baral" w:date="2022-12-12T16:54:00Z"/>
                  </w:rPr>
                </w:rPrChange>
              </w:rPr>
            </w:pPr>
            <w:del w:id="2123" w:author="Kumar Baral" w:date="2022-12-12T16:54:00Z">
              <w:r w:rsidRPr="0045721D" w:rsidDel="00A04755">
                <w:rPr>
                  <w:highlight w:val="yellow"/>
                  <w:rPrChange w:id="2124" w:author="Kumar Baral" w:date="2022-12-12T16:18:00Z">
                    <w:rPr/>
                  </w:rPrChange>
                </w:rPr>
                <w:delText>Seti</w:delText>
              </w:r>
              <w:bookmarkStart w:id="2125" w:name="_Toc121824664"/>
              <w:bookmarkStart w:id="2126" w:name="_Toc121825302"/>
              <w:bookmarkStart w:id="2127" w:name="_Toc121825942"/>
              <w:bookmarkStart w:id="2128" w:name="_Toc121826806"/>
              <w:bookmarkStart w:id="2129" w:name="_Toc121834229"/>
              <w:bookmarkStart w:id="2130" w:name="_Toc125550096"/>
              <w:bookmarkStart w:id="2131" w:name="_Toc125555591"/>
              <w:bookmarkStart w:id="2132" w:name="_Toc125557463"/>
              <w:bookmarkStart w:id="2133" w:name="_Toc125559350"/>
              <w:bookmarkStart w:id="2134" w:name="_Toc125618528"/>
              <w:bookmarkStart w:id="2135" w:name="_Toc125639975"/>
              <w:bookmarkStart w:id="2136" w:name="_Toc125642190"/>
              <w:bookmarkStart w:id="2137" w:name="_Toc125973960"/>
              <w:bookmarkStart w:id="2138" w:name="_Toc125974245"/>
              <w:bookmarkStart w:id="2139" w:name="_Toc126055162"/>
              <w:bookmarkStart w:id="2140" w:name="_Toc126057954"/>
              <w:bookmarkStart w:id="2141" w:name="_Toc127182303"/>
              <w:bookmarkStart w:id="2142" w:name="_Toc127182640"/>
              <w:bookmarkStart w:id="2143" w:name="_Toc127191824"/>
              <w:bookmarkStart w:id="2144" w:name="_Toc127278289"/>
              <w:bookmarkStart w:id="2145" w:name="_Toc127348077"/>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2146" w:author="Kumar Baral" w:date="2022-12-12T16:54:00Z"/>
                <w:highlight w:val="yellow"/>
                <w:rPrChange w:id="2147" w:author="Kumar Baral" w:date="2022-12-12T16:18:00Z">
                  <w:rPr>
                    <w:del w:id="2148" w:author="Kumar Baral" w:date="2022-12-12T16:54:00Z"/>
                  </w:rPr>
                </w:rPrChange>
              </w:rPr>
            </w:pPr>
            <w:del w:id="2149" w:author="Kumar Baral" w:date="2022-12-12T16:54:00Z">
              <w:r w:rsidRPr="0045721D" w:rsidDel="00A04755">
                <w:rPr>
                  <w:highlight w:val="yellow"/>
                  <w:rPrChange w:id="2150" w:author="Kumar Baral" w:date="2022-12-12T16:18:00Z">
                    <w:rPr/>
                  </w:rPrChange>
                </w:rPr>
                <w:delText>Phoolbari</w:delText>
              </w:r>
              <w:bookmarkStart w:id="2151" w:name="_Toc121824665"/>
              <w:bookmarkStart w:id="2152" w:name="_Toc121825303"/>
              <w:bookmarkStart w:id="2153" w:name="_Toc121825943"/>
              <w:bookmarkStart w:id="2154" w:name="_Toc121826807"/>
              <w:bookmarkStart w:id="2155" w:name="_Toc121834230"/>
              <w:bookmarkStart w:id="2156" w:name="_Toc125550097"/>
              <w:bookmarkStart w:id="2157" w:name="_Toc125555592"/>
              <w:bookmarkStart w:id="2158" w:name="_Toc125557464"/>
              <w:bookmarkStart w:id="2159" w:name="_Toc125559351"/>
              <w:bookmarkStart w:id="2160" w:name="_Toc125618529"/>
              <w:bookmarkStart w:id="2161" w:name="_Toc125639976"/>
              <w:bookmarkStart w:id="2162" w:name="_Toc125642191"/>
              <w:bookmarkStart w:id="2163" w:name="_Toc125973961"/>
              <w:bookmarkStart w:id="2164" w:name="_Toc125974246"/>
              <w:bookmarkStart w:id="2165" w:name="_Toc126055163"/>
              <w:bookmarkStart w:id="2166" w:name="_Toc126057955"/>
              <w:bookmarkStart w:id="2167" w:name="_Toc127182304"/>
              <w:bookmarkStart w:id="2168" w:name="_Toc127182641"/>
              <w:bookmarkStart w:id="2169" w:name="_Toc127191825"/>
              <w:bookmarkStart w:id="2170" w:name="_Toc127278290"/>
              <w:bookmarkStart w:id="2171" w:name="_Toc127348078"/>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2172" w:author="Kumar Baral" w:date="2022-12-12T16:54:00Z"/>
                <w:highlight w:val="yellow"/>
                <w:rPrChange w:id="2173" w:author="Kumar Baral" w:date="2022-12-12T16:18:00Z">
                  <w:rPr>
                    <w:del w:id="2174" w:author="Kumar Baral" w:date="2022-12-12T16:54:00Z"/>
                  </w:rPr>
                </w:rPrChange>
              </w:rPr>
            </w:pPr>
            <w:del w:id="2175" w:author="Kumar Baral" w:date="2022-12-12T16:54:00Z">
              <w:r w:rsidRPr="0045721D" w:rsidDel="00A04755">
                <w:rPr>
                  <w:highlight w:val="yellow"/>
                  <w:rPrChange w:id="2176" w:author="Kumar Baral" w:date="2022-12-12T16:18:00Z">
                    <w:rPr/>
                  </w:rPrChange>
                </w:rPr>
                <w:delText>1964-1984</w:delText>
              </w:r>
              <w:bookmarkStart w:id="2177" w:name="_Toc121824666"/>
              <w:bookmarkStart w:id="2178" w:name="_Toc121825304"/>
              <w:bookmarkStart w:id="2179" w:name="_Toc121825944"/>
              <w:bookmarkStart w:id="2180" w:name="_Toc121826808"/>
              <w:bookmarkStart w:id="2181" w:name="_Toc121834231"/>
              <w:bookmarkStart w:id="2182" w:name="_Toc125550098"/>
              <w:bookmarkStart w:id="2183" w:name="_Toc125555593"/>
              <w:bookmarkStart w:id="2184" w:name="_Toc125557465"/>
              <w:bookmarkStart w:id="2185" w:name="_Toc125559352"/>
              <w:bookmarkStart w:id="2186" w:name="_Toc125618530"/>
              <w:bookmarkStart w:id="2187" w:name="_Toc125639977"/>
              <w:bookmarkStart w:id="2188" w:name="_Toc125642192"/>
              <w:bookmarkStart w:id="2189" w:name="_Toc125973962"/>
              <w:bookmarkStart w:id="2190" w:name="_Toc125974247"/>
              <w:bookmarkStart w:id="2191" w:name="_Toc126055164"/>
              <w:bookmarkStart w:id="2192" w:name="_Toc126057956"/>
              <w:bookmarkStart w:id="2193" w:name="_Toc127182305"/>
              <w:bookmarkStart w:id="2194" w:name="_Toc127182642"/>
              <w:bookmarkStart w:id="2195" w:name="_Toc127191826"/>
              <w:bookmarkStart w:id="2196" w:name="_Toc127278291"/>
              <w:bookmarkStart w:id="2197" w:name="_Toc127348079"/>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2198" w:author="Kumar Baral" w:date="2022-12-12T16:54:00Z"/>
                <w:highlight w:val="yellow"/>
                <w:rPrChange w:id="2199" w:author="Kumar Baral" w:date="2022-12-12T16:18:00Z">
                  <w:rPr>
                    <w:del w:id="2200" w:author="Kumar Baral" w:date="2022-12-12T16:54:00Z"/>
                  </w:rPr>
                </w:rPrChange>
              </w:rPr>
            </w:pPr>
            <w:del w:id="2201" w:author="Kumar Baral" w:date="2022-12-12T16:54:00Z">
              <w:r w:rsidRPr="0045721D" w:rsidDel="00A04755">
                <w:rPr>
                  <w:highlight w:val="yellow"/>
                  <w:rPrChange w:id="2202" w:author="Kumar Baral" w:date="2022-12-12T16:18:00Z">
                    <w:rPr/>
                  </w:rPrChange>
                </w:rPr>
                <w:delText>582</w:delText>
              </w:r>
              <w:bookmarkStart w:id="2203" w:name="_Toc121824667"/>
              <w:bookmarkStart w:id="2204" w:name="_Toc121825305"/>
              <w:bookmarkStart w:id="2205" w:name="_Toc121825945"/>
              <w:bookmarkStart w:id="2206" w:name="_Toc121826809"/>
              <w:bookmarkStart w:id="2207" w:name="_Toc121834232"/>
              <w:bookmarkStart w:id="2208" w:name="_Toc125550099"/>
              <w:bookmarkStart w:id="2209" w:name="_Toc125555594"/>
              <w:bookmarkStart w:id="2210" w:name="_Toc125557466"/>
              <w:bookmarkStart w:id="2211" w:name="_Toc125559353"/>
              <w:bookmarkStart w:id="2212" w:name="_Toc125618531"/>
              <w:bookmarkStart w:id="2213" w:name="_Toc125639978"/>
              <w:bookmarkStart w:id="2214" w:name="_Toc125642193"/>
              <w:bookmarkStart w:id="2215" w:name="_Toc125973963"/>
              <w:bookmarkStart w:id="2216" w:name="_Toc125974248"/>
              <w:bookmarkStart w:id="2217" w:name="_Toc126055165"/>
              <w:bookmarkStart w:id="2218" w:name="_Toc126057957"/>
              <w:bookmarkStart w:id="2219" w:name="_Toc127182306"/>
              <w:bookmarkStart w:id="2220" w:name="_Toc127182643"/>
              <w:bookmarkStart w:id="2221" w:name="_Toc127191827"/>
              <w:bookmarkStart w:id="2222" w:name="_Toc127278292"/>
              <w:bookmarkStart w:id="2223" w:name="_Toc127348080"/>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del>
          </w:p>
        </w:tc>
        <w:bookmarkStart w:id="2224" w:name="_Toc121824668"/>
        <w:bookmarkStart w:id="2225" w:name="_Toc121825306"/>
        <w:bookmarkStart w:id="2226" w:name="_Toc121825946"/>
        <w:bookmarkStart w:id="2227" w:name="_Toc121826810"/>
        <w:bookmarkStart w:id="2228" w:name="_Toc121834233"/>
        <w:bookmarkStart w:id="2229" w:name="_Toc125550100"/>
        <w:bookmarkStart w:id="2230" w:name="_Toc125555595"/>
        <w:bookmarkStart w:id="2231" w:name="_Toc125557467"/>
        <w:bookmarkStart w:id="2232" w:name="_Toc125559354"/>
        <w:bookmarkStart w:id="2233" w:name="_Toc125618532"/>
        <w:bookmarkStart w:id="2234" w:name="_Toc125639979"/>
        <w:bookmarkStart w:id="2235" w:name="_Toc125642194"/>
        <w:bookmarkStart w:id="2236" w:name="_Toc125973964"/>
        <w:bookmarkStart w:id="2237" w:name="_Toc125974249"/>
        <w:bookmarkStart w:id="2238" w:name="_Toc126055166"/>
        <w:bookmarkStart w:id="2239" w:name="_Toc126057958"/>
        <w:bookmarkStart w:id="2240" w:name="_Toc127182307"/>
        <w:bookmarkStart w:id="2241" w:name="_Toc127182644"/>
        <w:bookmarkStart w:id="2242" w:name="_Toc127191828"/>
        <w:bookmarkStart w:id="2243" w:name="_Toc127278293"/>
        <w:bookmarkStart w:id="2244" w:name="_Toc127348081"/>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tr>
      <w:tr w:rsidR="006238CC" w:rsidRPr="0045721D" w:rsidDel="00A04755" w14:paraId="50BEDE94" w14:textId="52301891" w:rsidTr="00E9411B">
        <w:trPr>
          <w:trHeight w:val="311"/>
          <w:del w:id="2245"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2246" w:author="Kumar Baral" w:date="2022-12-12T16:54:00Z"/>
                <w:highlight w:val="yellow"/>
                <w:rPrChange w:id="2247" w:author="Kumar Baral" w:date="2022-12-12T16:18:00Z">
                  <w:rPr>
                    <w:del w:id="2248" w:author="Kumar Baral" w:date="2022-12-12T16:54:00Z"/>
                  </w:rPr>
                </w:rPrChange>
              </w:rPr>
            </w:pPr>
            <w:del w:id="2249" w:author="Kumar Baral" w:date="2022-12-12T16:54:00Z">
              <w:r w:rsidRPr="0045721D" w:rsidDel="00A04755">
                <w:rPr>
                  <w:highlight w:val="yellow"/>
                  <w:rPrChange w:id="2250" w:author="Kumar Baral" w:date="2022-12-12T16:18:00Z">
                    <w:rPr/>
                  </w:rPrChange>
                </w:rPr>
                <w:delText>438</w:delText>
              </w:r>
              <w:bookmarkStart w:id="2251" w:name="_Toc121824669"/>
              <w:bookmarkStart w:id="2252" w:name="_Toc121825307"/>
              <w:bookmarkStart w:id="2253" w:name="_Toc121825947"/>
              <w:bookmarkStart w:id="2254" w:name="_Toc121826811"/>
              <w:bookmarkStart w:id="2255" w:name="_Toc121834234"/>
              <w:bookmarkStart w:id="2256" w:name="_Toc125550101"/>
              <w:bookmarkStart w:id="2257" w:name="_Toc125555596"/>
              <w:bookmarkStart w:id="2258" w:name="_Toc125557468"/>
              <w:bookmarkStart w:id="2259" w:name="_Toc125559355"/>
              <w:bookmarkStart w:id="2260" w:name="_Toc125618533"/>
              <w:bookmarkStart w:id="2261" w:name="_Toc125639980"/>
              <w:bookmarkStart w:id="2262" w:name="_Toc125642195"/>
              <w:bookmarkStart w:id="2263" w:name="_Toc125973965"/>
              <w:bookmarkStart w:id="2264" w:name="_Toc125974250"/>
              <w:bookmarkStart w:id="2265" w:name="_Toc126055167"/>
              <w:bookmarkStart w:id="2266" w:name="_Toc126057959"/>
              <w:bookmarkStart w:id="2267" w:name="_Toc127182308"/>
              <w:bookmarkStart w:id="2268" w:name="_Toc127182645"/>
              <w:bookmarkStart w:id="2269" w:name="_Toc127191829"/>
              <w:bookmarkStart w:id="2270" w:name="_Toc127278294"/>
              <w:bookmarkStart w:id="2271" w:name="_Toc127348082"/>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2272" w:author="Kumar Baral" w:date="2022-12-12T16:54:00Z"/>
                <w:highlight w:val="yellow"/>
                <w:rPrChange w:id="2273" w:author="Kumar Baral" w:date="2022-12-12T16:18:00Z">
                  <w:rPr>
                    <w:del w:id="2274" w:author="Kumar Baral" w:date="2022-12-12T16:54:00Z"/>
                  </w:rPr>
                </w:rPrChange>
              </w:rPr>
            </w:pPr>
            <w:del w:id="2275" w:author="Kumar Baral" w:date="2022-12-12T16:54:00Z">
              <w:r w:rsidRPr="0045721D" w:rsidDel="00A04755">
                <w:rPr>
                  <w:highlight w:val="yellow"/>
                  <w:rPrChange w:id="2276" w:author="Kumar Baral" w:date="2022-12-12T16:18:00Z">
                    <w:rPr/>
                  </w:rPrChange>
                </w:rPr>
                <w:delText>Madi Khola</w:delText>
              </w:r>
              <w:bookmarkStart w:id="2277" w:name="_Toc121824670"/>
              <w:bookmarkStart w:id="2278" w:name="_Toc121825308"/>
              <w:bookmarkStart w:id="2279" w:name="_Toc121825948"/>
              <w:bookmarkStart w:id="2280" w:name="_Toc121826812"/>
              <w:bookmarkStart w:id="2281" w:name="_Toc121834235"/>
              <w:bookmarkStart w:id="2282" w:name="_Toc125550102"/>
              <w:bookmarkStart w:id="2283" w:name="_Toc125555597"/>
              <w:bookmarkStart w:id="2284" w:name="_Toc125557469"/>
              <w:bookmarkStart w:id="2285" w:name="_Toc125559356"/>
              <w:bookmarkStart w:id="2286" w:name="_Toc125618534"/>
              <w:bookmarkStart w:id="2287" w:name="_Toc125639981"/>
              <w:bookmarkStart w:id="2288" w:name="_Toc125642196"/>
              <w:bookmarkStart w:id="2289" w:name="_Toc125973966"/>
              <w:bookmarkStart w:id="2290" w:name="_Toc125974251"/>
              <w:bookmarkStart w:id="2291" w:name="_Toc126055168"/>
              <w:bookmarkStart w:id="2292" w:name="_Toc126057960"/>
              <w:bookmarkStart w:id="2293" w:name="_Toc127182309"/>
              <w:bookmarkStart w:id="2294" w:name="_Toc127182646"/>
              <w:bookmarkStart w:id="2295" w:name="_Toc127191830"/>
              <w:bookmarkStart w:id="2296" w:name="_Toc127278295"/>
              <w:bookmarkStart w:id="2297" w:name="_Toc127348083"/>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2298" w:author="Kumar Baral" w:date="2022-12-12T16:54:00Z"/>
                <w:highlight w:val="yellow"/>
                <w:rPrChange w:id="2299" w:author="Kumar Baral" w:date="2022-12-12T16:18:00Z">
                  <w:rPr>
                    <w:del w:id="2300" w:author="Kumar Baral" w:date="2022-12-12T16:54:00Z"/>
                  </w:rPr>
                </w:rPrChange>
              </w:rPr>
            </w:pPr>
            <w:del w:id="2301" w:author="Kumar Baral" w:date="2022-12-12T16:54:00Z">
              <w:r w:rsidRPr="0045721D" w:rsidDel="00A04755">
                <w:rPr>
                  <w:highlight w:val="yellow"/>
                  <w:rPrChange w:id="2302" w:author="Kumar Baral" w:date="2022-12-12T16:18:00Z">
                    <w:rPr/>
                  </w:rPrChange>
                </w:rPr>
                <w:delText>Shishaghat</w:delText>
              </w:r>
              <w:bookmarkStart w:id="2303" w:name="_Toc121824671"/>
              <w:bookmarkStart w:id="2304" w:name="_Toc121825309"/>
              <w:bookmarkStart w:id="2305" w:name="_Toc121825949"/>
              <w:bookmarkStart w:id="2306" w:name="_Toc121826813"/>
              <w:bookmarkStart w:id="2307" w:name="_Toc121834236"/>
              <w:bookmarkStart w:id="2308" w:name="_Toc125550103"/>
              <w:bookmarkStart w:id="2309" w:name="_Toc125555598"/>
              <w:bookmarkStart w:id="2310" w:name="_Toc125557470"/>
              <w:bookmarkStart w:id="2311" w:name="_Toc125559357"/>
              <w:bookmarkStart w:id="2312" w:name="_Toc125618535"/>
              <w:bookmarkStart w:id="2313" w:name="_Toc125639982"/>
              <w:bookmarkStart w:id="2314" w:name="_Toc125642197"/>
              <w:bookmarkStart w:id="2315" w:name="_Toc125973967"/>
              <w:bookmarkStart w:id="2316" w:name="_Toc125974252"/>
              <w:bookmarkStart w:id="2317" w:name="_Toc126055169"/>
              <w:bookmarkStart w:id="2318" w:name="_Toc126057961"/>
              <w:bookmarkStart w:id="2319" w:name="_Toc127182310"/>
              <w:bookmarkStart w:id="2320" w:name="_Toc127182647"/>
              <w:bookmarkStart w:id="2321" w:name="_Toc127191831"/>
              <w:bookmarkStart w:id="2322" w:name="_Toc127278296"/>
              <w:bookmarkStart w:id="2323" w:name="_Toc127348084"/>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2324" w:author="Kumar Baral" w:date="2022-12-12T16:54:00Z"/>
                <w:highlight w:val="yellow"/>
                <w:rPrChange w:id="2325" w:author="Kumar Baral" w:date="2022-12-12T16:18:00Z">
                  <w:rPr>
                    <w:del w:id="2326" w:author="Kumar Baral" w:date="2022-12-12T16:54:00Z"/>
                  </w:rPr>
                </w:rPrChange>
              </w:rPr>
            </w:pPr>
            <w:del w:id="2327" w:author="Kumar Baral" w:date="2022-12-12T16:54:00Z">
              <w:r w:rsidRPr="0045721D" w:rsidDel="00A04755">
                <w:rPr>
                  <w:highlight w:val="yellow"/>
                  <w:rPrChange w:id="2328" w:author="Kumar Baral" w:date="2022-12-12T16:18:00Z">
                    <w:rPr/>
                  </w:rPrChange>
                </w:rPr>
                <w:delText>1975-2006</w:delText>
              </w:r>
              <w:bookmarkStart w:id="2329" w:name="_Toc121824672"/>
              <w:bookmarkStart w:id="2330" w:name="_Toc121825310"/>
              <w:bookmarkStart w:id="2331" w:name="_Toc121825950"/>
              <w:bookmarkStart w:id="2332" w:name="_Toc121826814"/>
              <w:bookmarkStart w:id="2333" w:name="_Toc121834237"/>
              <w:bookmarkStart w:id="2334" w:name="_Toc125550104"/>
              <w:bookmarkStart w:id="2335" w:name="_Toc125555599"/>
              <w:bookmarkStart w:id="2336" w:name="_Toc125557471"/>
              <w:bookmarkStart w:id="2337" w:name="_Toc125559358"/>
              <w:bookmarkStart w:id="2338" w:name="_Toc125618536"/>
              <w:bookmarkStart w:id="2339" w:name="_Toc125639983"/>
              <w:bookmarkStart w:id="2340" w:name="_Toc125642198"/>
              <w:bookmarkStart w:id="2341" w:name="_Toc125973968"/>
              <w:bookmarkStart w:id="2342" w:name="_Toc125974253"/>
              <w:bookmarkStart w:id="2343" w:name="_Toc126055170"/>
              <w:bookmarkStart w:id="2344" w:name="_Toc126057962"/>
              <w:bookmarkStart w:id="2345" w:name="_Toc127182311"/>
              <w:bookmarkStart w:id="2346" w:name="_Toc127182648"/>
              <w:bookmarkStart w:id="2347" w:name="_Toc127191832"/>
              <w:bookmarkStart w:id="2348" w:name="_Toc127278297"/>
              <w:bookmarkStart w:id="2349" w:name="_Toc127348085"/>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2350" w:author="Kumar Baral" w:date="2022-12-12T16:54:00Z"/>
                <w:highlight w:val="yellow"/>
                <w:rPrChange w:id="2351" w:author="Kumar Baral" w:date="2022-12-12T16:18:00Z">
                  <w:rPr>
                    <w:del w:id="2352" w:author="Kumar Baral" w:date="2022-12-12T16:54:00Z"/>
                  </w:rPr>
                </w:rPrChange>
              </w:rPr>
            </w:pPr>
            <w:del w:id="2353" w:author="Kumar Baral" w:date="2022-12-12T16:54:00Z">
              <w:r w:rsidRPr="0045721D" w:rsidDel="00A04755">
                <w:rPr>
                  <w:highlight w:val="yellow"/>
                  <w:rPrChange w:id="2354" w:author="Kumar Baral" w:date="2022-12-12T16:18:00Z">
                    <w:rPr/>
                  </w:rPrChange>
                </w:rPr>
                <w:delText>858</w:delText>
              </w:r>
              <w:bookmarkStart w:id="2355" w:name="_Toc121824673"/>
              <w:bookmarkStart w:id="2356" w:name="_Toc121825311"/>
              <w:bookmarkStart w:id="2357" w:name="_Toc121825951"/>
              <w:bookmarkStart w:id="2358" w:name="_Toc121826815"/>
              <w:bookmarkStart w:id="2359" w:name="_Toc121834238"/>
              <w:bookmarkStart w:id="2360" w:name="_Toc125550105"/>
              <w:bookmarkStart w:id="2361" w:name="_Toc125555600"/>
              <w:bookmarkStart w:id="2362" w:name="_Toc125557472"/>
              <w:bookmarkStart w:id="2363" w:name="_Toc125559359"/>
              <w:bookmarkStart w:id="2364" w:name="_Toc125618537"/>
              <w:bookmarkStart w:id="2365" w:name="_Toc125639984"/>
              <w:bookmarkStart w:id="2366" w:name="_Toc125642199"/>
              <w:bookmarkStart w:id="2367" w:name="_Toc125973969"/>
              <w:bookmarkStart w:id="2368" w:name="_Toc125974254"/>
              <w:bookmarkStart w:id="2369" w:name="_Toc126055171"/>
              <w:bookmarkStart w:id="2370" w:name="_Toc126057963"/>
              <w:bookmarkStart w:id="2371" w:name="_Toc127182312"/>
              <w:bookmarkStart w:id="2372" w:name="_Toc127182649"/>
              <w:bookmarkStart w:id="2373" w:name="_Toc127191833"/>
              <w:bookmarkStart w:id="2374" w:name="_Toc127278298"/>
              <w:bookmarkStart w:id="2375" w:name="_Toc127348086"/>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del>
          </w:p>
        </w:tc>
        <w:bookmarkStart w:id="2376" w:name="_Toc121824674"/>
        <w:bookmarkStart w:id="2377" w:name="_Toc121825312"/>
        <w:bookmarkStart w:id="2378" w:name="_Toc121825952"/>
        <w:bookmarkStart w:id="2379" w:name="_Toc121826816"/>
        <w:bookmarkStart w:id="2380" w:name="_Toc121834239"/>
        <w:bookmarkStart w:id="2381" w:name="_Toc125550106"/>
        <w:bookmarkStart w:id="2382" w:name="_Toc125555601"/>
        <w:bookmarkStart w:id="2383" w:name="_Toc125557473"/>
        <w:bookmarkStart w:id="2384" w:name="_Toc125559360"/>
        <w:bookmarkStart w:id="2385" w:name="_Toc125618538"/>
        <w:bookmarkStart w:id="2386" w:name="_Toc125639985"/>
        <w:bookmarkStart w:id="2387" w:name="_Toc125642200"/>
        <w:bookmarkStart w:id="2388" w:name="_Toc125973970"/>
        <w:bookmarkStart w:id="2389" w:name="_Toc125974255"/>
        <w:bookmarkStart w:id="2390" w:name="_Toc126055172"/>
        <w:bookmarkStart w:id="2391" w:name="_Toc126057964"/>
        <w:bookmarkStart w:id="2392" w:name="_Toc127182313"/>
        <w:bookmarkStart w:id="2393" w:name="_Toc127182650"/>
        <w:bookmarkStart w:id="2394" w:name="_Toc127191834"/>
        <w:bookmarkStart w:id="2395" w:name="_Toc127278299"/>
        <w:bookmarkStart w:id="2396" w:name="_Toc127348087"/>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tr>
      <w:tr w:rsidR="006238CC" w:rsidRPr="0045721D" w:rsidDel="00A04755" w14:paraId="6A105B4E" w14:textId="1B046A23" w:rsidTr="00E9411B">
        <w:trPr>
          <w:trHeight w:val="311"/>
          <w:del w:id="2397"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2398" w:author="Kumar Baral" w:date="2022-12-12T16:54:00Z"/>
                <w:highlight w:val="yellow"/>
                <w:rPrChange w:id="2399" w:author="Kumar Baral" w:date="2022-12-12T16:18:00Z">
                  <w:rPr>
                    <w:del w:id="2400" w:author="Kumar Baral" w:date="2022-12-12T16:54:00Z"/>
                  </w:rPr>
                </w:rPrChange>
              </w:rPr>
            </w:pPr>
            <w:del w:id="2401" w:author="Kumar Baral" w:date="2022-12-12T16:54:00Z">
              <w:r w:rsidRPr="0045721D" w:rsidDel="00A04755">
                <w:rPr>
                  <w:highlight w:val="yellow"/>
                  <w:rPrChange w:id="2402" w:author="Kumar Baral" w:date="2022-12-12T16:18:00Z">
                    <w:rPr/>
                  </w:rPrChange>
                </w:rPr>
                <w:delText>439.3</w:delText>
              </w:r>
              <w:bookmarkStart w:id="2403" w:name="_Toc121824675"/>
              <w:bookmarkStart w:id="2404" w:name="_Toc121825313"/>
              <w:bookmarkStart w:id="2405" w:name="_Toc121825953"/>
              <w:bookmarkStart w:id="2406" w:name="_Toc121826817"/>
              <w:bookmarkStart w:id="2407" w:name="_Toc121834240"/>
              <w:bookmarkStart w:id="2408" w:name="_Toc125550107"/>
              <w:bookmarkStart w:id="2409" w:name="_Toc125555602"/>
              <w:bookmarkStart w:id="2410" w:name="_Toc125557474"/>
              <w:bookmarkStart w:id="2411" w:name="_Toc125559361"/>
              <w:bookmarkStart w:id="2412" w:name="_Toc125618539"/>
              <w:bookmarkStart w:id="2413" w:name="_Toc125639986"/>
              <w:bookmarkStart w:id="2414" w:name="_Toc125642201"/>
              <w:bookmarkStart w:id="2415" w:name="_Toc125973971"/>
              <w:bookmarkStart w:id="2416" w:name="_Toc125974256"/>
              <w:bookmarkStart w:id="2417" w:name="_Toc126055173"/>
              <w:bookmarkStart w:id="2418" w:name="_Toc126057965"/>
              <w:bookmarkStart w:id="2419" w:name="_Toc127182314"/>
              <w:bookmarkStart w:id="2420" w:name="_Toc127182651"/>
              <w:bookmarkStart w:id="2421" w:name="_Toc127191835"/>
              <w:bookmarkStart w:id="2422" w:name="_Toc127278300"/>
              <w:bookmarkStart w:id="2423" w:name="_Toc127348088"/>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2424" w:author="Kumar Baral" w:date="2022-12-12T16:54:00Z"/>
                <w:highlight w:val="yellow"/>
                <w:rPrChange w:id="2425" w:author="Kumar Baral" w:date="2022-12-12T16:18:00Z">
                  <w:rPr>
                    <w:del w:id="2426" w:author="Kumar Baral" w:date="2022-12-12T16:54:00Z"/>
                  </w:rPr>
                </w:rPrChange>
              </w:rPr>
            </w:pPr>
            <w:del w:id="2427" w:author="Kumar Baral" w:date="2022-12-12T16:54:00Z">
              <w:r w:rsidRPr="0045721D" w:rsidDel="00A04755">
                <w:rPr>
                  <w:highlight w:val="yellow"/>
                  <w:rPrChange w:id="2428" w:author="Kumar Baral" w:date="2022-12-12T16:18:00Z">
                    <w:rPr/>
                  </w:rPrChange>
                </w:rPr>
                <w:delText>Khudi khola</w:delText>
              </w:r>
              <w:bookmarkStart w:id="2429" w:name="_Toc121824676"/>
              <w:bookmarkStart w:id="2430" w:name="_Toc121825314"/>
              <w:bookmarkStart w:id="2431" w:name="_Toc121825954"/>
              <w:bookmarkStart w:id="2432" w:name="_Toc121826818"/>
              <w:bookmarkStart w:id="2433" w:name="_Toc121834241"/>
              <w:bookmarkStart w:id="2434" w:name="_Toc125550108"/>
              <w:bookmarkStart w:id="2435" w:name="_Toc125555603"/>
              <w:bookmarkStart w:id="2436" w:name="_Toc125557475"/>
              <w:bookmarkStart w:id="2437" w:name="_Toc125559362"/>
              <w:bookmarkStart w:id="2438" w:name="_Toc125618540"/>
              <w:bookmarkStart w:id="2439" w:name="_Toc125639987"/>
              <w:bookmarkStart w:id="2440" w:name="_Toc125642202"/>
              <w:bookmarkStart w:id="2441" w:name="_Toc125973972"/>
              <w:bookmarkStart w:id="2442" w:name="_Toc125974257"/>
              <w:bookmarkStart w:id="2443" w:name="_Toc126055174"/>
              <w:bookmarkStart w:id="2444" w:name="_Toc126057966"/>
              <w:bookmarkStart w:id="2445" w:name="_Toc127182315"/>
              <w:bookmarkStart w:id="2446" w:name="_Toc127182652"/>
              <w:bookmarkStart w:id="2447" w:name="_Toc127191836"/>
              <w:bookmarkStart w:id="2448" w:name="_Toc127278301"/>
              <w:bookmarkStart w:id="2449" w:name="_Toc127348089"/>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2450" w:author="Kumar Baral" w:date="2022-12-12T16:54:00Z"/>
                <w:highlight w:val="yellow"/>
                <w:rPrChange w:id="2451" w:author="Kumar Baral" w:date="2022-12-12T16:18:00Z">
                  <w:rPr>
                    <w:del w:id="2452" w:author="Kumar Baral" w:date="2022-12-12T16:54:00Z"/>
                  </w:rPr>
                </w:rPrChange>
              </w:rPr>
            </w:pPr>
            <w:del w:id="2453" w:author="Kumar Baral" w:date="2022-12-12T16:54:00Z">
              <w:r w:rsidRPr="0045721D" w:rsidDel="00A04755">
                <w:rPr>
                  <w:highlight w:val="yellow"/>
                  <w:rPrChange w:id="2454" w:author="Kumar Baral" w:date="2022-12-12T16:18:00Z">
                    <w:rPr/>
                  </w:rPrChange>
                </w:rPr>
                <w:delText>Khudibazar</w:delText>
              </w:r>
              <w:bookmarkStart w:id="2455" w:name="_Toc121824677"/>
              <w:bookmarkStart w:id="2456" w:name="_Toc121825315"/>
              <w:bookmarkStart w:id="2457" w:name="_Toc121825955"/>
              <w:bookmarkStart w:id="2458" w:name="_Toc121826819"/>
              <w:bookmarkStart w:id="2459" w:name="_Toc121834242"/>
              <w:bookmarkStart w:id="2460" w:name="_Toc125550109"/>
              <w:bookmarkStart w:id="2461" w:name="_Toc125555604"/>
              <w:bookmarkStart w:id="2462" w:name="_Toc125557476"/>
              <w:bookmarkStart w:id="2463" w:name="_Toc125559363"/>
              <w:bookmarkStart w:id="2464" w:name="_Toc125618541"/>
              <w:bookmarkStart w:id="2465" w:name="_Toc125639988"/>
              <w:bookmarkStart w:id="2466" w:name="_Toc125642203"/>
              <w:bookmarkStart w:id="2467" w:name="_Toc125973973"/>
              <w:bookmarkStart w:id="2468" w:name="_Toc125974258"/>
              <w:bookmarkStart w:id="2469" w:name="_Toc126055175"/>
              <w:bookmarkStart w:id="2470" w:name="_Toc126057967"/>
              <w:bookmarkStart w:id="2471" w:name="_Toc127182316"/>
              <w:bookmarkStart w:id="2472" w:name="_Toc127182653"/>
              <w:bookmarkStart w:id="2473" w:name="_Toc127191837"/>
              <w:bookmarkStart w:id="2474" w:name="_Toc127278302"/>
              <w:bookmarkStart w:id="2475" w:name="_Toc127348090"/>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2476" w:author="Kumar Baral" w:date="2022-12-12T16:54:00Z"/>
                <w:highlight w:val="yellow"/>
                <w:rPrChange w:id="2477" w:author="Kumar Baral" w:date="2022-12-12T16:18:00Z">
                  <w:rPr>
                    <w:del w:id="2478" w:author="Kumar Baral" w:date="2022-12-12T16:54:00Z"/>
                  </w:rPr>
                </w:rPrChange>
              </w:rPr>
            </w:pPr>
            <w:del w:id="2479" w:author="Kumar Baral" w:date="2022-12-12T16:54:00Z">
              <w:r w:rsidRPr="0045721D" w:rsidDel="00A04755">
                <w:rPr>
                  <w:highlight w:val="yellow"/>
                  <w:rPrChange w:id="2480" w:author="Kumar Baral" w:date="2022-12-12T16:18:00Z">
                    <w:rPr/>
                  </w:rPrChange>
                </w:rPr>
                <w:delText>1983-1995</w:delText>
              </w:r>
              <w:bookmarkStart w:id="2481" w:name="_Toc121824678"/>
              <w:bookmarkStart w:id="2482" w:name="_Toc121825316"/>
              <w:bookmarkStart w:id="2483" w:name="_Toc121825956"/>
              <w:bookmarkStart w:id="2484" w:name="_Toc121826820"/>
              <w:bookmarkStart w:id="2485" w:name="_Toc121834243"/>
              <w:bookmarkStart w:id="2486" w:name="_Toc125550110"/>
              <w:bookmarkStart w:id="2487" w:name="_Toc125555605"/>
              <w:bookmarkStart w:id="2488" w:name="_Toc125557477"/>
              <w:bookmarkStart w:id="2489" w:name="_Toc125559364"/>
              <w:bookmarkStart w:id="2490" w:name="_Toc125618542"/>
              <w:bookmarkStart w:id="2491" w:name="_Toc125639989"/>
              <w:bookmarkStart w:id="2492" w:name="_Toc125642204"/>
              <w:bookmarkStart w:id="2493" w:name="_Toc125973974"/>
              <w:bookmarkStart w:id="2494" w:name="_Toc125974259"/>
              <w:bookmarkStart w:id="2495" w:name="_Toc126055176"/>
              <w:bookmarkStart w:id="2496" w:name="_Toc126057968"/>
              <w:bookmarkStart w:id="2497" w:name="_Toc127182317"/>
              <w:bookmarkStart w:id="2498" w:name="_Toc127182654"/>
              <w:bookmarkStart w:id="2499" w:name="_Toc127191838"/>
              <w:bookmarkStart w:id="2500" w:name="_Toc127278303"/>
              <w:bookmarkStart w:id="2501" w:name="_Toc127348091"/>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2502" w:author="Kumar Baral" w:date="2022-12-12T16:54:00Z"/>
                <w:highlight w:val="yellow"/>
                <w:rPrChange w:id="2503" w:author="Kumar Baral" w:date="2022-12-12T16:18:00Z">
                  <w:rPr>
                    <w:del w:id="2504" w:author="Kumar Baral" w:date="2022-12-12T16:54:00Z"/>
                  </w:rPr>
                </w:rPrChange>
              </w:rPr>
            </w:pPr>
            <w:del w:id="2505" w:author="Kumar Baral" w:date="2022-12-12T16:54:00Z">
              <w:r w:rsidRPr="0045721D" w:rsidDel="00A04755">
                <w:rPr>
                  <w:highlight w:val="yellow"/>
                  <w:rPrChange w:id="2506" w:author="Kumar Baral" w:date="2022-12-12T16:18:00Z">
                    <w:rPr/>
                  </w:rPrChange>
                </w:rPr>
                <w:delText>151</w:delText>
              </w:r>
              <w:bookmarkStart w:id="2507" w:name="_Toc121824679"/>
              <w:bookmarkStart w:id="2508" w:name="_Toc121825317"/>
              <w:bookmarkStart w:id="2509" w:name="_Toc121825957"/>
              <w:bookmarkStart w:id="2510" w:name="_Toc121826821"/>
              <w:bookmarkStart w:id="2511" w:name="_Toc121834244"/>
              <w:bookmarkStart w:id="2512" w:name="_Toc125550111"/>
              <w:bookmarkStart w:id="2513" w:name="_Toc125555606"/>
              <w:bookmarkStart w:id="2514" w:name="_Toc125557478"/>
              <w:bookmarkStart w:id="2515" w:name="_Toc125559365"/>
              <w:bookmarkStart w:id="2516" w:name="_Toc125618543"/>
              <w:bookmarkStart w:id="2517" w:name="_Toc125639990"/>
              <w:bookmarkStart w:id="2518" w:name="_Toc125642205"/>
              <w:bookmarkStart w:id="2519" w:name="_Toc125973975"/>
              <w:bookmarkStart w:id="2520" w:name="_Toc125974260"/>
              <w:bookmarkStart w:id="2521" w:name="_Toc126055177"/>
              <w:bookmarkStart w:id="2522" w:name="_Toc126057969"/>
              <w:bookmarkStart w:id="2523" w:name="_Toc127182318"/>
              <w:bookmarkStart w:id="2524" w:name="_Toc127182655"/>
              <w:bookmarkStart w:id="2525" w:name="_Toc127191839"/>
              <w:bookmarkStart w:id="2526" w:name="_Toc127278304"/>
              <w:bookmarkStart w:id="2527" w:name="_Toc127348092"/>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del>
          </w:p>
        </w:tc>
        <w:bookmarkStart w:id="2528" w:name="_Toc121824680"/>
        <w:bookmarkStart w:id="2529" w:name="_Toc121825318"/>
        <w:bookmarkStart w:id="2530" w:name="_Toc121825958"/>
        <w:bookmarkStart w:id="2531" w:name="_Toc121826822"/>
        <w:bookmarkStart w:id="2532" w:name="_Toc121834245"/>
        <w:bookmarkStart w:id="2533" w:name="_Toc125550112"/>
        <w:bookmarkStart w:id="2534" w:name="_Toc125555607"/>
        <w:bookmarkStart w:id="2535" w:name="_Toc125557479"/>
        <w:bookmarkStart w:id="2536" w:name="_Toc125559366"/>
        <w:bookmarkStart w:id="2537" w:name="_Toc125618544"/>
        <w:bookmarkStart w:id="2538" w:name="_Toc125639991"/>
        <w:bookmarkStart w:id="2539" w:name="_Toc125642206"/>
        <w:bookmarkStart w:id="2540" w:name="_Toc125973976"/>
        <w:bookmarkStart w:id="2541" w:name="_Toc125974261"/>
        <w:bookmarkStart w:id="2542" w:name="_Toc126055178"/>
        <w:bookmarkStart w:id="2543" w:name="_Toc126057970"/>
        <w:bookmarkStart w:id="2544" w:name="_Toc127182319"/>
        <w:bookmarkStart w:id="2545" w:name="_Toc127182656"/>
        <w:bookmarkStart w:id="2546" w:name="_Toc127191840"/>
        <w:bookmarkStart w:id="2547" w:name="_Toc127278305"/>
        <w:bookmarkStart w:id="2548" w:name="_Toc127348093"/>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tr>
      <w:tr w:rsidR="006238CC" w:rsidRPr="0045721D" w:rsidDel="00A04755" w14:paraId="6F2CC57C" w14:textId="7C1C35A6" w:rsidTr="00E9411B">
        <w:trPr>
          <w:trHeight w:val="311"/>
          <w:del w:id="2549"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2550" w:author="Kumar Baral" w:date="2022-12-12T16:54:00Z"/>
                <w:highlight w:val="yellow"/>
                <w:rPrChange w:id="2551" w:author="Kumar Baral" w:date="2022-12-12T16:18:00Z">
                  <w:rPr>
                    <w:del w:id="2552" w:author="Kumar Baral" w:date="2022-12-12T16:54:00Z"/>
                  </w:rPr>
                </w:rPrChange>
              </w:rPr>
            </w:pPr>
            <w:del w:id="2553" w:author="Kumar Baral" w:date="2022-12-12T16:54:00Z">
              <w:r w:rsidRPr="0045721D" w:rsidDel="00A04755">
                <w:rPr>
                  <w:highlight w:val="yellow"/>
                  <w:rPrChange w:id="2554" w:author="Kumar Baral" w:date="2022-12-12T16:18:00Z">
                    <w:rPr/>
                  </w:rPrChange>
                </w:rPr>
                <w:delText>439.7</w:delText>
              </w:r>
              <w:bookmarkStart w:id="2555" w:name="_Toc121824681"/>
              <w:bookmarkStart w:id="2556" w:name="_Toc121825319"/>
              <w:bookmarkStart w:id="2557" w:name="_Toc121825959"/>
              <w:bookmarkStart w:id="2558" w:name="_Toc121826823"/>
              <w:bookmarkStart w:id="2559" w:name="_Toc121834246"/>
              <w:bookmarkStart w:id="2560" w:name="_Toc125550113"/>
              <w:bookmarkStart w:id="2561" w:name="_Toc125555608"/>
              <w:bookmarkStart w:id="2562" w:name="_Toc125557480"/>
              <w:bookmarkStart w:id="2563" w:name="_Toc125559367"/>
              <w:bookmarkStart w:id="2564" w:name="_Toc125618545"/>
              <w:bookmarkStart w:id="2565" w:name="_Toc125639992"/>
              <w:bookmarkStart w:id="2566" w:name="_Toc125642207"/>
              <w:bookmarkStart w:id="2567" w:name="_Toc125973977"/>
              <w:bookmarkStart w:id="2568" w:name="_Toc125974262"/>
              <w:bookmarkStart w:id="2569" w:name="_Toc126055179"/>
              <w:bookmarkStart w:id="2570" w:name="_Toc126057971"/>
              <w:bookmarkStart w:id="2571" w:name="_Toc127182320"/>
              <w:bookmarkStart w:id="2572" w:name="_Toc127182657"/>
              <w:bookmarkStart w:id="2573" w:name="_Toc127191841"/>
              <w:bookmarkStart w:id="2574" w:name="_Toc127278306"/>
              <w:bookmarkStart w:id="2575" w:name="_Toc12734809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2576" w:author="Kumar Baral" w:date="2022-12-12T16:54:00Z"/>
                <w:highlight w:val="yellow"/>
                <w:rPrChange w:id="2577" w:author="Kumar Baral" w:date="2022-12-12T16:18:00Z">
                  <w:rPr>
                    <w:del w:id="2578" w:author="Kumar Baral" w:date="2022-12-12T16:54:00Z"/>
                  </w:rPr>
                </w:rPrChange>
              </w:rPr>
            </w:pPr>
            <w:del w:id="2579" w:author="Kumar Baral" w:date="2022-12-12T16:54:00Z">
              <w:r w:rsidRPr="0045721D" w:rsidDel="00A04755">
                <w:rPr>
                  <w:highlight w:val="yellow"/>
                  <w:rPrChange w:id="2580" w:author="Kumar Baral" w:date="2022-12-12T16:18:00Z">
                    <w:rPr/>
                  </w:rPrChange>
                </w:rPr>
                <w:delText>Marshyangdi</w:delText>
              </w:r>
              <w:bookmarkStart w:id="2581" w:name="_Toc121824682"/>
              <w:bookmarkStart w:id="2582" w:name="_Toc121825320"/>
              <w:bookmarkStart w:id="2583" w:name="_Toc121825960"/>
              <w:bookmarkStart w:id="2584" w:name="_Toc121826824"/>
              <w:bookmarkStart w:id="2585" w:name="_Toc121834247"/>
              <w:bookmarkStart w:id="2586" w:name="_Toc125550114"/>
              <w:bookmarkStart w:id="2587" w:name="_Toc125555609"/>
              <w:bookmarkStart w:id="2588" w:name="_Toc125557481"/>
              <w:bookmarkStart w:id="2589" w:name="_Toc125559368"/>
              <w:bookmarkStart w:id="2590" w:name="_Toc125618546"/>
              <w:bookmarkStart w:id="2591" w:name="_Toc125639993"/>
              <w:bookmarkStart w:id="2592" w:name="_Toc125642208"/>
              <w:bookmarkStart w:id="2593" w:name="_Toc125973978"/>
              <w:bookmarkStart w:id="2594" w:name="_Toc125974263"/>
              <w:bookmarkStart w:id="2595" w:name="_Toc126055180"/>
              <w:bookmarkStart w:id="2596" w:name="_Toc126057972"/>
              <w:bookmarkStart w:id="2597" w:name="_Toc127182321"/>
              <w:bookmarkStart w:id="2598" w:name="_Toc127182658"/>
              <w:bookmarkStart w:id="2599" w:name="_Toc127191842"/>
              <w:bookmarkStart w:id="2600" w:name="_Toc127278307"/>
              <w:bookmarkStart w:id="2601" w:name="_Toc127348095"/>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2602" w:author="Kumar Baral" w:date="2022-12-12T16:54:00Z"/>
                <w:highlight w:val="yellow"/>
                <w:rPrChange w:id="2603" w:author="Kumar Baral" w:date="2022-12-12T16:18:00Z">
                  <w:rPr>
                    <w:del w:id="2604" w:author="Kumar Baral" w:date="2022-12-12T16:54:00Z"/>
                  </w:rPr>
                </w:rPrChange>
              </w:rPr>
            </w:pPr>
            <w:del w:id="2605" w:author="Kumar Baral" w:date="2022-12-12T16:54:00Z">
              <w:r w:rsidRPr="0045721D" w:rsidDel="00A04755">
                <w:rPr>
                  <w:highlight w:val="yellow"/>
                  <w:rPrChange w:id="2606" w:author="Kumar Baral" w:date="2022-12-12T16:18:00Z">
                    <w:rPr/>
                  </w:rPrChange>
                </w:rPr>
                <w:delText>Bimalnagar</w:delText>
              </w:r>
              <w:bookmarkStart w:id="2607" w:name="_Toc121824683"/>
              <w:bookmarkStart w:id="2608" w:name="_Toc121825321"/>
              <w:bookmarkStart w:id="2609" w:name="_Toc121825961"/>
              <w:bookmarkStart w:id="2610" w:name="_Toc121826825"/>
              <w:bookmarkStart w:id="2611" w:name="_Toc121834248"/>
              <w:bookmarkStart w:id="2612" w:name="_Toc125550115"/>
              <w:bookmarkStart w:id="2613" w:name="_Toc125555610"/>
              <w:bookmarkStart w:id="2614" w:name="_Toc125557482"/>
              <w:bookmarkStart w:id="2615" w:name="_Toc125559369"/>
              <w:bookmarkStart w:id="2616" w:name="_Toc125618547"/>
              <w:bookmarkStart w:id="2617" w:name="_Toc125639994"/>
              <w:bookmarkStart w:id="2618" w:name="_Toc125642209"/>
              <w:bookmarkStart w:id="2619" w:name="_Toc125973979"/>
              <w:bookmarkStart w:id="2620" w:name="_Toc125974264"/>
              <w:bookmarkStart w:id="2621" w:name="_Toc126055181"/>
              <w:bookmarkStart w:id="2622" w:name="_Toc126057973"/>
              <w:bookmarkStart w:id="2623" w:name="_Toc127182322"/>
              <w:bookmarkStart w:id="2624" w:name="_Toc127182659"/>
              <w:bookmarkStart w:id="2625" w:name="_Toc127191843"/>
              <w:bookmarkStart w:id="2626" w:name="_Toc127278308"/>
              <w:bookmarkStart w:id="2627" w:name="_Toc12734809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2628" w:author="Kumar Baral" w:date="2022-12-12T16:54:00Z"/>
                <w:highlight w:val="yellow"/>
                <w:rPrChange w:id="2629" w:author="Kumar Baral" w:date="2022-12-12T16:18:00Z">
                  <w:rPr>
                    <w:del w:id="2630" w:author="Kumar Baral" w:date="2022-12-12T16:54:00Z"/>
                  </w:rPr>
                </w:rPrChange>
              </w:rPr>
            </w:pPr>
            <w:del w:id="2631" w:author="Kumar Baral" w:date="2022-12-12T16:54:00Z">
              <w:r w:rsidRPr="0045721D" w:rsidDel="00A04755">
                <w:rPr>
                  <w:highlight w:val="yellow"/>
                  <w:rPrChange w:id="2632" w:author="Kumar Baral" w:date="2022-12-12T16:18:00Z">
                    <w:rPr/>
                  </w:rPrChange>
                </w:rPr>
                <w:delText>1987-2006</w:delText>
              </w:r>
              <w:bookmarkStart w:id="2633" w:name="_Toc121824684"/>
              <w:bookmarkStart w:id="2634" w:name="_Toc121825322"/>
              <w:bookmarkStart w:id="2635" w:name="_Toc121825962"/>
              <w:bookmarkStart w:id="2636" w:name="_Toc121826826"/>
              <w:bookmarkStart w:id="2637" w:name="_Toc121834249"/>
              <w:bookmarkStart w:id="2638" w:name="_Toc125550116"/>
              <w:bookmarkStart w:id="2639" w:name="_Toc125555611"/>
              <w:bookmarkStart w:id="2640" w:name="_Toc125557483"/>
              <w:bookmarkStart w:id="2641" w:name="_Toc125559370"/>
              <w:bookmarkStart w:id="2642" w:name="_Toc125618548"/>
              <w:bookmarkStart w:id="2643" w:name="_Toc125639995"/>
              <w:bookmarkStart w:id="2644" w:name="_Toc125642210"/>
              <w:bookmarkStart w:id="2645" w:name="_Toc125973980"/>
              <w:bookmarkStart w:id="2646" w:name="_Toc125974265"/>
              <w:bookmarkStart w:id="2647" w:name="_Toc126055182"/>
              <w:bookmarkStart w:id="2648" w:name="_Toc126057974"/>
              <w:bookmarkStart w:id="2649" w:name="_Toc127182323"/>
              <w:bookmarkStart w:id="2650" w:name="_Toc127182660"/>
              <w:bookmarkStart w:id="2651" w:name="_Toc127191844"/>
              <w:bookmarkStart w:id="2652" w:name="_Toc127278309"/>
              <w:bookmarkStart w:id="2653" w:name="_Toc127348097"/>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2654" w:author="Kumar Baral" w:date="2022-12-12T16:54:00Z"/>
                <w:highlight w:val="yellow"/>
                <w:rPrChange w:id="2655" w:author="Kumar Baral" w:date="2022-12-12T16:18:00Z">
                  <w:rPr>
                    <w:del w:id="2656" w:author="Kumar Baral" w:date="2022-12-12T16:54:00Z"/>
                  </w:rPr>
                </w:rPrChange>
              </w:rPr>
            </w:pPr>
            <w:del w:id="2657" w:author="Kumar Baral" w:date="2022-12-12T16:54:00Z">
              <w:r w:rsidRPr="0045721D" w:rsidDel="00A04755">
                <w:rPr>
                  <w:highlight w:val="yellow"/>
                  <w:rPrChange w:id="2658" w:author="Kumar Baral" w:date="2022-12-12T16:18:00Z">
                    <w:rPr/>
                  </w:rPrChange>
                </w:rPr>
                <w:delText>3774</w:delText>
              </w:r>
              <w:bookmarkStart w:id="2659" w:name="_Toc121824685"/>
              <w:bookmarkStart w:id="2660" w:name="_Toc121825323"/>
              <w:bookmarkStart w:id="2661" w:name="_Toc121825963"/>
              <w:bookmarkStart w:id="2662" w:name="_Toc121826827"/>
              <w:bookmarkStart w:id="2663" w:name="_Toc121834250"/>
              <w:bookmarkStart w:id="2664" w:name="_Toc125550117"/>
              <w:bookmarkStart w:id="2665" w:name="_Toc125555612"/>
              <w:bookmarkStart w:id="2666" w:name="_Toc125557484"/>
              <w:bookmarkStart w:id="2667" w:name="_Toc125559371"/>
              <w:bookmarkStart w:id="2668" w:name="_Toc125618549"/>
              <w:bookmarkStart w:id="2669" w:name="_Toc125639996"/>
              <w:bookmarkStart w:id="2670" w:name="_Toc125642211"/>
              <w:bookmarkStart w:id="2671" w:name="_Toc125973981"/>
              <w:bookmarkStart w:id="2672" w:name="_Toc125974266"/>
              <w:bookmarkStart w:id="2673" w:name="_Toc126055183"/>
              <w:bookmarkStart w:id="2674" w:name="_Toc126057975"/>
              <w:bookmarkStart w:id="2675" w:name="_Toc127182324"/>
              <w:bookmarkStart w:id="2676" w:name="_Toc127182661"/>
              <w:bookmarkStart w:id="2677" w:name="_Toc127191845"/>
              <w:bookmarkStart w:id="2678" w:name="_Toc127278310"/>
              <w:bookmarkStart w:id="2679" w:name="_Toc12734809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del>
          </w:p>
        </w:tc>
        <w:bookmarkStart w:id="2680" w:name="_Toc121824686"/>
        <w:bookmarkStart w:id="2681" w:name="_Toc121825324"/>
        <w:bookmarkStart w:id="2682" w:name="_Toc121825964"/>
        <w:bookmarkStart w:id="2683" w:name="_Toc121826828"/>
        <w:bookmarkStart w:id="2684" w:name="_Toc121834251"/>
        <w:bookmarkStart w:id="2685" w:name="_Toc125550118"/>
        <w:bookmarkStart w:id="2686" w:name="_Toc125555613"/>
        <w:bookmarkStart w:id="2687" w:name="_Toc125557485"/>
        <w:bookmarkStart w:id="2688" w:name="_Toc125559372"/>
        <w:bookmarkStart w:id="2689" w:name="_Toc125618550"/>
        <w:bookmarkStart w:id="2690" w:name="_Toc125639997"/>
        <w:bookmarkStart w:id="2691" w:name="_Toc125642212"/>
        <w:bookmarkStart w:id="2692" w:name="_Toc125973982"/>
        <w:bookmarkStart w:id="2693" w:name="_Toc125974267"/>
        <w:bookmarkStart w:id="2694" w:name="_Toc126055184"/>
        <w:bookmarkStart w:id="2695" w:name="_Toc126057976"/>
        <w:bookmarkStart w:id="2696" w:name="_Toc127182325"/>
        <w:bookmarkStart w:id="2697" w:name="_Toc127182662"/>
        <w:bookmarkStart w:id="2698" w:name="_Toc127191846"/>
        <w:bookmarkStart w:id="2699" w:name="_Toc127278311"/>
        <w:bookmarkStart w:id="2700" w:name="_Toc12734809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tr>
    </w:tbl>
    <w:p w14:paraId="77A71E08" w14:textId="0D8E343B" w:rsidR="006238CC" w:rsidRPr="0045721D" w:rsidDel="00A04755" w:rsidRDefault="006238CC" w:rsidP="006238CC">
      <w:pPr>
        <w:rPr>
          <w:del w:id="2701" w:author="Kumar Baral" w:date="2022-12-12T16:54:00Z"/>
          <w:highlight w:val="yellow"/>
          <w:rPrChange w:id="2702" w:author="Kumar Baral" w:date="2022-12-12T16:18:00Z">
            <w:rPr>
              <w:del w:id="2703" w:author="Kumar Baral" w:date="2022-12-12T16:54:00Z"/>
            </w:rPr>
          </w:rPrChange>
        </w:rPr>
      </w:pPr>
      <w:del w:id="2704" w:author="Kumar Baral" w:date="2022-12-12T16:54:00Z">
        <w:r w:rsidRPr="0045721D" w:rsidDel="00A04755">
          <w:rPr>
            <w:highlight w:val="yellow"/>
            <w:rPrChange w:id="2705"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2706" w:author="Kumar Baral" w:date="2022-12-12T16:18:00Z">
              <w:rPr/>
            </w:rPrChange>
          </w:rPr>
          <w:fldChar w:fldCharType="begin"/>
        </w:r>
        <w:r w:rsidRPr="0045721D" w:rsidDel="00A04755">
          <w:rPr>
            <w:highlight w:val="yellow"/>
            <w:rPrChange w:id="2707" w:author="Kumar Baral" w:date="2022-12-12T16:18:00Z">
              <w:rPr/>
            </w:rPrChange>
          </w:rPr>
          <w:delInstrText xml:space="preserve"> REF _Ref59960881 \h  \* MERGEFORMAT </w:delInstrText>
        </w:r>
        <w:r w:rsidRPr="0045721D" w:rsidDel="00A04755">
          <w:rPr>
            <w:highlight w:val="yellow"/>
            <w:rPrChange w:id="2708" w:author="Kumar Baral" w:date="2022-12-12T16:18:00Z">
              <w:rPr>
                <w:highlight w:val="yellow"/>
              </w:rPr>
            </w:rPrChange>
          </w:rPr>
        </w:r>
        <w:r w:rsidRPr="0045721D" w:rsidDel="00A04755">
          <w:rPr>
            <w:highlight w:val="yellow"/>
            <w:rPrChange w:id="2709" w:author="Kumar Baral" w:date="2022-12-12T16:18:00Z">
              <w:rPr/>
            </w:rPrChange>
          </w:rPr>
          <w:fldChar w:fldCharType="separate"/>
        </w:r>
        <w:r w:rsidR="00EA54C4" w:rsidRPr="0045721D" w:rsidDel="00A04755">
          <w:rPr>
            <w:highlight w:val="yellow"/>
            <w:rPrChange w:id="2710" w:author="Kumar Baral" w:date="2022-12-12T16:18:00Z">
              <w:rPr/>
            </w:rPrChange>
          </w:rPr>
          <w:delText>Table 2</w:delText>
        </w:r>
        <w:r w:rsidR="00EA54C4" w:rsidRPr="0045721D" w:rsidDel="00A04755">
          <w:rPr>
            <w:highlight w:val="yellow"/>
            <w:rPrChange w:id="2711" w:author="Kumar Baral" w:date="2022-12-12T16:18:00Z">
              <w:rPr/>
            </w:rPrChange>
          </w:rPr>
          <w:noBreakHyphen/>
          <w:delText>2</w:delText>
        </w:r>
        <w:r w:rsidRPr="0045721D" w:rsidDel="00A04755">
          <w:rPr>
            <w:highlight w:val="yellow"/>
            <w:rPrChange w:id="2712" w:author="Kumar Baral" w:date="2022-12-12T16:18:00Z">
              <w:rPr/>
            </w:rPrChange>
          </w:rPr>
          <w:fldChar w:fldCharType="end"/>
        </w:r>
        <w:r w:rsidRPr="0045721D" w:rsidDel="00A04755">
          <w:rPr>
            <w:highlight w:val="yellow"/>
            <w:rPrChange w:id="2713" w:author="Kumar Baral" w:date="2022-12-12T16:18:00Z">
              <w:rPr/>
            </w:rPrChange>
          </w:rPr>
          <w:delText xml:space="preserve">. </w:delText>
        </w:r>
        <w:bookmarkStart w:id="2714" w:name="_Toc121824687"/>
        <w:bookmarkStart w:id="2715" w:name="_Toc121825325"/>
        <w:bookmarkStart w:id="2716" w:name="_Toc121825965"/>
        <w:bookmarkStart w:id="2717" w:name="_Toc121826829"/>
        <w:bookmarkStart w:id="2718" w:name="_Toc121834252"/>
        <w:bookmarkStart w:id="2719" w:name="_Toc125550119"/>
        <w:bookmarkStart w:id="2720" w:name="_Toc125555614"/>
        <w:bookmarkStart w:id="2721" w:name="_Toc125557486"/>
        <w:bookmarkStart w:id="2722" w:name="_Toc125559373"/>
        <w:bookmarkStart w:id="2723" w:name="_Toc125618551"/>
        <w:bookmarkStart w:id="2724" w:name="_Toc125639998"/>
        <w:bookmarkStart w:id="2725" w:name="_Toc125642213"/>
        <w:bookmarkStart w:id="2726" w:name="_Toc125973983"/>
        <w:bookmarkStart w:id="2727" w:name="_Toc125974268"/>
        <w:bookmarkStart w:id="2728" w:name="_Toc126055185"/>
        <w:bookmarkStart w:id="2729" w:name="_Toc126057977"/>
        <w:bookmarkStart w:id="2730" w:name="_Toc127182326"/>
        <w:bookmarkStart w:id="2731" w:name="_Toc127182663"/>
        <w:bookmarkStart w:id="2732" w:name="_Toc127191847"/>
        <w:bookmarkStart w:id="2733" w:name="_Toc127278312"/>
        <w:bookmarkStart w:id="2734" w:name="_Toc127348100"/>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del>
    </w:p>
    <w:p w14:paraId="61381523" w14:textId="4E76934A" w:rsidR="006238CC" w:rsidRPr="0045721D" w:rsidDel="00A04755" w:rsidRDefault="006238CC" w:rsidP="006238CC">
      <w:pPr>
        <w:pStyle w:val="Caption"/>
        <w:rPr>
          <w:del w:id="2735" w:author="Kumar Baral" w:date="2022-12-12T16:54:00Z"/>
          <w:highlight w:val="yellow"/>
          <w:rPrChange w:id="2736" w:author="Kumar Baral" w:date="2022-12-12T16:18:00Z">
            <w:rPr>
              <w:del w:id="2737" w:author="Kumar Baral" w:date="2022-12-12T16:54:00Z"/>
            </w:rPr>
          </w:rPrChange>
        </w:rPr>
      </w:pPr>
      <w:bookmarkStart w:id="2738" w:name="_Ref59960881"/>
      <w:bookmarkStart w:id="2739" w:name="_Toc62563764"/>
      <w:del w:id="2740" w:author="Kumar Baral" w:date="2022-12-12T16:54:00Z">
        <w:r w:rsidRPr="0045721D" w:rsidDel="00A04755">
          <w:rPr>
            <w:highlight w:val="yellow"/>
            <w:rPrChange w:id="2741" w:author="Kumar Baral" w:date="2022-12-12T16:18:00Z">
              <w:rPr/>
            </w:rPrChange>
          </w:rPr>
          <w:delText xml:space="preserve">Table </w:delText>
        </w:r>
      </w:del>
      <w:del w:id="2742" w:author="Kumar Baral" w:date="2022-12-12T16:52:00Z">
        <w:r w:rsidR="003D276E" w:rsidRPr="0045721D" w:rsidDel="00A04755">
          <w:rPr>
            <w:highlight w:val="yellow"/>
            <w:rPrChange w:id="2743" w:author="Kumar Baral" w:date="2022-12-12T16:18:00Z">
              <w:rPr/>
            </w:rPrChange>
          </w:rPr>
          <w:fldChar w:fldCharType="begin"/>
        </w:r>
        <w:r w:rsidR="003D276E" w:rsidRPr="0045721D" w:rsidDel="00A04755">
          <w:rPr>
            <w:highlight w:val="yellow"/>
            <w:rPrChange w:id="2744" w:author="Kumar Baral" w:date="2022-12-12T16:18:00Z">
              <w:rPr/>
            </w:rPrChange>
          </w:rPr>
          <w:delInstrText xml:space="preserve"> STYLEREF 1 \s </w:delInstrText>
        </w:r>
        <w:r w:rsidR="003D276E" w:rsidRPr="0045721D" w:rsidDel="00A04755">
          <w:rPr>
            <w:highlight w:val="yellow"/>
            <w:rPrChange w:id="2745" w:author="Kumar Baral" w:date="2022-12-12T16:18:00Z">
              <w:rPr>
                <w:noProof/>
              </w:rPr>
            </w:rPrChange>
          </w:rPr>
          <w:fldChar w:fldCharType="separate"/>
        </w:r>
        <w:r w:rsidR="00EA54C4" w:rsidRPr="0045721D" w:rsidDel="00A04755">
          <w:rPr>
            <w:noProof/>
            <w:highlight w:val="yellow"/>
            <w:rPrChange w:id="2746" w:author="Kumar Baral" w:date="2022-12-12T16:18:00Z">
              <w:rPr>
                <w:noProof/>
              </w:rPr>
            </w:rPrChange>
          </w:rPr>
          <w:delText>2</w:delText>
        </w:r>
        <w:r w:rsidR="003D276E" w:rsidRPr="0045721D" w:rsidDel="00A04755">
          <w:rPr>
            <w:noProof/>
            <w:highlight w:val="yellow"/>
            <w:rPrChange w:id="2747" w:author="Kumar Baral" w:date="2022-12-12T16:18:00Z">
              <w:rPr>
                <w:noProof/>
              </w:rPr>
            </w:rPrChange>
          </w:rPr>
          <w:fldChar w:fldCharType="end"/>
        </w:r>
        <w:r w:rsidR="004264EF" w:rsidRPr="0045721D" w:rsidDel="00A04755">
          <w:rPr>
            <w:highlight w:val="yellow"/>
            <w:rPrChange w:id="2748" w:author="Kumar Baral" w:date="2022-12-12T16:18:00Z">
              <w:rPr/>
            </w:rPrChange>
          </w:rPr>
          <w:noBreakHyphen/>
        </w:r>
        <w:r w:rsidR="003D276E" w:rsidRPr="0045721D" w:rsidDel="00A04755">
          <w:rPr>
            <w:highlight w:val="yellow"/>
            <w:rPrChange w:id="2749" w:author="Kumar Baral" w:date="2022-12-12T16:18:00Z">
              <w:rPr/>
            </w:rPrChange>
          </w:rPr>
          <w:fldChar w:fldCharType="begin"/>
        </w:r>
        <w:r w:rsidR="003D276E" w:rsidRPr="0045721D" w:rsidDel="00A04755">
          <w:rPr>
            <w:highlight w:val="yellow"/>
            <w:rPrChange w:id="2750" w:author="Kumar Baral" w:date="2022-12-12T16:18:00Z">
              <w:rPr/>
            </w:rPrChange>
          </w:rPr>
          <w:delInstrText xml:space="preserve"> SEQ Table \* ARABIC \s 1 </w:delInstrText>
        </w:r>
        <w:r w:rsidR="003D276E" w:rsidRPr="0045721D" w:rsidDel="00A04755">
          <w:rPr>
            <w:highlight w:val="yellow"/>
            <w:rPrChange w:id="2751" w:author="Kumar Baral" w:date="2022-12-12T16:18:00Z">
              <w:rPr>
                <w:noProof/>
              </w:rPr>
            </w:rPrChange>
          </w:rPr>
          <w:fldChar w:fldCharType="separate"/>
        </w:r>
        <w:r w:rsidR="00EA54C4" w:rsidRPr="0045721D" w:rsidDel="00A04755">
          <w:rPr>
            <w:noProof/>
            <w:highlight w:val="yellow"/>
            <w:rPrChange w:id="2752" w:author="Kumar Baral" w:date="2022-12-12T16:18:00Z">
              <w:rPr>
                <w:noProof/>
              </w:rPr>
            </w:rPrChange>
          </w:rPr>
          <w:delText>2</w:delText>
        </w:r>
        <w:r w:rsidR="003D276E" w:rsidRPr="0045721D" w:rsidDel="00A04755">
          <w:rPr>
            <w:noProof/>
            <w:highlight w:val="yellow"/>
            <w:rPrChange w:id="2753" w:author="Kumar Baral" w:date="2022-12-12T16:18:00Z">
              <w:rPr>
                <w:noProof/>
              </w:rPr>
            </w:rPrChange>
          </w:rPr>
          <w:fldChar w:fldCharType="end"/>
        </w:r>
      </w:del>
      <w:bookmarkEnd w:id="2738"/>
      <w:del w:id="2754" w:author="Kumar Baral" w:date="2022-12-12T16:54:00Z">
        <w:r w:rsidRPr="0045721D" w:rsidDel="00A04755">
          <w:rPr>
            <w:highlight w:val="yellow"/>
            <w:rPrChange w:id="2755" w:author="Kumar Baral" w:date="2022-12-12T16:18:00Z">
              <w:rPr/>
            </w:rPrChange>
          </w:rPr>
          <w:delText xml:space="preserve">: Catchment Area of Myagdi Khola at Proposed Intake </w:delText>
        </w:r>
        <w:bookmarkEnd w:id="2739"/>
        <w:r w:rsidRPr="0045721D" w:rsidDel="00A04755">
          <w:rPr>
            <w:highlight w:val="yellow"/>
            <w:rPrChange w:id="2756" w:author="Kumar Baral" w:date="2022-12-12T16:18:00Z">
              <w:rPr/>
            </w:rPrChange>
          </w:rPr>
          <w:delText>and Tailrace Sites</w:delText>
        </w:r>
        <w:bookmarkStart w:id="2757" w:name="_Toc121824688"/>
        <w:bookmarkStart w:id="2758" w:name="_Toc121825326"/>
        <w:bookmarkStart w:id="2759" w:name="_Toc121825966"/>
        <w:bookmarkStart w:id="2760" w:name="_Toc121826830"/>
        <w:bookmarkStart w:id="2761" w:name="_Toc121834253"/>
        <w:bookmarkStart w:id="2762" w:name="_Toc125550120"/>
        <w:bookmarkStart w:id="2763" w:name="_Toc125555615"/>
        <w:bookmarkStart w:id="2764" w:name="_Toc125557487"/>
        <w:bookmarkStart w:id="2765" w:name="_Toc125559374"/>
        <w:bookmarkStart w:id="2766" w:name="_Toc125618552"/>
        <w:bookmarkStart w:id="2767" w:name="_Toc125639999"/>
        <w:bookmarkStart w:id="2768" w:name="_Toc125642214"/>
        <w:bookmarkStart w:id="2769" w:name="_Toc125973984"/>
        <w:bookmarkStart w:id="2770" w:name="_Toc125974269"/>
        <w:bookmarkStart w:id="2771" w:name="_Toc126055186"/>
        <w:bookmarkStart w:id="2772" w:name="_Toc126057978"/>
        <w:bookmarkStart w:id="2773" w:name="_Toc127182327"/>
        <w:bookmarkStart w:id="2774" w:name="_Toc127182664"/>
        <w:bookmarkStart w:id="2775" w:name="_Toc127191848"/>
        <w:bookmarkStart w:id="2776" w:name="_Toc127278313"/>
        <w:bookmarkStart w:id="2777" w:name="_Toc127348101"/>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2778"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2779" w:author="Kumar Baral" w:date="2022-12-12T16:54:00Z"/>
                <w:b/>
                <w:bCs/>
                <w:highlight w:val="yellow"/>
                <w:rPrChange w:id="2780" w:author="Kumar Baral" w:date="2022-12-12T16:18:00Z">
                  <w:rPr>
                    <w:del w:id="2781" w:author="Kumar Baral" w:date="2022-12-12T16:54:00Z"/>
                    <w:b/>
                    <w:bCs/>
                  </w:rPr>
                </w:rPrChange>
              </w:rPr>
            </w:pPr>
            <w:del w:id="2782" w:author="Kumar Baral" w:date="2022-12-12T16:54:00Z">
              <w:r w:rsidRPr="0045721D" w:rsidDel="00A04755">
                <w:rPr>
                  <w:b/>
                  <w:bCs/>
                  <w:highlight w:val="yellow"/>
                  <w:rPrChange w:id="2783" w:author="Kumar Baral" w:date="2022-12-12T16:18:00Z">
                    <w:rPr>
                      <w:b/>
                      <w:bCs/>
                    </w:rPr>
                  </w:rPrChange>
                </w:rPr>
                <w:delText>Elevation</w:delText>
              </w:r>
              <w:bookmarkStart w:id="2784" w:name="_Toc121824689"/>
              <w:bookmarkStart w:id="2785" w:name="_Toc121825327"/>
              <w:bookmarkStart w:id="2786" w:name="_Toc121825967"/>
              <w:bookmarkStart w:id="2787" w:name="_Toc121826831"/>
              <w:bookmarkStart w:id="2788" w:name="_Toc121834254"/>
              <w:bookmarkStart w:id="2789" w:name="_Toc125550121"/>
              <w:bookmarkStart w:id="2790" w:name="_Toc125555616"/>
              <w:bookmarkStart w:id="2791" w:name="_Toc125557488"/>
              <w:bookmarkStart w:id="2792" w:name="_Toc125559375"/>
              <w:bookmarkStart w:id="2793" w:name="_Toc125618553"/>
              <w:bookmarkStart w:id="2794" w:name="_Toc125640000"/>
              <w:bookmarkStart w:id="2795" w:name="_Toc125642215"/>
              <w:bookmarkStart w:id="2796" w:name="_Toc125973985"/>
              <w:bookmarkStart w:id="2797" w:name="_Toc125974270"/>
              <w:bookmarkStart w:id="2798" w:name="_Toc126055187"/>
              <w:bookmarkStart w:id="2799" w:name="_Toc126057979"/>
              <w:bookmarkStart w:id="2800" w:name="_Toc127182328"/>
              <w:bookmarkStart w:id="2801" w:name="_Toc127182665"/>
              <w:bookmarkStart w:id="2802" w:name="_Toc127191849"/>
              <w:bookmarkStart w:id="2803" w:name="_Toc127278314"/>
              <w:bookmarkStart w:id="2804" w:name="_Toc127348102"/>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2805" w:author="Kumar Baral" w:date="2022-12-12T16:54:00Z"/>
                <w:b/>
                <w:bCs/>
                <w:highlight w:val="yellow"/>
                <w:rPrChange w:id="2806" w:author="Kumar Baral" w:date="2022-12-12T16:18:00Z">
                  <w:rPr>
                    <w:del w:id="2807" w:author="Kumar Baral" w:date="2022-12-12T16:54:00Z"/>
                    <w:b/>
                    <w:bCs/>
                  </w:rPr>
                </w:rPrChange>
              </w:rPr>
            </w:pPr>
            <w:del w:id="2808" w:author="Kumar Baral" w:date="2022-12-12T16:54:00Z">
              <w:r w:rsidRPr="0045721D" w:rsidDel="00A04755">
                <w:rPr>
                  <w:b/>
                  <w:bCs/>
                  <w:highlight w:val="yellow"/>
                  <w:rPrChange w:id="2809" w:author="Kumar Baral" w:date="2022-12-12T16:18:00Z">
                    <w:rPr>
                      <w:b/>
                      <w:bCs/>
                    </w:rPr>
                  </w:rPrChange>
                </w:rPr>
                <w:delText>Intake at Myagdi Khola</w:delText>
              </w:r>
              <w:bookmarkStart w:id="2810" w:name="_Toc121824690"/>
              <w:bookmarkStart w:id="2811" w:name="_Toc121825328"/>
              <w:bookmarkStart w:id="2812" w:name="_Toc121825968"/>
              <w:bookmarkStart w:id="2813" w:name="_Toc121826832"/>
              <w:bookmarkStart w:id="2814" w:name="_Toc121834255"/>
              <w:bookmarkStart w:id="2815" w:name="_Toc125550122"/>
              <w:bookmarkStart w:id="2816" w:name="_Toc125555617"/>
              <w:bookmarkStart w:id="2817" w:name="_Toc125557489"/>
              <w:bookmarkStart w:id="2818" w:name="_Toc125559376"/>
              <w:bookmarkStart w:id="2819" w:name="_Toc125618554"/>
              <w:bookmarkStart w:id="2820" w:name="_Toc125640001"/>
              <w:bookmarkStart w:id="2821" w:name="_Toc125642216"/>
              <w:bookmarkStart w:id="2822" w:name="_Toc125973986"/>
              <w:bookmarkStart w:id="2823" w:name="_Toc125974271"/>
              <w:bookmarkStart w:id="2824" w:name="_Toc126055188"/>
              <w:bookmarkStart w:id="2825" w:name="_Toc126057980"/>
              <w:bookmarkStart w:id="2826" w:name="_Toc127182329"/>
              <w:bookmarkStart w:id="2827" w:name="_Toc127182666"/>
              <w:bookmarkStart w:id="2828" w:name="_Toc127191850"/>
              <w:bookmarkStart w:id="2829" w:name="_Toc127278315"/>
              <w:bookmarkStart w:id="2830" w:name="_Toc127348103"/>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2831" w:author="Kumar Baral" w:date="2022-12-12T16:54:00Z"/>
                <w:b/>
                <w:bCs/>
                <w:highlight w:val="yellow"/>
                <w:rPrChange w:id="2832" w:author="Kumar Baral" w:date="2022-12-12T16:18:00Z">
                  <w:rPr>
                    <w:del w:id="2833" w:author="Kumar Baral" w:date="2022-12-12T16:54:00Z"/>
                    <w:b/>
                    <w:bCs/>
                  </w:rPr>
                </w:rPrChange>
              </w:rPr>
            </w:pPr>
            <w:del w:id="2834" w:author="Kumar Baral" w:date="2022-12-12T16:54:00Z">
              <w:r w:rsidRPr="0045721D" w:rsidDel="00A04755">
                <w:rPr>
                  <w:b/>
                  <w:bCs/>
                  <w:highlight w:val="yellow"/>
                  <w:rPrChange w:id="2835" w:author="Kumar Baral" w:date="2022-12-12T16:18:00Z">
                    <w:rPr>
                      <w:b/>
                      <w:bCs/>
                    </w:rPr>
                  </w:rPrChange>
                </w:rPr>
                <w:delText>Intake at Kunaban Khola</w:delText>
              </w:r>
              <w:bookmarkStart w:id="2836" w:name="_Toc121824691"/>
              <w:bookmarkStart w:id="2837" w:name="_Toc121825329"/>
              <w:bookmarkStart w:id="2838" w:name="_Toc121825969"/>
              <w:bookmarkStart w:id="2839" w:name="_Toc121826833"/>
              <w:bookmarkStart w:id="2840" w:name="_Toc121834256"/>
              <w:bookmarkStart w:id="2841" w:name="_Toc125550123"/>
              <w:bookmarkStart w:id="2842" w:name="_Toc125555618"/>
              <w:bookmarkStart w:id="2843" w:name="_Toc125557490"/>
              <w:bookmarkStart w:id="2844" w:name="_Toc125559377"/>
              <w:bookmarkStart w:id="2845" w:name="_Toc125618555"/>
              <w:bookmarkStart w:id="2846" w:name="_Toc125640002"/>
              <w:bookmarkStart w:id="2847" w:name="_Toc125642217"/>
              <w:bookmarkStart w:id="2848" w:name="_Toc125973987"/>
              <w:bookmarkStart w:id="2849" w:name="_Toc125974272"/>
              <w:bookmarkStart w:id="2850" w:name="_Toc126055189"/>
              <w:bookmarkStart w:id="2851" w:name="_Toc126057981"/>
              <w:bookmarkStart w:id="2852" w:name="_Toc127182330"/>
              <w:bookmarkStart w:id="2853" w:name="_Toc127182667"/>
              <w:bookmarkStart w:id="2854" w:name="_Toc127191851"/>
              <w:bookmarkStart w:id="2855" w:name="_Toc127278316"/>
              <w:bookmarkStart w:id="2856" w:name="_Toc127348104"/>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2857" w:author="Kumar Baral" w:date="2022-12-12T16:54:00Z"/>
                <w:b/>
                <w:bCs/>
                <w:highlight w:val="yellow"/>
                <w:rPrChange w:id="2858" w:author="Kumar Baral" w:date="2022-12-12T16:18:00Z">
                  <w:rPr>
                    <w:del w:id="2859" w:author="Kumar Baral" w:date="2022-12-12T16:54:00Z"/>
                    <w:b/>
                    <w:bCs/>
                  </w:rPr>
                </w:rPrChange>
              </w:rPr>
            </w:pPr>
            <w:del w:id="2860" w:author="Kumar Baral" w:date="2022-12-12T16:54:00Z">
              <w:r w:rsidRPr="0045721D" w:rsidDel="00A04755">
                <w:rPr>
                  <w:b/>
                  <w:bCs/>
                  <w:highlight w:val="yellow"/>
                  <w:rPrChange w:id="2861" w:author="Kumar Baral" w:date="2022-12-12T16:18:00Z">
                    <w:rPr>
                      <w:b/>
                      <w:bCs/>
                    </w:rPr>
                  </w:rPrChange>
                </w:rPr>
                <w:delText>Intake_Total (Myagdi+Kunban)</w:delText>
              </w:r>
              <w:bookmarkStart w:id="2862" w:name="_Toc121824692"/>
              <w:bookmarkStart w:id="2863" w:name="_Toc121825330"/>
              <w:bookmarkStart w:id="2864" w:name="_Toc121825970"/>
              <w:bookmarkStart w:id="2865" w:name="_Toc121826834"/>
              <w:bookmarkStart w:id="2866" w:name="_Toc121834257"/>
              <w:bookmarkStart w:id="2867" w:name="_Toc125550124"/>
              <w:bookmarkStart w:id="2868" w:name="_Toc125555619"/>
              <w:bookmarkStart w:id="2869" w:name="_Toc125557491"/>
              <w:bookmarkStart w:id="2870" w:name="_Toc125559378"/>
              <w:bookmarkStart w:id="2871" w:name="_Toc125618556"/>
              <w:bookmarkStart w:id="2872" w:name="_Toc125640003"/>
              <w:bookmarkStart w:id="2873" w:name="_Toc125642218"/>
              <w:bookmarkStart w:id="2874" w:name="_Toc125973988"/>
              <w:bookmarkStart w:id="2875" w:name="_Toc125974273"/>
              <w:bookmarkStart w:id="2876" w:name="_Toc126055190"/>
              <w:bookmarkStart w:id="2877" w:name="_Toc126057982"/>
              <w:bookmarkStart w:id="2878" w:name="_Toc127182331"/>
              <w:bookmarkStart w:id="2879" w:name="_Toc127182668"/>
              <w:bookmarkStart w:id="2880" w:name="_Toc127191852"/>
              <w:bookmarkStart w:id="2881" w:name="_Toc127278317"/>
              <w:bookmarkStart w:id="2882" w:name="_Toc127348105"/>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2883" w:author="Kumar Baral" w:date="2022-12-12T16:54:00Z"/>
                <w:b/>
                <w:bCs/>
                <w:highlight w:val="yellow"/>
                <w:rPrChange w:id="2884" w:author="Kumar Baral" w:date="2022-12-12T16:18:00Z">
                  <w:rPr>
                    <w:del w:id="2885" w:author="Kumar Baral" w:date="2022-12-12T16:54:00Z"/>
                    <w:b/>
                    <w:bCs/>
                  </w:rPr>
                </w:rPrChange>
              </w:rPr>
            </w:pPr>
            <w:del w:id="2886" w:author="Kumar Baral" w:date="2022-12-12T16:54:00Z">
              <w:r w:rsidRPr="0045721D" w:rsidDel="00A04755">
                <w:rPr>
                  <w:b/>
                  <w:bCs/>
                  <w:highlight w:val="yellow"/>
                  <w:rPrChange w:id="2887" w:author="Kumar Baral" w:date="2022-12-12T16:18:00Z">
                    <w:rPr>
                      <w:b/>
                      <w:bCs/>
                    </w:rPr>
                  </w:rPrChange>
                </w:rPr>
                <w:delText>Tailrace</w:delText>
              </w:r>
              <w:bookmarkStart w:id="2888" w:name="_Toc121824693"/>
              <w:bookmarkStart w:id="2889" w:name="_Toc121825331"/>
              <w:bookmarkStart w:id="2890" w:name="_Toc121825971"/>
              <w:bookmarkStart w:id="2891" w:name="_Toc121826835"/>
              <w:bookmarkStart w:id="2892" w:name="_Toc121834258"/>
              <w:bookmarkStart w:id="2893" w:name="_Toc125550125"/>
              <w:bookmarkStart w:id="2894" w:name="_Toc125555620"/>
              <w:bookmarkStart w:id="2895" w:name="_Toc125557492"/>
              <w:bookmarkStart w:id="2896" w:name="_Toc125559379"/>
              <w:bookmarkStart w:id="2897" w:name="_Toc125618557"/>
              <w:bookmarkStart w:id="2898" w:name="_Toc125640004"/>
              <w:bookmarkStart w:id="2899" w:name="_Toc125642219"/>
              <w:bookmarkStart w:id="2900" w:name="_Toc125973989"/>
              <w:bookmarkStart w:id="2901" w:name="_Toc125974274"/>
              <w:bookmarkStart w:id="2902" w:name="_Toc126055191"/>
              <w:bookmarkStart w:id="2903" w:name="_Toc126057983"/>
              <w:bookmarkStart w:id="2904" w:name="_Toc127182332"/>
              <w:bookmarkStart w:id="2905" w:name="_Toc127182669"/>
              <w:bookmarkStart w:id="2906" w:name="_Toc127191853"/>
              <w:bookmarkStart w:id="2907" w:name="_Toc127278318"/>
              <w:bookmarkStart w:id="2908" w:name="_Toc127348106"/>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del>
          </w:p>
        </w:tc>
        <w:bookmarkStart w:id="2909" w:name="_Toc121824694"/>
        <w:bookmarkStart w:id="2910" w:name="_Toc121825332"/>
        <w:bookmarkStart w:id="2911" w:name="_Toc121825972"/>
        <w:bookmarkStart w:id="2912" w:name="_Toc121826836"/>
        <w:bookmarkStart w:id="2913" w:name="_Toc121834259"/>
        <w:bookmarkStart w:id="2914" w:name="_Toc125550126"/>
        <w:bookmarkStart w:id="2915" w:name="_Toc125555621"/>
        <w:bookmarkStart w:id="2916" w:name="_Toc125557493"/>
        <w:bookmarkStart w:id="2917" w:name="_Toc125559380"/>
        <w:bookmarkStart w:id="2918" w:name="_Toc125618558"/>
        <w:bookmarkStart w:id="2919" w:name="_Toc125640005"/>
        <w:bookmarkStart w:id="2920" w:name="_Toc125642220"/>
        <w:bookmarkStart w:id="2921" w:name="_Toc125973990"/>
        <w:bookmarkStart w:id="2922" w:name="_Toc125974275"/>
        <w:bookmarkStart w:id="2923" w:name="_Toc126055192"/>
        <w:bookmarkStart w:id="2924" w:name="_Toc126057984"/>
        <w:bookmarkStart w:id="2925" w:name="_Toc127182333"/>
        <w:bookmarkStart w:id="2926" w:name="_Toc127182670"/>
        <w:bookmarkStart w:id="2927" w:name="_Toc127191854"/>
        <w:bookmarkStart w:id="2928" w:name="_Toc127278319"/>
        <w:bookmarkStart w:id="2929" w:name="_Toc127348107"/>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tr>
      <w:tr w:rsidR="006238CC" w:rsidRPr="0045721D" w:rsidDel="00A04755" w14:paraId="46F6E388" w14:textId="67B65521" w:rsidTr="00E9411B">
        <w:trPr>
          <w:trHeight w:val="756"/>
          <w:jc w:val="center"/>
          <w:del w:id="2930"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2931" w:author="Kumar Baral" w:date="2022-12-12T16:54:00Z"/>
                <w:b/>
                <w:bCs/>
                <w:highlight w:val="yellow"/>
                <w:rPrChange w:id="2932" w:author="Kumar Baral" w:date="2022-12-12T16:18:00Z">
                  <w:rPr>
                    <w:del w:id="2933" w:author="Kumar Baral" w:date="2022-12-12T16:54:00Z"/>
                    <w:b/>
                    <w:bCs/>
                  </w:rPr>
                </w:rPrChange>
              </w:rPr>
            </w:pPr>
            <w:bookmarkStart w:id="2934" w:name="_Toc121824695"/>
            <w:bookmarkStart w:id="2935" w:name="_Toc121825333"/>
            <w:bookmarkStart w:id="2936" w:name="_Toc121825973"/>
            <w:bookmarkStart w:id="2937" w:name="_Toc121826837"/>
            <w:bookmarkStart w:id="2938" w:name="_Toc121834260"/>
            <w:bookmarkStart w:id="2939" w:name="_Toc125550127"/>
            <w:bookmarkStart w:id="2940" w:name="_Toc125555622"/>
            <w:bookmarkStart w:id="2941" w:name="_Toc125557494"/>
            <w:bookmarkStart w:id="2942" w:name="_Toc125559381"/>
            <w:bookmarkStart w:id="2943" w:name="_Toc125618559"/>
            <w:bookmarkStart w:id="2944" w:name="_Toc125640006"/>
            <w:bookmarkStart w:id="2945" w:name="_Toc125642221"/>
            <w:bookmarkStart w:id="2946" w:name="_Toc125973991"/>
            <w:bookmarkStart w:id="2947" w:name="_Toc125974276"/>
            <w:bookmarkStart w:id="2948" w:name="_Toc126055193"/>
            <w:bookmarkStart w:id="2949" w:name="_Toc126057985"/>
            <w:bookmarkStart w:id="2950" w:name="_Toc127182334"/>
            <w:bookmarkStart w:id="2951" w:name="_Toc127182671"/>
            <w:bookmarkStart w:id="2952" w:name="_Toc127191855"/>
            <w:bookmarkStart w:id="2953" w:name="_Toc127278320"/>
            <w:bookmarkStart w:id="2954" w:name="_Toc127348108"/>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2955" w:author="Kumar Baral" w:date="2022-12-12T16:54:00Z"/>
                <w:b/>
                <w:bCs/>
                <w:highlight w:val="yellow"/>
                <w:rPrChange w:id="2956" w:author="Kumar Baral" w:date="2022-12-12T16:18:00Z">
                  <w:rPr>
                    <w:del w:id="2957" w:author="Kumar Baral" w:date="2022-12-12T16:54:00Z"/>
                    <w:b/>
                    <w:bCs/>
                  </w:rPr>
                </w:rPrChange>
              </w:rPr>
            </w:pPr>
            <w:del w:id="2958" w:author="Kumar Baral" w:date="2022-12-12T16:54:00Z">
              <w:r w:rsidRPr="0045721D" w:rsidDel="00A04755">
                <w:rPr>
                  <w:b/>
                  <w:bCs/>
                  <w:highlight w:val="yellow"/>
                  <w:rPrChange w:id="2959" w:author="Kumar Baral" w:date="2022-12-12T16:18:00Z">
                    <w:rPr>
                      <w:b/>
                      <w:bCs/>
                    </w:rPr>
                  </w:rPrChange>
                </w:rPr>
                <w:delText>Area (km</w:delText>
              </w:r>
              <w:r w:rsidRPr="0045721D" w:rsidDel="00A04755">
                <w:rPr>
                  <w:b/>
                  <w:bCs/>
                  <w:highlight w:val="yellow"/>
                  <w:vertAlign w:val="superscript"/>
                  <w:rPrChange w:id="2960" w:author="Kumar Baral" w:date="2022-12-12T16:18:00Z">
                    <w:rPr>
                      <w:b/>
                      <w:bCs/>
                      <w:vertAlign w:val="superscript"/>
                    </w:rPr>
                  </w:rPrChange>
                </w:rPr>
                <w:delText>2</w:delText>
              </w:r>
              <w:r w:rsidRPr="0045721D" w:rsidDel="00A04755">
                <w:rPr>
                  <w:b/>
                  <w:bCs/>
                  <w:highlight w:val="yellow"/>
                  <w:rPrChange w:id="2961" w:author="Kumar Baral" w:date="2022-12-12T16:18:00Z">
                    <w:rPr>
                      <w:b/>
                      <w:bCs/>
                    </w:rPr>
                  </w:rPrChange>
                </w:rPr>
                <w:delText>)</w:delText>
              </w:r>
              <w:bookmarkStart w:id="2962" w:name="_Toc121824696"/>
              <w:bookmarkStart w:id="2963" w:name="_Toc121825334"/>
              <w:bookmarkStart w:id="2964" w:name="_Toc121825974"/>
              <w:bookmarkStart w:id="2965" w:name="_Toc121826838"/>
              <w:bookmarkStart w:id="2966" w:name="_Toc121834261"/>
              <w:bookmarkStart w:id="2967" w:name="_Toc125550128"/>
              <w:bookmarkStart w:id="2968" w:name="_Toc125555623"/>
              <w:bookmarkStart w:id="2969" w:name="_Toc125557495"/>
              <w:bookmarkStart w:id="2970" w:name="_Toc125559382"/>
              <w:bookmarkStart w:id="2971" w:name="_Toc125618560"/>
              <w:bookmarkStart w:id="2972" w:name="_Toc125640007"/>
              <w:bookmarkStart w:id="2973" w:name="_Toc125642222"/>
              <w:bookmarkStart w:id="2974" w:name="_Toc125973992"/>
              <w:bookmarkStart w:id="2975" w:name="_Toc125974277"/>
              <w:bookmarkStart w:id="2976" w:name="_Toc126055194"/>
              <w:bookmarkStart w:id="2977" w:name="_Toc126057986"/>
              <w:bookmarkStart w:id="2978" w:name="_Toc127182335"/>
              <w:bookmarkStart w:id="2979" w:name="_Toc127182672"/>
              <w:bookmarkStart w:id="2980" w:name="_Toc127191856"/>
              <w:bookmarkStart w:id="2981" w:name="_Toc127278321"/>
              <w:bookmarkStart w:id="2982" w:name="_Toc127348109"/>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2983" w:author="Kumar Baral" w:date="2022-12-12T16:54:00Z"/>
                <w:b/>
                <w:bCs/>
                <w:highlight w:val="yellow"/>
                <w:rPrChange w:id="2984" w:author="Kumar Baral" w:date="2022-12-12T16:18:00Z">
                  <w:rPr>
                    <w:del w:id="2985" w:author="Kumar Baral" w:date="2022-12-12T16:54:00Z"/>
                    <w:b/>
                    <w:bCs/>
                  </w:rPr>
                </w:rPrChange>
              </w:rPr>
            </w:pPr>
            <w:del w:id="2986" w:author="Kumar Baral" w:date="2022-12-12T16:54:00Z">
              <w:r w:rsidRPr="0045721D" w:rsidDel="00A04755">
                <w:rPr>
                  <w:b/>
                  <w:bCs/>
                  <w:highlight w:val="yellow"/>
                  <w:rPrChange w:id="2987" w:author="Kumar Baral" w:date="2022-12-12T16:18:00Z">
                    <w:rPr>
                      <w:b/>
                      <w:bCs/>
                    </w:rPr>
                  </w:rPrChange>
                </w:rPr>
                <w:delText>%</w:delText>
              </w:r>
              <w:bookmarkStart w:id="2988" w:name="_Toc121824697"/>
              <w:bookmarkStart w:id="2989" w:name="_Toc121825335"/>
              <w:bookmarkStart w:id="2990" w:name="_Toc121825975"/>
              <w:bookmarkStart w:id="2991" w:name="_Toc121826839"/>
              <w:bookmarkStart w:id="2992" w:name="_Toc121834262"/>
              <w:bookmarkStart w:id="2993" w:name="_Toc125550129"/>
              <w:bookmarkStart w:id="2994" w:name="_Toc125555624"/>
              <w:bookmarkStart w:id="2995" w:name="_Toc125557496"/>
              <w:bookmarkStart w:id="2996" w:name="_Toc125559383"/>
              <w:bookmarkStart w:id="2997" w:name="_Toc125618561"/>
              <w:bookmarkStart w:id="2998" w:name="_Toc125640008"/>
              <w:bookmarkStart w:id="2999" w:name="_Toc125642223"/>
              <w:bookmarkStart w:id="3000" w:name="_Toc125973993"/>
              <w:bookmarkStart w:id="3001" w:name="_Toc125974278"/>
              <w:bookmarkStart w:id="3002" w:name="_Toc126055195"/>
              <w:bookmarkStart w:id="3003" w:name="_Toc126057987"/>
              <w:bookmarkStart w:id="3004" w:name="_Toc127182336"/>
              <w:bookmarkStart w:id="3005" w:name="_Toc127182673"/>
              <w:bookmarkStart w:id="3006" w:name="_Toc127191857"/>
              <w:bookmarkStart w:id="3007" w:name="_Toc127278322"/>
              <w:bookmarkStart w:id="3008" w:name="_Toc127348110"/>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3009" w:author="Kumar Baral" w:date="2022-12-12T16:54:00Z"/>
                <w:b/>
                <w:bCs/>
                <w:highlight w:val="yellow"/>
                <w:rPrChange w:id="3010" w:author="Kumar Baral" w:date="2022-12-12T16:18:00Z">
                  <w:rPr>
                    <w:del w:id="3011" w:author="Kumar Baral" w:date="2022-12-12T16:54:00Z"/>
                    <w:b/>
                    <w:bCs/>
                  </w:rPr>
                </w:rPrChange>
              </w:rPr>
            </w:pPr>
            <w:del w:id="3012" w:author="Kumar Baral" w:date="2022-12-12T16:54:00Z">
              <w:r w:rsidRPr="0045721D" w:rsidDel="00A04755">
                <w:rPr>
                  <w:b/>
                  <w:bCs/>
                  <w:highlight w:val="yellow"/>
                  <w:rPrChange w:id="3013" w:author="Kumar Baral" w:date="2022-12-12T16:18:00Z">
                    <w:rPr>
                      <w:b/>
                      <w:bCs/>
                    </w:rPr>
                  </w:rPrChange>
                </w:rPr>
                <w:delText>Area (km</w:delText>
              </w:r>
              <w:r w:rsidRPr="0045721D" w:rsidDel="00A04755">
                <w:rPr>
                  <w:b/>
                  <w:bCs/>
                  <w:highlight w:val="yellow"/>
                  <w:vertAlign w:val="superscript"/>
                  <w:rPrChange w:id="3014" w:author="Kumar Baral" w:date="2022-12-12T16:18:00Z">
                    <w:rPr>
                      <w:b/>
                      <w:bCs/>
                      <w:vertAlign w:val="superscript"/>
                    </w:rPr>
                  </w:rPrChange>
                </w:rPr>
                <w:delText>2</w:delText>
              </w:r>
              <w:r w:rsidRPr="0045721D" w:rsidDel="00A04755">
                <w:rPr>
                  <w:b/>
                  <w:bCs/>
                  <w:highlight w:val="yellow"/>
                  <w:rPrChange w:id="3015" w:author="Kumar Baral" w:date="2022-12-12T16:18:00Z">
                    <w:rPr>
                      <w:b/>
                      <w:bCs/>
                    </w:rPr>
                  </w:rPrChange>
                </w:rPr>
                <w:delText>)</w:delText>
              </w:r>
              <w:bookmarkStart w:id="3016" w:name="_Toc121824698"/>
              <w:bookmarkStart w:id="3017" w:name="_Toc121825336"/>
              <w:bookmarkStart w:id="3018" w:name="_Toc121825976"/>
              <w:bookmarkStart w:id="3019" w:name="_Toc121826840"/>
              <w:bookmarkStart w:id="3020" w:name="_Toc121834263"/>
              <w:bookmarkStart w:id="3021" w:name="_Toc125550130"/>
              <w:bookmarkStart w:id="3022" w:name="_Toc125555625"/>
              <w:bookmarkStart w:id="3023" w:name="_Toc125557497"/>
              <w:bookmarkStart w:id="3024" w:name="_Toc125559384"/>
              <w:bookmarkStart w:id="3025" w:name="_Toc125618562"/>
              <w:bookmarkStart w:id="3026" w:name="_Toc125640009"/>
              <w:bookmarkStart w:id="3027" w:name="_Toc125642224"/>
              <w:bookmarkStart w:id="3028" w:name="_Toc125973994"/>
              <w:bookmarkStart w:id="3029" w:name="_Toc125974279"/>
              <w:bookmarkStart w:id="3030" w:name="_Toc126055196"/>
              <w:bookmarkStart w:id="3031" w:name="_Toc126057988"/>
              <w:bookmarkStart w:id="3032" w:name="_Toc127182337"/>
              <w:bookmarkStart w:id="3033" w:name="_Toc127182674"/>
              <w:bookmarkStart w:id="3034" w:name="_Toc127191858"/>
              <w:bookmarkStart w:id="3035" w:name="_Toc127278323"/>
              <w:bookmarkStart w:id="3036" w:name="_Toc127348111"/>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3037" w:author="Kumar Baral" w:date="2022-12-12T16:54:00Z"/>
                <w:b/>
                <w:bCs/>
                <w:highlight w:val="yellow"/>
                <w:rPrChange w:id="3038" w:author="Kumar Baral" w:date="2022-12-12T16:18:00Z">
                  <w:rPr>
                    <w:del w:id="3039" w:author="Kumar Baral" w:date="2022-12-12T16:54:00Z"/>
                    <w:b/>
                    <w:bCs/>
                  </w:rPr>
                </w:rPrChange>
              </w:rPr>
            </w:pPr>
            <w:del w:id="3040" w:author="Kumar Baral" w:date="2022-12-12T16:54:00Z">
              <w:r w:rsidRPr="0045721D" w:rsidDel="00A04755">
                <w:rPr>
                  <w:b/>
                  <w:bCs/>
                  <w:highlight w:val="yellow"/>
                  <w:rPrChange w:id="3041" w:author="Kumar Baral" w:date="2022-12-12T16:18:00Z">
                    <w:rPr>
                      <w:b/>
                      <w:bCs/>
                    </w:rPr>
                  </w:rPrChange>
                </w:rPr>
                <w:delText>%</w:delText>
              </w:r>
              <w:bookmarkStart w:id="3042" w:name="_Toc121824699"/>
              <w:bookmarkStart w:id="3043" w:name="_Toc121825337"/>
              <w:bookmarkStart w:id="3044" w:name="_Toc121825977"/>
              <w:bookmarkStart w:id="3045" w:name="_Toc121826841"/>
              <w:bookmarkStart w:id="3046" w:name="_Toc121834264"/>
              <w:bookmarkStart w:id="3047" w:name="_Toc125550131"/>
              <w:bookmarkStart w:id="3048" w:name="_Toc125555626"/>
              <w:bookmarkStart w:id="3049" w:name="_Toc125557498"/>
              <w:bookmarkStart w:id="3050" w:name="_Toc125559385"/>
              <w:bookmarkStart w:id="3051" w:name="_Toc125618563"/>
              <w:bookmarkStart w:id="3052" w:name="_Toc125640010"/>
              <w:bookmarkStart w:id="3053" w:name="_Toc125642225"/>
              <w:bookmarkStart w:id="3054" w:name="_Toc125973995"/>
              <w:bookmarkStart w:id="3055" w:name="_Toc125974280"/>
              <w:bookmarkStart w:id="3056" w:name="_Toc126055197"/>
              <w:bookmarkStart w:id="3057" w:name="_Toc126057989"/>
              <w:bookmarkStart w:id="3058" w:name="_Toc127182338"/>
              <w:bookmarkStart w:id="3059" w:name="_Toc127182675"/>
              <w:bookmarkStart w:id="3060" w:name="_Toc127191859"/>
              <w:bookmarkStart w:id="3061" w:name="_Toc127278324"/>
              <w:bookmarkStart w:id="3062" w:name="_Toc127348112"/>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3063" w:author="Kumar Baral" w:date="2022-12-12T16:54:00Z"/>
                <w:b/>
                <w:bCs/>
                <w:highlight w:val="yellow"/>
                <w:rPrChange w:id="3064" w:author="Kumar Baral" w:date="2022-12-12T16:18:00Z">
                  <w:rPr>
                    <w:del w:id="3065" w:author="Kumar Baral" w:date="2022-12-12T16:54:00Z"/>
                    <w:b/>
                    <w:bCs/>
                  </w:rPr>
                </w:rPrChange>
              </w:rPr>
            </w:pPr>
            <w:del w:id="3066" w:author="Kumar Baral" w:date="2022-12-12T16:54:00Z">
              <w:r w:rsidRPr="0045721D" w:rsidDel="00A04755">
                <w:rPr>
                  <w:b/>
                  <w:bCs/>
                  <w:highlight w:val="yellow"/>
                  <w:rPrChange w:id="3067" w:author="Kumar Baral" w:date="2022-12-12T16:18:00Z">
                    <w:rPr>
                      <w:b/>
                      <w:bCs/>
                    </w:rPr>
                  </w:rPrChange>
                </w:rPr>
                <w:delText>Area (km</w:delText>
              </w:r>
              <w:r w:rsidRPr="0045721D" w:rsidDel="00A04755">
                <w:rPr>
                  <w:b/>
                  <w:bCs/>
                  <w:highlight w:val="yellow"/>
                  <w:vertAlign w:val="superscript"/>
                  <w:rPrChange w:id="3068" w:author="Kumar Baral" w:date="2022-12-12T16:18:00Z">
                    <w:rPr>
                      <w:b/>
                      <w:bCs/>
                      <w:vertAlign w:val="superscript"/>
                    </w:rPr>
                  </w:rPrChange>
                </w:rPr>
                <w:delText>2</w:delText>
              </w:r>
              <w:r w:rsidRPr="0045721D" w:rsidDel="00A04755">
                <w:rPr>
                  <w:b/>
                  <w:bCs/>
                  <w:highlight w:val="yellow"/>
                  <w:rPrChange w:id="3069" w:author="Kumar Baral" w:date="2022-12-12T16:18:00Z">
                    <w:rPr>
                      <w:b/>
                      <w:bCs/>
                    </w:rPr>
                  </w:rPrChange>
                </w:rPr>
                <w:delText>)</w:delText>
              </w:r>
              <w:bookmarkStart w:id="3070" w:name="_Toc121824700"/>
              <w:bookmarkStart w:id="3071" w:name="_Toc121825338"/>
              <w:bookmarkStart w:id="3072" w:name="_Toc121825978"/>
              <w:bookmarkStart w:id="3073" w:name="_Toc121826842"/>
              <w:bookmarkStart w:id="3074" w:name="_Toc121834265"/>
              <w:bookmarkStart w:id="3075" w:name="_Toc125550132"/>
              <w:bookmarkStart w:id="3076" w:name="_Toc125555627"/>
              <w:bookmarkStart w:id="3077" w:name="_Toc125557499"/>
              <w:bookmarkStart w:id="3078" w:name="_Toc125559386"/>
              <w:bookmarkStart w:id="3079" w:name="_Toc125618564"/>
              <w:bookmarkStart w:id="3080" w:name="_Toc125640011"/>
              <w:bookmarkStart w:id="3081" w:name="_Toc125642226"/>
              <w:bookmarkStart w:id="3082" w:name="_Toc125973996"/>
              <w:bookmarkStart w:id="3083" w:name="_Toc125974281"/>
              <w:bookmarkStart w:id="3084" w:name="_Toc126055198"/>
              <w:bookmarkStart w:id="3085" w:name="_Toc126057990"/>
              <w:bookmarkStart w:id="3086" w:name="_Toc127182339"/>
              <w:bookmarkStart w:id="3087" w:name="_Toc127182676"/>
              <w:bookmarkStart w:id="3088" w:name="_Toc127191860"/>
              <w:bookmarkStart w:id="3089" w:name="_Toc127278325"/>
              <w:bookmarkStart w:id="3090" w:name="_Toc127348113"/>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3091" w:author="Kumar Baral" w:date="2022-12-12T16:54:00Z"/>
                <w:b/>
                <w:bCs/>
                <w:highlight w:val="yellow"/>
                <w:rPrChange w:id="3092" w:author="Kumar Baral" w:date="2022-12-12T16:18:00Z">
                  <w:rPr>
                    <w:del w:id="3093" w:author="Kumar Baral" w:date="2022-12-12T16:54:00Z"/>
                    <w:b/>
                    <w:bCs/>
                  </w:rPr>
                </w:rPrChange>
              </w:rPr>
            </w:pPr>
            <w:del w:id="3094" w:author="Kumar Baral" w:date="2022-12-12T16:54:00Z">
              <w:r w:rsidRPr="0045721D" w:rsidDel="00A04755">
                <w:rPr>
                  <w:b/>
                  <w:bCs/>
                  <w:highlight w:val="yellow"/>
                  <w:rPrChange w:id="3095" w:author="Kumar Baral" w:date="2022-12-12T16:18:00Z">
                    <w:rPr>
                      <w:b/>
                      <w:bCs/>
                    </w:rPr>
                  </w:rPrChange>
                </w:rPr>
                <w:delText>%</w:delText>
              </w:r>
              <w:bookmarkStart w:id="3096" w:name="_Toc121824701"/>
              <w:bookmarkStart w:id="3097" w:name="_Toc121825339"/>
              <w:bookmarkStart w:id="3098" w:name="_Toc121825979"/>
              <w:bookmarkStart w:id="3099" w:name="_Toc121826843"/>
              <w:bookmarkStart w:id="3100" w:name="_Toc121834266"/>
              <w:bookmarkStart w:id="3101" w:name="_Toc125550133"/>
              <w:bookmarkStart w:id="3102" w:name="_Toc125555628"/>
              <w:bookmarkStart w:id="3103" w:name="_Toc125557500"/>
              <w:bookmarkStart w:id="3104" w:name="_Toc125559387"/>
              <w:bookmarkStart w:id="3105" w:name="_Toc125618565"/>
              <w:bookmarkStart w:id="3106" w:name="_Toc125640012"/>
              <w:bookmarkStart w:id="3107" w:name="_Toc125642227"/>
              <w:bookmarkStart w:id="3108" w:name="_Toc125973997"/>
              <w:bookmarkStart w:id="3109" w:name="_Toc125974282"/>
              <w:bookmarkStart w:id="3110" w:name="_Toc126055199"/>
              <w:bookmarkStart w:id="3111" w:name="_Toc126057991"/>
              <w:bookmarkStart w:id="3112" w:name="_Toc127182340"/>
              <w:bookmarkStart w:id="3113" w:name="_Toc127182677"/>
              <w:bookmarkStart w:id="3114" w:name="_Toc127191861"/>
              <w:bookmarkStart w:id="3115" w:name="_Toc127278326"/>
              <w:bookmarkStart w:id="3116" w:name="_Toc127348114"/>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3117" w:author="Kumar Baral" w:date="2022-12-12T16:54:00Z"/>
                <w:b/>
                <w:bCs/>
                <w:highlight w:val="yellow"/>
                <w:rPrChange w:id="3118" w:author="Kumar Baral" w:date="2022-12-12T16:18:00Z">
                  <w:rPr>
                    <w:del w:id="3119" w:author="Kumar Baral" w:date="2022-12-12T16:54:00Z"/>
                    <w:b/>
                    <w:bCs/>
                  </w:rPr>
                </w:rPrChange>
              </w:rPr>
            </w:pPr>
            <w:del w:id="3120" w:author="Kumar Baral" w:date="2022-12-12T16:54:00Z">
              <w:r w:rsidRPr="0045721D" w:rsidDel="00A04755">
                <w:rPr>
                  <w:b/>
                  <w:bCs/>
                  <w:highlight w:val="yellow"/>
                  <w:rPrChange w:id="3121" w:author="Kumar Baral" w:date="2022-12-12T16:18:00Z">
                    <w:rPr>
                      <w:b/>
                      <w:bCs/>
                    </w:rPr>
                  </w:rPrChange>
                </w:rPr>
                <w:delText>Area (km</w:delText>
              </w:r>
              <w:r w:rsidRPr="0045721D" w:rsidDel="00A04755">
                <w:rPr>
                  <w:b/>
                  <w:bCs/>
                  <w:highlight w:val="yellow"/>
                  <w:vertAlign w:val="superscript"/>
                  <w:rPrChange w:id="3122" w:author="Kumar Baral" w:date="2022-12-12T16:18:00Z">
                    <w:rPr>
                      <w:b/>
                      <w:bCs/>
                      <w:vertAlign w:val="superscript"/>
                    </w:rPr>
                  </w:rPrChange>
                </w:rPr>
                <w:delText>2</w:delText>
              </w:r>
              <w:r w:rsidRPr="0045721D" w:rsidDel="00A04755">
                <w:rPr>
                  <w:b/>
                  <w:bCs/>
                  <w:highlight w:val="yellow"/>
                  <w:rPrChange w:id="3123" w:author="Kumar Baral" w:date="2022-12-12T16:18:00Z">
                    <w:rPr>
                      <w:b/>
                      <w:bCs/>
                    </w:rPr>
                  </w:rPrChange>
                </w:rPr>
                <w:delText>)</w:delText>
              </w:r>
              <w:bookmarkStart w:id="3124" w:name="_Toc121824702"/>
              <w:bookmarkStart w:id="3125" w:name="_Toc121825340"/>
              <w:bookmarkStart w:id="3126" w:name="_Toc121825980"/>
              <w:bookmarkStart w:id="3127" w:name="_Toc121826844"/>
              <w:bookmarkStart w:id="3128" w:name="_Toc121834267"/>
              <w:bookmarkStart w:id="3129" w:name="_Toc125550134"/>
              <w:bookmarkStart w:id="3130" w:name="_Toc125555629"/>
              <w:bookmarkStart w:id="3131" w:name="_Toc125557501"/>
              <w:bookmarkStart w:id="3132" w:name="_Toc125559388"/>
              <w:bookmarkStart w:id="3133" w:name="_Toc125618566"/>
              <w:bookmarkStart w:id="3134" w:name="_Toc125640013"/>
              <w:bookmarkStart w:id="3135" w:name="_Toc125642228"/>
              <w:bookmarkStart w:id="3136" w:name="_Toc125973998"/>
              <w:bookmarkStart w:id="3137" w:name="_Toc125974283"/>
              <w:bookmarkStart w:id="3138" w:name="_Toc126055200"/>
              <w:bookmarkStart w:id="3139" w:name="_Toc126057992"/>
              <w:bookmarkStart w:id="3140" w:name="_Toc127182341"/>
              <w:bookmarkStart w:id="3141" w:name="_Toc127182678"/>
              <w:bookmarkStart w:id="3142" w:name="_Toc127191862"/>
              <w:bookmarkStart w:id="3143" w:name="_Toc127278327"/>
              <w:bookmarkStart w:id="3144" w:name="_Toc127348115"/>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3145" w:author="Kumar Baral" w:date="2022-12-12T16:54:00Z"/>
                <w:b/>
                <w:bCs/>
                <w:highlight w:val="yellow"/>
                <w:rPrChange w:id="3146" w:author="Kumar Baral" w:date="2022-12-12T16:18:00Z">
                  <w:rPr>
                    <w:del w:id="3147" w:author="Kumar Baral" w:date="2022-12-12T16:54:00Z"/>
                    <w:b/>
                    <w:bCs/>
                  </w:rPr>
                </w:rPrChange>
              </w:rPr>
            </w:pPr>
            <w:del w:id="3148" w:author="Kumar Baral" w:date="2022-12-12T16:54:00Z">
              <w:r w:rsidRPr="0045721D" w:rsidDel="00A04755">
                <w:rPr>
                  <w:b/>
                  <w:bCs/>
                  <w:highlight w:val="yellow"/>
                  <w:rPrChange w:id="3149" w:author="Kumar Baral" w:date="2022-12-12T16:18:00Z">
                    <w:rPr>
                      <w:b/>
                      <w:bCs/>
                    </w:rPr>
                  </w:rPrChange>
                </w:rPr>
                <w:delText>%</w:delText>
              </w:r>
              <w:bookmarkStart w:id="3150" w:name="_Toc121824703"/>
              <w:bookmarkStart w:id="3151" w:name="_Toc121825341"/>
              <w:bookmarkStart w:id="3152" w:name="_Toc121825981"/>
              <w:bookmarkStart w:id="3153" w:name="_Toc121826845"/>
              <w:bookmarkStart w:id="3154" w:name="_Toc121834268"/>
              <w:bookmarkStart w:id="3155" w:name="_Toc125550135"/>
              <w:bookmarkStart w:id="3156" w:name="_Toc125555630"/>
              <w:bookmarkStart w:id="3157" w:name="_Toc125557502"/>
              <w:bookmarkStart w:id="3158" w:name="_Toc125559389"/>
              <w:bookmarkStart w:id="3159" w:name="_Toc125618567"/>
              <w:bookmarkStart w:id="3160" w:name="_Toc125640014"/>
              <w:bookmarkStart w:id="3161" w:name="_Toc125642229"/>
              <w:bookmarkStart w:id="3162" w:name="_Toc125973999"/>
              <w:bookmarkStart w:id="3163" w:name="_Toc125974284"/>
              <w:bookmarkStart w:id="3164" w:name="_Toc126055201"/>
              <w:bookmarkStart w:id="3165" w:name="_Toc126057993"/>
              <w:bookmarkStart w:id="3166" w:name="_Toc127182342"/>
              <w:bookmarkStart w:id="3167" w:name="_Toc127182679"/>
              <w:bookmarkStart w:id="3168" w:name="_Toc127191863"/>
              <w:bookmarkStart w:id="3169" w:name="_Toc127278328"/>
              <w:bookmarkStart w:id="3170" w:name="_Toc127348116"/>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del>
          </w:p>
        </w:tc>
        <w:bookmarkStart w:id="3171" w:name="_Toc121824704"/>
        <w:bookmarkStart w:id="3172" w:name="_Toc121825342"/>
        <w:bookmarkStart w:id="3173" w:name="_Toc121825982"/>
        <w:bookmarkStart w:id="3174" w:name="_Toc121826846"/>
        <w:bookmarkStart w:id="3175" w:name="_Toc121834269"/>
        <w:bookmarkStart w:id="3176" w:name="_Toc125550136"/>
        <w:bookmarkStart w:id="3177" w:name="_Toc125555631"/>
        <w:bookmarkStart w:id="3178" w:name="_Toc125557503"/>
        <w:bookmarkStart w:id="3179" w:name="_Toc125559390"/>
        <w:bookmarkStart w:id="3180" w:name="_Toc125618568"/>
        <w:bookmarkStart w:id="3181" w:name="_Toc125640015"/>
        <w:bookmarkStart w:id="3182" w:name="_Toc125642230"/>
        <w:bookmarkStart w:id="3183" w:name="_Toc125974000"/>
        <w:bookmarkStart w:id="3184" w:name="_Toc125974285"/>
        <w:bookmarkStart w:id="3185" w:name="_Toc126055202"/>
        <w:bookmarkStart w:id="3186" w:name="_Toc126057994"/>
        <w:bookmarkStart w:id="3187" w:name="_Toc127182343"/>
        <w:bookmarkStart w:id="3188" w:name="_Toc127182680"/>
        <w:bookmarkStart w:id="3189" w:name="_Toc127191864"/>
        <w:bookmarkStart w:id="3190" w:name="_Toc127278329"/>
        <w:bookmarkStart w:id="3191" w:name="_Toc127348117"/>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tr>
      <w:tr w:rsidR="006238CC" w:rsidRPr="0045721D" w:rsidDel="00A04755" w14:paraId="2E776681" w14:textId="36E8E579" w:rsidTr="00E9411B">
        <w:trPr>
          <w:trHeight w:val="360"/>
          <w:jc w:val="center"/>
          <w:del w:id="3192"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3193" w:author="Kumar Baral" w:date="2022-12-12T16:54:00Z"/>
                <w:highlight w:val="yellow"/>
                <w:rPrChange w:id="3194" w:author="Kumar Baral" w:date="2022-12-12T16:18:00Z">
                  <w:rPr>
                    <w:del w:id="3195" w:author="Kumar Baral" w:date="2022-12-12T16:54:00Z"/>
                  </w:rPr>
                </w:rPrChange>
              </w:rPr>
            </w:pPr>
            <w:del w:id="3196" w:author="Kumar Baral" w:date="2022-12-12T16:54:00Z">
              <w:r w:rsidRPr="0045721D" w:rsidDel="00A04755">
                <w:rPr>
                  <w:highlight w:val="yellow"/>
                  <w:rPrChange w:id="3197" w:author="Kumar Baral" w:date="2022-12-12T16:18:00Z">
                    <w:rPr/>
                  </w:rPrChange>
                </w:rPr>
                <w:delText>Above 5000 masl</w:delText>
              </w:r>
              <w:bookmarkStart w:id="3198" w:name="_Toc121824705"/>
              <w:bookmarkStart w:id="3199" w:name="_Toc121825343"/>
              <w:bookmarkStart w:id="3200" w:name="_Toc121825983"/>
              <w:bookmarkStart w:id="3201" w:name="_Toc121826847"/>
              <w:bookmarkStart w:id="3202" w:name="_Toc121834270"/>
              <w:bookmarkStart w:id="3203" w:name="_Toc125550137"/>
              <w:bookmarkStart w:id="3204" w:name="_Toc125555632"/>
              <w:bookmarkStart w:id="3205" w:name="_Toc125557504"/>
              <w:bookmarkStart w:id="3206" w:name="_Toc125559391"/>
              <w:bookmarkStart w:id="3207" w:name="_Toc125618569"/>
              <w:bookmarkStart w:id="3208" w:name="_Toc125640016"/>
              <w:bookmarkStart w:id="3209" w:name="_Toc125642231"/>
              <w:bookmarkStart w:id="3210" w:name="_Toc125974001"/>
              <w:bookmarkStart w:id="3211" w:name="_Toc125974286"/>
              <w:bookmarkStart w:id="3212" w:name="_Toc126055203"/>
              <w:bookmarkStart w:id="3213" w:name="_Toc126057995"/>
              <w:bookmarkStart w:id="3214" w:name="_Toc127182344"/>
              <w:bookmarkStart w:id="3215" w:name="_Toc127182681"/>
              <w:bookmarkStart w:id="3216" w:name="_Toc127191865"/>
              <w:bookmarkStart w:id="3217" w:name="_Toc127278330"/>
              <w:bookmarkStart w:id="3218" w:name="_Toc127348118"/>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3219" w:author="Kumar Baral" w:date="2022-12-12T16:54:00Z"/>
                <w:highlight w:val="yellow"/>
                <w:rPrChange w:id="3220" w:author="Kumar Baral" w:date="2022-12-12T16:18:00Z">
                  <w:rPr>
                    <w:del w:id="3221" w:author="Kumar Baral" w:date="2022-12-12T16:54:00Z"/>
                  </w:rPr>
                </w:rPrChange>
              </w:rPr>
            </w:pPr>
            <w:del w:id="3222" w:author="Kumar Baral" w:date="2022-12-12T16:54:00Z">
              <w:r w:rsidRPr="0045721D" w:rsidDel="00A04755">
                <w:rPr>
                  <w:highlight w:val="yellow"/>
                  <w:rPrChange w:id="3223" w:author="Kumar Baral" w:date="2022-12-12T16:18:00Z">
                    <w:rPr/>
                  </w:rPrChange>
                </w:rPr>
                <w:delText>129.82</w:delText>
              </w:r>
              <w:bookmarkStart w:id="3224" w:name="_Toc121824706"/>
              <w:bookmarkStart w:id="3225" w:name="_Toc121825344"/>
              <w:bookmarkStart w:id="3226" w:name="_Toc121825984"/>
              <w:bookmarkStart w:id="3227" w:name="_Toc121826848"/>
              <w:bookmarkStart w:id="3228" w:name="_Toc121834271"/>
              <w:bookmarkStart w:id="3229" w:name="_Toc125550138"/>
              <w:bookmarkStart w:id="3230" w:name="_Toc125555633"/>
              <w:bookmarkStart w:id="3231" w:name="_Toc125557505"/>
              <w:bookmarkStart w:id="3232" w:name="_Toc125559392"/>
              <w:bookmarkStart w:id="3233" w:name="_Toc125618570"/>
              <w:bookmarkStart w:id="3234" w:name="_Toc125640017"/>
              <w:bookmarkStart w:id="3235" w:name="_Toc125642232"/>
              <w:bookmarkStart w:id="3236" w:name="_Toc125974002"/>
              <w:bookmarkStart w:id="3237" w:name="_Toc125974287"/>
              <w:bookmarkStart w:id="3238" w:name="_Toc126055204"/>
              <w:bookmarkStart w:id="3239" w:name="_Toc126057996"/>
              <w:bookmarkStart w:id="3240" w:name="_Toc127182345"/>
              <w:bookmarkStart w:id="3241" w:name="_Toc127182682"/>
              <w:bookmarkStart w:id="3242" w:name="_Toc127191866"/>
              <w:bookmarkStart w:id="3243" w:name="_Toc127278331"/>
              <w:bookmarkStart w:id="3244" w:name="_Toc127348119"/>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3245" w:author="Kumar Baral" w:date="2022-12-12T16:54:00Z"/>
                <w:highlight w:val="yellow"/>
                <w:rPrChange w:id="3246" w:author="Kumar Baral" w:date="2022-12-12T16:18:00Z">
                  <w:rPr>
                    <w:del w:id="3247" w:author="Kumar Baral" w:date="2022-12-12T16:54:00Z"/>
                  </w:rPr>
                </w:rPrChange>
              </w:rPr>
            </w:pPr>
            <w:del w:id="3248" w:author="Kumar Baral" w:date="2022-12-12T16:54:00Z">
              <w:r w:rsidRPr="0045721D" w:rsidDel="00A04755">
                <w:rPr>
                  <w:highlight w:val="yellow"/>
                  <w:rPrChange w:id="3249" w:author="Kumar Baral" w:date="2022-12-12T16:18:00Z">
                    <w:rPr/>
                  </w:rPrChange>
                </w:rPr>
                <w:delText>61.6%</w:delText>
              </w:r>
              <w:bookmarkStart w:id="3250" w:name="_Toc121824707"/>
              <w:bookmarkStart w:id="3251" w:name="_Toc121825345"/>
              <w:bookmarkStart w:id="3252" w:name="_Toc121825985"/>
              <w:bookmarkStart w:id="3253" w:name="_Toc121826849"/>
              <w:bookmarkStart w:id="3254" w:name="_Toc121834272"/>
              <w:bookmarkStart w:id="3255" w:name="_Toc125550139"/>
              <w:bookmarkStart w:id="3256" w:name="_Toc125555634"/>
              <w:bookmarkStart w:id="3257" w:name="_Toc125557506"/>
              <w:bookmarkStart w:id="3258" w:name="_Toc125559393"/>
              <w:bookmarkStart w:id="3259" w:name="_Toc125618571"/>
              <w:bookmarkStart w:id="3260" w:name="_Toc125640018"/>
              <w:bookmarkStart w:id="3261" w:name="_Toc125642233"/>
              <w:bookmarkStart w:id="3262" w:name="_Toc125974003"/>
              <w:bookmarkStart w:id="3263" w:name="_Toc125974288"/>
              <w:bookmarkStart w:id="3264" w:name="_Toc126055205"/>
              <w:bookmarkStart w:id="3265" w:name="_Toc126057997"/>
              <w:bookmarkStart w:id="3266" w:name="_Toc127182346"/>
              <w:bookmarkStart w:id="3267" w:name="_Toc127182683"/>
              <w:bookmarkStart w:id="3268" w:name="_Toc127191867"/>
              <w:bookmarkStart w:id="3269" w:name="_Toc127278332"/>
              <w:bookmarkStart w:id="3270" w:name="_Toc127348120"/>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3271" w:author="Kumar Baral" w:date="2022-12-12T16:54:00Z"/>
                <w:highlight w:val="yellow"/>
                <w:rPrChange w:id="3272" w:author="Kumar Baral" w:date="2022-12-12T16:18:00Z">
                  <w:rPr>
                    <w:del w:id="3273" w:author="Kumar Baral" w:date="2022-12-12T16:54:00Z"/>
                  </w:rPr>
                </w:rPrChange>
              </w:rPr>
            </w:pPr>
            <w:del w:id="3274" w:author="Kumar Baral" w:date="2022-12-12T16:54:00Z">
              <w:r w:rsidRPr="0045721D" w:rsidDel="00A04755">
                <w:rPr>
                  <w:highlight w:val="yellow"/>
                  <w:rPrChange w:id="3275" w:author="Kumar Baral" w:date="2022-12-12T16:18:00Z">
                    <w:rPr/>
                  </w:rPrChange>
                </w:rPr>
                <w:delText>56.84</w:delText>
              </w:r>
              <w:bookmarkStart w:id="3276" w:name="_Toc121824708"/>
              <w:bookmarkStart w:id="3277" w:name="_Toc121825346"/>
              <w:bookmarkStart w:id="3278" w:name="_Toc121825986"/>
              <w:bookmarkStart w:id="3279" w:name="_Toc121826850"/>
              <w:bookmarkStart w:id="3280" w:name="_Toc121834273"/>
              <w:bookmarkStart w:id="3281" w:name="_Toc125550140"/>
              <w:bookmarkStart w:id="3282" w:name="_Toc125555635"/>
              <w:bookmarkStart w:id="3283" w:name="_Toc125557507"/>
              <w:bookmarkStart w:id="3284" w:name="_Toc125559394"/>
              <w:bookmarkStart w:id="3285" w:name="_Toc125618572"/>
              <w:bookmarkStart w:id="3286" w:name="_Toc125640019"/>
              <w:bookmarkStart w:id="3287" w:name="_Toc125642234"/>
              <w:bookmarkStart w:id="3288" w:name="_Toc125974004"/>
              <w:bookmarkStart w:id="3289" w:name="_Toc125974289"/>
              <w:bookmarkStart w:id="3290" w:name="_Toc126055206"/>
              <w:bookmarkStart w:id="3291" w:name="_Toc126057998"/>
              <w:bookmarkStart w:id="3292" w:name="_Toc127182347"/>
              <w:bookmarkStart w:id="3293" w:name="_Toc127182684"/>
              <w:bookmarkStart w:id="3294" w:name="_Toc127191868"/>
              <w:bookmarkStart w:id="3295" w:name="_Toc127278333"/>
              <w:bookmarkStart w:id="3296" w:name="_Toc127348121"/>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3297" w:author="Kumar Baral" w:date="2022-12-12T16:54:00Z"/>
                <w:highlight w:val="yellow"/>
                <w:rPrChange w:id="3298" w:author="Kumar Baral" w:date="2022-12-12T16:18:00Z">
                  <w:rPr>
                    <w:del w:id="3299" w:author="Kumar Baral" w:date="2022-12-12T16:54:00Z"/>
                  </w:rPr>
                </w:rPrChange>
              </w:rPr>
            </w:pPr>
            <w:del w:id="3300" w:author="Kumar Baral" w:date="2022-12-12T16:54:00Z">
              <w:r w:rsidRPr="0045721D" w:rsidDel="00A04755">
                <w:rPr>
                  <w:highlight w:val="yellow"/>
                  <w:rPrChange w:id="3301" w:author="Kumar Baral" w:date="2022-12-12T16:18:00Z">
                    <w:rPr/>
                  </w:rPrChange>
                </w:rPr>
                <w:delText>59.7%</w:delText>
              </w:r>
              <w:bookmarkStart w:id="3302" w:name="_Toc121824709"/>
              <w:bookmarkStart w:id="3303" w:name="_Toc121825347"/>
              <w:bookmarkStart w:id="3304" w:name="_Toc121825987"/>
              <w:bookmarkStart w:id="3305" w:name="_Toc121826851"/>
              <w:bookmarkStart w:id="3306" w:name="_Toc121834274"/>
              <w:bookmarkStart w:id="3307" w:name="_Toc125550141"/>
              <w:bookmarkStart w:id="3308" w:name="_Toc125555636"/>
              <w:bookmarkStart w:id="3309" w:name="_Toc125557508"/>
              <w:bookmarkStart w:id="3310" w:name="_Toc125559395"/>
              <w:bookmarkStart w:id="3311" w:name="_Toc125618573"/>
              <w:bookmarkStart w:id="3312" w:name="_Toc125640020"/>
              <w:bookmarkStart w:id="3313" w:name="_Toc125642235"/>
              <w:bookmarkStart w:id="3314" w:name="_Toc125974005"/>
              <w:bookmarkStart w:id="3315" w:name="_Toc125974290"/>
              <w:bookmarkStart w:id="3316" w:name="_Toc126055207"/>
              <w:bookmarkStart w:id="3317" w:name="_Toc126057999"/>
              <w:bookmarkStart w:id="3318" w:name="_Toc127182348"/>
              <w:bookmarkStart w:id="3319" w:name="_Toc127182685"/>
              <w:bookmarkStart w:id="3320" w:name="_Toc127191869"/>
              <w:bookmarkStart w:id="3321" w:name="_Toc127278334"/>
              <w:bookmarkStart w:id="3322" w:name="_Toc127348122"/>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3323" w:author="Kumar Baral" w:date="2022-12-12T16:54:00Z"/>
                <w:highlight w:val="yellow"/>
                <w:rPrChange w:id="3324" w:author="Kumar Baral" w:date="2022-12-12T16:18:00Z">
                  <w:rPr>
                    <w:del w:id="3325" w:author="Kumar Baral" w:date="2022-12-12T16:54:00Z"/>
                  </w:rPr>
                </w:rPrChange>
              </w:rPr>
            </w:pPr>
            <w:del w:id="3326" w:author="Kumar Baral" w:date="2022-12-12T16:54:00Z">
              <w:r w:rsidRPr="0045721D" w:rsidDel="00A04755">
                <w:rPr>
                  <w:highlight w:val="yellow"/>
                  <w:rPrChange w:id="3327" w:author="Kumar Baral" w:date="2022-12-12T16:18:00Z">
                    <w:rPr/>
                  </w:rPrChange>
                </w:rPr>
                <w:delText>186.66</w:delText>
              </w:r>
              <w:bookmarkStart w:id="3328" w:name="_Toc121824710"/>
              <w:bookmarkStart w:id="3329" w:name="_Toc121825348"/>
              <w:bookmarkStart w:id="3330" w:name="_Toc121825988"/>
              <w:bookmarkStart w:id="3331" w:name="_Toc121826852"/>
              <w:bookmarkStart w:id="3332" w:name="_Toc121834275"/>
              <w:bookmarkStart w:id="3333" w:name="_Toc125550142"/>
              <w:bookmarkStart w:id="3334" w:name="_Toc125555637"/>
              <w:bookmarkStart w:id="3335" w:name="_Toc125557509"/>
              <w:bookmarkStart w:id="3336" w:name="_Toc125559396"/>
              <w:bookmarkStart w:id="3337" w:name="_Toc125618574"/>
              <w:bookmarkStart w:id="3338" w:name="_Toc125640021"/>
              <w:bookmarkStart w:id="3339" w:name="_Toc125642236"/>
              <w:bookmarkStart w:id="3340" w:name="_Toc125974006"/>
              <w:bookmarkStart w:id="3341" w:name="_Toc125974291"/>
              <w:bookmarkStart w:id="3342" w:name="_Toc126055208"/>
              <w:bookmarkStart w:id="3343" w:name="_Toc126058000"/>
              <w:bookmarkStart w:id="3344" w:name="_Toc127182349"/>
              <w:bookmarkStart w:id="3345" w:name="_Toc127182686"/>
              <w:bookmarkStart w:id="3346" w:name="_Toc127191870"/>
              <w:bookmarkStart w:id="3347" w:name="_Toc127278335"/>
              <w:bookmarkStart w:id="3348" w:name="_Toc127348123"/>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3349" w:author="Kumar Baral" w:date="2022-12-12T16:54:00Z"/>
                <w:highlight w:val="yellow"/>
                <w:rPrChange w:id="3350" w:author="Kumar Baral" w:date="2022-12-12T16:18:00Z">
                  <w:rPr>
                    <w:del w:id="3351" w:author="Kumar Baral" w:date="2022-12-12T16:54:00Z"/>
                  </w:rPr>
                </w:rPrChange>
              </w:rPr>
            </w:pPr>
            <w:del w:id="3352" w:author="Kumar Baral" w:date="2022-12-12T16:54:00Z">
              <w:r w:rsidRPr="0045721D" w:rsidDel="00A04755">
                <w:rPr>
                  <w:highlight w:val="yellow"/>
                  <w:rPrChange w:id="3353" w:author="Kumar Baral" w:date="2022-12-12T16:18:00Z">
                    <w:rPr/>
                  </w:rPrChange>
                </w:rPr>
                <w:delText>61.0%</w:delText>
              </w:r>
              <w:bookmarkStart w:id="3354" w:name="_Toc121824711"/>
              <w:bookmarkStart w:id="3355" w:name="_Toc121825349"/>
              <w:bookmarkStart w:id="3356" w:name="_Toc121825989"/>
              <w:bookmarkStart w:id="3357" w:name="_Toc121826853"/>
              <w:bookmarkStart w:id="3358" w:name="_Toc121834276"/>
              <w:bookmarkStart w:id="3359" w:name="_Toc125550143"/>
              <w:bookmarkStart w:id="3360" w:name="_Toc125555638"/>
              <w:bookmarkStart w:id="3361" w:name="_Toc125557510"/>
              <w:bookmarkStart w:id="3362" w:name="_Toc125559397"/>
              <w:bookmarkStart w:id="3363" w:name="_Toc125618575"/>
              <w:bookmarkStart w:id="3364" w:name="_Toc125640022"/>
              <w:bookmarkStart w:id="3365" w:name="_Toc125642237"/>
              <w:bookmarkStart w:id="3366" w:name="_Toc125974007"/>
              <w:bookmarkStart w:id="3367" w:name="_Toc125974292"/>
              <w:bookmarkStart w:id="3368" w:name="_Toc126055209"/>
              <w:bookmarkStart w:id="3369" w:name="_Toc126058001"/>
              <w:bookmarkStart w:id="3370" w:name="_Toc127182350"/>
              <w:bookmarkStart w:id="3371" w:name="_Toc127182687"/>
              <w:bookmarkStart w:id="3372" w:name="_Toc127191871"/>
              <w:bookmarkStart w:id="3373" w:name="_Toc127278336"/>
              <w:bookmarkStart w:id="3374" w:name="_Toc127348124"/>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3375" w:author="Kumar Baral" w:date="2022-12-12T16:54:00Z"/>
                <w:highlight w:val="yellow"/>
                <w:rPrChange w:id="3376" w:author="Kumar Baral" w:date="2022-12-12T16:18:00Z">
                  <w:rPr>
                    <w:del w:id="3377" w:author="Kumar Baral" w:date="2022-12-12T16:54:00Z"/>
                  </w:rPr>
                </w:rPrChange>
              </w:rPr>
            </w:pPr>
            <w:del w:id="3378" w:author="Kumar Baral" w:date="2022-12-12T16:54:00Z">
              <w:r w:rsidRPr="0045721D" w:rsidDel="00A04755">
                <w:rPr>
                  <w:highlight w:val="yellow"/>
                  <w:rPrChange w:id="3379" w:author="Kumar Baral" w:date="2022-12-12T16:18:00Z">
                    <w:rPr/>
                  </w:rPrChange>
                </w:rPr>
                <w:delText>187.70</w:delText>
              </w:r>
              <w:bookmarkStart w:id="3380" w:name="_Toc121824712"/>
              <w:bookmarkStart w:id="3381" w:name="_Toc121825350"/>
              <w:bookmarkStart w:id="3382" w:name="_Toc121825990"/>
              <w:bookmarkStart w:id="3383" w:name="_Toc121826854"/>
              <w:bookmarkStart w:id="3384" w:name="_Toc121834277"/>
              <w:bookmarkStart w:id="3385" w:name="_Toc125550144"/>
              <w:bookmarkStart w:id="3386" w:name="_Toc125555639"/>
              <w:bookmarkStart w:id="3387" w:name="_Toc125557511"/>
              <w:bookmarkStart w:id="3388" w:name="_Toc125559398"/>
              <w:bookmarkStart w:id="3389" w:name="_Toc125618576"/>
              <w:bookmarkStart w:id="3390" w:name="_Toc125640023"/>
              <w:bookmarkStart w:id="3391" w:name="_Toc125642238"/>
              <w:bookmarkStart w:id="3392" w:name="_Toc125974008"/>
              <w:bookmarkStart w:id="3393" w:name="_Toc125974293"/>
              <w:bookmarkStart w:id="3394" w:name="_Toc126055210"/>
              <w:bookmarkStart w:id="3395" w:name="_Toc126058002"/>
              <w:bookmarkStart w:id="3396" w:name="_Toc127182351"/>
              <w:bookmarkStart w:id="3397" w:name="_Toc127182688"/>
              <w:bookmarkStart w:id="3398" w:name="_Toc127191872"/>
              <w:bookmarkStart w:id="3399" w:name="_Toc127278337"/>
              <w:bookmarkStart w:id="3400" w:name="_Toc127348125"/>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3401" w:author="Kumar Baral" w:date="2022-12-12T16:54:00Z"/>
                <w:highlight w:val="yellow"/>
                <w:rPrChange w:id="3402" w:author="Kumar Baral" w:date="2022-12-12T16:18:00Z">
                  <w:rPr>
                    <w:del w:id="3403" w:author="Kumar Baral" w:date="2022-12-12T16:54:00Z"/>
                  </w:rPr>
                </w:rPrChange>
              </w:rPr>
            </w:pPr>
            <w:del w:id="3404" w:author="Kumar Baral" w:date="2022-12-12T16:54:00Z">
              <w:r w:rsidRPr="0045721D" w:rsidDel="00A04755">
                <w:rPr>
                  <w:highlight w:val="yellow"/>
                  <w:rPrChange w:id="3405" w:author="Kumar Baral" w:date="2022-12-12T16:18:00Z">
                    <w:rPr/>
                  </w:rPrChange>
                </w:rPr>
                <w:delText>53.43%</w:delText>
              </w:r>
              <w:bookmarkStart w:id="3406" w:name="_Toc121824713"/>
              <w:bookmarkStart w:id="3407" w:name="_Toc121825351"/>
              <w:bookmarkStart w:id="3408" w:name="_Toc121825991"/>
              <w:bookmarkStart w:id="3409" w:name="_Toc121826855"/>
              <w:bookmarkStart w:id="3410" w:name="_Toc121834278"/>
              <w:bookmarkStart w:id="3411" w:name="_Toc125550145"/>
              <w:bookmarkStart w:id="3412" w:name="_Toc125555640"/>
              <w:bookmarkStart w:id="3413" w:name="_Toc125557512"/>
              <w:bookmarkStart w:id="3414" w:name="_Toc125559399"/>
              <w:bookmarkStart w:id="3415" w:name="_Toc125618577"/>
              <w:bookmarkStart w:id="3416" w:name="_Toc125640024"/>
              <w:bookmarkStart w:id="3417" w:name="_Toc125642239"/>
              <w:bookmarkStart w:id="3418" w:name="_Toc125974009"/>
              <w:bookmarkStart w:id="3419" w:name="_Toc125974294"/>
              <w:bookmarkStart w:id="3420" w:name="_Toc126055211"/>
              <w:bookmarkStart w:id="3421" w:name="_Toc126058003"/>
              <w:bookmarkStart w:id="3422" w:name="_Toc127182352"/>
              <w:bookmarkStart w:id="3423" w:name="_Toc127182689"/>
              <w:bookmarkStart w:id="3424" w:name="_Toc127191873"/>
              <w:bookmarkStart w:id="3425" w:name="_Toc127278338"/>
              <w:bookmarkStart w:id="3426" w:name="_Toc127348126"/>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del>
          </w:p>
        </w:tc>
        <w:bookmarkStart w:id="3427" w:name="_Toc121824714"/>
        <w:bookmarkStart w:id="3428" w:name="_Toc121825352"/>
        <w:bookmarkStart w:id="3429" w:name="_Toc121825992"/>
        <w:bookmarkStart w:id="3430" w:name="_Toc121826856"/>
        <w:bookmarkStart w:id="3431" w:name="_Toc121834279"/>
        <w:bookmarkStart w:id="3432" w:name="_Toc125550146"/>
        <w:bookmarkStart w:id="3433" w:name="_Toc125555641"/>
        <w:bookmarkStart w:id="3434" w:name="_Toc125557513"/>
        <w:bookmarkStart w:id="3435" w:name="_Toc125559400"/>
        <w:bookmarkStart w:id="3436" w:name="_Toc125618578"/>
        <w:bookmarkStart w:id="3437" w:name="_Toc125640025"/>
        <w:bookmarkStart w:id="3438" w:name="_Toc125642240"/>
        <w:bookmarkStart w:id="3439" w:name="_Toc125974010"/>
        <w:bookmarkStart w:id="3440" w:name="_Toc125974295"/>
        <w:bookmarkStart w:id="3441" w:name="_Toc126055212"/>
        <w:bookmarkStart w:id="3442" w:name="_Toc126058004"/>
        <w:bookmarkStart w:id="3443" w:name="_Toc127182353"/>
        <w:bookmarkStart w:id="3444" w:name="_Toc127182690"/>
        <w:bookmarkStart w:id="3445" w:name="_Toc127191874"/>
        <w:bookmarkStart w:id="3446" w:name="_Toc127278339"/>
        <w:bookmarkStart w:id="3447" w:name="_Toc127348127"/>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tr>
      <w:tr w:rsidR="006238CC" w:rsidRPr="0045721D" w:rsidDel="00A04755" w14:paraId="58CD18F3" w14:textId="20453F43" w:rsidTr="00E9411B">
        <w:trPr>
          <w:trHeight w:val="360"/>
          <w:jc w:val="center"/>
          <w:del w:id="3448"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3449" w:author="Kumar Baral" w:date="2022-12-12T16:54:00Z"/>
                <w:highlight w:val="yellow"/>
                <w:rPrChange w:id="3450" w:author="Kumar Baral" w:date="2022-12-12T16:18:00Z">
                  <w:rPr>
                    <w:del w:id="3451" w:author="Kumar Baral" w:date="2022-12-12T16:54:00Z"/>
                  </w:rPr>
                </w:rPrChange>
              </w:rPr>
            </w:pPr>
            <w:del w:id="3452" w:author="Kumar Baral" w:date="2022-12-12T16:54:00Z">
              <w:r w:rsidRPr="0045721D" w:rsidDel="00A04755">
                <w:rPr>
                  <w:highlight w:val="yellow"/>
                  <w:rPrChange w:id="3453" w:author="Kumar Baral" w:date="2022-12-12T16:18:00Z">
                    <w:rPr/>
                  </w:rPrChange>
                </w:rPr>
                <w:delText>Between 3000-5000 masl</w:delText>
              </w:r>
              <w:bookmarkStart w:id="3454" w:name="_Toc121824715"/>
              <w:bookmarkStart w:id="3455" w:name="_Toc121825353"/>
              <w:bookmarkStart w:id="3456" w:name="_Toc121825993"/>
              <w:bookmarkStart w:id="3457" w:name="_Toc121826857"/>
              <w:bookmarkStart w:id="3458" w:name="_Toc121834280"/>
              <w:bookmarkStart w:id="3459" w:name="_Toc125550147"/>
              <w:bookmarkStart w:id="3460" w:name="_Toc125555642"/>
              <w:bookmarkStart w:id="3461" w:name="_Toc125557514"/>
              <w:bookmarkStart w:id="3462" w:name="_Toc125559401"/>
              <w:bookmarkStart w:id="3463" w:name="_Toc125618579"/>
              <w:bookmarkStart w:id="3464" w:name="_Toc125640026"/>
              <w:bookmarkStart w:id="3465" w:name="_Toc125642241"/>
              <w:bookmarkStart w:id="3466" w:name="_Toc125974011"/>
              <w:bookmarkStart w:id="3467" w:name="_Toc125974296"/>
              <w:bookmarkStart w:id="3468" w:name="_Toc126055213"/>
              <w:bookmarkStart w:id="3469" w:name="_Toc126058005"/>
              <w:bookmarkStart w:id="3470" w:name="_Toc127182354"/>
              <w:bookmarkStart w:id="3471" w:name="_Toc127182691"/>
              <w:bookmarkStart w:id="3472" w:name="_Toc127191875"/>
              <w:bookmarkStart w:id="3473" w:name="_Toc127278340"/>
              <w:bookmarkStart w:id="3474" w:name="_Toc127348128"/>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3475" w:author="Kumar Baral" w:date="2022-12-12T16:54:00Z"/>
                <w:highlight w:val="yellow"/>
                <w:rPrChange w:id="3476" w:author="Kumar Baral" w:date="2022-12-12T16:18:00Z">
                  <w:rPr>
                    <w:del w:id="3477" w:author="Kumar Baral" w:date="2022-12-12T16:54:00Z"/>
                  </w:rPr>
                </w:rPrChange>
              </w:rPr>
            </w:pPr>
            <w:del w:id="3478" w:author="Kumar Baral" w:date="2022-12-12T16:54:00Z">
              <w:r w:rsidRPr="0045721D" w:rsidDel="00A04755">
                <w:rPr>
                  <w:highlight w:val="yellow"/>
                  <w:rPrChange w:id="3479" w:author="Kumar Baral" w:date="2022-12-12T16:18:00Z">
                    <w:rPr/>
                  </w:rPrChange>
                </w:rPr>
                <w:delText>77.90</w:delText>
              </w:r>
              <w:bookmarkStart w:id="3480" w:name="_Toc121824716"/>
              <w:bookmarkStart w:id="3481" w:name="_Toc121825354"/>
              <w:bookmarkStart w:id="3482" w:name="_Toc121825994"/>
              <w:bookmarkStart w:id="3483" w:name="_Toc121826858"/>
              <w:bookmarkStart w:id="3484" w:name="_Toc121834281"/>
              <w:bookmarkStart w:id="3485" w:name="_Toc125550148"/>
              <w:bookmarkStart w:id="3486" w:name="_Toc125555643"/>
              <w:bookmarkStart w:id="3487" w:name="_Toc125557515"/>
              <w:bookmarkStart w:id="3488" w:name="_Toc125559402"/>
              <w:bookmarkStart w:id="3489" w:name="_Toc125618580"/>
              <w:bookmarkStart w:id="3490" w:name="_Toc125640027"/>
              <w:bookmarkStart w:id="3491" w:name="_Toc125642242"/>
              <w:bookmarkStart w:id="3492" w:name="_Toc125974012"/>
              <w:bookmarkStart w:id="3493" w:name="_Toc125974297"/>
              <w:bookmarkStart w:id="3494" w:name="_Toc126055214"/>
              <w:bookmarkStart w:id="3495" w:name="_Toc126058006"/>
              <w:bookmarkStart w:id="3496" w:name="_Toc127182355"/>
              <w:bookmarkStart w:id="3497" w:name="_Toc127182692"/>
              <w:bookmarkStart w:id="3498" w:name="_Toc127191876"/>
              <w:bookmarkStart w:id="3499" w:name="_Toc127278341"/>
              <w:bookmarkStart w:id="3500" w:name="_Toc1273481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3501" w:author="Kumar Baral" w:date="2022-12-12T16:54:00Z"/>
                <w:highlight w:val="yellow"/>
                <w:rPrChange w:id="3502" w:author="Kumar Baral" w:date="2022-12-12T16:18:00Z">
                  <w:rPr>
                    <w:del w:id="3503" w:author="Kumar Baral" w:date="2022-12-12T16:54:00Z"/>
                  </w:rPr>
                </w:rPrChange>
              </w:rPr>
            </w:pPr>
            <w:del w:id="3504" w:author="Kumar Baral" w:date="2022-12-12T16:54:00Z">
              <w:r w:rsidRPr="0045721D" w:rsidDel="00A04755">
                <w:rPr>
                  <w:highlight w:val="yellow"/>
                  <w:rPrChange w:id="3505" w:author="Kumar Baral" w:date="2022-12-12T16:18:00Z">
                    <w:rPr/>
                  </w:rPrChange>
                </w:rPr>
                <w:delText>37.0%</w:delText>
              </w:r>
              <w:bookmarkStart w:id="3506" w:name="_Toc121824717"/>
              <w:bookmarkStart w:id="3507" w:name="_Toc121825355"/>
              <w:bookmarkStart w:id="3508" w:name="_Toc121825995"/>
              <w:bookmarkStart w:id="3509" w:name="_Toc121826859"/>
              <w:bookmarkStart w:id="3510" w:name="_Toc121834282"/>
              <w:bookmarkStart w:id="3511" w:name="_Toc125550149"/>
              <w:bookmarkStart w:id="3512" w:name="_Toc125555644"/>
              <w:bookmarkStart w:id="3513" w:name="_Toc125557516"/>
              <w:bookmarkStart w:id="3514" w:name="_Toc125559403"/>
              <w:bookmarkStart w:id="3515" w:name="_Toc125618581"/>
              <w:bookmarkStart w:id="3516" w:name="_Toc125640028"/>
              <w:bookmarkStart w:id="3517" w:name="_Toc125642243"/>
              <w:bookmarkStart w:id="3518" w:name="_Toc125974013"/>
              <w:bookmarkStart w:id="3519" w:name="_Toc125974298"/>
              <w:bookmarkStart w:id="3520" w:name="_Toc126055215"/>
              <w:bookmarkStart w:id="3521" w:name="_Toc126058007"/>
              <w:bookmarkStart w:id="3522" w:name="_Toc127182356"/>
              <w:bookmarkStart w:id="3523" w:name="_Toc127182693"/>
              <w:bookmarkStart w:id="3524" w:name="_Toc127191877"/>
              <w:bookmarkStart w:id="3525" w:name="_Toc127278342"/>
              <w:bookmarkStart w:id="3526" w:name="_Toc127348130"/>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3527" w:author="Kumar Baral" w:date="2022-12-12T16:54:00Z"/>
                <w:highlight w:val="yellow"/>
                <w:rPrChange w:id="3528" w:author="Kumar Baral" w:date="2022-12-12T16:18:00Z">
                  <w:rPr>
                    <w:del w:id="3529" w:author="Kumar Baral" w:date="2022-12-12T16:54:00Z"/>
                  </w:rPr>
                </w:rPrChange>
              </w:rPr>
            </w:pPr>
            <w:del w:id="3530" w:author="Kumar Baral" w:date="2022-12-12T16:54:00Z">
              <w:r w:rsidRPr="0045721D" w:rsidDel="00A04755">
                <w:rPr>
                  <w:highlight w:val="yellow"/>
                  <w:rPrChange w:id="3531" w:author="Kumar Baral" w:date="2022-12-12T16:18:00Z">
                    <w:rPr/>
                  </w:rPrChange>
                </w:rPr>
                <w:delText>34.89</w:delText>
              </w:r>
              <w:bookmarkStart w:id="3532" w:name="_Toc121824718"/>
              <w:bookmarkStart w:id="3533" w:name="_Toc121825356"/>
              <w:bookmarkStart w:id="3534" w:name="_Toc121825996"/>
              <w:bookmarkStart w:id="3535" w:name="_Toc121826860"/>
              <w:bookmarkStart w:id="3536" w:name="_Toc121834283"/>
              <w:bookmarkStart w:id="3537" w:name="_Toc125550150"/>
              <w:bookmarkStart w:id="3538" w:name="_Toc125555645"/>
              <w:bookmarkStart w:id="3539" w:name="_Toc125557517"/>
              <w:bookmarkStart w:id="3540" w:name="_Toc125559404"/>
              <w:bookmarkStart w:id="3541" w:name="_Toc125618582"/>
              <w:bookmarkStart w:id="3542" w:name="_Toc125640029"/>
              <w:bookmarkStart w:id="3543" w:name="_Toc125642244"/>
              <w:bookmarkStart w:id="3544" w:name="_Toc125974014"/>
              <w:bookmarkStart w:id="3545" w:name="_Toc125974299"/>
              <w:bookmarkStart w:id="3546" w:name="_Toc126055216"/>
              <w:bookmarkStart w:id="3547" w:name="_Toc126058008"/>
              <w:bookmarkStart w:id="3548" w:name="_Toc127182357"/>
              <w:bookmarkStart w:id="3549" w:name="_Toc127182694"/>
              <w:bookmarkStart w:id="3550" w:name="_Toc127191878"/>
              <w:bookmarkStart w:id="3551" w:name="_Toc127278343"/>
              <w:bookmarkStart w:id="3552" w:name="_Toc1273481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3553" w:author="Kumar Baral" w:date="2022-12-12T16:54:00Z"/>
                <w:highlight w:val="yellow"/>
                <w:rPrChange w:id="3554" w:author="Kumar Baral" w:date="2022-12-12T16:18:00Z">
                  <w:rPr>
                    <w:del w:id="3555" w:author="Kumar Baral" w:date="2022-12-12T16:54:00Z"/>
                  </w:rPr>
                </w:rPrChange>
              </w:rPr>
            </w:pPr>
            <w:del w:id="3556" w:author="Kumar Baral" w:date="2022-12-12T16:54:00Z">
              <w:r w:rsidRPr="0045721D" w:rsidDel="00A04755">
                <w:rPr>
                  <w:highlight w:val="yellow"/>
                  <w:rPrChange w:id="3557" w:author="Kumar Baral" w:date="2022-12-12T16:18:00Z">
                    <w:rPr/>
                  </w:rPrChange>
                </w:rPr>
                <w:delText>36.6%</w:delText>
              </w:r>
              <w:bookmarkStart w:id="3558" w:name="_Toc121824719"/>
              <w:bookmarkStart w:id="3559" w:name="_Toc121825357"/>
              <w:bookmarkStart w:id="3560" w:name="_Toc121825997"/>
              <w:bookmarkStart w:id="3561" w:name="_Toc121826861"/>
              <w:bookmarkStart w:id="3562" w:name="_Toc121834284"/>
              <w:bookmarkStart w:id="3563" w:name="_Toc125550151"/>
              <w:bookmarkStart w:id="3564" w:name="_Toc125555646"/>
              <w:bookmarkStart w:id="3565" w:name="_Toc125557518"/>
              <w:bookmarkStart w:id="3566" w:name="_Toc125559405"/>
              <w:bookmarkStart w:id="3567" w:name="_Toc125618583"/>
              <w:bookmarkStart w:id="3568" w:name="_Toc125640030"/>
              <w:bookmarkStart w:id="3569" w:name="_Toc125642245"/>
              <w:bookmarkStart w:id="3570" w:name="_Toc125974015"/>
              <w:bookmarkStart w:id="3571" w:name="_Toc125974300"/>
              <w:bookmarkStart w:id="3572" w:name="_Toc126055217"/>
              <w:bookmarkStart w:id="3573" w:name="_Toc126058009"/>
              <w:bookmarkStart w:id="3574" w:name="_Toc127182358"/>
              <w:bookmarkStart w:id="3575" w:name="_Toc127182695"/>
              <w:bookmarkStart w:id="3576" w:name="_Toc127191879"/>
              <w:bookmarkStart w:id="3577" w:name="_Toc127278344"/>
              <w:bookmarkStart w:id="3578" w:name="_Toc127348132"/>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3579" w:author="Kumar Baral" w:date="2022-12-12T16:54:00Z"/>
                <w:highlight w:val="yellow"/>
                <w:rPrChange w:id="3580" w:author="Kumar Baral" w:date="2022-12-12T16:18:00Z">
                  <w:rPr>
                    <w:del w:id="3581" w:author="Kumar Baral" w:date="2022-12-12T16:54:00Z"/>
                  </w:rPr>
                </w:rPrChange>
              </w:rPr>
            </w:pPr>
            <w:del w:id="3582" w:author="Kumar Baral" w:date="2022-12-12T16:54:00Z">
              <w:r w:rsidRPr="0045721D" w:rsidDel="00A04755">
                <w:rPr>
                  <w:highlight w:val="yellow"/>
                  <w:rPrChange w:id="3583" w:author="Kumar Baral" w:date="2022-12-12T16:18:00Z">
                    <w:rPr/>
                  </w:rPrChange>
                </w:rPr>
                <w:delText>112.79</w:delText>
              </w:r>
              <w:bookmarkStart w:id="3584" w:name="_Toc121824720"/>
              <w:bookmarkStart w:id="3585" w:name="_Toc121825358"/>
              <w:bookmarkStart w:id="3586" w:name="_Toc121825998"/>
              <w:bookmarkStart w:id="3587" w:name="_Toc121826862"/>
              <w:bookmarkStart w:id="3588" w:name="_Toc121834285"/>
              <w:bookmarkStart w:id="3589" w:name="_Toc125550152"/>
              <w:bookmarkStart w:id="3590" w:name="_Toc125555647"/>
              <w:bookmarkStart w:id="3591" w:name="_Toc125557519"/>
              <w:bookmarkStart w:id="3592" w:name="_Toc125559406"/>
              <w:bookmarkStart w:id="3593" w:name="_Toc125618584"/>
              <w:bookmarkStart w:id="3594" w:name="_Toc125640031"/>
              <w:bookmarkStart w:id="3595" w:name="_Toc125642246"/>
              <w:bookmarkStart w:id="3596" w:name="_Toc125974016"/>
              <w:bookmarkStart w:id="3597" w:name="_Toc125974301"/>
              <w:bookmarkStart w:id="3598" w:name="_Toc126055218"/>
              <w:bookmarkStart w:id="3599" w:name="_Toc126058010"/>
              <w:bookmarkStart w:id="3600" w:name="_Toc127182359"/>
              <w:bookmarkStart w:id="3601" w:name="_Toc127182696"/>
              <w:bookmarkStart w:id="3602" w:name="_Toc127191880"/>
              <w:bookmarkStart w:id="3603" w:name="_Toc127278345"/>
              <w:bookmarkStart w:id="3604" w:name="_Toc12734813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3605" w:author="Kumar Baral" w:date="2022-12-12T16:54:00Z"/>
                <w:highlight w:val="yellow"/>
                <w:rPrChange w:id="3606" w:author="Kumar Baral" w:date="2022-12-12T16:18:00Z">
                  <w:rPr>
                    <w:del w:id="3607" w:author="Kumar Baral" w:date="2022-12-12T16:54:00Z"/>
                  </w:rPr>
                </w:rPrChange>
              </w:rPr>
            </w:pPr>
            <w:del w:id="3608" w:author="Kumar Baral" w:date="2022-12-12T16:54:00Z">
              <w:r w:rsidRPr="0045721D" w:rsidDel="00A04755">
                <w:rPr>
                  <w:highlight w:val="yellow"/>
                  <w:rPrChange w:id="3609" w:author="Kumar Baral" w:date="2022-12-12T16:18:00Z">
                    <w:rPr/>
                  </w:rPrChange>
                </w:rPr>
                <w:delText>36.9%</w:delText>
              </w:r>
              <w:bookmarkStart w:id="3610" w:name="_Toc121824721"/>
              <w:bookmarkStart w:id="3611" w:name="_Toc121825359"/>
              <w:bookmarkStart w:id="3612" w:name="_Toc121825999"/>
              <w:bookmarkStart w:id="3613" w:name="_Toc121826863"/>
              <w:bookmarkStart w:id="3614" w:name="_Toc121834286"/>
              <w:bookmarkStart w:id="3615" w:name="_Toc125550153"/>
              <w:bookmarkStart w:id="3616" w:name="_Toc125555648"/>
              <w:bookmarkStart w:id="3617" w:name="_Toc125557520"/>
              <w:bookmarkStart w:id="3618" w:name="_Toc125559407"/>
              <w:bookmarkStart w:id="3619" w:name="_Toc125618585"/>
              <w:bookmarkStart w:id="3620" w:name="_Toc125640032"/>
              <w:bookmarkStart w:id="3621" w:name="_Toc125642247"/>
              <w:bookmarkStart w:id="3622" w:name="_Toc125974017"/>
              <w:bookmarkStart w:id="3623" w:name="_Toc125974302"/>
              <w:bookmarkStart w:id="3624" w:name="_Toc126055219"/>
              <w:bookmarkStart w:id="3625" w:name="_Toc126058011"/>
              <w:bookmarkStart w:id="3626" w:name="_Toc127182360"/>
              <w:bookmarkStart w:id="3627" w:name="_Toc127182697"/>
              <w:bookmarkStart w:id="3628" w:name="_Toc127191881"/>
              <w:bookmarkStart w:id="3629" w:name="_Toc127278346"/>
              <w:bookmarkStart w:id="3630" w:name="_Toc127348134"/>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3631" w:author="Kumar Baral" w:date="2022-12-12T16:54:00Z"/>
                <w:highlight w:val="yellow"/>
                <w:rPrChange w:id="3632" w:author="Kumar Baral" w:date="2022-12-12T16:18:00Z">
                  <w:rPr>
                    <w:del w:id="3633" w:author="Kumar Baral" w:date="2022-12-12T16:54:00Z"/>
                  </w:rPr>
                </w:rPrChange>
              </w:rPr>
            </w:pPr>
            <w:del w:id="3634" w:author="Kumar Baral" w:date="2022-12-12T16:54:00Z">
              <w:r w:rsidRPr="0045721D" w:rsidDel="00A04755">
                <w:rPr>
                  <w:highlight w:val="yellow"/>
                  <w:rPrChange w:id="3635" w:author="Kumar Baral" w:date="2022-12-12T16:18:00Z">
                    <w:rPr/>
                  </w:rPrChange>
                </w:rPr>
                <w:delText>135.30</w:delText>
              </w:r>
              <w:bookmarkStart w:id="3636" w:name="_Toc121824722"/>
              <w:bookmarkStart w:id="3637" w:name="_Toc121825360"/>
              <w:bookmarkStart w:id="3638" w:name="_Toc121826000"/>
              <w:bookmarkStart w:id="3639" w:name="_Toc121826864"/>
              <w:bookmarkStart w:id="3640" w:name="_Toc121834287"/>
              <w:bookmarkStart w:id="3641" w:name="_Toc125550154"/>
              <w:bookmarkStart w:id="3642" w:name="_Toc125555649"/>
              <w:bookmarkStart w:id="3643" w:name="_Toc125557521"/>
              <w:bookmarkStart w:id="3644" w:name="_Toc125559408"/>
              <w:bookmarkStart w:id="3645" w:name="_Toc125618586"/>
              <w:bookmarkStart w:id="3646" w:name="_Toc125640033"/>
              <w:bookmarkStart w:id="3647" w:name="_Toc125642248"/>
              <w:bookmarkStart w:id="3648" w:name="_Toc125974018"/>
              <w:bookmarkStart w:id="3649" w:name="_Toc125974303"/>
              <w:bookmarkStart w:id="3650" w:name="_Toc126055220"/>
              <w:bookmarkStart w:id="3651" w:name="_Toc126058012"/>
              <w:bookmarkStart w:id="3652" w:name="_Toc127182361"/>
              <w:bookmarkStart w:id="3653" w:name="_Toc127182698"/>
              <w:bookmarkStart w:id="3654" w:name="_Toc127191882"/>
              <w:bookmarkStart w:id="3655" w:name="_Toc127278347"/>
              <w:bookmarkStart w:id="3656" w:name="_Toc1273481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3657" w:author="Kumar Baral" w:date="2022-12-12T16:54:00Z"/>
                <w:highlight w:val="yellow"/>
                <w:rPrChange w:id="3658" w:author="Kumar Baral" w:date="2022-12-12T16:18:00Z">
                  <w:rPr>
                    <w:del w:id="3659" w:author="Kumar Baral" w:date="2022-12-12T16:54:00Z"/>
                  </w:rPr>
                </w:rPrChange>
              </w:rPr>
            </w:pPr>
            <w:del w:id="3660" w:author="Kumar Baral" w:date="2022-12-12T16:54:00Z">
              <w:r w:rsidRPr="0045721D" w:rsidDel="00A04755">
                <w:rPr>
                  <w:highlight w:val="yellow"/>
                  <w:rPrChange w:id="3661" w:author="Kumar Baral" w:date="2022-12-12T16:18:00Z">
                    <w:rPr/>
                  </w:rPrChange>
                </w:rPr>
                <w:delText>38.51%</w:delText>
              </w:r>
              <w:bookmarkStart w:id="3662" w:name="_Toc121824723"/>
              <w:bookmarkStart w:id="3663" w:name="_Toc121825361"/>
              <w:bookmarkStart w:id="3664" w:name="_Toc121826001"/>
              <w:bookmarkStart w:id="3665" w:name="_Toc121826865"/>
              <w:bookmarkStart w:id="3666" w:name="_Toc121834288"/>
              <w:bookmarkStart w:id="3667" w:name="_Toc125550155"/>
              <w:bookmarkStart w:id="3668" w:name="_Toc125555650"/>
              <w:bookmarkStart w:id="3669" w:name="_Toc125557522"/>
              <w:bookmarkStart w:id="3670" w:name="_Toc125559409"/>
              <w:bookmarkStart w:id="3671" w:name="_Toc125618587"/>
              <w:bookmarkStart w:id="3672" w:name="_Toc125640034"/>
              <w:bookmarkStart w:id="3673" w:name="_Toc125642249"/>
              <w:bookmarkStart w:id="3674" w:name="_Toc125974019"/>
              <w:bookmarkStart w:id="3675" w:name="_Toc125974304"/>
              <w:bookmarkStart w:id="3676" w:name="_Toc126055221"/>
              <w:bookmarkStart w:id="3677" w:name="_Toc126058013"/>
              <w:bookmarkStart w:id="3678" w:name="_Toc127182362"/>
              <w:bookmarkStart w:id="3679" w:name="_Toc127182699"/>
              <w:bookmarkStart w:id="3680" w:name="_Toc127191883"/>
              <w:bookmarkStart w:id="3681" w:name="_Toc127278348"/>
              <w:bookmarkStart w:id="3682" w:name="_Toc127348136"/>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del>
          </w:p>
        </w:tc>
        <w:bookmarkStart w:id="3683" w:name="_Toc121824724"/>
        <w:bookmarkStart w:id="3684" w:name="_Toc121825362"/>
        <w:bookmarkStart w:id="3685" w:name="_Toc121826002"/>
        <w:bookmarkStart w:id="3686" w:name="_Toc121826866"/>
        <w:bookmarkStart w:id="3687" w:name="_Toc121834289"/>
        <w:bookmarkStart w:id="3688" w:name="_Toc125550156"/>
        <w:bookmarkStart w:id="3689" w:name="_Toc125555651"/>
        <w:bookmarkStart w:id="3690" w:name="_Toc125557523"/>
        <w:bookmarkStart w:id="3691" w:name="_Toc125559410"/>
        <w:bookmarkStart w:id="3692" w:name="_Toc125618588"/>
        <w:bookmarkStart w:id="3693" w:name="_Toc125640035"/>
        <w:bookmarkStart w:id="3694" w:name="_Toc125642250"/>
        <w:bookmarkStart w:id="3695" w:name="_Toc125974020"/>
        <w:bookmarkStart w:id="3696" w:name="_Toc125974305"/>
        <w:bookmarkStart w:id="3697" w:name="_Toc126055222"/>
        <w:bookmarkStart w:id="3698" w:name="_Toc126058014"/>
        <w:bookmarkStart w:id="3699" w:name="_Toc127182363"/>
        <w:bookmarkStart w:id="3700" w:name="_Toc127182700"/>
        <w:bookmarkStart w:id="3701" w:name="_Toc127191884"/>
        <w:bookmarkStart w:id="3702" w:name="_Toc127278349"/>
        <w:bookmarkStart w:id="3703" w:name="_Toc127348137"/>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tr>
      <w:tr w:rsidR="006238CC" w:rsidRPr="0045721D" w:rsidDel="00A04755" w14:paraId="75113595" w14:textId="7DE6762A" w:rsidTr="00E9411B">
        <w:trPr>
          <w:trHeight w:val="360"/>
          <w:jc w:val="center"/>
          <w:del w:id="3704"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3705" w:author="Kumar Baral" w:date="2022-12-12T16:54:00Z"/>
                <w:highlight w:val="yellow"/>
                <w:rPrChange w:id="3706" w:author="Kumar Baral" w:date="2022-12-12T16:18:00Z">
                  <w:rPr>
                    <w:del w:id="3707" w:author="Kumar Baral" w:date="2022-12-12T16:54:00Z"/>
                  </w:rPr>
                </w:rPrChange>
              </w:rPr>
            </w:pPr>
            <w:del w:id="3708" w:author="Kumar Baral" w:date="2022-12-12T16:54:00Z">
              <w:r w:rsidRPr="0045721D" w:rsidDel="00A04755">
                <w:rPr>
                  <w:highlight w:val="yellow"/>
                  <w:rPrChange w:id="3709" w:author="Kumar Baral" w:date="2022-12-12T16:18:00Z">
                    <w:rPr/>
                  </w:rPrChange>
                </w:rPr>
                <w:delText>Area below 3000 masl</w:delText>
              </w:r>
              <w:bookmarkStart w:id="3710" w:name="_Toc121824725"/>
              <w:bookmarkStart w:id="3711" w:name="_Toc121825363"/>
              <w:bookmarkStart w:id="3712" w:name="_Toc121826003"/>
              <w:bookmarkStart w:id="3713" w:name="_Toc121826867"/>
              <w:bookmarkStart w:id="3714" w:name="_Toc121834290"/>
              <w:bookmarkStart w:id="3715" w:name="_Toc125550157"/>
              <w:bookmarkStart w:id="3716" w:name="_Toc125555652"/>
              <w:bookmarkStart w:id="3717" w:name="_Toc125557524"/>
              <w:bookmarkStart w:id="3718" w:name="_Toc125559411"/>
              <w:bookmarkStart w:id="3719" w:name="_Toc125618589"/>
              <w:bookmarkStart w:id="3720" w:name="_Toc125640036"/>
              <w:bookmarkStart w:id="3721" w:name="_Toc125642251"/>
              <w:bookmarkStart w:id="3722" w:name="_Toc125974021"/>
              <w:bookmarkStart w:id="3723" w:name="_Toc125974306"/>
              <w:bookmarkStart w:id="3724" w:name="_Toc126055223"/>
              <w:bookmarkStart w:id="3725" w:name="_Toc126058015"/>
              <w:bookmarkStart w:id="3726" w:name="_Toc127182364"/>
              <w:bookmarkStart w:id="3727" w:name="_Toc127182701"/>
              <w:bookmarkStart w:id="3728" w:name="_Toc127191885"/>
              <w:bookmarkStart w:id="3729" w:name="_Toc127278350"/>
              <w:bookmarkStart w:id="3730" w:name="_Toc127348138"/>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3731" w:author="Kumar Baral" w:date="2022-12-12T16:54:00Z"/>
                <w:highlight w:val="yellow"/>
                <w:rPrChange w:id="3732" w:author="Kumar Baral" w:date="2022-12-12T16:18:00Z">
                  <w:rPr>
                    <w:del w:id="3733" w:author="Kumar Baral" w:date="2022-12-12T16:54:00Z"/>
                  </w:rPr>
                </w:rPrChange>
              </w:rPr>
            </w:pPr>
            <w:del w:id="3734" w:author="Kumar Baral" w:date="2022-12-12T16:54:00Z">
              <w:r w:rsidRPr="0045721D" w:rsidDel="00A04755">
                <w:rPr>
                  <w:highlight w:val="yellow"/>
                  <w:rPrChange w:id="3735" w:author="Kumar Baral" w:date="2022-12-12T16:18:00Z">
                    <w:rPr/>
                  </w:rPrChange>
                </w:rPr>
                <w:delText>3.06</w:delText>
              </w:r>
              <w:bookmarkStart w:id="3736" w:name="_Toc121824726"/>
              <w:bookmarkStart w:id="3737" w:name="_Toc121825364"/>
              <w:bookmarkStart w:id="3738" w:name="_Toc121826004"/>
              <w:bookmarkStart w:id="3739" w:name="_Toc121826868"/>
              <w:bookmarkStart w:id="3740" w:name="_Toc121834291"/>
              <w:bookmarkStart w:id="3741" w:name="_Toc125550158"/>
              <w:bookmarkStart w:id="3742" w:name="_Toc125555653"/>
              <w:bookmarkStart w:id="3743" w:name="_Toc125557525"/>
              <w:bookmarkStart w:id="3744" w:name="_Toc125559412"/>
              <w:bookmarkStart w:id="3745" w:name="_Toc125618590"/>
              <w:bookmarkStart w:id="3746" w:name="_Toc125640037"/>
              <w:bookmarkStart w:id="3747" w:name="_Toc125642252"/>
              <w:bookmarkStart w:id="3748" w:name="_Toc125974022"/>
              <w:bookmarkStart w:id="3749" w:name="_Toc125974307"/>
              <w:bookmarkStart w:id="3750" w:name="_Toc126055224"/>
              <w:bookmarkStart w:id="3751" w:name="_Toc126058016"/>
              <w:bookmarkStart w:id="3752" w:name="_Toc127182365"/>
              <w:bookmarkStart w:id="3753" w:name="_Toc127182702"/>
              <w:bookmarkStart w:id="3754" w:name="_Toc127191886"/>
              <w:bookmarkStart w:id="3755" w:name="_Toc127278351"/>
              <w:bookmarkStart w:id="3756" w:name="_Toc127348139"/>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3757" w:author="Kumar Baral" w:date="2022-12-12T16:54:00Z"/>
                <w:highlight w:val="yellow"/>
                <w:rPrChange w:id="3758" w:author="Kumar Baral" w:date="2022-12-12T16:18:00Z">
                  <w:rPr>
                    <w:del w:id="3759" w:author="Kumar Baral" w:date="2022-12-12T16:54:00Z"/>
                  </w:rPr>
                </w:rPrChange>
              </w:rPr>
            </w:pPr>
            <w:del w:id="3760" w:author="Kumar Baral" w:date="2022-12-12T16:54:00Z">
              <w:r w:rsidRPr="0045721D" w:rsidDel="00A04755">
                <w:rPr>
                  <w:highlight w:val="yellow"/>
                  <w:rPrChange w:id="3761" w:author="Kumar Baral" w:date="2022-12-12T16:18:00Z">
                    <w:rPr/>
                  </w:rPrChange>
                </w:rPr>
                <w:delText>1.5%</w:delText>
              </w:r>
              <w:bookmarkStart w:id="3762" w:name="_Toc121824727"/>
              <w:bookmarkStart w:id="3763" w:name="_Toc121825365"/>
              <w:bookmarkStart w:id="3764" w:name="_Toc121826005"/>
              <w:bookmarkStart w:id="3765" w:name="_Toc121826869"/>
              <w:bookmarkStart w:id="3766" w:name="_Toc121834292"/>
              <w:bookmarkStart w:id="3767" w:name="_Toc125550159"/>
              <w:bookmarkStart w:id="3768" w:name="_Toc125555654"/>
              <w:bookmarkStart w:id="3769" w:name="_Toc125557526"/>
              <w:bookmarkStart w:id="3770" w:name="_Toc125559413"/>
              <w:bookmarkStart w:id="3771" w:name="_Toc125618591"/>
              <w:bookmarkStart w:id="3772" w:name="_Toc125640038"/>
              <w:bookmarkStart w:id="3773" w:name="_Toc125642253"/>
              <w:bookmarkStart w:id="3774" w:name="_Toc125974023"/>
              <w:bookmarkStart w:id="3775" w:name="_Toc125974308"/>
              <w:bookmarkStart w:id="3776" w:name="_Toc126055225"/>
              <w:bookmarkStart w:id="3777" w:name="_Toc126058017"/>
              <w:bookmarkStart w:id="3778" w:name="_Toc127182366"/>
              <w:bookmarkStart w:id="3779" w:name="_Toc127182703"/>
              <w:bookmarkStart w:id="3780" w:name="_Toc127191887"/>
              <w:bookmarkStart w:id="3781" w:name="_Toc127278352"/>
              <w:bookmarkStart w:id="3782" w:name="_Toc127348140"/>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3783" w:author="Kumar Baral" w:date="2022-12-12T16:54:00Z"/>
                <w:highlight w:val="yellow"/>
                <w:rPrChange w:id="3784" w:author="Kumar Baral" w:date="2022-12-12T16:18:00Z">
                  <w:rPr>
                    <w:del w:id="3785" w:author="Kumar Baral" w:date="2022-12-12T16:54:00Z"/>
                  </w:rPr>
                </w:rPrChange>
              </w:rPr>
            </w:pPr>
            <w:del w:id="3786" w:author="Kumar Baral" w:date="2022-12-12T16:54:00Z">
              <w:r w:rsidRPr="0045721D" w:rsidDel="00A04755">
                <w:rPr>
                  <w:highlight w:val="yellow"/>
                  <w:rPrChange w:id="3787" w:author="Kumar Baral" w:date="2022-12-12T16:18:00Z">
                    <w:rPr/>
                  </w:rPrChange>
                </w:rPr>
                <w:delText>3.49</w:delText>
              </w:r>
              <w:bookmarkStart w:id="3788" w:name="_Toc121824728"/>
              <w:bookmarkStart w:id="3789" w:name="_Toc121825366"/>
              <w:bookmarkStart w:id="3790" w:name="_Toc121826006"/>
              <w:bookmarkStart w:id="3791" w:name="_Toc121826870"/>
              <w:bookmarkStart w:id="3792" w:name="_Toc121834293"/>
              <w:bookmarkStart w:id="3793" w:name="_Toc125550160"/>
              <w:bookmarkStart w:id="3794" w:name="_Toc125555655"/>
              <w:bookmarkStart w:id="3795" w:name="_Toc125557527"/>
              <w:bookmarkStart w:id="3796" w:name="_Toc125559414"/>
              <w:bookmarkStart w:id="3797" w:name="_Toc125618592"/>
              <w:bookmarkStart w:id="3798" w:name="_Toc125640039"/>
              <w:bookmarkStart w:id="3799" w:name="_Toc125642254"/>
              <w:bookmarkStart w:id="3800" w:name="_Toc125974024"/>
              <w:bookmarkStart w:id="3801" w:name="_Toc125974309"/>
              <w:bookmarkStart w:id="3802" w:name="_Toc126055226"/>
              <w:bookmarkStart w:id="3803" w:name="_Toc126058018"/>
              <w:bookmarkStart w:id="3804" w:name="_Toc127182367"/>
              <w:bookmarkStart w:id="3805" w:name="_Toc127182704"/>
              <w:bookmarkStart w:id="3806" w:name="_Toc127191888"/>
              <w:bookmarkStart w:id="3807" w:name="_Toc127278353"/>
              <w:bookmarkStart w:id="3808" w:name="_Toc127348141"/>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3809" w:author="Kumar Baral" w:date="2022-12-12T16:54:00Z"/>
                <w:highlight w:val="yellow"/>
                <w:rPrChange w:id="3810" w:author="Kumar Baral" w:date="2022-12-12T16:18:00Z">
                  <w:rPr>
                    <w:del w:id="3811" w:author="Kumar Baral" w:date="2022-12-12T16:54:00Z"/>
                  </w:rPr>
                </w:rPrChange>
              </w:rPr>
            </w:pPr>
            <w:del w:id="3812" w:author="Kumar Baral" w:date="2022-12-12T16:54:00Z">
              <w:r w:rsidRPr="0045721D" w:rsidDel="00A04755">
                <w:rPr>
                  <w:highlight w:val="yellow"/>
                  <w:rPrChange w:id="3813" w:author="Kumar Baral" w:date="2022-12-12T16:18:00Z">
                    <w:rPr/>
                  </w:rPrChange>
                </w:rPr>
                <w:delText>3.7%</w:delText>
              </w:r>
              <w:bookmarkStart w:id="3814" w:name="_Toc121824729"/>
              <w:bookmarkStart w:id="3815" w:name="_Toc121825367"/>
              <w:bookmarkStart w:id="3816" w:name="_Toc121826007"/>
              <w:bookmarkStart w:id="3817" w:name="_Toc121826871"/>
              <w:bookmarkStart w:id="3818" w:name="_Toc121834294"/>
              <w:bookmarkStart w:id="3819" w:name="_Toc125550161"/>
              <w:bookmarkStart w:id="3820" w:name="_Toc125555656"/>
              <w:bookmarkStart w:id="3821" w:name="_Toc125557528"/>
              <w:bookmarkStart w:id="3822" w:name="_Toc125559415"/>
              <w:bookmarkStart w:id="3823" w:name="_Toc125618593"/>
              <w:bookmarkStart w:id="3824" w:name="_Toc125640040"/>
              <w:bookmarkStart w:id="3825" w:name="_Toc125642255"/>
              <w:bookmarkStart w:id="3826" w:name="_Toc125974025"/>
              <w:bookmarkStart w:id="3827" w:name="_Toc125974310"/>
              <w:bookmarkStart w:id="3828" w:name="_Toc126055227"/>
              <w:bookmarkStart w:id="3829" w:name="_Toc126058019"/>
              <w:bookmarkStart w:id="3830" w:name="_Toc127182368"/>
              <w:bookmarkStart w:id="3831" w:name="_Toc127182705"/>
              <w:bookmarkStart w:id="3832" w:name="_Toc127191889"/>
              <w:bookmarkStart w:id="3833" w:name="_Toc127278354"/>
              <w:bookmarkStart w:id="3834" w:name="_Toc127348142"/>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3835" w:author="Kumar Baral" w:date="2022-12-12T16:54:00Z"/>
                <w:highlight w:val="yellow"/>
                <w:rPrChange w:id="3836" w:author="Kumar Baral" w:date="2022-12-12T16:18:00Z">
                  <w:rPr>
                    <w:del w:id="3837" w:author="Kumar Baral" w:date="2022-12-12T16:54:00Z"/>
                  </w:rPr>
                </w:rPrChange>
              </w:rPr>
            </w:pPr>
            <w:del w:id="3838" w:author="Kumar Baral" w:date="2022-12-12T16:54:00Z">
              <w:r w:rsidRPr="0045721D" w:rsidDel="00A04755">
                <w:rPr>
                  <w:highlight w:val="yellow"/>
                  <w:rPrChange w:id="3839" w:author="Kumar Baral" w:date="2022-12-12T16:18:00Z">
                    <w:rPr/>
                  </w:rPrChange>
                </w:rPr>
                <w:delText>6.55</w:delText>
              </w:r>
              <w:bookmarkStart w:id="3840" w:name="_Toc121824730"/>
              <w:bookmarkStart w:id="3841" w:name="_Toc121825368"/>
              <w:bookmarkStart w:id="3842" w:name="_Toc121826008"/>
              <w:bookmarkStart w:id="3843" w:name="_Toc121826872"/>
              <w:bookmarkStart w:id="3844" w:name="_Toc121834295"/>
              <w:bookmarkStart w:id="3845" w:name="_Toc125550162"/>
              <w:bookmarkStart w:id="3846" w:name="_Toc125555657"/>
              <w:bookmarkStart w:id="3847" w:name="_Toc125557529"/>
              <w:bookmarkStart w:id="3848" w:name="_Toc125559416"/>
              <w:bookmarkStart w:id="3849" w:name="_Toc125618594"/>
              <w:bookmarkStart w:id="3850" w:name="_Toc125640041"/>
              <w:bookmarkStart w:id="3851" w:name="_Toc125642256"/>
              <w:bookmarkStart w:id="3852" w:name="_Toc125974026"/>
              <w:bookmarkStart w:id="3853" w:name="_Toc125974311"/>
              <w:bookmarkStart w:id="3854" w:name="_Toc126055228"/>
              <w:bookmarkStart w:id="3855" w:name="_Toc126058020"/>
              <w:bookmarkStart w:id="3856" w:name="_Toc127182369"/>
              <w:bookmarkStart w:id="3857" w:name="_Toc127182706"/>
              <w:bookmarkStart w:id="3858" w:name="_Toc127191890"/>
              <w:bookmarkStart w:id="3859" w:name="_Toc127278355"/>
              <w:bookmarkStart w:id="3860" w:name="_Toc127348143"/>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3861" w:author="Kumar Baral" w:date="2022-12-12T16:54:00Z"/>
                <w:highlight w:val="yellow"/>
                <w:rPrChange w:id="3862" w:author="Kumar Baral" w:date="2022-12-12T16:18:00Z">
                  <w:rPr>
                    <w:del w:id="3863" w:author="Kumar Baral" w:date="2022-12-12T16:54:00Z"/>
                  </w:rPr>
                </w:rPrChange>
              </w:rPr>
            </w:pPr>
            <w:del w:id="3864" w:author="Kumar Baral" w:date="2022-12-12T16:54:00Z">
              <w:r w:rsidRPr="0045721D" w:rsidDel="00A04755">
                <w:rPr>
                  <w:highlight w:val="yellow"/>
                  <w:rPrChange w:id="3865" w:author="Kumar Baral" w:date="2022-12-12T16:18:00Z">
                    <w:rPr/>
                  </w:rPrChange>
                </w:rPr>
                <w:delText>2.1%</w:delText>
              </w:r>
              <w:bookmarkStart w:id="3866" w:name="_Toc121824731"/>
              <w:bookmarkStart w:id="3867" w:name="_Toc121825369"/>
              <w:bookmarkStart w:id="3868" w:name="_Toc121826009"/>
              <w:bookmarkStart w:id="3869" w:name="_Toc121826873"/>
              <w:bookmarkStart w:id="3870" w:name="_Toc121834296"/>
              <w:bookmarkStart w:id="3871" w:name="_Toc125550163"/>
              <w:bookmarkStart w:id="3872" w:name="_Toc125555658"/>
              <w:bookmarkStart w:id="3873" w:name="_Toc125557530"/>
              <w:bookmarkStart w:id="3874" w:name="_Toc125559417"/>
              <w:bookmarkStart w:id="3875" w:name="_Toc125618595"/>
              <w:bookmarkStart w:id="3876" w:name="_Toc125640042"/>
              <w:bookmarkStart w:id="3877" w:name="_Toc125642257"/>
              <w:bookmarkStart w:id="3878" w:name="_Toc125974027"/>
              <w:bookmarkStart w:id="3879" w:name="_Toc125974312"/>
              <w:bookmarkStart w:id="3880" w:name="_Toc126055229"/>
              <w:bookmarkStart w:id="3881" w:name="_Toc126058021"/>
              <w:bookmarkStart w:id="3882" w:name="_Toc127182370"/>
              <w:bookmarkStart w:id="3883" w:name="_Toc127182707"/>
              <w:bookmarkStart w:id="3884" w:name="_Toc127191891"/>
              <w:bookmarkStart w:id="3885" w:name="_Toc127278356"/>
              <w:bookmarkStart w:id="3886" w:name="_Toc127348144"/>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3887" w:author="Kumar Baral" w:date="2022-12-12T16:54:00Z"/>
                <w:highlight w:val="yellow"/>
                <w:rPrChange w:id="3888" w:author="Kumar Baral" w:date="2022-12-12T16:18:00Z">
                  <w:rPr>
                    <w:del w:id="3889" w:author="Kumar Baral" w:date="2022-12-12T16:54:00Z"/>
                  </w:rPr>
                </w:rPrChange>
              </w:rPr>
            </w:pPr>
            <w:del w:id="3890" w:author="Kumar Baral" w:date="2022-12-12T16:54:00Z">
              <w:r w:rsidRPr="0045721D" w:rsidDel="00A04755">
                <w:rPr>
                  <w:highlight w:val="yellow"/>
                  <w:rPrChange w:id="3891" w:author="Kumar Baral" w:date="2022-12-12T16:18:00Z">
                    <w:rPr/>
                  </w:rPrChange>
                </w:rPr>
                <w:delText>28.30</w:delText>
              </w:r>
              <w:bookmarkStart w:id="3892" w:name="_Toc121824732"/>
              <w:bookmarkStart w:id="3893" w:name="_Toc121825370"/>
              <w:bookmarkStart w:id="3894" w:name="_Toc121826010"/>
              <w:bookmarkStart w:id="3895" w:name="_Toc121826874"/>
              <w:bookmarkStart w:id="3896" w:name="_Toc121834297"/>
              <w:bookmarkStart w:id="3897" w:name="_Toc125550164"/>
              <w:bookmarkStart w:id="3898" w:name="_Toc125555659"/>
              <w:bookmarkStart w:id="3899" w:name="_Toc125557531"/>
              <w:bookmarkStart w:id="3900" w:name="_Toc125559418"/>
              <w:bookmarkStart w:id="3901" w:name="_Toc125618596"/>
              <w:bookmarkStart w:id="3902" w:name="_Toc125640043"/>
              <w:bookmarkStart w:id="3903" w:name="_Toc125642258"/>
              <w:bookmarkStart w:id="3904" w:name="_Toc125974028"/>
              <w:bookmarkStart w:id="3905" w:name="_Toc125974313"/>
              <w:bookmarkStart w:id="3906" w:name="_Toc126055230"/>
              <w:bookmarkStart w:id="3907" w:name="_Toc126058022"/>
              <w:bookmarkStart w:id="3908" w:name="_Toc127182371"/>
              <w:bookmarkStart w:id="3909" w:name="_Toc127182708"/>
              <w:bookmarkStart w:id="3910" w:name="_Toc127191892"/>
              <w:bookmarkStart w:id="3911" w:name="_Toc127278357"/>
              <w:bookmarkStart w:id="3912" w:name="_Toc127348145"/>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3913" w:author="Kumar Baral" w:date="2022-12-12T16:54:00Z"/>
                <w:highlight w:val="yellow"/>
                <w:rPrChange w:id="3914" w:author="Kumar Baral" w:date="2022-12-12T16:18:00Z">
                  <w:rPr>
                    <w:del w:id="3915" w:author="Kumar Baral" w:date="2022-12-12T16:54:00Z"/>
                  </w:rPr>
                </w:rPrChange>
              </w:rPr>
            </w:pPr>
            <w:del w:id="3916" w:author="Kumar Baral" w:date="2022-12-12T16:54:00Z">
              <w:r w:rsidRPr="0045721D" w:rsidDel="00A04755">
                <w:rPr>
                  <w:highlight w:val="yellow"/>
                  <w:rPrChange w:id="3917" w:author="Kumar Baral" w:date="2022-12-12T16:18:00Z">
                    <w:rPr/>
                  </w:rPrChange>
                </w:rPr>
                <w:delText>8.06%</w:delText>
              </w:r>
              <w:bookmarkStart w:id="3918" w:name="_Toc121824733"/>
              <w:bookmarkStart w:id="3919" w:name="_Toc121825371"/>
              <w:bookmarkStart w:id="3920" w:name="_Toc121826011"/>
              <w:bookmarkStart w:id="3921" w:name="_Toc121826875"/>
              <w:bookmarkStart w:id="3922" w:name="_Toc121834298"/>
              <w:bookmarkStart w:id="3923" w:name="_Toc125550165"/>
              <w:bookmarkStart w:id="3924" w:name="_Toc125555660"/>
              <w:bookmarkStart w:id="3925" w:name="_Toc125557532"/>
              <w:bookmarkStart w:id="3926" w:name="_Toc125559419"/>
              <w:bookmarkStart w:id="3927" w:name="_Toc125618597"/>
              <w:bookmarkStart w:id="3928" w:name="_Toc125640044"/>
              <w:bookmarkStart w:id="3929" w:name="_Toc125642259"/>
              <w:bookmarkStart w:id="3930" w:name="_Toc125974029"/>
              <w:bookmarkStart w:id="3931" w:name="_Toc125974314"/>
              <w:bookmarkStart w:id="3932" w:name="_Toc126055231"/>
              <w:bookmarkStart w:id="3933" w:name="_Toc126058023"/>
              <w:bookmarkStart w:id="3934" w:name="_Toc127182372"/>
              <w:bookmarkStart w:id="3935" w:name="_Toc127182709"/>
              <w:bookmarkStart w:id="3936" w:name="_Toc127191893"/>
              <w:bookmarkStart w:id="3937" w:name="_Toc127278358"/>
              <w:bookmarkStart w:id="3938" w:name="_Toc127348146"/>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del>
          </w:p>
        </w:tc>
        <w:bookmarkStart w:id="3939" w:name="_Toc121824734"/>
        <w:bookmarkStart w:id="3940" w:name="_Toc121825372"/>
        <w:bookmarkStart w:id="3941" w:name="_Toc121826012"/>
        <w:bookmarkStart w:id="3942" w:name="_Toc121826876"/>
        <w:bookmarkStart w:id="3943" w:name="_Toc121834299"/>
        <w:bookmarkStart w:id="3944" w:name="_Toc125550166"/>
        <w:bookmarkStart w:id="3945" w:name="_Toc125555661"/>
        <w:bookmarkStart w:id="3946" w:name="_Toc125557533"/>
        <w:bookmarkStart w:id="3947" w:name="_Toc125559420"/>
        <w:bookmarkStart w:id="3948" w:name="_Toc125618598"/>
        <w:bookmarkStart w:id="3949" w:name="_Toc125640045"/>
        <w:bookmarkStart w:id="3950" w:name="_Toc125642260"/>
        <w:bookmarkStart w:id="3951" w:name="_Toc125974030"/>
        <w:bookmarkStart w:id="3952" w:name="_Toc125974315"/>
        <w:bookmarkStart w:id="3953" w:name="_Toc126055232"/>
        <w:bookmarkStart w:id="3954" w:name="_Toc126058024"/>
        <w:bookmarkStart w:id="3955" w:name="_Toc127182373"/>
        <w:bookmarkStart w:id="3956" w:name="_Toc127182710"/>
        <w:bookmarkStart w:id="3957" w:name="_Toc127191894"/>
        <w:bookmarkStart w:id="3958" w:name="_Toc127278359"/>
        <w:bookmarkStart w:id="3959" w:name="_Toc127348147"/>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tr>
      <w:tr w:rsidR="006238CC" w:rsidRPr="0045721D" w:rsidDel="00A04755" w14:paraId="2FCF56CB" w14:textId="3C5E2E89" w:rsidTr="00E9411B">
        <w:trPr>
          <w:trHeight w:val="360"/>
          <w:jc w:val="center"/>
          <w:del w:id="3960"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3961" w:author="Kumar Baral" w:date="2022-12-12T16:54:00Z"/>
                <w:highlight w:val="yellow"/>
                <w:rPrChange w:id="3962" w:author="Kumar Baral" w:date="2022-12-12T16:18:00Z">
                  <w:rPr>
                    <w:del w:id="3963" w:author="Kumar Baral" w:date="2022-12-12T16:54:00Z"/>
                  </w:rPr>
                </w:rPrChange>
              </w:rPr>
            </w:pPr>
            <w:del w:id="3964" w:author="Kumar Baral" w:date="2022-12-12T16:54:00Z">
              <w:r w:rsidRPr="0045721D" w:rsidDel="00A04755">
                <w:rPr>
                  <w:highlight w:val="yellow"/>
                  <w:rPrChange w:id="3965" w:author="Kumar Baral" w:date="2022-12-12T16:18:00Z">
                    <w:rPr/>
                  </w:rPrChange>
                </w:rPr>
                <w:delText>Total</w:delText>
              </w:r>
              <w:bookmarkStart w:id="3966" w:name="_Toc121824735"/>
              <w:bookmarkStart w:id="3967" w:name="_Toc121825373"/>
              <w:bookmarkStart w:id="3968" w:name="_Toc121826013"/>
              <w:bookmarkStart w:id="3969" w:name="_Toc121826877"/>
              <w:bookmarkStart w:id="3970" w:name="_Toc121834300"/>
              <w:bookmarkStart w:id="3971" w:name="_Toc125550167"/>
              <w:bookmarkStart w:id="3972" w:name="_Toc125555662"/>
              <w:bookmarkStart w:id="3973" w:name="_Toc125557534"/>
              <w:bookmarkStart w:id="3974" w:name="_Toc125559421"/>
              <w:bookmarkStart w:id="3975" w:name="_Toc125618599"/>
              <w:bookmarkStart w:id="3976" w:name="_Toc125640046"/>
              <w:bookmarkStart w:id="3977" w:name="_Toc125642261"/>
              <w:bookmarkStart w:id="3978" w:name="_Toc125974031"/>
              <w:bookmarkStart w:id="3979" w:name="_Toc125974316"/>
              <w:bookmarkStart w:id="3980" w:name="_Toc126055233"/>
              <w:bookmarkStart w:id="3981" w:name="_Toc126058025"/>
              <w:bookmarkStart w:id="3982" w:name="_Toc127182374"/>
              <w:bookmarkStart w:id="3983" w:name="_Toc127182711"/>
              <w:bookmarkStart w:id="3984" w:name="_Toc127191895"/>
              <w:bookmarkStart w:id="3985" w:name="_Toc127278360"/>
              <w:bookmarkStart w:id="3986" w:name="_Toc127348148"/>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3987" w:author="Kumar Baral" w:date="2022-12-12T16:54:00Z"/>
                <w:highlight w:val="yellow"/>
                <w:rPrChange w:id="3988" w:author="Kumar Baral" w:date="2022-12-12T16:18:00Z">
                  <w:rPr>
                    <w:del w:id="3989" w:author="Kumar Baral" w:date="2022-12-12T16:54:00Z"/>
                  </w:rPr>
                </w:rPrChange>
              </w:rPr>
            </w:pPr>
            <w:del w:id="3990" w:author="Kumar Baral" w:date="2022-12-12T16:54:00Z">
              <w:r w:rsidRPr="0045721D" w:rsidDel="00A04755">
                <w:rPr>
                  <w:highlight w:val="yellow"/>
                  <w:rPrChange w:id="3991" w:author="Kumar Baral" w:date="2022-12-12T16:18:00Z">
                    <w:rPr/>
                  </w:rPrChange>
                </w:rPr>
                <w:delText>210.79</w:delText>
              </w:r>
              <w:bookmarkStart w:id="3992" w:name="_Toc121824736"/>
              <w:bookmarkStart w:id="3993" w:name="_Toc121825374"/>
              <w:bookmarkStart w:id="3994" w:name="_Toc121826014"/>
              <w:bookmarkStart w:id="3995" w:name="_Toc121826878"/>
              <w:bookmarkStart w:id="3996" w:name="_Toc121834301"/>
              <w:bookmarkStart w:id="3997" w:name="_Toc125550168"/>
              <w:bookmarkStart w:id="3998" w:name="_Toc125555663"/>
              <w:bookmarkStart w:id="3999" w:name="_Toc125557535"/>
              <w:bookmarkStart w:id="4000" w:name="_Toc125559422"/>
              <w:bookmarkStart w:id="4001" w:name="_Toc125618600"/>
              <w:bookmarkStart w:id="4002" w:name="_Toc125640047"/>
              <w:bookmarkStart w:id="4003" w:name="_Toc125642262"/>
              <w:bookmarkStart w:id="4004" w:name="_Toc125974032"/>
              <w:bookmarkStart w:id="4005" w:name="_Toc125974317"/>
              <w:bookmarkStart w:id="4006" w:name="_Toc126055234"/>
              <w:bookmarkStart w:id="4007" w:name="_Toc126058026"/>
              <w:bookmarkStart w:id="4008" w:name="_Toc127182375"/>
              <w:bookmarkStart w:id="4009" w:name="_Toc127182712"/>
              <w:bookmarkStart w:id="4010" w:name="_Toc127191896"/>
              <w:bookmarkStart w:id="4011" w:name="_Toc127278361"/>
              <w:bookmarkStart w:id="4012" w:name="_Toc127348149"/>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4013" w:author="Kumar Baral" w:date="2022-12-12T16:54:00Z"/>
                <w:highlight w:val="yellow"/>
                <w:rPrChange w:id="4014" w:author="Kumar Baral" w:date="2022-12-12T16:18:00Z">
                  <w:rPr>
                    <w:del w:id="4015" w:author="Kumar Baral" w:date="2022-12-12T16:54:00Z"/>
                  </w:rPr>
                </w:rPrChange>
              </w:rPr>
            </w:pPr>
            <w:del w:id="4016" w:author="Kumar Baral" w:date="2022-12-12T16:54:00Z">
              <w:r w:rsidRPr="0045721D" w:rsidDel="00A04755">
                <w:rPr>
                  <w:highlight w:val="yellow"/>
                  <w:rPrChange w:id="4017" w:author="Kumar Baral" w:date="2022-12-12T16:18:00Z">
                    <w:rPr/>
                  </w:rPrChange>
                </w:rPr>
                <w:delText>100%</w:delText>
              </w:r>
              <w:bookmarkStart w:id="4018" w:name="_Toc121824737"/>
              <w:bookmarkStart w:id="4019" w:name="_Toc121825375"/>
              <w:bookmarkStart w:id="4020" w:name="_Toc121826015"/>
              <w:bookmarkStart w:id="4021" w:name="_Toc121826879"/>
              <w:bookmarkStart w:id="4022" w:name="_Toc121834302"/>
              <w:bookmarkStart w:id="4023" w:name="_Toc125550169"/>
              <w:bookmarkStart w:id="4024" w:name="_Toc125555664"/>
              <w:bookmarkStart w:id="4025" w:name="_Toc125557536"/>
              <w:bookmarkStart w:id="4026" w:name="_Toc125559423"/>
              <w:bookmarkStart w:id="4027" w:name="_Toc125618601"/>
              <w:bookmarkStart w:id="4028" w:name="_Toc125640048"/>
              <w:bookmarkStart w:id="4029" w:name="_Toc125642263"/>
              <w:bookmarkStart w:id="4030" w:name="_Toc125974033"/>
              <w:bookmarkStart w:id="4031" w:name="_Toc125974318"/>
              <w:bookmarkStart w:id="4032" w:name="_Toc126055235"/>
              <w:bookmarkStart w:id="4033" w:name="_Toc126058027"/>
              <w:bookmarkStart w:id="4034" w:name="_Toc127182376"/>
              <w:bookmarkStart w:id="4035" w:name="_Toc127182713"/>
              <w:bookmarkStart w:id="4036" w:name="_Toc127191897"/>
              <w:bookmarkStart w:id="4037" w:name="_Toc127278362"/>
              <w:bookmarkStart w:id="4038" w:name="_Toc127348150"/>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4039" w:author="Kumar Baral" w:date="2022-12-12T16:54:00Z"/>
                <w:highlight w:val="yellow"/>
                <w:rPrChange w:id="4040" w:author="Kumar Baral" w:date="2022-12-12T16:18:00Z">
                  <w:rPr>
                    <w:del w:id="4041" w:author="Kumar Baral" w:date="2022-12-12T16:54:00Z"/>
                  </w:rPr>
                </w:rPrChange>
              </w:rPr>
            </w:pPr>
            <w:del w:id="4042" w:author="Kumar Baral" w:date="2022-12-12T16:54:00Z">
              <w:r w:rsidRPr="0045721D" w:rsidDel="00A04755">
                <w:rPr>
                  <w:highlight w:val="yellow"/>
                  <w:rPrChange w:id="4043" w:author="Kumar Baral" w:date="2022-12-12T16:18:00Z">
                    <w:rPr/>
                  </w:rPrChange>
                </w:rPr>
                <w:delText>95.21</w:delText>
              </w:r>
              <w:bookmarkStart w:id="4044" w:name="_Toc121824738"/>
              <w:bookmarkStart w:id="4045" w:name="_Toc121825376"/>
              <w:bookmarkStart w:id="4046" w:name="_Toc121826016"/>
              <w:bookmarkStart w:id="4047" w:name="_Toc121826880"/>
              <w:bookmarkStart w:id="4048" w:name="_Toc121834303"/>
              <w:bookmarkStart w:id="4049" w:name="_Toc125550170"/>
              <w:bookmarkStart w:id="4050" w:name="_Toc125555665"/>
              <w:bookmarkStart w:id="4051" w:name="_Toc125557537"/>
              <w:bookmarkStart w:id="4052" w:name="_Toc125559424"/>
              <w:bookmarkStart w:id="4053" w:name="_Toc125618602"/>
              <w:bookmarkStart w:id="4054" w:name="_Toc125640049"/>
              <w:bookmarkStart w:id="4055" w:name="_Toc125642264"/>
              <w:bookmarkStart w:id="4056" w:name="_Toc125974034"/>
              <w:bookmarkStart w:id="4057" w:name="_Toc125974319"/>
              <w:bookmarkStart w:id="4058" w:name="_Toc126055236"/>
              <w:bookmarkStart w:id="4059" w:name="_Toc126058028"/>
              <w:bookmarkStart w:id="4060" w:name="_Toc127182377"/>
              <w:bookmarkStart w:id="4061" w:name="_Toc127182714"/>
              <w:bookmarkStart w:id="4062" w:name="_Toc127191898"/>
              <w:bookmarkStart w:id="4063" w:name="_Toc127278363"/>
              <w:bookmarkStart w:id="4064" w:name="_Toc127348151"/>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4065" w:author="Kumar Baral" w:date="2022-12-12T16:54:00Z"/>
                <w:highlight w:val="yellow"/>
                <w:rPrChange w:id="4066" w:author="Kumar Baral" w:date="2022-12-12T16:18:00Z">
                  <w:rPr>
                    <w:del w:id="4067" w:author="Kumar Baral" w:date="2022-12-12T16:54:00Z"/>
                  </w:rPr>
                </w:rPrChange>
              </w:rPr>
            </w:pPr>
            <w:del w:id="4068" w:author="Kumar Baral" w:date="2022-12-12T16:54:00Z">
              <w:r w:rsidRPr="0045721D" w:rsidDel="00A04755">
                <w:rPr>
                  <w:highlight w:val="yellow"/>
                  <w:rPrChange w:id="4069" w:author="Kumar Baral" w:date="2022-12-12T16:18:00Z">
                    <w:rPr/>
                  </w:rPrChange>
                </w:rPr>
                <w:delText>100%</w:delText>
              </w:r>
              <w:bookmarkStart w:id="4070" w:name="_Toc121824739"/>
              <w:bookmarkStart w:id="4071" w:name="_Toc121825377"/>
              <w:bookmarkStart w:id="4072" w:name="_Toc121826017"/>
              <w:bookmarkStart w:id="4073" w:name="_Toc121826881"/>
              <w:bookmarkStart w:id="4074" w:name="_Toc121834304"/>
              <w:bookmarkStart w:id="4075" w:name="_Toc125550171"/>
              <w:bookmarkStart w:id="4076" w:name="_Toc125555666"/>
              <w:bookmarkStart w:id="4077" w:name="_Toc125557538"/>
              <w:bookmarkStart w:id="4078" w:name="_Toc125559425"/>
              <w:bookmarkStart w:id="4079" w:name="_Toc125618603"/>
              <w:bookmarkStart w:id="4080" w:name="_Toc125640050"/>
              <w:bookmarkStart w:id="4081" w:name="_Toc125642265"/>
              <w:bookmarkStart w:id="4082" w:name="_Toc125974035"/>
              <w:bookmarkStart w:id="4083" w:name="_Toc125974320"/>
              <w:bookmarkStart w:id="4084" w:name="_Toc126055237"/>
              <w:bookmarkStart w:id="4085" w:name="_Toc126058029"/>
              <w:bookmarkStart w:id="4086" w:name="_Toc127182378"/>
              <w:bookmarkStart w:id="4087" w:name="_Toc127182715"/>
              <w:bookmarkStart w:id="4088" w:name="_Toc127191899"/>
              <w:bookmarkStart w:id="4089" w:name="_Toc127278364"/>
              <w:bookmarkStart w:id="4090" w:name="_Toc127348152"/>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4091" w:author="Kumar Baral" w:date="2022-12-12T16:54:00Z"/>
                <w:highlight w:val="yellow"/>
                <w:rPrChange w:id="4092" w:author="Kumar Baral" w:date="2022-12-12T16:18:00Z">
                  <w:rPr>
                    <w:del w:id="4093" w:author="Kumar Baral" w:date="2022-12-12T16:54:00Z"/>
                  </w:rPr>
                </w:rPrChange>
              </w:rPr>
            </w:pPr>
            <w:del w:id="4094" w:author="Kumar Baral" w:date="2022-12-12T16:54:00Z">
              <w:r w:rsidRPr="0045721D" w:rsidDel="00A04755">
                <w:rPr>
                  <w:highlight w:val="yellow"/>
                  <w:rPrChange w:id="4095" w:author="Kumar Baral" w:date="2022-12-12T16:18:00Z">
                    <w:rPr/>
                  </w:rPrChange>
                </w:rPr>
                <w:delText>306</w:delText>
              </w:r>
              <w:bookmarkStart w:id="4096" w:name="_Toc121824740"/>
              <w:bookmarkStart w:id="4097" w:name="_Toc121825378"/>
              <w:bookmarkStart w:id="4098" w:name="_Toc121826018"/>
              <w:bookmarkStart w:id="4099" w:name="_Toc121826882"/>
              <w:bookmarkStart w:id="4100" w:name="_Toc121834305"/>
              <w:bookmarkStart w:id="4101" w:name="_Toc125550172"/>
              <w:bookmarkStart w:id="4102" w:name="_Toc125555667"/>
              <w:bookmarkStart w:id="4103" w:name="_Toc125557539"/>
              <w:bookmarkStart w:id="4104" w:name="_Toc125559426"/>
              <w:bookmarkStart w:id="4105" w:name="_Toc125618604"/>
              <w:bookmarkStart w:id="4106" w:name="_Toc125640051"/>
              <w:bookmarkStart w:id="4107" w:name="_Toc125642266"/>
              <w:bookmarkStart w:id="4108" w:name="_Toc125974036"/>
              <w:bookmarkStart w:id="4109" w:name="_Toc125974321"/>
              <w:bookmarkStart w:id="4110" w:name="_Toc126055238"/>
              <w:bookmarkStart w:id="4111" w:name="_Toc126058030"/>
              <w:bookmarkStart w:id="4112" w:name="_Toc127182379"/>
              <w:bookmarkStart w:id="4113" w:name="_Toc127182716"/>
              <w:bookmarkStart w:id="4114" w:name="_Toc127191900"/>
              <w:bookmarkStart w:id="4115" w:name="_Toc127278365"/>
              <w:bookmarkStart w:id="4116" w:name="_Toc127348153"/>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4117" w:author="Kumar Baral" w:date="2022-12-12T16:54:00Z"/>
                <w:highlight w:val="yellow"/>
                <w:rPrChange w:id="4118" w:author="Kumar Baral" w:date="2022-12-12T16:18:00Z">
                  <w:rPr>
                    <w:del w:id="4119" w:author="Kumar Baral" w:date="2022-12-12T16:54:00Z"/>
                  </w:rPr>
                </w:rPrChange>
              </w:rPr>
            </w:pPr>
            <w:del w:id="4120" w:author="Kumar Baral" w:date="2022-12-12T16:54:00Z">
              <w:r w:rsidRPr="0045721D" w:rsidDel="00A04755">
                <w:rPr>
                  <w:highlight w:val="yellow"/>
                  <w:rPrChange w:id="4121" w:author="Kumar Baral" w:date="2022-12-12T16:18:00Z">
                    <w:rPr/>
                  </w:rPrChange>
                </w:rPr>
                <w:delText>100%</w:delText>
              </w:r>
              <w:bookmarkStart w:id="4122" w:name="_Toc121824741"/>
              <w:bookmarkStart w:id="4123" w:name="_Toc121825379"/>
              <w:bookmarkStart w:id="4124" w:name="_Toc121826019"/>
              <w:bookmarkStart w:id="4125" w:name="_Toc121826883"/>
              <w:bookmarkStart w:id="4126" w:name="_Toc121834306"/>
              <w:bookmarkStart w:id="4127" w:name="_Toc125550173"/>
              <w:bookmarkStart w:id="4128" w:name="_Toc125555668"/>
              <w:bookmarkStart w:id="4129" w:name="_Toc125557540"/>
              <w:bookmarkStart w:id="4130" w:name="_Toc125559427"/>
              <w:bookmarkStart w:id="4131" w:name="_Toc125618605"/>
              <w:bookmarkStart w:id="4132" w:name="_Toc125640052"/>
              <w:bookmarkStart w:id="4133" w:name="_Toc125642267"/>
              <w:bookmarkStart w:id="4134" w:name="_Toc125974037"/>
              <w:bookmarkStart w:id="4135" w:name="_Toc125974322"/>
              <w:bookmarkStart w:id="4136" w:name="_Toc126055239"/>
              <w:bookmarkStart w:id="4137" w:name="_Toc126058031"/>
              <w:bookmarkStart w:id="4138" w:name="_Toc127182380"/>
              <w:bookmarkStart w:id="4139" w:name="_Toc127182717"/>
              <w:bookmarkStart w:id="4140" w:name="_Toc127191901"/>
              <w:bookmarkStart w:id="4141" w:name="_Toc127278366"/>
              <w:bookmarkStart w:id="4142" w:name="_Toc127348154"/>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4143" w:author="Kumar Baral" w:date="2022-12-12T16:54:00Z"/>
                <w:highlight w:val="yellow"/>
                <w:rPrChange w:id="4144" w:author="Kumar Baral" w:date="2022-12-12T16:18:00Z">
                  <w:rPr>
                    <w:del w:id="4145" w:author="Kumar Baral" w:date="2022-12-12T16:54:00Z"/>
                  </w:rPr>
                </w:rPrChange>
              </w:rPr>
            </w:pPr>
            <w:del w:id="4146" w:author="Kumar Baral" w:date="2022-12-12T16:54:00Z">
              <w:r w:rsidRPr="0045721D" w:rsidDel="00A04755">
                <w:rPr>
                  <w:highlight w:val="yellow"/>
                  <w:rPrChange w:id="4147" w:author="Kumar Baral" w:date="2022-12-12T16:18:00Z">
                    <w:rPr/>
                  </w:rPrChange>
                </w:rPr>
                <w:delText>351.30</w:delText>
              </w:r>
              <w:bookmarkStart w:id="4148" w:name="_Toc121824742"/>
              <w:bookmarkStart w:id="4149" w:name="_Toc121825380"/>
              <w:bookmarkStart w:id="4150" w:name="_Toc121826020"/>
              <w:bookmarkStart w:id="4151" w:name="_Toc121826884"/>
              <w:bookmarkStart w:id="4152" w:name="_Toc121834307"/>
              <w:bookmarkStart w:id="4153" w:name="_Toc125550174"/>
              <w:bookmarkStart w:id="4154" w:name="_Toc125555669"/>
              <w:bookmarkStart w:id="4155" w:name="_Toc125557541"/>
              <w:bookmarkStart w:id="4156" w:name="_Toc125559428"/>
              <w:bookmarkStart w:id="4157" w:name="_Toc125618606"/>
              <w:bookmarkStart w:id="4158" w:name="_Toc125640053"/>
              <w:bookmarkStart w:id="4159" w:name="_Toc125642268"/>
              <w:bookmarkStart w:id="4160" w:name="_Toc125974038"/>
              <w:bookmarkStart w:id="4161" w:name="_Toc125974323"/>
              <w:bookmarkStart w:id="4162" w:name="_Toc126055240"/>
              <w:bookmarkStart w:id="4163" w:name="_Toc126058032"/>
              <w:bookmarkStart w:id="4164" w:name="_Toc127182381"/>
              <w:bookmarkStart w:id="4165" w:name="_Toc127182718"/>
              <w:bookmarkStart w:id="4166" w:name="_Toc127191902"/>
              <w:bookmarkStart w:id="4167" w:name="_Toc127278367"/>
              <w:bookmarkStart w:id="4168" w:name="_Toc127348155"/>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4169" w:author="Kumar Baral" w:date="2022-12-12T16:54:00Z"/>
                <w:highlight w:val="yellow"/>
                <w:rPrChange w:id="4170" w:author="Kumar Baral" w:date="2022-12-12T16:18:00Z">
                  <w:rPr>
                    <w:del w:id="4171" w:author="Kumar Baral" w:date="2022-12-12T16:54:00Z"/>
                  </w:rPr>
                </w:rPrChange>
              </w:rPr>
            </w:pPr>
            <w:del w:id="4172" w:author="Kumar Baral" w:date="2022-12-12T16:54:00Z">
              <w:r w:rsidRPr="0045721D" w:rsidDel="00A04755">
                <w:rPr>
                  <w:highlight w:val="yellow"/>
                  <w:rPrChange w:id="4173" w:author="Kumar Baral" w:date="2022-12-12T16:18:00Z">
                    <w:rPr/>
                  </w:rPrChange>
                </w:rPr>
                <w:delText>100.00%</w:delText>
              </w:r>
              <w:bookmarkStart w:id="4174" w:name="_Toc121824743"/>
              <w:bookmarkStart w:id="4175" w:name="_Toc121825381"/>
              <w:bookmarkStart w:id="4176" w:name="_Toc121826021"/>
              <w:bookmarkStart w:id="4177" w:name="_Toc121826885"/>
              <w:bookmarkStart w:id="4178" w:name="_Toc121834308"/>
              <w:bookmarkStart w:id="4179" w:name="_Toc125550175"/>
              <w:bookmarkStart w:id="4180" w:name="_Toc125555670"/>
              <w:bookmarkStart w:id="4181" w:name="_Toc125557542"/>
              <w:bookmarkStart w:id="4182" w:name="_Toc125559429"/>
              <w:bookmarkStart w:id="4183" w:name="_Toc125618607"/>
              <w:bookmarkStart w:id="4184" w:name="_Toc125640054"/>
              <w:bookmarkStart w:id="4185" w:name="_Toc125642269"/>
              <w:bookmarkStart w:id="4186" w:name="_Toc125974039"/>
              <w:bookmarkStart w:id="4187" w:name="_Toc125974324"/>
              <w:bookmarkStart w:id="4188" w:name="_Toc126055241"/>
              <w:bookmarkStart w:id="4189" w:name="_Toc126058033"/>
              <w:bookmarkStart w:id="4190" w:name="_Toc127182382"/>
              <w:bookmarkStart w:id="4191" w:name="_Toc127182719"/>
              <w:bookmarkStart w:id="4192" w:name="_Toc127191903"/>
              <w:bookmarkStart w:id="4193" w:name="_Toc127278368"/>
              <w:bookmarkStart w:id="4194" w:name="_Toc127348156"/>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del>
          </w:p>
        </w:tc>
        <w:bookmarkStart w:id="4195" w:name="_Toc121824744"/>
        <w:bookmarkStart w:id="4196" w:name="_Toc121825382"/>
        <w:bookmarkStart w:id="4197" w:name="_Toc121826022"/>
        <w:bookmarkStart w:id="4198" w:name="_Toc121826886"/>
        <w:bookmarkStart w:id="4199" w:name="_Toc121834309"/>
        <w:bookmarkStart w:id="4200" w:name="_Toc125550176"/>
        <w:bookmarkStart w:id="4201" w:name="_Toc125555671"/>
        <w:bookmarkStart w:id="4202" w:name="_Toc125557543"/>
        <w:bookmarkStart w:id="4203" w:name="_Toc125559430"/>
        <w:bookmarkStart w:id="4204" w:name="_Toc125618608"/>
        <w:bookmarkStart w:id="4205" w:name="_Toc125640055"/>
        <w:bookmarkStart w:id="4206" w:name="_Toc125642270"/>
        <w:bookmarkStart w:id="4207" w:name="_Toc125974040"/>
        <w:bookmarkStart w:id="4208" w:name="_Toc125974325"/>
        <w:bookmarkStart w:id="4209" w:name="_Toc126055242"/>
        <w:bookmarkStart w:id="4210" w:name="_Toc126058034"/>
        <w:bookmarkStart w:id="4211" w:name="_Toc127182383"/>
        <w:bookmarkStart w:id="4212" w:name="_Toc127182720"/>
        <w:bookmarkStart w:id="4213" w:name="_Toc127191904"/>
        <w:bookmarkStart w:id="4214" w:name="_Toc127278369"/>
        <w:bookmarkStart w:id="4215" w:name="_Toc127348157"/>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tr>
    </w:tbl>
    <w:p w14:paraId="40417713" w14:textId="042C19B6" w:rsidR="006238CC" w:rsidRPr="0045721D" w:rsidDel="00A04755" w:rsidRDefault="006238CC" w:rsidP="006238CC">
      <w:pPr>
        <w:rPr>
          <w:del w:id="4216" w:author="Kumar Baral" w:date="2022-12-12T16:54:00Z"/>
          <w:highlight w:val="yellow"/>
          <w:rPrChange w:id="4217" w:author="Kumar Baral" w:date="2022-12-12T16:18:00Z">
            <w:rPr>
              <w:del w:id="4218" w:author="Kumar Baral" w:date="2022-12-12T16:54:00Z"/>
            </w:rPr>
          </w:rPrChange>
        </w:rPr>
      </w:pPr>
      <w:bookmarkStart w:id="4219" w:name="_Toc121824745"/>
      <w:bookmarkStart w:id="4220" w:name="_Toc121825383"/>
      <w:bookmarkStart w:id="4221" w:name="_Toc121826023"/>
      <w:bookmarkStart w:id="4222" w:name="_Toc121826887"/>
      <w:bookmarkStart w:id="4223" w:name="_Toc121834310"/>
      <w:bookmarkStart w:id="4224" w:name="_Toc125550177"/>
      <w:bookmarkStart w:id="4225" w:name="_Toc125555672"/>
      <w:bookmarkStart w:id="4226" w:name="_Toc125557544"/>
      <w:bookmarkStart w:id="4227" w:name="_Toc125559431"/>
      <w:bookmarkStart w:id="4228" w:name="_Toc125618609"/>
      <w:bookmarkStart w:id="4229" w:name="_Toc125640056"/>
      <w:bookmarkStart w:id="4230" w:name="_Toc125642271"/>
      <w:bookmarkStart w:id="4231" w:name="_Toc125974041"/>
      <w:bookmarkStart w:id="4232" w:name="_Toc125974326"/>
      <w:bookmarkStart w:id="4233" w:name="_Toc126055243"/>
      <w:bookmarkStart w:id="4234" w:name="_Toc126058035"/>
      <w:bookmarkStart w:id="4235" w:name="_Toc127182384"/>
      <w:bookmarkStart w:id="4236" w:name="_Toc127182721"/>
      <w:bookmarkStart w:id="4237" w:name="_Toc127191905"/>
      <w:bookmarkStart w:id="4238" w:name="_Toc127278370"/>
      <w:bookmarkStart w:id="4239" w:name="_Toc12734815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p>
    <w:p w14:paraId="22EA76FB" w14:textId="62F8D74C" w:rsidR="006238CC" w:rsidRPr="0045721D" w:rsidDel="00A04755" w:rsidRDefault="008F6CE4" w:rsidP="006238CC">
      <w:pPr>
        <w:keepNext/>
        <w:rPr>
          <w:del w:id="4240" w:author="Kumar Baral" w:date="2022-12-12T16:54:00Z"/>
          <w:highlight w:val="yellow"/>
          <w:rPrChange w:id="4241" w:author="Kumar Baral" w:date="2022-12-12T16:18:00Z">
            <w:rPr>
              <w:del w:id="4242" w:author="Kumar Baral" w:date="2022-12-12T16:54:00Z"/>
            </w:rPr>
          </w:rPrChange>
        </w:rPr>
      </w:pPr>
      <w:del w:id="4243" w:author="Kumar Baral" w:date="2022-12-12T16:54:00Z">
        <w:r w:rsidRPr="0045721D" w:rsidDel="00A04755">
          <w:rPr>
            <w:noProof/>
            <w:highlight w:val="yellow"/>
            <w:lang w:bidi="ne-NP"/>
            <w:rPrChange w:id="4244"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4245" w:name="_Toc121824746"/>
        <w:bookmarkStart w:id="4246" w:name="_Toc121825384"/>
        <w:bookmarkStart w:id="4247" w:name="_Toc121826024"/>
        <w:bookmarkStart w:id="4248" w:name="_Toc121826888"/>
        <w:bookmarkStart w:id="4249" w:name="_Toc121834311"/>
        <w:bookmarkStart w:id="4250" w:name="_Toc125550178"/>
        <w:bookmarkStart w:id="4251" w:name="_Toc125555673"/>
        <w:bookmarkStart w:id="4252" w:name="_Toc125557545"/>
        <w:bookmarkStart w:id="4253" w:name="_Toc125559432"/>
        <w:bookmarkStart w:id="4254" w:name="_Toc125618610"/>
        <w:bookmarkStart w:id="4255" w:name="_Toc125640057"/>
        <w:bookmarkStart w:id="4256" w:name="_Toc125642272"/>
        <w:bookmarkStart w:id="4257" w:name="_Toc125974042"/>
        <w:bookmarkStart w:id="4258" w:name="_Toc125974327"/>
        <w:bookmarkStart w:id="4259" w:name="_Toc126055244"/>
        <w:bookmarkStart w:id="4260" w:name="_Toc126058036"/>
        <w:bookmarkStart w:id="4261" w:name="_Toc127182385"/>
        <w:bookmarkStart w:id="4262" w:name="_Toc127182722"/>
        <w:bookmarkStart w:id="4263" w:name="_Toc127191906"/>
        <w:bookmarkStart w:id="4264" w:name="_Toc127278371"/>
        <w:bookmarkStart w:id="4265" w:name="_Toc127348159"/>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del>
    </w:p>
    <w:p w14:paraId="526587E8" w14:textId="0AD8E754" w:rsidR="006238CC" w:rsidRPr="0045721D" w:rsidDel="00A04755" w:rsidRDefault="006238CC" w:rsidP="006238CC">
      <w:pPr>
        <w:pStyle w:val="Caption"/>
        <w:rPr>
          <w:del w:id="4266" w:author="Kumar Baral" w:date="2022-12-12T16:54:00Z"/>
          <w:highlight w:val="yellow"/>
          <w:rPrChange w:id="4267" w:author="Kumar Baral" w:date="2022-12-12T16:18:00Z">
            <w:rPr>
              <w:del w:id="4268" w:author="Kumar Baral" w:date="2022-12-12T16:54:00Z"/>
            </w:rPr>
          </w:rPrChange>
        </w:rPr>
      </w:pPr>
      <w:bookmarkStart w:id="4269" w:name="_Ref72830932"/>
      <w:del w:id="4270" w:author="Kumar Baral" w:date="2022-12-12T16:54:00Z">
        <w:r w:rsidRPr="0045721D" w:rsidDel="00A04755">
          <w:rPr>
            <w:highlight w:val="yellow"/>
            <w:rPrChange w:id="4271" w:author="Kumar Baral" w:date="2022-12-12T16:18:00Z">
              <w:rPr/>
            </w:rPrChange>
          </w:rPr>
          <w:delText xml:space="preserve">Figure </w:delText>
        </w:r>
      </w:del>
      <w:del w:id="4272" w:author="Kumar Baral" w:date="2022-12-12T16:52:00Z">
        <w:r w:rsidR="003D276E" w:rsidRPr="0045721D" w:rsidDel="00A04755">
          <w:rPr>
            <w:highlight w:val="yellow"/>
            <w:rPrChange w:id="4273" w:author="Kumar Baral" w:date="2022-12-12T16:18:00Z">
              <w:rPr/>
            </w:rPrChange>
          </w:rPr>
          <w:fldChar w:fldCharType="begin"/>
        </w:r>
        <w:r w:rsidR="003D276E" w:rsidRPr="0045721D" w:rsidDel="00A04755">
          <w:rPr>
            <w:highlight w:val="yellow"/>
            <w:rPrChange w:id="4274" w:author="Kumar Baral" w:date="2022-12-12T16:18:00Z">
              <w:rPr/>
            </w:rPrChange>
          </w:rPr>
          <w:delInstrText xml:space="preserve"> STYLEREF 1 \s </w:delInstrText>
        </w:r>
        <w:r w:rsidR="003D276E" w:rsidRPr="0045721D" w:rsidDel="00A04755">
          <w:rPr>
            <w:highlight w:val="yellow"/>
            <w:rPrChange w:id="4275" w:author="Kumar Baral" w:date="2022-12-12T16:18:00Z">
              <w:rPr>
                <w:noProof/>
              </w:rPr>
            </w:rPrChange>
          </w:rPr>
          <w:fldChar w:fldCharType="separate"/>
        </w:r>
        <w:r w:rsidR="00EA54C4" w:rsidRPr="0045721D" w:rsidDel="00A04755">
          <w:rPr>
            <w:noProof/>
            <w:highlight w:val="yellow"/>
            <w:rPrChange w:id="4276" w:author="Kumar Baral" w:date="2022-12-12T16:18:00Z">
              <w:rPr>
                <w:noProof/>
              </w:rPr>
            </w:rPrChange>
          </w:rPr>
          <w:delText>2</w:delText>
        </w:r>
        <w:r w:rsidR="003D276E" w:rsidRPr="0045721D" w:rsidDel="00A04755">
          <w:rPr>
            <w:noProof/>
            <w:highlight w:val="yellow"/>
            <w:rPrChange w:id="4277" w:author="Kumar Baral" w:date="2022-12-12T16:18:00Z">
              <w:rPr>
                <w:noProof/>
              </w:rPr>
            </w:rPrChange>
          </w:rPr>
          <w:fldChar w:fldCharType="end"/>
        </w:r>
        <w:r w:rsidR="006B63D6" w:rsidRPr="0045721D" w:rsidDel="00A04755">
          <w:rPr>
            <w:highlight w:val="yellow"/>
            <w:rPrChange w:id="4278" w:author="Kumar Baral" w:date="2022-12-12T16:18:00Z">
              <w:rPr/>
            </w:rPrChange>
          </w:rPr>
          <w:noBreakHyphen/>
        </w:r>
        <w:r w:rsidR="003D276E" w:rsidRPr="0045721D" w:rsidDel="00A04755">
          <w:rPr>
            <w:highlight w:val="yellow"/>
            <w:rPrChange w:id="4279" w:author="Kumar Baral" w:date="2022-12-12T16:18:00Z">
              <w:rPr/>
            </w:rPrChange>
          </w:rPr>
          <w:fldChar w:fldCharType="begin"/>
        </w:r>
        <w:r w:rsidR="003D276E" w:rsidRPr="0045721D" w:rsidDel="00A04755">
          <w:rPr>
            <w:highlight w:val="yellow"/>
            <w:rPrChange w:id="4280" w:author="Kumar Baral" w:date="2022-12-12T16:18:00Z">
              <w:rPr/>
            </w:rPrChange>
          </w:rPr>
          <w:delInstrText xml:space="preserve"> SEQ Figure \* ARABIC \s 1 </w:delInstrText>
        </w:r>
        <w:r w:rsidR="003D276E" w:rsidRPr="0045721D" w:rsidDel="00A04755">
          <w:rPr>
            <w:highlight w:val="yellow"/>
            <w:rPrChange w:id="4281" w:author="Kumar Baral" w:date="2022-12-12T16:18:00Z">
              <w:rPr>
                <w:noProof/>
              </w:rPr>
            </w:rPrChange>
          </w:rPr>
          <w:fldChar w:fldCharType="separate"/>
        </w:r>
        <w:r w:rsidR="00EA54C4" w:rsidRPr="0045721D" w:rsidDel="00A04755">
          <w:rPr>
            <w:noProof/>
            <w:highlight w:val="yellow"/>
            <w:rPrChange w:id="4282" w:author="Kumar Baral" w:date="2022-12-12T16:18:00Z">
              <w:rPr>
                <w:noProof/>
              </w:rPr>
            </w:rPrChange>
          </w:rPr>
          <w:delText>2</w:delText>
        </w:r>
        <w:r w:rsidR="003D276E" w:rsidRPr="0045721D" w:rsidDel="00A04755">
          <w:rPr>
            <w:noProof/>
            <w:highlight w:val="yellow"/>
            <w:rPrChange w:id="4283" w:author="Kumar Baral" w:date="2022-12-12T16:18:00Z">
              <w:rPr>
                <w:noProof/>
              </w:rPr>
            </w:rPrChange>
          </w:rPr>
          <w:fldChar w:fldCharType="end"/>
        </w:r>
      </w:del>
      <w:bookmarkStart w:id="4284" w:name="_Toc62563723"/>
      <w:bookmarkEnd w:id="4269"/>
      <w:del w:id="4285" w:author="Kumar Baral" w:date="2022-12-12T16:54:00Z">
        <w:r w:rsidRPr="0045721D" w:rsidDel="00A04755">
          <w:rPr>
            <w:highlight w:val="yellow"/>
            <w:rPrChange w:id="4286" w:author="Kumar Baral" w:date="2022-12-12T16:18:00Z">
              <w:rPr/>
            </w:rPrChange>
          </w:rPr>
          <w:delText>: Catchment of Myagdi at Mangalghat station and</w:delText>
        </w:r>
        <w:r w:rsidR="00E339E3" w:rsidRPr="0045721D" w:rsidDel="00A04755">
          <w:rPr>
            <w:highlight w:val="yellow"/>
            <w:rPrChange w:id="4287" w:author="Kumar Baral" w:date="2022-12-12T16:18:00Z">
              <w:rPr/>
            </w:rPrChange>
          </w:rPr>
          <w:delText xml:space="preserve"> at</w:delText>
        </w:r>
        <w:r w:rsidRPr="0045721D" w:rsidDel="00A04755">
          <w:rPr>
            <w:highlight w:val="yellow"/>
            <w:rPrChange w:id="4288" w:author="Kumar Baral" w:date="2022-12-12T16:18:00Z">
              <w:rPr/>
            </w:rPrChange>
          </w:rPr>
          <w:delText xml:space="preserve"> </w:delText>
        </w:r>
        <w:r w:rsidR="004B5FEE" w:rsidRPr="0045721D" w:rsidDel="00A04755">
          <w:rPr>
            <w:highlight w:val="yellow"/>
            <w:rPrChange w:id="4289" w:author="Kumar Baral" w:date="2022-12-12T16:18:00Z">
              <w:rPr/>
            </w:rPrChange>
          </w:rPr>
          <w:delText xml:space="preserve">different headworks of </w:delText>
        </w:r>
        <w:r w:rsidRPr="0045721D" w:rsidDel="00A04755">
          <w:rPr>
            <w:highlight w:val="yellow"/>
            <w:rPrChange w:id="4290" w:author="Kumar Baral" w:date="2022-12-12T16:18:00Z">
              <w:rPr/>
            </w:rPrChange>
          </w:rPr>
          <w:delText>Myagdi Khola Hydropower Project</w:delText>
        </w:r>
        <w:bookmarkStart w:id="4291" w:name="_Toc121824747"/>
        <w:bookmarkStart w:id="4292" w:name="_Toc121825385"/>
        <w:bookmarkStart w:id="4293" w:name="_Toc121826025"/>
        <w:bookmarkStart w:id="4294" w:name="_Toc121826889"/>
        <w:bookmarkStart w:id="4295" w:name="_Toc121834312"/>
        <w:bookmarkStart w:id="4296" w:name="_Toc125550179"/>
        <w:bookmarkStart w:id="4297" w:name="_Toc125555674"/>
        <w:bookmarkStart w:id="4298" w:name="_Toc125557546"/>
        <w:bookmarkStart w:id="4299" w:name="_Toc125559433"/>
        <w:bookmarkStart w:id="4300" w:name="_Toc125618611"/>
        <w:bookmarkStart w:id="4301" w:name="_Toc125640058"/>
        <w:bookmarkStart w:id="4302" w:name="_Toc125642273"/>
        <w:bookmarkStart w:id="4303" w:name="_Toc125974043"/>
        <w:bookmarkStart w:id="4304" w:name="_Toc125974328"/>
        <w:bookmarkStart w:id="4305" w:name="_Toc126055245"/>
        <w:bookmarkStart w:id="4306" w:name="_Toc126058037"/>
        <w:bookmarkStart w:id="4307" w:name="_Toc127182386"/>
        <w:bookmarkStart w:id="4308" w:name="_Toc127182723"/>
        <w:bookmarkStart w:id="4309" w:name="_Toc127191907"/>
        <w:bookmarkStart w:id="4310" w:name="_Toc127278372"/>
        <w:bookmarkStart w:id="4311" w:name="_Toc127348160"/>
        <w:bookmarkEnd w:id="4284"/>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del>
    </w:p>
    <w:p w14:paraId="1C1BABAC" w14:textId="017EF6AC" w:rsidR="006238CC" w:rsidRPr="0045721D" w:rsidDel="00A04755" w:rsidRDefault="006238CC" w:rsidP="006238CC">
      <w:pPr>
        <w:rPr>
          <w:del w:id="4312" w:author="Kumar Baral" w:date="2022-12-12T16:54:00Z"/>
          <w:highlight w:val="yellow"/>
          <w:rPrChange w:id="4313" w:author="Kumar Baral" w:date="2022-12-12T16:18:00Z">
            <w:rPr>
              <w:del w:id="4314" w:author="Kumar Baral" w:date="2022-12-12T16:54:00Z"/>
            </w:rPr>
          </w:rPrChange>
        </w:rPr>
      </w:pPr>
      <w:del w:id="4315" w:author="Kumar Baral" w:date="2022-12-12T16:54:00Z">
        <w:r w:rsidRPr="0045721D" w:rsidDel="00A04755">
          <w:rPr>
            <w:highlight w:val="yellow"/>
            <w:rPrChange w:id="4316"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4317" w:author="Kumar Baral" w:date="2022-12-12T16:18:00Z">
              <w:rPr/>
            </w:rPrChange>
          </w:rPr>
          <w:delText xml:space="preserve"> </w:delText>
        </w:r>
        <w:r w:rsidR="00A80D5B" w:rsidRPr="0045721D" w:rsidDel="00A04755">
          <w:rPr>
            <w:highlight w:val="yellow"/>
            <w:rPrChange w:id="4318" w:author="Kumar Baral" w:date="2022-12-12T16:18:00Z">
              <w:rPr/>
            </w:rPrChange>
          </w:rPr>
          <w:fldChar w:fldCharType="begin"/>
        </w:r>
        <w:r w:rsidR="00A80D5B" w:rsidRPr="0045721D" w:rsidDel="00A04755">
          <w:rPr>
            <w:highlight w:val="yellow"/>
            <w:rPrChange w:id="4319"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4320" w:author="Kumar Baral" w:date="2022-12-12T16:18:00Z">
              <w:rPr>
                <w:highlight w:val="yellow"/>
              </w:rPr>
            </w:rPrChange>
          </w:rPr>
        </w:r>
        <w:r w:rsidR="00A80D5B" w:rsidRPr="0045721D" w:rsidDel="00A04755">
          <w:rPr>
            <w:highlight w:val="yellow"/>
            <w:rPrChange w:id="4321" w:author="Kumar Baral" w:date="2022-12-12T16:18:00Z">
              <w:rPr/>
            </w:rPrChange>
          </w:rPr>
          <w:fldChar w:fldCharType="separate"/>
        </w:r>
        <w:r w:rsidR="00EA54C4" w:rsidRPr="0045721D" w:rsidDel="00A04755">
          <w:rPr>
            <w:highlight w:val="yellow"/>
            <w:rPrChange w:id="4322" w:author="Kumar Baral" w:date="2022-12-12T16:18:00Z">
              <w:rPr/>
            </w:rPrChange>
          </w:rPr>
          <w:delText xml:space="preserve">Figure </w:delText>
        </w:r>
        <w:r w:rsidR="00EA54C4" w:rsidRPr="0045721D" w:rsidDel="00A04755">
          <w:rPr>
            <w:noProof/>
            <w:highlight w:val="yellow"/>
            <w:rPrChange w:id="4323" w:author="Kumar Baral" w:date="2022-12-12T16:18:00Z">
              <w:rPr>
                <w:noProof/>
              </w:rPr>
            </w:rPrChange>
          </w:rPr>
          <w:delText>2</w:delText>
        </w:r>
        <w:r w:rsidR="00EA54C4" w:rsidRPr="0045721D" w:rsidDel="00A04755">
          <w:rPr>
            <w:highlight w:val="yellow"/>
            <w:rPrChange w:id="4324" w:author="Kumar Baral" w:date="2022-12-12T16:18:00Z">
              <w:rPr/>
            </w:rPrChange>
          </w:rPr>
          <w:noBreakHyphen/>
        </w:r>
        <w:r w:rsidR="00EA54C4" w:rsidRPr="0045721D" w:rsidDel="00A04755">
          <w:rPr>
            <w:noProof/>
            <w:highlight w:val="yellow"/>
            <w:rPrChange w:id="4325" w:author="Kumar Baral" w:date="2022-12-12T16:18:00Z">
              <w:rPr>
                <w:noProof/>
              </w:rPr>
            </w:rPrChange>
          </w:rPr>
          <w:delText>2</w:delText>
        </w:r>
        <w:r w:rsidR="00A80D5B" w:rsidRPr="0045721D" w:rsidDel="00A04755">
          <w:rPr>
            <w:highlight w:val="yellow"/>
            <w:rPrChange w:id="4326" w:author="Kumar Baral" w:date="2022-12-12T16:18:00Z">
              <w:rPr/>
            </w:rPrChange>
          </w:rPr>
          <w:fldChar w:fldCharType="end"/>
        </w:r>
        <w:r w:rsidR="00A80D5B" w:rsidRPr="0045721D" w:rsidDel="00A04755">
          <w:rPr>
            <w:highlight w:val="yellow"/>
            <w:rPrChange w:id="4327" w:author="Kumar Baral" w:date="2022-12-12T16:18:00Z">
              <w:rPr/>
            </w:rPrChange>
          </w:rPr>
          <w:delText xml:space="preserve"> and</w:delText>
        </w:r>
        <w:r w:rsidRPr="0045721D" w:rsidDel="00A04755">
          <w:rPr>
            <w:highlight w:val="yellow"/>
            <w:rPrChange w:id="4328" w:author="Kumar Baral" w:date="2022-12-12T16:18:00Z">
              <w:rPr/>
            </w:rPrChange>
          </w:rPr>
          <w:delText xml:space="preserve"> </w:delText>
        </w:r>
        <w:r w:rsidR="00FE5FBC" w:rsidRPr="0045721D" w:rsidDel="00A04755">
          <w:rPr>
            <w:highlight w:val="yellow"/>
            <w:rPrChange w:id="4329" w:author="Kumar Baral" w:date="2022-12-12T16:18:00Z">
              <w:rPr/>
            </w:rPrChange>
          </w:rPr>
          <w:fldChar w:fldCharType="begin"/>
        </w:r>
        <w:r w:rsidR="00FE5FBC" w:rsidRPr="0045721D" w:rsidDel="00A04755">
          <w:rPr>
            <w:highlight w:val="yellow"/>
            <w:rPrChange w:id="4330"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4331" w:author="Kumar Baral" w:date="2022-12-12T16:18:00Z">
              <w:rPr>
                <w:highlight w:val="yellow"/>
              </w:rPr>
            </w:rPrChange>
          </w:rPr>
        </w:r>
        <w:r w:rsidR="00FE5FBC" w:rsidRPr="0045721D" w:rsidDel="00A04755">
          <w:rPr>
            <w:highlight w:val="yellow"/>
            <w:rPrChange w:id="4332" w:author="Kumar Baral" w:date="2022-12-12T16:18:00Z">
              <w:rPr/>
            </w:rPrChange>
          </w:rPr>
          <w:fldChar w:fldCharType="separate"/>
        </w:r>
        <w:r w:rsidR="00EA54C4" w:rsidRPr="0045721D" w:rsidDel="00A04755">
          <w:rPr>
            <w:highlight w:val="yellow"/>
            <w:rPrChange w:id="4333" w:author="Kumar Baral" w:date="2022-12-12T16:18:00Z">
              <w:rPr/>
            </w:rPrChange>
          </w:rPr>
          <w:delText xml:space="preserve">Figure </w:delText>
        </w:r>
        <w:r w:rsidR="00EA54C4" w:rsidRPr="0045721D" w:rsidDel="00A04755">
          <w:rPr>
            <w:noProof/>
            <w:highlight w:val="yellow"/>
            <w:rPrChange w:id="4334" w:author="Kumar Baral" w:date="2022-12-12T16:18:00Z">
              <w:rPr>
                <w:noProof/>
              </w:rPr>
            </w:rPrChange>
          </w:rPr>
          <w:delText>2</w:delText>
        </w:r>
        <w:r w:rsidR="00EA54C4" w:rsidRPr="0045721D" w:rsidDel="00A04755">
          <w:rPr>
            <w:highlight w:val="yellow"/>
            <w:rPrChange w:id="4335" w:author="Kumar Baral" w:date="2022-12-12T16:18:00Z">
              <w:rPr/>
            </w:rPrChange>
          </w:rPr>
          <w:noBreakHyphen/>
        </w:r>
        <w:r w:rsidR="00EA54C4" w:rsidRPr="0045721D" w:rsidDel="00A04755">
          <w:rPr>
            <w:noProof/>
            <w:highlight w:val="yellow"/>
            <w:rPrChange w:id="4336" w:author="Kumar Baral" w:date="2022-12-12T16:18:00Z">
              <w:rPr>
                <w:noProof/>
              </w:rPr>
            </w:rPrChange>
          </w:rPr>
          <w:delText>3</w:delText>
        </w:r>
        <w:r w:rsidR="00FE5FBC" w:rsidRPr="0045721D" w:rsidDel="00A04755">
          <w:rPr>
            <w:highlight w:val="yellow"/>
            <w:rPrChange w:id="4337" w:author="Kumar Baral" w:date="2022-12-12T16:18:00Z">
              <w:rPr/>
            </w:rPrChange>
          </w:rPr>
          <w:fldChar w:fldCharType="end"/>
        </w:r>
        <w:r w:rsidRPr="0045721D" w:rsidDel="00A04755">
          <w:rPr>
            <w:highlight w:val="yellow"/>
            <w:rPrChange w:id="4338" w:author="Kumar Baral" w:date="2022-12-12T16:18:00Z">
              <w:rPr/>
            </w:rPrChange>
          </w:rPr>
          <w:delText>.</w:delText>
        </w:r>
        <w:bookmarkStart w:id="4339" w:name="_Toc121824748"/>
        <w:bookmarkStart w:id="4340" w:name="_Toc121825386"/>
        <w:bookmarkStart w:id="4341" w:name="_Toc121826026"/>
        <w:bookmarkStart w:id="4342" w:name="_Toc121826890"/>
        <w:bookmarkStart w:id="4343" w:name="_Toc121834313"/>
        <w:bookmarkStart w:id="4344" w:name="_Toc125550180"/>
        <w:bookmarkStart w:id="4345" w:name="_Toc125555675"/>
        <w:bookmarkStart w:id="4346" w:name="_Toc125557547"/>
        <w:bookmarkStart w:id="4347" w:name="_Toc125559434"/>
        <w:bookmarkStart w:id="4348" w:name="_Toc125618612"/>
        <w:bookmarkStart w:id="4349" w:name="_Toc125640059"/>
        <w:bookmarkStart w:id="4350" w:name="_Toc125642274"/>
        <w:bookmarkStart w:id="4351" w:name="_Toc125974044"/>
        <w:bookmarkStart w:id="4352" w:name="_Toc125974329"/>
        <w:bookmarkStart w:id="4353" w:name="_Toc126055246"/>
        <w:bookmarkStart w:id="4354" w:name="_Toc126058038"/>
        <w:bookmarkStart w:id="4355" w:name="_Toc127182387"/>
        <w:bookmarkStart w:id="4356" w:name="_Toc127182724"/>
        <w:bookmarkStart w:id="4357" w:name="_Toc127191908"/>
        <w:bookmarkStart w:id="4358" w:name="_Toc127278373"/>
        <w:bookmarkStart w:id="4359" w:name="_Toc127348161"/>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del>
    </w:p>
    <w:p w14:paraId="574293CB" w14:textId="1FD0B128" w:rsidR="006238CC" w:rsidRPr="0045721D" w:rsidDel="00A04755" w:rsidRDefault="008F6CE4" w:rsidP="006238CC">
      <w:pPr>
        <w:keepNext/>
        <w:rPr>
          <w:del w:id="4360" w:author="Kumar Baral" w:date="2022-12-12T16:54:00Z"/>
          <w:highlight w:val="yellow"/>
          <w:rPrChange w:id="4361" w:author="Kumar Baral" w:date="2022-12-12T16:18:00Z">
            <w:rPr>
              <w:del w:id="4362" w:author="Kumar Baral" w:date="2022-12-12T16:54:00Z"/>
            </w:rPr>
          </w:rPrChange>
        </w:rPr>
      </w:pPr>
      <w:del w:id="4363" w:author="Kumar Baral" w:date="2022-12-12T16:54:00Z">
        <w:r w:rsidRPr="0045721D" w:rsidDel="00A04755">
          <w:rPr>
            <w:noProof/>
            <w:highlight w:val="yellow"/>
            <w:lang w:bidi="ne-NP"/>
            <w:rPrChange w:id="4364"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4365" w:name="_Toc121824749"/>
        <w:bookmarkStart w:id="4366" w:name="_Toc121825387"/>
        <w:bookmarkStart w:id="4367" w:name="_Toc121826027"/>
        <w:bookmarkStart w:id="4368" w:name="_Toc121826891"/>
        <w:bookmarkStart w:id="4369" w:name="_Toc121834314"/>
        <w:bookmarkStart w:id="4370" w:name="_Toc125550181"/>
        <w:bookmarkStart w:id="4371" w:name="_Toc125555676"/>
        <w:bookmarkStart w:id="4372" w:name="_Toc125557548"/>
        <w:bookmarkStart w:id="4373" w:name="_Toc125559435"/>
        <w:bookmarkStart w:id="4374" w:name="_Toc125618613"/>
        <w:bookmarkStart w:id="4375" w:name="_Toc125640060"/>
        <w:bookmarkStart w:id="4376" w:name="_Toc125642275"/>
        <w:bookmarkStart w:id="4377" w:name="_Toc125974045"/>
        <w:bookmarkStart w:id="4378" w:name="_Toc125974330"/>
        <w:bookmarkStart w:id="4379" w:name="_Toc126055247"/>
        <w:bookmarkStart w:id="4380" w:name="_Toc126058039"/>
        <w:bookmarkStart w:id="4381" w:name="_Toc127182388"/>
        <w:bookmarkStart w:id="4382" w:name="_Toc127182725"/>
        <w:bookmarkStart w:id="4383" w:name="_Toc127191909"/>
        <w:bookmarkStart w:id="4384" w:name="_Toc127278374"/>
        <w:bookmarkStart w:id="4385" w:name="_Toc127348162"/>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del>
    </w:p>
    <w:p w14:paraId="41E3497F" w14:textId="1FB58126" w:rsidR="006238CC" w:rsidRPr="006238CC" w:rsidDel="00A04755" w:rsidRDefault="006238CC" w:rsidP="006238CC">
      <w:pPr>
        <w:pStyle w:val="Caption"/>
        <w:rPr>
          <w:del w:id="4386" w:author="Kumar Baral" w:date="2022-12-12T16:54:00Z"/>
        </w:rPr>
      </w:pPr>
      <w:bookmarkStart w:id="4387" w:name="_Ref72830869"/>
      <w:del w:id="4388" w:author="Kumar Baral" w:date="2022-12-12T16:54:00Z">
        <w:r w:rsidRPr="0045721D" w:rsidDel="00A04755">
          <w:rPr>
            <w:highlight w:val="yellow"/>
            <w:rPrChange w:id="4389" w:author="Kumar Baral" w:date="2022-12-12T16:18:00Z">
              <w:rPr/>
            </w:rPrChange>
          </w:rPr>
          <w:delText xml:space="preserve">Figure </w:delText>
        </w:r>
      </w:del>
      <w:del w:id="4390" w:author="Kumar Baral" w:date="2022-12-12T16:52:00Z">
        <w:r w:rsidR="003D276E" w:rsidRPr="0045721D" w:rsidDel="00A04755">
          <w:rPr>
            <w:highlight w:val="yellow"/>
            <w:rPrChange w:id="4391" w:author="Kumar Baral" w:date="2022-12-12T16:18:00Z">
              <w:rPr/>
            </w:rPrChange>
          </w:rPr>
          <w:fldChar w:fldCharType="begin"/>
        </w:r>
        <w:r w:rsidR="003D276E" w:rsidRPr="0045721D" w:rsidDel="00A04755">
          <w:rPr>
            <w:highlight w:val="yellow"/>
            <w:rPrChange w:id="4392" w:author="Kumar Baral" w:date="2022-12-12T16:18:00Z">
              <w:rPr/>
            </w:rPrChange>
          </w:rPr>
          <w:delInstrText xml:space="preserve"> STYLEREF 1 \s </w:delInstrText>
        </w:r>
        <w:r w:rsidR="003D276E" w:rsidRPr="0045721D" w:rsidDel="00A04755">
          <w:rPr>
            <w:highlight w:val="yellow"/>
            <w:rPrChange w:id="4393" w:author="Kumar Baral" w:date="2022-12-12T16:18:00Z">
              <w:rPr>
                <w:noProof/>
              </w:rPr>
            </w:rPrChange>
          </w:rPr>
          <w:fldChar w:fldCharType="separate"/>
        </w:r>
        <w:r w:rsidR="00EA54C4" w:rsidRPr="0045721D" w:rsidDel="00A04755">
          <w:rPr>
            <w:noProof/>
            <w:highlight w:val="yellow"/>
            <w:rPrChange w:id="4394" w:author="Kumar Baral" w:date="2022-12-12T16:18:00Z">
              <w:rPr>
                <w:noProof/>
              </w:rPr>
            </w:rPrChange>
          </w:rPr>
          <w:delText>2</w:delText>
        </w:r>
        <w:r w:rsidR="003D276E" w:rsidRPr="0045721D" w:rsidDel="00A04755">
          <w:rPr>
            <w:noProof/>
            <w:highlight w:val="yellow"/>
            <w:rPrChange w:id="4395" w:author="Kumar Baral" w:date="2022-12-12T16:18:00Z">
              <w:rPr>
                <w:noProof/>
              </w:rPr>
            </w:rPrChange>
          </w:rPr>
          <w:fldChar w:fldCharType="end"/>
        </w:r>
        <w:r w:rsidR="006B63D6" w:rsidRPr="0045721D" w:rsidDel="00A04755">
          <w:rPr>
            <w:highlight w:val="yellow"/>
            <w:rPrChange w:id="4396" w:author="Kumar Baral" w:date="2022-12-12T16:18:00Z">
              <w:rPr/>
            </w:rPrChange>
          </w:rPr>
          <w:noBreakHyphen/>
        </w:r>
        <w:r w:rsidR="003D276E" w:rsidRPr="0045721D" w:rsidDel="00A04755">
          <w:rPr>
            <w:highlight w:val="yellow"/>
            <w:rPrChange w:id="4397" w:author="Kumar Baral" w:date="2022-12-12T16:18:00Z">
              <w:rPr/>
            </w:rPrChange>
          </w:rPr>
          <w:fldChar w:fldCharType="begin"/>
        </w:r>
        <w:r w:rsidR="003D276E" w:rsidRPr="0045721D" w:rsidDel="00A04755">
          <w:rPr>
            <w:highlight w:val="yellow"/>
            <w:rPrChange w:id="4398" w:author="Kumar Baral" w:date="2022-12-12T16:18:00Z">
              <w:rPr/>
            </w:rPrChange>
          </w:rPr>
          <w:delInstrText xml:space="preserve"> SEQ Figure \* ARABIC \s 1 </w:delInstrText>
        </w:r>
        <w:r w:rsidR="003D276E" w:rsidRPr="0045721D" w:rsidDel="00A04755">
          <w:rPr>
            <w:highlight w:val="yellow"/>
            <w:rPrChange w:id="4399" w:author="Kumar Baral" w:date="2022-12-12T16:18:00Z">
              <w:rPr>
                <w:noProof/>
              </w:rPr>
            </w:rPrChange>
          </w:rPr>
          <w:fldChar w:fldCharType="separate"/>
        </w:r>
        <w:r w:rsidR="00EA54C4" w:rsidRPr="0045721D" w:rsidDel="00A04755">
          <w:rPr>
            <w:noProof/>
            <w:highlight w:val="yellow"/>
            <w:rPrChange w:id="4400" w:author="Kumar Baral" w:date="2022-12-12T16:18:00Z">
              <w:rPr>
                <w:noProof/>
              </w:rPr>
            </w:rPrChange>
          </w:rPr>
          <w:delText>3</w:delText>
        </w:r>
        <w:r w:rsidR="003D276E" w:rsidRPr="0045721D" w:rsidDel="00A04755">
          <w:rPr>
            <w:noProof/>
            <w:highlight w:val="yellow"/>
            <w:rPrChange w:id="4401" w:author="Kumar Baral" w:date="2022-12-12T16:18:00Z">
              <w:rPr>
                <w:noProof/>
              </w:rPr>
            </w:rPrChange>
          </w:rPr>
          <w:fldChar w:fldCharType="end"/>
        </w:r>
      </w:del>
      <w:bookmarkStart w:id="4402" w:name="_Toc62563724"/>
      <w:bookmarkEnd w:id="4387"/>
      <w:del w:id="4403" w:author="Kumar Baral" w:date="2022-12-12T16:54:00Z">
        <w:r w:rsidRPr="0045721D" w:rsidDel="00A04755">
          <w:rPr>
            <w:highlight w:val="yellow"/>
            <w:rPrChange w:id="4404" w:author="Kumar Baral" w:date="2022-12-12T16:18:00Z">
              <w:rPr/>
            </w:rPrChange>
          </w:rPr>
          <w:delText>: Elevation wise area distribution of Catchment at Intake</w:delText>
        </w:r>
        <w:bookmarkStart w:id="4405" w:name="_Toc121824750"/>
        <w:bookmarkStart w:id="4406" w:name="_Toc121825388"/>
        <w:bookmarkStart w:id="4407" w:name="_Toc121826028"/>
        <w:bookmarkStart w:id="4408" w:name="_Toc121826892"/>
        <w:bookmarkStart w:id="4409" w:name="_Toc121834315"/>
        <w:bookmarkStart w:id="4410" w:name="_Toc125550182"/>
        <w:bookmarkStart w:id="4411" w:name="_Toc125555677"/>
        <w:bookmarkStart w:id="4412" w:name="_Toc125557549"/>
        <w:bookmarkStart w:id="4413" w:name="_Toc125559436"/>
        <w:bookmarkStart w:id="4414" w:name="_Toc125618614"/>
        <w:bookmarkStart w:id="4415" w:name="_Toc125640061"/>
        <w:bookmarkStart w:id="4416" w:name="_Toc125642276"/>
        <w:bookmarkStart w:id="4417" w:name="_Toc125974046"/>
        <w:bookmarkStart w:id="4418" w:name="_Toc125974331"/>
        <w:bookmarkStart w:id="4419" w:name="_Toc126055248"/>
        <w:bookmarkStart w:id="4420" w:name="_Toc126058040"/>
        <w:bookmarkStart w:id="4421" w:name="_Toc127182389"/>
        <w:bookmarkStart w:id="4422" w:name="_Toc127182726"/>
        <w:bookmarkStart w:id="4423" w:name="_Toc127191910"/>
        <w:bookmarkStart w:id="4424" w:name="_Toc127278375"/>
        <w:bookmarkStart w:id="4425" w:name="_Toc127348163"/>
        <w:bookmarkEnd w:id="4402"/>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del>
    </w:p>
    <w:p w14:paraId="4787682D" w14:textId="384A7AEC" w:rsidR="006238CC" w:rsidRDefault="006238CC" w:rsidP="001F4328">
      <w:pPr>
        <w:pStyle w:val="Heading2"/>
      </w:pPr>
      <w:bookmarkStart w:id="4426" w:name="_Toc454649651"/>
      <w:bookmarkStart w:id="4427" w:name="_Toc477261916"/>
      <w:bookmarkStart w:id="4428" w:name="_Toc23762112"/>
      <w:bookmarkStart w:id="4429" w:name="_Toc68879954"/>
      <w:bookmarkStart w:id="4430" w:name="_Toc127348164"/>
      <w:bookmarkEnd w:id="1437"/>
      <w:bookmarkEnd w:id="1438"/>
      <w:bookmarkEnd w:id="1439"/>
      <w:bookmarkEnd w:id="1440"/>
      <w:bookmarkEnd w:id="1441"/>
      <w:bookmarkEnd w:id="1442"/>
      <w:r w:rsidRPr="006238CC">
        <w:t>Climate</w:t>
      </w:r>
      <w:bookmarkEnd w:id="4426"/>
      <w:bookmarkEnd w:id="4427"/>
      <w:bookmarkEnd w:id="4428"/>
      <w:bookmarkEnd w:id="4429"/>
      <w:bookmarkEnd w:id="4430"/>
    </w:p>
    <w:p w14:paraId="0139159F" w14:textId="09F43B93" w:rsidR="000C7DC9" w:rsidRPr="008A7711" w:rsidRDefault="000C7DC9" w:rsidP="000C7DC9">
      <w:pPr>
        <w:rPr>
          <w:rFonts w:cstheme="minorBidi"/>
        </w:rPr>
      </w:pPr>
      <w:r w:rsidRPr="008A7711">
        <w:rPr>
          <w:rFonts w:cstheme="minorBidi"/>
        </w:rPr>
        <w:t xml:space="preserve">Climate is a major factor influencing the water cycle and hydrology of a region. </w:t>
      </w:r>
      <w:ins w:id="4431" w:author="Kumar Baral" w:date="2023-02-13T11:21:00Z">
        <w:r w:rsidR="00F23E72" w:rsidRPr="008A7711">
          <w:t>Precipitation patterns</w:t>
        </w:r>
        <w:r w:rsidR="00F23E72">
          <w:rPr>
            <w:rFonts w:cstheme="minorBidi"/>
          </w:rPr>
          <w:t xml:space="preserve">, </w:t>
        </w:r>
      </w:ins>
      <w:ins w:id="4432" w:author="Kumar Baral" w:date="2023-02-13T11:22:00Z">
        <w:r w:rsidR="00F23E72">
          <w:t>t</w:t>
        </w:r>
      </w:ins>
      <w:ins w:id="4433" w:author="Kumar Baral" w:date="2023-02-13T11:21:00Z">
        <w:r w:rsidR="00F23E72" w:rsidRPr="008A7711">
          <w:t>emperature</w:t>
        </w:r>
        <w:r w:rsidR="00F23E72">
          <w:rPr>
            <w:rFonts w:cstheme="minorBidi"/>
          </w:rPr>
          <w:t>,</w:t>
        </w:r>
        <w:r w:rsidR="00F23E72" w:rsidRPr="00F23E72">
          <w:t xml:space="preserve"> </w:t>
        </w:r>
      </w:ins>
      <w:ins w:id="4434" w:author="Kumar Baral" w:date="2023-02-13T11:22:00Z">
        <w:r w:rsidR="00F23E72">
          <w:t>a</w:t>
        </w:r>
      </w:ins>
      <w:ins w:id="4435" w:author="Kumar Baral" w:date="2023-02-13T11:21:00Z">
        <w:r w:rsidR="00F23E72" w:rsidRPr="008A7711">
          <w:t>tmospheric circulation</w:t>
        </w:r>
      </w:ins>
      <w:ins w:id="4436" w:author="Kumar Baral" w:date="2023-02-13T11:22:00Z">
        <w:r w:rsidR="00F23E72">
          <w:t>,</w:t>
        </w:r>
      </w:ins>
      <w:ins w:id="4437" w:author="Kumar Baral" w:date="2023-02-13T11:21:00Z">
        <w:r w:rsidR="00F23E72">
          <w:rPr>
            <w:rFonts w:cstheme="minorBidi"/>
          </w:rPr>
          <w:t xml:space="preserve"> </w:t>
        </w:r>
      </w:ins>
      <w:ins w:id="4438" w:author="Kumar Baral" w:date="2023-02-13T11:22:00Z">
        <w:r w:rsidR="00F23E72">
          <w:t>cl</w:t>
        </w:r>
      </w:ins>
      <w:ins w:id="4439" w:author="Kumar Baral" w:date="2023-02-13T11:21:00Z">
        <w:r w:rsidR="00F23E72" w:rsidRPr="008A7711">
          <w:t>imate extremes</w:t>
        </w:r>
      </w:ins>
      <w:ins w:id="4440" w:author="Kumar Baral" w:date="2023-02-13T11:22:00Z">
        <w:r w:rsidR="00F23E72">
          <w:t>,</w:t>
        </w:r>
      </w:ins>
      <w:ins w:id="4441" w:author="Kumar Baral" w:date="2023-02-13T11:21:00Z">
        <w:r w:rsidR="00F23E72" w:rsidRPr="00F23E72">
          <w:rPr>
            <w:rFonts w:cstheme="minorBidi"/>
          </w:rPr>
          <w:t xml:space="preserve"> </w:t>
        </w:r>
        <w:r w:rsidR="00F23E72" w:rsidRPr="008A7711">
          <w:rPr>
            <w:rFonts w:cstheme="minorBidi"/>
          </w:rPr>
          <w:t xml:space="preserve">Land use and land cover changes </w:t>
        </w:r>
      </w:ins>
      <w:del w:id="4442" w:author="Kumar Baral" w:date="2023-02-13T11:22:00Z">
        <w:r w:rsidRPr="008A7711" w:rsidDel="00F23E72">
          <w:rPr>
            <w:rFonts w:cstheme="minorBidi"/>
          </w:rPr>
          <w:delText>The following</w:delText>
        </w:r>
      </w:del>
      <w:ins w:id="4443" w:author="Kumar Baral" w:date="2023-02-13T11:22:00Z">
        <w:r w:rsidR="00F23E72">
          <w:rPr>
            <w:rFonts w:cstheme="minorBidi"/>
          </w:rPr>
          <w:t>are the</w:t>
        </w:r>
      </w:ins>
      <w:r w:rsidRPr="008A7711">
        <w:rPr>
          <w:rFonts w:cstheme="minorBidi"/>
        </w:rPr>
        <w:t xml:space="preserve"> aspects of climate </w:t>
      </w:r>
      <w:ins w:id="4444" w:author="Kumar Baral" w:date="2023-02-13T11:22:00Z">
        <w:r w:rsidR="00F23E72">
          <w:rPr>
            <w:rFonts w:cstheme="minorBidi"/>
          </w:rPr>
          <w:t xml:space="preserve">that </w:t>
        </w:r>
      </w:ins>
      <w:r w:rsidRPr="008A7711">
        <w:rPr>
          <w:rFonts w:cstheme="minorBidi"/>
        </w:rPr>
        <w:t>should be considered when preparing a report on the</w:t>
      </w:r>
      <w:r w:rsidR="007C3DCD">
        <w:rPr>
          <w:rFonts w:cstheme="minorBidi"/>
        </w:rPr>
        <w:t xml:space="preserve"> impact of climate on hydrology.</w:t>
      </w:r>
    </w:p>
    <w:p w14:paraId="05FF32BB" w14:textId="5052373A" w:rsidR="000C7DC9" w:rsidRPr="009E5F89" w:rsidDel="00F23E72" w:rsidRDefault="000C7DC9" w:rsidP="000C7DC9">
      <w:pPr>
        <w:pStyle w:val="ListParagraph"/>
        <w:numPr>
          <w:ilvl w:val="0"/>
          <w:numId w:val="136"/>
        </w:numPr>
        <w:spacing w:before="0" w:after="160" w:line="259" w:lineRule="auto"/>
        <w:jc w:val="left"/>
        <w:rPr>
          <w:del w:id="4445" w:author="Kumar Baral" w:date="2023-02-13T11:21:00Z"/>
          <w:highlight w:val="yellow"/>
        </w:rPr>
      </w:pPr>
      <w:del w:id="4446" w:author="Kumar Baral" w:date="2023-02-13T11:21:00Z">
        <w:r w:rsidRPr="009E5F89" w:rsidDel="00F23E72">
          <w:rPr>
            <w:highlight w:val="yellow"/>
          </w:rPr>
          <w:delText>Precipitation patterns: The amount, frequency, and distribution of precipitation in a region greatly affect the water balance and runoff.</w:delText>
        </w:r>
      </w:del>
    </w:p>
    <w:p w14:paraId="2A49EBBB" w14:textId="74758179" w:rsidR="000C7DC9" w:rsidRPr="009E5F89" w:rsidDel="00F23E72" w:rsidRDefault="000C7DC9" w:rsidP="000C7DC9">
      <w:pPr>
        <w:pStyle w:val="ListParagraph"/>
        <w:numPr>
          <w:ilvl w:val="0"/>
          <w:numId w:val="136"/>
        </w:numPr>
        <w:spacing w:before="0" w:after="160" w:line="259" w:lineRule="auto"/>
        <w:jc w:val="left"/>
        <w:rPr>
          <w:del w:id="4447" w:author="Kumar Baral" w:date="2023-02-13T11:21:00Z"/>
          <w:highlight w:val="yellow"/>
        </w:rPr>
      </w:pPr>
      <w:del w:id="4448" w:author="Kumar Baral" w:date="2023-02-13T11:21:00Z">
        <w:r w:rsidRPr="009E5F89" w:rsidDel="00F23E72">
          <w:rPr>
            <w:highlight w:val="yellow"/>
          </w:rPr>
          <w:delText>Temperature: Temperature influences the rate of evaporation and snowmelt, which can affect runoff and water supply.</w:delText>
        </w:r>
      </w:del>
    </w:p>
    <w:p w14:paraId="70E521F5" w14:textId="5AF4EED3" w:rsidR="000C7DC9" w:rsidRPr="009E5F89" w:rsidDel="00F23E72" w:rsidRDefault="000C7DC9" w:rsidP="000C7DC9">
      <w:pPr>
        <w:pStyle w:val="ListParagraph"/>
        <w:numPr>
          <w:ilvl w:val="0"/>
          <w:numId w:val="136"/>
        </w:numPr>
        <w:spacing w:before="0" w:after="160" w:line="259" w:lineRule="auto"/>
        <w:jc w:val="left"/>
        <w:rPr>
          <w:del w:id="4449" w:author="Kumar Baral" w:date="2023-02-13T11:21:00Z"/>
          <w:highlight w:val="yellow"/>
        </w:rPr>
      </w:pPr>
      <w:del w:id="4450" w:author="Kumar Baral" w:date="2023-02-13T11:21:00Z">
        <w:r w:rsidRPr="009E5F89" w:rsidDel="00F23E72">
          <w:rPr>
            <w:highlight w:val="yellow"/>
          </w:rPr>
          <w:delText>Atmospheric circulation: The distribution of pressure systems and prevailing wind patterns can alter the amount and distribution of precipitation in a region.</w:delText>
        </w:r>
      </w:del>
    </w:p>
    <w:p w14:paraId="21549753" w14:textId="6535DCC5" w:rsidR="000C7DC9" w:rsidRPr="009E5F89" w:rsidDel="00F23E72" w:rsidRDefault="000C7DC9" w:rsidP="000C7DC9">
      <w:pPr>
        <w:pStyle w:val="ListParagraph"/>
        <w:numPr>
          <w:ilvl w:val="0"/>
          <w:numId w:val="136"/>
        </w:numPr>
        <w:spacing w:before="0" w:after="160" w:line="259" w:lineRule="auto"/>
        <w:jc w:val="left"/>
        <w:rPr>
          <w:del w:id="4451" w:author="Kumar Baral" w:date="2023-02-13T11:21:00Z"/>
          <w:highlight w:val="yellow"/>
        </w:rPr>
      </w:pPr>
      <w:del w:id="4452" w:author="Kumar Baral" w:date="2023-02-13T11:21:00Z">
        <w:r w:rsidRPr="009E5F89" w:rsidDel="00F23E72">
          <w:rPr>
            <w:highlight w:val="yellow"/>
          </w:rPr>
          <w:delText>Climate variability and change: Climate variability and change can alter precipitation patterns, temperature, and atmospheric circulation, which can have significant impacts on the hydrology of a region.</w:delText>
        </w:r>
      </w:del>
    </w:p>
    <w:p w14:paraId="453E08D1" w14:textId="35AFF3F1" w:rsidR="000C7DC9" w:rsidRPr="009E5F89" w:rsidDel="00F23E72" w:rsidRDefault="000C7DC9" w:rsidP="000C7DC9">
      <w:pPr>
        <w:pStyle w:val="ListParagraph"/>
        <w:numPr>
          <w:ilvl w:val="0"/>
          <w:numId w:val="136"/>
        </w:numPr>
        <w:spacing w:before="0" w:after="160" w:line="259" w:lineRule="auto"/>
        <w:jc w:val="left"/>
        <w:rPr>
          <w:del w:id="4453" w:author="Kumar Baral" w:date="2023-02-13T11:21:00Z"/>
          <w:highlight w:val="yellow"/>
        </w:rPr>
      </w:pPr>
      <w:del w:id="4454" w:author="Kumar Baral" w:date="2023-02-13T11:21:00Z">
        <w:r w:rsidRPr="009E5F89" w:rsidDel="00F23E72">
          <w:rPr>
            <w:highlight w:val="yellow"/>
          </w:rPr>
          <w:delText>Climate extremes: Climate extremes, such as droughts and floods, can have severe impacts on water resources, including water availability and quality.</w:delText>
        </w:r>
      </w:del>
    </w:p>
    <w:p w14:paraId="77E52692" w14:textId="189E30B7" w:rsidR="000C7DC9" w:rsidRPr="009E5F89" w:rsidDel="00F23E72" w:rsidRDefault="000C7DC9" w:rsidP="000C7DC9">
      <w:pPr>
        <w:pStyle w:val="ListParagraph"/>
        <w:numPr>
          <w:ilvl w:val="0"/>
          <w:numId w:val="136"/>
        </w:numPr>
        <w:spacing w:before="0" w:after="160" w:line="259" w:lineRule="auto"/>
        <w:jc w:val="left"/>
        <w:rPr>
          <w:del w:id="4455" w:author="Kumar Baral" w:date="2023-02-13T11:21:00Z"/>
          <w:rFonts w:cstheme="minorBidi"/>
          <w:highlight w:val="yellow"/>
        </w:rPr>
      </w:pPr>
      <w:del w:id="4456" w:author="Kumar Baral" w:date="2023-02-13T11:21:00Z">
        <w:r w:rsidRPr="009E5F89" w:rsidDel="00F23E72">
          <w:rPr>
            <w:rFonts w:cstheme="minorBidi"/>
            <w:highlight w:val="yellow"/>
          </w:rPr>
          <w:delText>Snowpack and glaciers: Snowpack and glaciers store large amounts of water, which can be an important source of water in many regions. Climate change can alter snowpack and glacier dynamics, which can have impacts on water availability and water resources.</w:delText>
        </w:r>
      </w:del>
    </w:p>
    <w:p w14:paraId="2D05976A" w14:textId="45405B67" w:rsidR="000C7DC9" w:rsidRPr="009E5F89" w:rsidDel="00F23E72" w:rsidRDefault="000C7DC9" w:rsidP="000C7DC9">
      <w:pPr>
        <w:pStyle w:val="ListParagraph"/>
        <w:numPr>
          <w:ilvl w:val="0"/>
          <w:numId w:val="136"/>
        </w:numPr>
        <w:spacing w:before="0" w:after="160" w:line="259" w:lineRule="auto"/>
        <w:jc w:val="left"/>
        <w:rPr>
          <w:del w:id="4457" w:author="Kumar Baral" w:date="2023-02-13T11:21:00Z"/>
          <w:highlight w:val="yellow"/>
        </w:rPr>
      </w:pPr>
      <w:del w:id="4458" w:author="Kumar Baral" w:date="2023-02-13T11:21:00Z">
        <w:r w:rsidRPr="009E5F89" w:rsidDel="00F23E72">
          <w:rPr>
            <w:rFonts w:cstheme="minorBidi"/>
            <w:highlight w:val="yellow"/>
          </w:rPr>
          <w:delText>Land use and land cover changes: Climate change can also impact hydrology through changes in land use and land cover. Deforestation, urbanization, and other forms of land use change can alter the water balance and runoff in a region.</w:delText>
        </w:r>
      </w:del>
    </w:p>
    <w:p w14:paraId="4A8E9865" w14:textId="623BC113" w:rsidR="000C7DC9" w:rsidRPr="009E5F89" w:rsidDel="00F23E72" w:rsidRDefault="000C7DC9" w:rsidP="000C7DC9">
      <w:pPr>
        <w:rPr>
          <w:del w:id="4459" w:author="Kumar Baral" w:date="2023-02-13T11:22:00Z"/>
          <w:highlight w:val="yellow"/>
        </w:rPr>
      </w:pPr>
      <w:del w:id="4460" w:author="Kumar Baral" w:date="2023-02-13T11:22:00Z">
        <w:r w:rsidRPr="009E5F89" w:rsidDel="00F23E72">
          <w:rPr>
            <w:rFonts w:cstheme="minorBidi"/>
            <w:highlight w:val="yellow"/>
          </w:rPr>
          <w:delTex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delText>
        </w:r>
      </w:del>
    </w:p>
    <w:p w14:paraId="790962C1" w14:textId="0FEE2759" w:rsidR="00F23E72" w:rsidRPr="008A7711" w:rsidRDefault="000C7DC9" w:rsidP="000C7DC9">
      <w:pPr>
        <w:rPr>
          <w:rFonts w:cstheme="minorBidi"/>
        </w:rPr>
      </w:pPr>
      <w:del w:id="4461" w:author="Kumar Baral" w:date="2023-02-13T11:22:00Z">
        <w:r w:rsidRPr="009E5F89" w:rsidDel="00F23E72">
          <w:rPr>
            <w:rFonts w:cstheme="minorBidi"/>
            <w:highlight w:val="yellow"/>
          </w:rPr>
          <w:delTex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delText>
        </w:r>
      </w:del>
      <w:r w:rsidR="00DF647F">
        <w:t>No information about the temperature, humidity, evapotranspiration, wind speed is collected during this study. Moreover, there are no documents available to refer the climatic values in the previous studies.</w:t>
      </w:r>
    </w:p>
    <w:p w14:paraId="2AD746AF" w14:textId="77777777" w:rsidR="00F23E72" w:rsidRDefault="00F23E72" w:rsidP="00F23E72">
      <w:pPr>
        <w:pStyle w:val="Heading2"/>
        <w:ind w:left="630" w:hanging="666"/>
        <w:rPr>
          <w:ins w:id="4462" w:author="Kumar Baral" w:date="2023-02-13T11:25:00Z"/>
        </w:rPr>
      </w:pPr>
      <w:bookmarkStart w:id="4463" w:name="_Toc127348165"/>
      <w:ins w:id="4464" w:author="Kumar Baral" w:date="2023-02-13T11:25:00Z">
        <w:r>
          <w:t>Basin Rainfall</w:t>
        </w:r>
        <w:bookmarkEnd w:id="4463"/>
      </w:ins>
    </w:p>
    <w:p w14:paraId="14B3D16C" w14:textId="77777777" w:rsidR="00F23E72" w:rsidRDefault="00F23E72" w:rsidP="00F23E72">
      <w:pPr>
        <w:rPr>
          <w:ins w:id="4465" w:author="Kumar Baral" w:date="2023-02-13T11:25:00Z"/>
        </w:rPr>
      </w:pPr>
      <w:ins w:id="4466" w:author="Kumar Baral" w:date="2023-02-13T11:25:00Z">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ins>
    </w:p>
    <w:p w14:paraId="038A3948" w14:textId="28D0EE10" w:rsidR="00DF647F" w:rsidRPr="008A7711" w:rsidRDefault="00DF647F" w:rsidP="00DF647F">
      <w:pPr>
        <w:rPr>
          <w:rFonts w:cstheme="minorBidi"/>
        </w:rPr>
      </w:pPr>
      <w:bookmarkStart w:id="4467" w:name="_Toc62563952"/>
      <w:bookmarkStart w:id="4468" w:name="_Toc454649675"/>
      <w:bookmarkStart w:id="4469" w:name="_Toc477261948"/>
      <w:bookmarkStart w:id="4470" w:name="_Toc23762144"/>
      <w:bookmarkStart w:id="4471" w:name="_Toc68879985"/>
      <w:del w:id="4472" w:author="Kumar Baral" w:date="2023-02-13T11:22:00Z">
        <w:r w:rsidRPr="009E5F89" w:rsidDel="00F23E72">
          <w:rPr>
            <w:rFonts w:cstheme="minorBidi"/>
            <w:highlight w:val="yellow"/>
          </w:rPr>
          <w:delTex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delText>
        </w:r>
      </w:del>
      <w:r>
        <w:t>No information about the basin rainfall is collected during this study. There are no documents such as previous study or reports available to refer the value of basin rainfall.</w:t>
      </w:r>
      <w:r w:rsidR="00964DD9">
        <w:t xml:space="preserve"> The study of climate in this study is beyond the scope. </w:t>
      </w:r>
    </w:p>
    <w:p w14:paraId="369B6CB4" w14:textId="1DC27C5C" w:rsidR="006238CC" w:rsidRDefault="0045721D" w:rsidP="001F4328">
      <w:pPr>
        <w:pStyle w:val="Heading2"/>
        <w:rPr>
          <w:ins w:id="4473" w:author="Kumar Baral" w:date="2022-12-12T16:20:00Z"/>
        </w:rPr>
      </w:pPr>
      <w:bookmarkStart w:id="4474" w:name="_Toc127348166"/>
      <w:ins w:id="4475" w:author="Kumar Baral" w:date="2022-12-12T16:18:00Z">
        <w:r>
          <w:t>Available Data</w:t>
        </w:r>
      </w:ins>
      <w:bookmarkEnd w:id="4467"/>
      <w:bookmarkEnd w:id="4474"/>
    </w:p>
    <w:p w14:paraId="1C3BA6CF" w14:textId="5FCDCB04" w:rsidR="0045721D" w:rsidRDefault="0045721D">
      <w:pPr>
        <w:pStyle w:val="Heading3"/>
      </w:pPr>
      <w:bookmarkStart w:id="4476" w:name="_Ref121774566"/>
      <w:bookmarkStart w:id="4477" w:name="_Toc127348167"/>
      <w:ins w:id="4478" w:author="Kumar Baral" w:date="2022-12-12T16:20:00Z">
        <w:r>
          <w:t xml:space="preserve">Hydrological </w:t>
        </w:r>
      </w:ins>
      <w:ins w:id="4479" w:author="Kumar Baral" w:date="2022-12-12T16:21:00Z">
        <w:r>
          <w:t>Data</w:t>
        </w:r>
      </w:ins>
      <w:bookmarkEnd w:id="4476"/>
      <w:bookmarkEnd w:id="4477"/>
    </w:p>
    <w:p w14:paraId="270C7456" w14:textId="0293B965" w:rsidR="000C7DC9" w:rsidDel="00757369" w:rsidRDefault="000C7DC9" w:rsidP="000C7DC9">
      <w:pPr>
        <w:rPr>
          <w:del w:id="4480" w:author="Kumar Baral" w:date="2023-02-12T12:42:00Z"/>
        </w:rPr>
      </w:pPr>
      <w:r w:rsidRPr="00DF647F">
        <w:t xml:space="preserve">There is a provision of daily data recording station at the intake of the Jhimruk project. No Instantaneous </w:t>
      </w:r>
      <w:r w:rsidR="00DF647F" w:rsidRPr="00DF647F">
        <w:t xml:space="preserve">discharge </w:t>
      </w:r>
      <w:r w:rsidRPr="00DF647F">
        <w:t>data are found during the data collection procedure. The daily discharge measurement from the gauge is recorded from 199</w:t>
      </w:r>
      <w:r w:rsidR="00DC3AEA" w:rsidRPr="00DF647F">
        <w:t>1</w:t>
      </w:r>
      <w:r w:rsidRPr="00DF647F">
        <w:t xml:space="preserve">-2022. This </w:t>
      </w:r>
      <w:r w:rsidR="00964DD9">
        <w:t>29-years</w:t>
      </w:r>
      <w:r w:rsidRPr="00DF647F">
        <w:t xml:space="preserve"> data is used to evaluate the mean monthly discharge, mean annual discharge, flood discharge and low flow discharge as discussed below in this report.</w:t>
      </w:r>
      <w:r>
        <w:t xml:space="preserve"> </w:t>
      </w:r>
    </w:p>
    <w:p w14:paraId="090B0670" w14:textId="506BDC4B" w:rsidR="00650ED4" w:rsidRPr="0045721D" w:rsidDel="00F23E72" w:rsidRDefault="000C7DC9">
      <w:pPr>
        <w:rPr>
          <w:del w:id="4481" w:author="Kumar Baral" w:date="2023-02-13T11:25:00Z"/>
        </w:rPr>
        <w:pPrChange w:id="4482" w:author="Kumar Baral" w:date="2022-12-12T16:20:00Z">
          <w:pPr>
            <w:pStyle w:val="Heading2"/>
          </w:pPr>
        </w:pPrChange>
      </w:pPr>
      <w:del w:id="4483" w:author="Kumar Baral" w:date="2023-02-12T12:42:00Z">
        <w:r w:rsidDel="00757369">
          <w:delTex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w:delText>
        </w:r>
      </w:del>
      <w:del w:id="4484" w:author="Kumar Baral" w:date="2023-02-10T16:15:00Z">
        <w:r w:rsidDel="00352BC0">
          <w:delText xml:space="preserve">Jhimruk </w:delText>
        </w:r>
      </w:del>
      <w:del w:id="4485" w:author="Kumar Baral" w:date="2023-02-12T12:42:00Z">
        <w:r w:rsidDel="00757369">
          <w:delText>Hydropower Project. The automatic data recorder records at 8 am everyday.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delText>
        </w:r>
      </w:del>
    </w:p>
    <w:p w14:paraId="3F094C36" w14:textId="3B48E881" w:rsidR="006238CC" w:rsidDel="00F23E72" w:rsidRDefault="006238CC" w:rsidP="006238CC">
      <w:pPr>
        <w:keepNext/>
        <w:rPr>
          <w:del w:id="4486" w:author="Kumar Baral" w:date="2023-02-13T11:25:00Z"/>
        </w:rPr>
      </w:pPr>
      <w:del w:id="4487" w:author="Kumar Baral" w:date="2023-02-13T11:25:00Z">
        <w:r w:rsidRPr="006238CC" w:rsidDel="00F23E72">
          <w:br w:type="page"/>
        </w:r>
      </w:del>
    </w:p>
    <w:p w14:paraId="092023C9" w14:textId="684406E1" w:rsidR="000C7DC9" w:rsidDel="00F23E72" w:rsidRDefault="000C7DC9" w:rsidP="000C7DC9">
      <w:pPr>
        <w:pStyle w:val="Heading2"/>
        <w:ind w:left="630" w:hanging="666"/>
        <w:rPr>
          <w:del w:id="4488" w:author="Kumar Baral" w:date="2023-02-13T11:24:00Z"/>
        </w:rPr>
      </w:pPr>
      <w:bookmarkStart w:id="4489" w:name="_Toc62563953"/>
    </w:p>
    <w:p w14:paraId="2FC52111" w14:textId="6BB59660" w:rsidR="000C7DC9" w:rsidDel="00F23E72" w:rsidRDefault="000C7DC9" w:rsidP="000C7DC9">
      <w:pPr>
        <w:rPr>
          <w:del w:id="4490" w:author="Kumar Baral" w:date="2023-02-13T11:25:00Z"/>
        </w:rPr>
      </w:pPr>
      <w:del w:id="4491" w:author="Kumar Baral" w:date="2023-02-13T11:25:00Z">
        <w:r w:rsidRPr="008A7711" w:rsidDel="00F23E72">
          <w:rPr>
            <w:rFonts w:eastAsiaTheme="minorHAnsi" w:cstheme="minorBidi"/>
            <w:szCs w:val="22"/>
          </w:rPr>
          <w:delTex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delText>
        </w:r>
        <w:r w:rsidRPr="008A7711" w:rsidDel="00F23E72">
          <w:rPr>
            <w:rFonts w:cstheme="minorBidi"/>
          </w:rPr>
          <w:delText>.</w:delText>
        </w:r>
      </w:del>
    </w:p>
    <w:p w14:paraId="389244E5" w14:textId="393F30B4" w:rsidR="000C7DC9" w:rsidRPr="00A77FE5" w:rsidDel="00A642B3" w:rsidRDefault="000C7DC9" w:rsidP="000C7DC9">
      <w:pPr>
        <w:spacing w:after="160" w:line="259" w:lineRule="auto"/>
        <w:rPr>
          <w:del w:id="4492" w:author="Kumar Baral" w:date="2023-02-13T09:53:00Z"/>
          <w:rFonts w:eastAsiaTheme="minorHAnsi" w:cstheme="minorBidi"/>
          <w:szCs w:val="22"/>
        </w:rPr>
      </w:pPr>
      <w:del w:id="4493" w:author="Kumar Baral" w:date="2023-02-13T09:53:00Z">
        <w:r w:rsidRPr="00A77FE5" w:rsidDel="00A642B3">
          <w:rPr>
            <w:rFonts w:eastAsiaTheme="minorHAnsi" w:cstheme="minorBidi"/>
            <w:szCs w:val="22"/>
          </w:rPr>
          <w:delTex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delText>
        </w:r>
      </w:del>
    </w:p>
    <w:p w14:paraId="5E69D61D" w14:textId="59243B59" w:rsidR="000C7DC9" w:rsidRPr="00A77FE5" w:rsidDel="00A642B3" w:rsidRDefault="000C7DC9" w:rsidP="000C7DC9">
      <w:pPr>
        <w:spacing w:before="0" w:after="160" w:line="259" w:lineRule="auto"/>
        <w:rPr>
          <w:del w:id="4494" w:author="Kumar Baral" w:date="2023-02-13T09:53:00Z"/>
          <w:rFonts w:eastAsiaTheme="minorHAnsi" w:cstheme="minorBidi"/>
          <w:szCs w:val="22"/>
        </w:rPr>
      </w:pPr>
      <w:del w:id="4495" w:author="Kumar Baral" w:date="2023-02-13T09:53:00Z">
        <w:r w:rsidRPr="00A77FE5" w:rsidDel="00A642B3">
          <w:rPr>
            <w:rFonts w:eastAsiaTheme="minorHAnsi" w:cstheme="minorBidi"/>
            <w:szCs w:val="22"/>
          </w:rPr>
          <w:delTex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delText>
        </w:r>
      </w:del>
    </w:p>
    <w:p w14:paraId="1D47F6F8" w14:textId="1928479D" w:rsidR="000C7DC9" w:rsidRPr="00A77FE5" w:rsidDel="00A642B3" w:rsidRDefault="000C7DC9" w:rsidP="000C7DC9">
      <w:pPr>
        <w:spacing w:before="0" w:after="160" w:line="259" w:lineRule="auto"/>
        <w:rPr>
          <w:del w:id="4496" w:author="Kumar Baral" w:date="2023-02-13T09:53:00Z"/>
          <w:rFonts w:eastAsiaTheme="minorHAnsi" w:cstheme="minorBidi"/>
          <w:szCs w:val="22"/>
        </w:rPr>
      </w:pPr>
      <w:del w:id="4497" w:author="Kumar Baral" w:date="2023-02-13T09:53:00Z">
        <w:r w:rsidRPr="00A77FE5" w:rsidDel="00A642B3">
          <w:rPr>
            <w:rFonts w:eastAsiaTheme="minorHAnsi" w:cstheme="minorBidi"/>
            <w:szCs w:val="22"/>
          </w:rPr>
          <w:delTex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delText>
        </w:r>
      </w:del>
    </w:p>
    <w:p w14:paraId="3A2E47CC" w14:textId="2EBBFD9A" w:rsidR="00650ED4" w:rsidRPr="00650ED4" w:rsidRDefault="003A45A2">
      <w:pPr>
        <w:pPrChange w:id="4498" w:author="Kumar Baral" w:date="2022-12-12T16:33:00Z">
          <w:pPr>
            <w:pStyle w:val="Heading3"/>
          </w:pPr>
        </w:pPrChange>
      </w:pPr>
      <w:del w:id="4499" w:author="Kumar Baral" w:date="2023-02-10T16:16:00Z">
        <w:r w:rsidDel="00352BC0">
          <w:rPr>
            <w:rFonts w:eastAsiaTheme="minorHAnsi" w:cstheme="minorBidi"/>
            <w:szCs w:val="22"/>
          </w:rPr>
          <w:delText>As per UFSR</w:delText>
        </w:r>
        <w:r w:rsidR="00982DA1" w:rsidDel="00352BC0">
          <w:rPr>
            <w:rFonts w:eastAsiaTheme="minorHAnsi" w:cstheme="minorBidi"/>
            <w:szCs w:val="22"/>
          </w:rPr>
          <w:delText>,</w:delText>
        </w:r>
        <w:r w:rsidR="00D078BA" w:rsidDel="00352BC0">
          <w:rPr>
            <w:rFonts w:eastAsiaTheme="minorHAnsi" w:cstheme="minorBidi"/>
            <w:szCs w:val="22"/>
          </w:rPr>
          <w:delText xml:space="preserve"> the</w:delText>
        </w:r>
      </w:del>
      <w:del w:id="4500" w:author="Kumar Baral" w:date="2023-02-13T11:25:00Z">
        <w:r w:rsidR="00D078BA" w:rsidDel="00F23E72">
          <w:rPr>
            <w:rFonts w:eastAsiaTheme="minorHAnsi" w:cstheme="minorBidi"/>
            <w:szCs w:val="22"/>
          </w:rPr>
          <w:delText xml:space="preserve"> average annual basin rainfall is 1897 mm. The catchment is medium precipitation type with respect the basin rainfall. The 24 hour maximum precipitation is 324 mm, which is one sixth of the average annual rainfall indicating potential hydrological risk.</w:delText>
        </w:r>
      </w:del>
      <w:del w:id="4501" w:author="Kumar Baral" w:date="2022-12-12T16:33:00Z">
        <w:r w:rsidR="006238CC" w:rsidRPr="006238CC" w:rsidDel="00650ED4">
          <w:delText>Thiessen Polygon Method</w:delText>
        </w:r>
      </w:del>
      <w:bookmarkEnd w:id="4489"/>
    </w:p>
    <w:p w14:paraId="1A0A4A86" w14:textId="663893AD" w:rsidR="006238CC" w:rsidRPr="006238CC" w:rsidDel="00650ED4" w:rsidRDefault="006238CC" w:rsidP="006238CC">
      <w:pPr>
        <w:rPr>
          <w:del w:id="4502" w:author="Kumar Baral" w:date="2022-12-12T16:36:00Z"/>
        </w:rPr>
      </w:pPr>
      <w:del w:id="4503" w:author="Kumar Baral" w:date="2022-12-12T16:36:00Z">
        <w:r w:rsidRPr="006238CC" w:rsidDel="00650ED4">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4504" w:name="_Toc121824757"/>
        <w:bookmarkStart w:id="4505" w:name="_Toc121825395"/>
        <w:bookmarkStart w:id="4506" w:name="_Toc121826035"/>
        <w:bookmarkStart w:id="4507" w:name="_Toc121826899"/>
        <w:bookmarkStart w:id="4508" w:name="_Toc121834322"/>
        <w:bookmarkStart w:id="4509" w:name="_Toc125550189"/>
        <w:bookmarkStart w:id="4510" w:name="_Toc125555684"/>
        <w:bookmarkStart w:id="4511" w:name="_Toc125557556"/>
        <w:bookmarkStart w:id="4512" w:name="_Toc125559443"/>
        <w:bookmarkStart w:id="4513" w:name="_Toc125618621"/>
        <w:bookmarkStart w:id="4514" w:name="_Toc125640068"/>
        <w:bookmarkStart w:id="4515" w:name="_Toc125642283"/>
        <w:bookmarkStart w:id="4516" w:name="_Toc125974053"/>
        <w:bookmarkStart w:id="4517" w:name="_Toc125974338"/>
        <w:bookmarkStart w:id="4518" w:name="_Toc126055255"/>
        <w:bookmarkStart w:id="4519" w:name="_Toc126058047"/>
        <w:bookmarkStart w:id="4520" w:name="_Toc127182394"/>
        <w:bookmarkStart w:id="4521" w:name="_Toc127182731"/>
        <w:bookmarkStart w:id="4522" w:name="_Toc127191915"/>
        <w:bookmarkStart w:id="4523" w:name="_Toc127278380"/>
        <w:bookmarkStart w:id="4524" w:name="_Toc127348168"/>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del>
    </w:p>
    <w:p w14:paraId="27B3F7CB" w14:textId="7275F25A" w:rsidR="006238CC" w:rsidDel="00650ED4" w:rsidRDefault="008F6CE4" w:rsidP="006238CC">
      <w:pPr>
        <w:keepNext/>
        <w:rPr>
          <w:del w:id="4525" w:author="Kumar Baral" w:date="2022-12-12T16:36:00Z"/>
        </w:rPr>
      </w:pPr>
      <w:del w:id="4526"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4527" w:name="_Toc121824758"/>
        <w:bookmarkStart w:id="4528" w:name="_Toc121825396"/>
        <w:bookmarkStart w:id="4529" w:name="_Toc121826036"/>
        <w:bookmarkStart w:id="4530" w:name="_Toc121826900"/>
        <w:bookmarkStart w:id="4531" w:name="_Toc121834323"/>
        <w:bookmarkStart w:id="4532" w:name="_Toc125550190"/>
        <w:bookmarkStart w:id="4533" w:name="_Toc125555685"/>
        <w:bookmarkStart w:id="4534" w:name="_Toc125557557"/>
        <w:bookmarkStart w:id="4535" w:name="_Toc125559444"/>
        <w:bookmarkStart w:id="4536" w:name="_Toc125618622"/>
        <w:bookmarkStart w:id="4537" w:name="_Toc125640069"/>
        <w:bookmarkStart w:id="4538" w:name="_Toc125642284"/>
        <w:bookmarkStart w:id="4539" w:name="_Toc125974054"/>
        <w:bookmarkStart w:id="4540" w:name="_Toc125974339"/>
        <w:bookmarkStart w:id="4541" w:name="_Toc126055256"/>
        <w:bookmarkStart w:id="4542" w:name="_Toc126058048"/>
        <w:bookmarkStart w:id="4543" w:name="_Toc127182395"/>
        <w:bookmarkStart w:id="4544" w:name="_Toc127182732"/>
        <w:bookmarkStart w:id="4545" w:name="_Toc127191916"/>
        <w:bookmarkStart w:id="4546" w:name="_Toc127278381"/>
        <w:bookmarkStart w:id="4547" w:name="_Toc127348169"/>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del>
    </w:p>
    <w:p w14:paraId="161C3E4A" w14:textId="56B56AE4" w:rsidR="006238CC" w:rsidRPr="006238CC" w:rsidDel="00650ED4" w:rsidRDefault="006238CC" w:rsidP="006238CC">
      <w:pPr>
        <w:pStyle w:val="Caption"/>
        <w:rPr>
          <w:del w:id="4548" w:author="Kumar Baral" w:date="2022-12-12T16:36:00Z"/>
        </w:rPr>
      </w:pPr>
      <w:del w:id="4549"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5</w:delText>
        </w:r>
        <w:r w:rsidR="003D276E" w:rsidDel="00650ED4">
          <w:rPr>
            <w:noProof/>
          </w:rPr>
          <w:fldChar w:fldCharType="end"/>
        </w:r>
        <w:bookmarkStart w:id="4550" w:name="_Toc62563726"/>
        <w:r w:rsidRPr="006238CC" w:rsidDel="00650ED4">
          <w:delText>: Thiessen polygon for catchment of Myagdi Khola Hydropower Project</w:delText>
        </w:r>
        <w:bookmarkStart w:id="4551" w:name="_Toc121824759"/>
        <w:bookmarkStart w:id="4552" w:name="_Toc121825397"/>
        <w:bookmarkStart w:id="4553" w:name="_Toc121826037"/>
        <w:bookmarkStart w:id="4554" w:name="_Toc121826901"/>
        <w:bookmarkStart w:id="4555" w:name="_Toc121834324"/>
        <w:bookmarkStart w:id="4556" w:name="_Toc125550191"/>
        <w:bookmarkStart w:id="4557" w:name="_Toc125555686"/>
        <w:bookmarkStart w:id="4558" w:name="_Toc125557558"/>
        <w:bookmarkStart w:id="4559" w:name="_Toc125559445"/>
        <w:bookmarkStart w:id="4560" w:name="_Toc125618623"/>
        <w:bookmarkStart w:id="4561" w:name="_Toc125640070"/>
        <w:bookmarkStart w:id="4562" w:name="_Toc125642285"/>
        <w:bookmarkStart w:id="4563" w:name="_Toc125974055"/>
        <w:bookmarkStart w:id="4564" w:name="_Toc125974340"/>
        <w:bookmarkStart w:id="4565" w:name="_Toc126055257"/>
        <w:bookmarkStart w:id="4566" w:name="_Toc126058049"/>
        <w:bookmarkStart w:id="4567" w:name="_Toc127182396"/>
        <w:bookmarkStart w:id="4568" w:name="_Toc127182733"/>
        <w:bookmarkStart w:id="4569" w:name="_Toc127191917"/>
        <w:bookmarkStart w:id="4570" w:name="_Toc127278382"/>
        <w:bookmarkStart w:id="4571" w:name="_Toc127348170"/>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del>
    </w:p>
    <w:p w14:paraId="548E6171" w14:textId="6F683173" w:rsidR="006238CC" w:rsidRPr="00D550BD" w:rsidDel="00650ED4" w:rsidRDefault="006238CC" w:rsidP="001F4328">
      <w:pPr>
        <w:pStyle w:val="Heading3"/>
        <w:rPr>
          <w:del w:id="4572" w:author="Kumar Baral" w:date="2022-12-12T16:36:00Z"/>
        </w:rPr>
      </w:pPr>
      <w:bookmarkStart w:id="4573" w:name="_Toc62563954"/>
      <w:del w:id="4574" w:author="Kumar Baral" w:date="2022-12-12T16:36:00Z">
        <w:r w:rsidRPr="00D550BD" w:rsidDel="00650ED4">
          <w:delText>Inverse Distance Weighted Method</w:delText>
        </w:r>
        <w:bookmarkStart w:id="4575" w:name="_Toc121824760"/>
        <w:bookmarkStart w:id="4576" w:name="_Toc121825398"/>
        <w:bookmarkStart w:id="4577" w:name="_Toc121826038"/>
        <w:bookmarkStart w:id="4578" w:name="_Toc121826902"/>
        <w:bookmarkStart w:id="4579" w:name="_Toc121834325"/>
        <w:bookmarkStart w:id="4580" w:name="_Toc125550192"/>
        <w:bookmarkStart w:id="4581" w:name="_Toc125555687"/>
        <w:bookmarkStart w:id="4582" w:name="_Toc125557559"/>
        <w:bookmarkStart w:id="4583" w:name="_Toc125559446"/>
        <w:bookmarkStart w:id="4584" w:name="_Toc125618624"/>
        <w:bookmarkStart w:id="4585" w:name="_Toc125640071"/>
        <w:bookmarkStart w:id="4586" w:name="_Toc125642286"/>
        <w:bookmarkStart w:id="4587" w:name="_Toc125974056"/>
        <w:bookmarkStart w:id="4588" w:name="_Toc125974341"/>
        <w:bookmarkStart w:id="4589" w:name="_Toc126055258"/>
        <w:bookmarkStart w:id="4590" w:name="_Toc126058050"/>
        <w:bookmarkStart w:id="4591" w:name="_Toc127182397"/>
        <w:bookmarkStart w:id="4592" w:name="_Toc127182734"/>
        <w:bookmarkStart w:id="4593" w:name="_Toc127191918"/>
        <w:bookmarkStart w:id="4594" w:name="_Toc127278383"/>
        <w:bookmarkStart w:id="4595" w:name="_Toc127348171"/>
        <w:bookmarkEnd w:id="4573"/>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del>
    </w:p>
    <w:p w14:paraId="753D0D9B" w14:textId="06F0FA0D" w:rsidR="006238CC" w:rsidRPr="006238CC" w:rsidDel="00650ED4" w:rsidRDefault="006238CC" w:rsidP="006238CC">
      <w:pPr>
        <w:rPr>
          <w:del w:id="4596" w:author="Kumar Baral" w:date="2022-12-12T16:36:00Z"/>
        </w:rPr>
      </w:pPr>
      <w:del w:id="4597"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4598" w:name="_Toc121824761"/>
        <w:bookmarkStart w:id="4599" w:name="_Toc121825399"/>
        <w:bookmarkStart w:id="4600" w:name="_Toc121826039"/>
        <w:bookmarkStart w:id="4601" w:name="_Toc121826903"/>
        <w:bookmarkStart w:id="4602" w:name="_Toc121834326"/>
        <w:bookmarkStart w:id="4603" w:name="_Toc125550193"/>
        <w:bookmarkStart w:id="4604" w:name="_Toc125555688"/>
        <w:bookmarkStart w:id="4605" w:name="_Toc125557560"/>
        <w:bookmarkStart w:id="4606" w:name="_Toc125559447"/>
        <w:bookmarkStart w:id="4607" w:name="_Toc125618625"/>
        <w:bookmarkStart w:id="4608" w:name="_Toc125640072"/>
        <w:bookmarkStart w:id="4609" w:name="_Toc125642287"/>
        <w:bookmarkStart w:id="4610" w:name="_Toc125974057"/>
        <w:bookmarkStart w:id="4611" w:name="_Toc125974342"/>
        <w:bookmarkStart w:id="4612" w:name="_Toc126055259"/>
        <w:bookmarkStart w:id="4613" w:name="_Toc126058051"/>
        <w:bookmarkStart w:id="4614" w:name="_Toc127182398"/>
        <w:bookmarkStart w:id="4615" w:name="_Toc127182735"/>
        <w:bookmarkStart w:id="4616" w:name="_Toc127191919"/>
        <w:bookmarkStart w:id="4617" w:name="_Toc127278384"/>
        <w:bookmarkStart w:id="4618" w:name="_Toc127348172"/>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del>
    </w:p>
    <w:p w14:paraId="30389D63" w14:textId="7F609C38" w:rsidR="00D550BD" w:rsidDel="00650ED4" w:rsidRDefault="008F6CE4" w:rsidP="00D550BD">
      <w:pPr>
        <w:keepNext/>
        <w:rPr>
          <w:del w:id="4619" w:author="Kumar Baral" w:date="2022-12-12T16:36:00Z"/>
        </w:rPr>
      </w:pPr>
      <w:del w:id="4620"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4621" w:name="_Toc121824762"/>
        <w:bookmarkStart w:id="4622" w:name="_Toc121825400"/>
        <w:bookmarkStart w:id="4623" w:name="_Toc121826040"/>
        <w:bookmarkStart w:id="4624" w:name="_Toc121826904"/>
        <w:bookmarkStart w:id="4625" w:name="_Toc121834327"/>
        <w:bookmarkStart w:id="4626" w:name="_Toc125550194"/>
        <w:bookmarkStart w:id="4627" w:name="_Toc125555689"/>
        <w:bookmarkStart w:id="4628" w:name="_Toc125557561"/>
        <w:bookmarkStart w:id="4629" w:name="_Toc125559448"/>
        <w:bookmarkStart w:id="4630" w:name="_Toc125618626"/>
        <w:bookmarkStart w:id="4631" w:name="_Toc125640073"/>
        <w:bookmarkStart w:id="4632" w:name="_Toc125642288"/>
        <w:bookmarkStart w:id="4633" w:name="_Toc125974058"/>
        <w:bookmarkStart w:id="4634" w:name="_Toc125974343"/>
        <w:bookmarkStart w:id="4635" w:name="_Toc126055260"/>
        <w:bookmarkStart w:id="4636" w:name="_Toc126058052"/>
        <w:bookmarkStart w:id="4637" w:name="_Toc127182399"/>
        <w:bookmarkStart w:id="4638" w:name="_Toc127182736"/>
        <w:bookmarkStart w:id="4639" w:name="_Toc127191920"/>
        <w:bookmarkStart w:id="4640" w:name="_Toc127278385"/>
        <w:bookmarkStart w:id="4641" w:name="_Toc127348173"/>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del>
    </w:p>
    <w:p w14:paraId="27881BB4" w14:textId="358EA5AB" w:rsidR="006238CC" w:rsidRPr="006238CC" w:rsidDel="00650ED4" w:rsidRDefault="00D550BD" w:rsidP="00D550BD">
      <w:pPr>
        <w:pStyle w:val="Caption"/>
        <w:rPr>
          <w:del w:id="4642" w:author="Kumar Baral" w:date="2022-12-12T16:36:00Z"/>
        </w:rPr>
      </w:pPr>
      <w:del w:id="4643"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6</w:delText>
        </w:r>
        <w:r w:rsidR="003D276E" w:rsidDel="00650ED4">
          <w:rPr>
            <w:noProof/>
          </w:rPr>
          <w:fldChar w:fldCharType="end"/>
        </w:r>
        <w:bookmarkStart w:id="4644" w:name="_Toc62563727"/>
        <w:r w:rsidR="006238CC" w:rsidRPr="006238CC" w:rsidDel="00650ED4">
          <w:delText>: Inverse distance weighted map for catchment of Myagdi Khola hydropower project</w:delText>
        </w:r>
        <w:bookmarkStart w:id="4645" w:name="_Toc121824763"/>
        <w:bookmarkStart w:id="4646" w:name="_Toc121825401"/>
        <w:bookmarkStart w:id="4647" w:name="_Toc121826041"/>
        <w:bookmarkStart w:id="4648" w:name="_Toc121826905"/>
        <w:bookmarkStart w:id="4649" w:name="_Toc121834328"/>
        <w:bookmarkStart w:id="4650" w:name="_Toc125550195"/>
        <w:bookmarkStart w:id="4651" w:name="_Toc125555690"/>
        <w:bookmarkStart w:id="4652" w:name="_Toc125557562"/>
        <w:bookmarkStart w:id="4653" w:name="_Toc125559449"/>
        <w:bookmarkStart w:id="4654" w:name="_Toc125618627"/>
        <w:bookmarkStart w:id="4655" w:name="_Toc125640074"/>
        <w:bookmarkStart w:id="4656" w:name="_Toc125642289"/>
        <w:bookmarkStart w:id="4657" w:name="_Toc125974059"/>
        <w:bookmarkStart w:id="4658" w:name="_Toc125974344"/>
        <w:bookmarkStart w:id="4659" w:name="_Toc126055261"/>
        <w:bookmarkStart w:id="4660" w:name="_Toc126058053"/>
        <w:bookmarkStart w:id="4661" w:name="_Toc127182400"/>
        <w:bookmarkStart w:id="4662" w:name="_Toc127182737"/>
        <w:bookmarkStart w:id="4663" w:name="_Toc127191921"/>
        <w:bookmarkStart w:id="4664" w:name="_Toc127278386"/>
        <w:bookmarkStart w:id="4665" w:name="_Toc127348174"/>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del>
    </w:p>
    <w:p w14:paraId="2B9B9DCF" w14:textId="3B5EEC4E" w:rsidR="006238CC" w:rsidRPr="006238CC" w:rsidDel="00650ED4" w:rsidRDefault="006238CC" w:rsidP="006238CC">
      <w:pPr>
        <w:rPr>
          <w:del w:id="4666" w:author="Kumar Baral" w:date="2022-12-12T16:36:00Z"/>
        </w:rPr>
      </w:pPr>
      <w:del w:id="4667"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4668" w:name="_Toc121824764"/>
        <w:bookmarkStart w:id="4669" w:name="_Toc121825402"/>
        <w:bookmarkStart w:id="4670" w:name="_Toc121826042"/>
        <w:bookmarkStart w:id="4671" w:name="_Toc121826906"/>
        <w:bookmarkStart w:id="4672" w:name="_Toc121834329"/>
        <w:bookmarkStart w:id="4673" w:name="_Toc125550196"/>
        <w:bookmarkStart w:id="4674" w:name="_Toc125555691"/>
        <w:bookmarkStart w:id="4675" w:name="_Toc125557563"/>
        <w:bookmarkStart w:id="4676" w:name="_Toc125559450"/>
        <w:bookmarkStart w:id="4677" w:name="_Toc125618628"/>
        <w:bookmarkStart w:id="4678" w:name="_Toc125640075"/>
        <w:bookmarkStart w:id="4679" w:name="_Toc125642290"/>
        <w:bookmarkStart w:id="4680" w:name="_Toc125974060"/>
        <w:bookmarkStart w:id="4681" w:name="_Toc125974345"/>
        <w:bookmarkStart w:id="4682" w:name="_Toc126055262"/>
        <w:bookmarkStart w:id="4683" w:name="_Toc126058054"/>
        <w:bookmarkStart w:id="4684" w:name="_Toc127182401"/>
        <w:bookmarkStart w:id="4685" w:name="_Toc127182738"/>
        <w:bookmarkStart w:id="4686" w:name="_Toc127191922"/>
        <w:bookmarkStart w:id="4687" w:name="_Toc127278387"/>
        <w:bookmarkStart w:id="4688" w:name="_Toc127348175"/>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del>
    </w:p>
    <w:p w14:paraId="0C01EABD" w14:textId="2F9AE158" w:rsidR="006238CC" w:rsidRDefault="00347AC2" w:rsidP="00573E74">
      <w:pPr>
        <w:pStyle w:val="Heading2"/>
        <w:rPr>
          <w:ins w:id="4689" w:author="Kumar Baral" w:date="2022-12-12T16:37:00Z"/>
        </w:rPr>
      </w:pPr>
      <w:bookmarkStart w:id="4690" w:name="_Toc127348176"/>
      <w:bookmarkStart w:id="4691" w:name="_Toc402364319"/>
      <w:bookmarkStart w:id="4692" w:name="_Toc474766069"/>
      <w:bookmarkStart w:id="4693" w:name="_Toc62563955"/>
      <w:ins w:id="4694" w:author="Kumar Baral" w:date="2022-12-12T16:36:00Z">
        <w:r>
          <w:t>Long Term Mean Monthly Flow</w:t>
        </w:r>
      </w:ins>
      <w:bookmarkEnd w:id="4690"/>
      <w:del w:id="4695" w:author="Kumar Baral" w:date="2022-12-12T16:36:00Z">
        <w:r w:rsidR="006238CC" w:rsidRPr="006238CC" w:rsidDel="00347AC2">
          <w:delText>Flow Measurement</w:delText>
        </w:r>
      </w:del>
      <w:bookmarkEnd w:id="4691"/>
      <w:bookmarkEnd w:id="4692"/>
      <w:bookmarkEnd w:id="4693"/>
      <w:r w:rsidR="006238CC" w:rsidRPr="006238CC">
        <w:t xml:space="preserve"> </w:t>
      </w:r>
    </w:p>
    <w:p w14:paraId="011976E3" w14:textId="5F59F0F1" w:rsidR="002A46D1" w:rsidRDefault="002A46D1" w:rsidP="002A46D1">
      <w:pPr>
        <w:pStyle w:val="Heading3"/>
      </w:pPr>
      <w:bookmarkStart w:id="4696" w:name="_Toc92369059"/>
      <w:bookmarkStart w:id="4697" w:name="_Toc92876304"/>
      <w:del w:id="4698" w:author="Kumar Baral" w:date="2023-02-13T14:48:00Z">
        <w:r w:rsidDel="00F94B2D">
          <w:delText>Direct measured data</w:delText>
        </w:r>
      </w:del>
      <w:bookmarkStart w:id="4699" w:name="_Toc127348177"/>
      <w:ins w:id="4700" w:author="Kumar Baral" w:date="2023-02-13T14:48:00Z">
        <w:r w:rsidR="00F94B2D">
          <w:t>Daily Series, Monthly Series and Mean Monthly Flow</w:t>
        </w:r>
      </w:ins>
      <w:bookmarkEnd w:id="4699"/>
    </w:p>
    <w:p w14:paraId="433C8034" w14:textId="00F5748F" w:rsidR="00DA5C2A" w:rsidRDefault="00DA5C2A" w:rsidP="005C2E26">
      <w:pPr>
        <w:rPr>
          <w:rFonts w:eastAsiaTheme="minorHAnsi" w:cstheme="minorBidi"/>
          <w:szCs w:val="22"/>
        </w:rPr>
      </w:pPr>
      <w:ins w:id="4701" w:author="Kumar Baral" w:date="2023-02-13T15:04:00Z">
        <w:r w:rsidRPr="00DA5C2A">
          <w:rPr>
            <w:rFonts w:eastAsiaTheme="minorHAnsi" w:cstheme="minorBidi"/>
            <w:szCs w:val="22"/>
            <w:rPrChange w:id="4702" w:author="Kumar Baral" w:date="2023-02-13T15:04:00Z">
              <w:rPr>
                <w:rFonts w:ascii="Segoe UI" w:hAnsi="Segoe UI" w:cs="Segoe UI"/>
                <w:color w:val="D1D5DB"/>
                <w:shd w:val="clear" w:color="auto" w:fill="444654"/>
              </w:rPr>
            </w:rPrChange>
          </w:rPr>
          <w:t>Daily flow series plots are widely used in hydrology to visualize the changes in water flow in a river or stream over time.</w:t>
        </w:r>
        <w:r>
          <w:rPr>
            <w:rFonts w:eastAsiaTheme="minorHAnsi" w:cstheme="minorBidi"/>
            <w:szCs w:val="22"/>
          </w:rPr>
          <w:t xml:space="preserve"> </w:t>
        </w:r>
      </w:ins>
      <w:ins w:id="4703" w:author="Kumar Baral" w:date="2023-02-13T15:05:00Z">
        <w:r w:rsidRPr="00DA5C2A">
          <w:rPr>
            <w:rFonts w:eastAsiaTheme="minorHAnsi" w:cstheme="minorBidi"/>
            <w:szCs w:val="22"/>
            <w:rPrChange w:id="4704" w:author="Kumar Baral" w:date="2023-02-13T15:05:00Z">
              <w:rPr>
                <w:rFonts w:ascii="Segoe UI" w:hAnsi="Segoe UI" w:cs="Segoe UI"/>
                <w:color w:val="D1D5DB"/>
                <w:shd w:val="clear" w:color="auto" w:fill="444654"/>
              </w:rPr>
            </w:rPrChange>
          </w:rPr>
          <w:t xml:space="preserve">Daily flow series plots help </w:t>
        </w:r>
        <w:r>
          <w:rPr>
            <w:rFonts w:eastAsiaTheme="minorHAnsi" w:cstheme="minorBidi"/>
            <w:szCs w:val="22"/>
          </w:rPr>
          <w:t>to</w:t>
        </w:r>
        <w:r w:rsidRPr="00DA5C2A">
          <w:rPr>
            <w:rFonts w:eastAsiaTheme="minorHAnsi" w:cstheme="minorBidi"/>
            <w:szCs w:val="22"/>
            <w:rPrChange w:id="4705" w:author="Kumar Baral" w:date="2023-02-13T15:05:00Z">
              <w:rPr>
                <w:rFonts w:ascii="Segoe UI" w:hAnsi="Segoe UI" w:cs="Segoe UI"/>
                <w:color w:val="D1D5DB"/>
                <w:shd w:val="clear" w:color="auto" w:fill="444654"/>
              </w:rPr>
            </w:rPrChange>
          </w:rPr>
          <w:t xml:space="preserve"> identify patterns in the flow of water, such as seasonal </w:t>
        </w:r>
        <w:r w:rsidRPr="00DA5C2A">
          <w:rPr>
            <w:rFonts w:eastAsiaTheme="minorHAnsi" w:cstheme="minorBidi"/>
            <w:szCs w:val="22"/>
            <w:rPrChange w:id="4706" w:author="Kumar Baral" w:date="2023-02-13T15:05:00Z">
              <w:rPr>
                <w:rFonts w:ascii="Segoe UI" w:hAnsi="Segoe UI" w:cs="Segoe UI"/>
                <w:color w:val="D1D5DB"/>
                <w:shd w:val="clear" w:color="auto" w:fill="444654"/>
              </w:rPr>
            </w:rPrChange>
          </w:rPr>
          <w:lastRenderedPageBreak/>
          <w:t>changes, drought periods, and flood events. This information can be used to understand the water cycle and make informed decisions about water management</w:t>
        </w:r>
        <w:r>
          <w:rPr>
            <w:rFonts w:eastAsiaTheme="minorHAnsi" w:cstheme="minorBidi"/>
            <w:szCs w:val="22"/>
          </w:rPr>
          <w:t>.</w:t>
        </w:r>
      </w:ins>
    </w:p>
    <w:p w14:paraId="63854127" w14:textId="0E295725" w:rsidR="0062160E" w:rsidRDefault="0062160E" w:rsidP="0062160E">
      <w:pPr>
        <w:rPr>
          <w:ins w:id="4707" w:author="Kumar Baral" w:date="2023-02-13T15:05:00Z"/>
          <w:rFonts w:eastAsiaTheme="minorHAnsi" w:cstheme="minorBidi"/>
          <w:szCs w:val="22"/>
        </w:rPr>
      </w:pPr>
      <w:r>
        <w:rPr>
          <w:rFonts w:eastAsiaTheme="minorHAnsi" w:cstheme="minorBidi"/>
          <w:szCs w:val="22"/>
        </w:rPr>
        <w:t xml:space="preserve">Daily series </w:t>
      </w:r>
      <w:ins w:id="4708" w:author="Kumar Baral" w:date="2023-02-13T14:21:00Z">
        <w:r w:rsidRPr="001C0EA0">
          <w:t xml:space="preserve">has been carried out using the </w:t>
        </w:r>
      </w:ins>
      <w:proofErr w:type="spellStart"/>
      <w:r w:rsidR="00BE057B">
        <w:t>measrued</w:t>
      </w:r>
      <w:proofErr w:type="spellEnd"/>
      <w:ins w:id="4709" w:author="Kumar Baral" w:date="2023-02-13T14:21:00Z">
        <w:r>
          <w:t xml:space="preserve"> daily inflow series (20</w:t>
        </w:r>
      </w:ins>
      <w:r>
        <w:t>5</w:t>
      </w:r>
      <w:ins w:id="4710" w:author="Kumar Baral" w:date="2023-02-13T14:21:00Z">
        <w:r>
          <w:t>1/</w:t>
        </w:r>
      </w:ins>
      <w:r>
        <w:t>5</w:t>
      </w:r>
      <w:ins w:id="4711" w:author="Kumar Baral" w:date="2023-02-13T14:21:00Z">
        <w:r>
          <w:t>2-2079/80</w:t>
        </w:r>
        <w:r w:rsidRPr="001C0EA0">
          <w:t xml:space="preserve">) of </w:t>
        </w:r>
      </w:ins>
      <w:r>
        <w:t>Jhimruk</w:t>
      </w:r>
      <w:ins w:id="4712" w:author="Kumar Baral" w:date="2023-02-13T14:22:00Z">
        <w:r>
          <w:t xml:space="preserve"> Khola</w:t>
        </w:r>
      </w:ins>
      <w:ins w:id="4713" w:author="Kumar Baral" w:date="2023-02-13T14:21:00Z">
        <w:r w:rsidRPr="001C0EA0">
          <w:t xml:space="preserve"> at the intake</w:t>
        </w:r>
      </w:ins>
      <w:r>
        <w:t xml:space="preserve"> and shown in </w:t>
      </w:r>
      <w:r>
        <w:fldChar w:fldCharType="begin"/>
      </w:r>
      <w:r>
        <w:instrText xml:space="preserve"> REF _Ref127193169 \h </w:instrText>
      </w:r>
      <w:r>
        <w:fldChar w:fldCharType="separate"/>
      </w:r>
      <w:ins w:id="4714" w:author="Kumar Baral" w:date="2023-02-13T12:09:00Z">
        <w:r>
          <w:t xml:space="preserve">Figure </w:t>
        </w:r>
      </w:ins>
      <w:r>
        <w:rPr>
          <w:noProof/>
        </w:rPr>
        <w:t>1</w:t>
      </w:r>
      <w:ins w:id="4715" w:author="Kumar Baral" w:date="2023-02-13T14:03:00Z">
        <w:r>
          <w:noBreakHyphen/>
        </w:r>
      </w:ins>
      <w:r>
        <w:rPr>
          <w:noProof/>
        </w:rPr>
        <w:t>2</w:t>
      </w:r>
      <w:r>
        <w:fldChar w:fldCharType="end"/>
      </w:r>
      <w:ins w:id="4716" w:author="Kumar Baral" w:date="2023-02-13T14:21:00Z">
        <w:r w:rsidRPr="001C0EA0">
          <w:t>.</w:t>
        </w:r>
      </w:ins>
    </w:p>
    <w:p w14:paraId="53DED5EA" w14:textId="7796E6C8" w:rsidR="009E226B" w:rsidRDefault="001611DE" w:rsidP="005C2E26">
      <w:pPr>
        <w:rPr>
          <w:rFonts w:eastAsiaTheme="minorHAnsi" w:cstheme="minorBidi"/>
          <w:szCs w:val="22"/>
        </w:rPr>
      </w:pPr>
      <w:r w:rsidRPr="00303120">
        <w:rPr>
          <w:rFonts w:eastAsiaTheme="minorHAnsi" w:cstheme="minorBidi"/>
          <w:szCs w:val="22"/>
        </w:rPr>
        <w:fldChar w:fldCharType="begin"/>
      </w:r>
      <w:r w:rsidRPr="00303120">
        <w:rPr>
          <w:rFonts w:eastAsiaTheme="minorHAnsi" w:cstheme="minorBidi"/>
          <w:szCs w:val="22"/>
        </w:rPr>
        <w:instrText xml:space="preserve"> REF _Ref127193169 \h </w:instrText>
      </w:r>
      <w:r w:rsidR="009E5F89" w:rsidRPr="00303120">
        <w:rPr>
          <w:rFonts w:eastAsiaTheme="minorHAnsi" w:cstheme="minorBidi"/>
          <w:szCs w:val="22"/>
        </w:rPr>
        <w:instrText xml:space="preserve"> \* MERGEFORMAT </w:instrText>
      </w:r>
      <w:r w:rsidRPr="00303120">
        <w:rPr>
          <w:rFonts w:eastAsiaTheme="minorHAnsi" w:cstheme="minorBidi"/>
          <w:szCs w:val="22"/>
        </w:rPr>
      </w:r>
      <w:r w:rsidRPr="00303120">
        <w:rPr>
          <w:rFonts w:eastAsiaTheme="minorHAnsi" w:cstheme="minorBidi"/>
          <w:szCs w:val="22"/>
        </w:rPr>
        <w:fldChar w:fldCharType="separate"/>
      </w:r>
      <w:ins w:id="4717" w:author="Kumar Baral" w:date="2023-02-13T12:09:00Z">
        <w:r w:rsidR="007C3DCD" w:rsidRPr="00303120">
          <w:t xml:space="preserve">Figure </w:t>
        </w:r>
      </w:ins>
      <w:r w:rsidR="007C3DCD" w:rsidRPr="00303120">
        <w:rPr>
          <w:noProof/>
        </w:rPr>
        <w:t>1</w:t>
      </w:r>
      <w:ins w:id="4718" w:author="Kumar Baral" w:date="2023-02-13T14:03:00Z">
        <w:r w:rsidR="007C3DCD" w:rsidRPr="00303120">
          <w:rPr>
            <w:noProof/>
          </w:rPr>
          <w:noBreakHyphen/>
        </w:r>
      </w:ins>
      <w:r w:rsidR="007C3DCD" w:rsidRPr="00303120">
        <w:rPr>
          <w:noProof/>
        </w:rPr>
        <w:t>2</w:t>
      </w:r>
      <w:r w:rsidRPr="00303120">
        <w:rPr>
          <w:rFonts w:eastAsiaTheme="minorHAnsi" w:cstheme="minorBidi"/>
          <w:szCs w:val="22"/>
        </w:rPr>
        <w:fldChar w:fldCharType="end"/>
      </w:r>
      <w:r w:rsidRPr="00303120">
        <w:rPr>
          <w:rFonts w:eastAsiaTheme="minorHAnsi" w:cstheme="minorBidi"/>
          <w:szCs w:val="22"/>
        </w:rPr>
        <w:t xml:space="preserve"> shows the daily variation of discharge over the period of the time. Considering the </w:t>
      </w:r>
      <w:r w:rsidR="00303120" w:rsidRPr="00303120">
        <w:rPr>
          <w:rFonts w:eastAsiaTheme="minorHAnsi" w:cstheme="minorBidi"/>
          <w:szCs w:val="22"/>
        </w:rPr>
        <w:t>temporal</w:t>
      </w:r>
      <w:r w:rsidRPr="00303120">
        <w:rPr>
          <w:rFonts w:eastAsiaTheme="minorHAnsi" w:cstheme="minorBidi"/>
          <w:szCs w:val="22"/>
        </w:rPr>
        <w:t xml:space="preserve"> </w:t>
      </w:r>
      <w:r w:rsidR="00303120" w:rsidRPr="00303120">
        <w:rPr>
          <w:rFonts w:eastAsiaTheme="minorHAnsi" w:cstheme="minorBidi"/>
          <w:szCs w:val="22"/>
        </w:rPr>
        <w:t>range</w:t>
      </w:r>
      <w:r w:rsidRPr="00303120">
        <w:rPr>
          <w:rFonts w:eastAsiaTheme="minorHAnsi" w:cstheme="minorBidi"/>
          <w:szCs w:val="22"/>
        </w:rPr>
        <w:t xml:space="preserve"> of collected data</w:t>
      </w:r>
      <w:r w:rsidR="00303120" w:rsidRPr="00303120">
        <w:rPr>
          <w:rFonts w:eastAsiaTheme="minorHAnsi" w:cstheme="minorBidi"/>
          <w:szCs w:val="22"/>
        </w:rPr>
        <w:t xml:space="preserve">, there was highest </w:t>
      </w:r>
      <w:r w:rsidRPr="00303120">
        <w:rPr>
          <w:rFonts w:eastAsiaTheme="minorHAnsi" w:cstheme="minorBidi"/>
          <w:szCs w:val="22"/>
        </w:rPr>
        <w:t xml:space="preserve">flood </w:t>
      </w:r>
      <w:r w:rsidR="00303120" w:rsidRPr="00303120">
        <w:rPr>
          <w:rFonts w:eastAsiaTheme="minorHAnsi" w:cstheme="minorBidi"/>
          <w:szCs w:val="22"/>
        </w:rPr>
        <w:t xml:space="preserve">flow </w:t>
      </w:r>
      <w:r w:rsidRPr="00303120">
        <w:rPr>
          <w:rFonts w:eastAsiaTheme="minorHAnsi" w:cstheme="minorBidi"/>
          <w:szCs w:val="22"/>
        </w:rPr>
        <w:t xml:space="preserve">with discharge </w:t>
      </w:r>
      <w:r w:rsidR="00DC3AEA" w:rsidRPr="00303120">
        <w:rPr>
          <w:rFonts w:eastAsiaTheme="minorHAnsi" w:cstheme="minorBidi"/>
          <w:szCs w:val="22"/>
        </w:rPr>
        <w:t>527.97</w:t>
      </w:r>
      <w:r w:rsidRPr="00303120">
        <w:rPr>
          <w:rFonts w:eastAsiaTheme="minorHAnsi" w:cstheme="minorBidi"/>
          <w:szCs w:val="22"/>
        </w:rPr>
        <w:t xml:space="preserve"> m3/s in Shrawan </w:t>
      </w:r>
      <w:r w:rsidR="00DC3AEA" w:rsidRPr="00303120">
        <w:rPr>
          <w:rFonts w:eastAsiaTheme="minorHAnsi" w:cstheme="minorBidi"/>
          <w:szCs w:val="22"/>
        </w:rPr>
        <w:t>11</w:t>
      </w:r>
      <w:r w:rsidRPr="00303120">
        <w:rPr>
          <w:rFonts w:eastAsiaTheme="minorHAnsi" w:cstheme="minorBidi"/>
          <w:szCs w:val="22"/>
        </w:rPr>
        <w:t xml:space="preserve">, 2073. </w:t>
      </w:r>
      <w:r w:rsidR="00303120" w:rsidRPr="00303120">
        <w:rPr>
          <w:rFonts w:eastAsiaTheme="minorHAnsi" w:cstheme="minorBidi"/>
          <w:szCs w:val="22"/>
        </w:rPr>
        <w:t xml:space="preserve">There are spikes in the rainy season where there is excessive rainfall because of monsoon. </w:t>
      </w:r>
      <w:r w:rsidRPr="00303120">
        <w:rPr>
          <w:rFonts w:eastAsiaTheme="minorHAnsi" w:cstheme="minorBidi"/>
          <w:szCs w:val="22"/>
        </w:rPr>
        <w:t xml:space="preserve">The graph clearly shows the seasonal variation of the discharge. </w:t>
      </w:r>
      <w:r w:rsidR="00303120" w:rsidRPr="00303120">
        <w:rPr>
          <w:rFonts w:eastAsiaTheme="minorHAnsi" w:cstheme="minorBidi"/>
          <w:szCs w:val="22"/>
        </w:rPr>
        <w:t xml:space="preserve">The peak of the graph represents the rainy season, whereas depression shows the dry season. The </w:t>
      </w:r>
      <w:r w:rsidRPr="00303120">
        <w:rPr>
          <w:rFonts w:eastAsiaTheme="minorHAnsi" w:cstheme="minorBidi"/>
          <w:szCs w:val="22"/>
        </w:rPr>
        <w:t>graph</w:t>
      </w:r>
      <w:r w:rsidR="00303120" w:rsidRPr="00303120">
        <w:rPr>
          <w:rFonts w:eastAsiaTheme="minorHAnsi" w:cstheme="minorBidi"/>
          <w:szCs w:val="22"/>
        </w:rPr>
        <w:t xml:space="preserve"> also</w:t>
      </w:r>
      <w:r w:rsidRPr="00303120">
        <w:rPr>
          <w:rFonts w:eastAsiaTheme="minorHAnsi" w:cstheme="minorBidi"/>
          <w:szCs w:val="22"/>
        </w:rPr>
        <w:t xml:space="preserve"> shows</w:t>
      </w:r>
      <w:r w:rsidR="00303120" w:rsidRPr="00303120">
        <w:rPr>
          <w:rFonts w:eastAsiaTheme="minorHAnsi" w:cstheme="minorBidi"/>
          <w:szCs w:val="22"/>
        </w:rPr>
        <w:t xml:space="preserve"> that</w:t>
      </w:r>
      <w:r w:rsidRPr="00303120">
        <w:rPr>
          <w:rFonts w:eastAsiaTheme="minorHAnsi" w:cstheme="minorBidi"/>
          <w:szCs w:val="22"/>
        </w:rPr>
        <w:t xml:space="preserve"> the</w:t>
      </w:r>
      <w:r w:rsidR="00303120" w:rsidRPr="00303120">
        <w:rPr>
          <w:rFonts w:eastAsiaTheme="minorHAnsi" w:cstheme="minorBidi"/>
          <w:szCs w:val="22"/>
        </w:rPr>
        <w:t>re is no significant seasonal discharge variation</w:t>
      </w:r>
      <w:r w:rsidR="00F70819" w:rsidRPr="00303120">
        <w:rPr>
          <w:rFonts w:eastAsiaTheme="minorHAnsi" w:cstheme="minorBidi"/>
          <w:szCs w:val="22"/>
        </w:rPr>
        <w:t xml:space="preserve">. </w:t>
      </w:r>
      <w:r w:rsidR="00303120" w:rsidRPr="00303120">
        <w:rPr>
          <w:rFonts w:eastAsiaTheme="minorHAnsi" w:cstheme="minorBidi"/>
          <w:szCs w:val="22"/>
        </w:rPr>
        <w:t>For instance, the variation in peak of each year is not significantly noticeable, same is the case of depression in the graph.</w:t>
      </w:r>
    </w:p>
    <w:p w14:paraId="72D08602" w14:textId="06EC7064" w:rsidR="005C2E26" w:rsidDel="00DA5C2A" w:rsidRDefault="009E226B" w:rsidP="005C2E26">
      <w:pPr>
        <w:rPr>
          <w:moveFrom w:id="4719" w:author="Kumar Baral" w:date="2023-02-13T15:04:00Z"/>
          <w:rFonts w:eastAsiaTheme="minorHAnsi" w:cstheme="minorBidi"/>
          <w:szCs w:val="22"/>
        </w:rPr>
      </w:pPr>
      <w:r>
        <w:rPr>
          <w:noProof/>
          <w:lang w:bidi="ne-NP"/>
        </w:rPr>
        <w:drawing>
          <wp:inline distT="0" distB="0" distL="0" distR="0" wp14:anchorId="7AFAE8DF" wp14:editId="7209FF17">
            <wp:extent cx="6115050" cy="432435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moveFromRangeStart w:id="4720" w:author="Kumar Baral" w:date="2023-02-13T15:04:00Z" w:name="move127193098"/>
      <w:moveFrom w:id="4721" w:author="Kumar Baral" w:date="2023-02-13T15:04:00Z">
        <w:r w:rsidR="005C2E26" w:rsidRPr="003446EB" w:rsidDel="00DA5C2A">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From>
    </w:p>
    <w:moveFromRangeEnd w:id="4720"/>
    <w:p w14:paraId="3C27F164" w14:textId="41FAE72D" w:rsidR="003A45A2" w:rsidRPr="003446EB" w:rsidDel="00A2565C" w:rsidRDefault="003A45A2" w:rsidP="005C2E26">
      <w:pPr>
        <w:rPr>
          <w:del w:id="4722" w:author="Kumar Baral" w:date="2023-02-13T12:09:00Z"/>
          <w:rFonts w:eastAsiaTheme="minorHAnsi" w:cstheme="minorBidi"/>
          <w:szCs w:val="22"/>
        </w:rPr>
      </w:pPr>
      <w:del w:id="4723" w:author="Kumar Baral" w:date="2023-02-13T12:08:00Z">
        <w:r w:rsidDel="00A2565C">
          <w:rPr>
            <w:noProof/>
            <w:lang w:bidi="ne-NP"/>
          </w:rPr>
          <w:drawing>
            <wp:inline distT="0" distB="0" distL="0" distR="0" wp14:anchorId="25D293C9" wp14:editId="326F7FEB">
              <wp:extent cx="5934075" cy="29432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del>
    </w:p>
    <w:p w14:paraId="7FD577AB" w14:textId="083BA081" w:rsidR="003A45A2" w:rsidDel="00A2565C" w:rsidRDefault="003A45A2">
      <w:pPr>
        <w:pStyle w:val="Caption"/>
        <w:rPr>
          <w:del w:id="4724" w:author="Kumar Baral" w:date="2023-02-13T12:09:00Z"/>
          <w:rFonts w:eastAsiaTheme="minorHAnsi" w:cstheme="minorBidi"/>
          <w:szCs w:val="22"/>
        </w:rPr>
        <w:pPrChange w:id="4725" w:author="Kumar Baral" w:date="2023-02-13T12:07:00Z">
          <w:pPr/>
        </w:pPrChange>
      </w:pPr>
    </w:p>
    <w:p w14:paraId="57CF72CA" w14:textId="2F236A29" w:rsidR="003D3773" w:rsidRPr="003446EB" w:rsidRDefault="005C2E26" w:rsidP="005C2E26">
      <w:pPr>
        <w:rPr>
          <w:rFonts w:eastAsiaTheme="minorHAnsi" w:cstheme="minorBidi"/>
          <w:szCs w:val="22"/>
        </w:rPr>
      </w:pPr>
      <w:del w:id="4726" w:author="Kumar Baral" w:date="2023-02-13T15:04:00Z">
        <w:r w:rsidRPr="003446EB" w:rsidDel="00DA5C2A">
          <w:rPr>
            <w:rFonts w:eastAsiaTheme="minorHAnsi" w:cstheme="minorBidi"/>
            <w:szCs w:val="22"/>
          </w:rPr>
          <w:delTex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delText>
        </w:r>
      </w:del>
    </w:p>
    <w:p w14:paraId="491E3593" w14:textId="78269AC5" w:rsidR="00A2565C" w:rsidRDefault="00A2565C">
      <w:pPr>
        <w:pStyle w:val="Caption"/>
        <w:rPr>
          <w:ins w:id="4727" w:author="Kumar Baral" w:date="2023-02-13T12:07:00Z"/>
          <w:rFonts w:eastAsiaTheme="minorHAnsi" w:cstheme="minorBidi"/>
          <w:szCs w:val="22"/>
        </w:rPr>
        <w:pPrChange w:id="4728" w:author="Kumar Baral" w:date="2023-02-13T12:09:00Z">
          <w:pPr/>
        </w:pPrChange>
      </w:pPr>
      <w:bookmarkStart w:id="4729" w:name="_Ref127193169"/>
      <w:bookmarkStart w:id="4730" w:name="_Toc127348196"/>
      <w:ins w:id="4731" w:author="Kumar Baral" w:date="2023-02-13T12:09:00Z">
        <w:r>
          <w:t xml:space="preserve">Figure </w:t>
        </w:r>
      </w:ins>
      <w:ins w:id="4732" w:author="Kumar Baral" w:date="2023-02-13T14:03:00Z">
        <w:r w:rsidR="00927B5D">
          <w:fldChar w:fldCharType="begin"/>
        </w:r>
        <w:r w:rsidR="00927B5D">
          <w:instrText xml:space="preserve"> STYLEREF 1 \s </w:instrText>
        </w:r>
      </w:ins>
      <w:r w:rsidR="00927B5D">
        <w:fldChar w:fldCharType="separate"/>
      </w:r>
      <w:r w:rsidR="008C4DA6">
        <w:rPr>
          <w:noProof/>
        </w:rPr>
        <w:t>1</w:t>
      </w:r>
      <w:ins w:id="4733"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2</w:t>
      </w:r>
      <w:ins w:id="4734" w:author="Kumar Baral" w:date="2023-02-13T14:03:00Z">
        <w:r w:rsidR="00927B5D">
          <w:fldChar w:fldCharType="end"/>
        </w:r>
      </w:ins>
      <w:bookmarkEnd w:id="4729"/>
      <w:ins w:id="4735" w:author="Kumar Baral" w:date="2023-02-13T12:09:00Z">
        <w:r>
          <w:t xml:space="preserve">: Daily discharge series of </w:t>
        </w:r>
      </w:ins>
      <w:r w:rsidR="0062160E">
        <w:t>Jhimruk</w:t>
      </w:r>
      <w:ins w:id="4736" w:author="Kumar Baral" w:date="2023-02-13T12:09:00Z">
        <w:r>
          <w:t xml:space="preserve"> Khola</w:t>
        </w:r>
      </w:ins>
      <w:bookmarkEnd w:id="4730"/>
    </w:p>
    <w:p w14:paraId="1143B48F" w14:textId="017F6F74" w:rsidR="0062160E" w:rsidRDefault="0062160E" w:rsidP="0062160E">
      <w:pPr>
        <w:rPr>
          <w:rFonts w:eastAsiaTheme="minorHAnsi" w:cstheme="minorBidi"/>
          <w:szCs w:val="22"/>
        </w:rPr>
      </w:pPr>
      <w:r>
        <w:rPr>
          <w:rFonts w:eastAsiaTheme="minorHAnsi" w:cstheme="minorBidi"/>
          <w:szCs w:val="22"/>
        </w:rPr>
        <w:t xml:space="preserve">Monthly series </w:t>
      </w:r>
      <w:ins w:id="4737" w:author="Kumar Baral" w:date="2023-02-13T14:21:00Z">
        <w:r w:rsidRPr="001C0EA0">
          <w:t xml:space="preserve">has been carried out using the </w:t>
        </w:r>
      </w:ins>
      <w:r w:rsidR="00964DD9">
        <w:t>measured</w:t>
      </w:r>
      <w:ins w:id="4738" w:author="Kumar Baral" w:date="2023-02-13T14:21:00Z">
        <w:r>
          <w:t xml:space="preserve"> daily inflow series (20</w:t>
        </w:r>
      </w:ins>
      <w:r>
        <w:t>5</w:t>
      </w:r>
      <w:ins w:id="4739" w:author="Kumar Baral" w:date="2023-02-13T14:21:00Z">
        <w:r>
          <w:t>1/</w:t>
        </w:r>
      </w:ins>
      <w:r>
        <w:t>5</w:t>
      </w:r>
      <w:ins w:id="4740" w:author="Kumar Baral" w:date="2023-02-13T14:21:00Z">
        <w:r>
          <w:t>2-2079/80</w:t>
        </w:r>
        <w:r w:rsidRPr="001C0EA0">
          <w:t xml:space="preserve">) of </w:t>
        </w:r>
      </w:ins>
      <w:r>
        <w:t>Jhimruk</w:t>
      </w:r>
      <w:ins w:id="4741" w:author="Kumar Baral" w:date="2023-02-13T14:22:00Z">
        <w:r>
          <w:t xml:space="preserve"> Khola</w:t>
        </w:r>
      </w:ins>
      <w:ins w:id="4742" w:author="Kumar Baral" w:date="2023-02-13T14:21:00Z">
        <w:r w:rsidRPr="001C0EA0">
          <w:t xml:space="preserve"> at the intake</w:t>
        </w:r>
      </w:ins>
      <w:r>
        <w:t xml:space="preserve"> and shown in </w:t>
      </w:r>
      <w:r>
        <w:fldChar w:fldCharType="begin"/>
      </w:r>
      <w:r>
        <w:instrText xml:space="preserve"> REF _Ref127194080 \h </w:instrText>
      </w:r>
      <w:r>
        <w:fldChar w:fldCharType="separate"/>
      </w:r>
      <w:ins w:id="4743" w:author="Kumar Baral" w:date="2023-02-13T12:09:00Z">
        <w:r>
          <w:t xml:space="preserve">Figure </w:t>
        </w:r>
      </w:ins>
      <w:r>
        <w:rPr>
          <w:noProof/>
        </w:rPr>
        <w:t>1</w:t>
      </w:r>
      <w:ins w:id="4744" w:author="Kumar Baral" w:date="2023-02-13T14:03:00Z">
        <w:r>
          <w:noBreakHyphen/>
        </w:r>
      </w:ins>
      <w:r>
        <w:rPr>
          <w:noProof/>
        </w:rPr>
        <w:t>3</w:t>
      </w:r>
      <w:r>
        <w:fldChar w:fldCharType="end"/>
      </w:r>
      <w:ins w:id="4745" w:author="Kumar Baral" w:date="2023-02-13T14:21:00Z">
        <w:r w:rsidRPr="001C0EA0">
          <w:t>.</w:t>
        </w:r>
      </w:ins>
    </w:p>
    <w:p w14:paraId="55189043" w14:textId="534B77E7" w:rsidR="00A2565C" w:rsidRDefault="008E057B" w:rsidP="005C2E26">
      <w:pPr>
        <w:rPr>
          <w:rFonts w:eastAsiaTheme="minorHAnsi" w:cstheme="minorBidi"/>
          <w:szCs w:val="22"/>
        </w:rPr>
      </w:pPr>
      <w:r w:rsidRPr="00ED5FDE">
        <w:rPr>
          <w:rFonts w:eastAsiaTheme="minorHAnsi" w:cstheme="minorBidi"/>
          <w:szCs w:val="22"/>
        </w:rPr>
        <w:fldChar w:fldCharType="begin"/>
      </w:r>
      <w:r w:rsidRPr="00ED5FDE">
        <w:rPr>
          <w:rFonts w:eastAsiaTheme="minorHAnsi" w:cstheme="minorBidi"/>
          <w:szCs w:val="22"/>
        </w:rPr>
        <w:instrText xml:space="preserve"> REF _Ref127194080 \h </w:instrText>
      </w:r>
      <w:r w:rsidR="009E5F89" w:rsidRPr="00ED5FDE">
        <w:rPr>
          <w:rFonts w:eastAsiaTheme="minorHAnsi" w:cstheme="minorBidi"/>
          <w:szCs w:val="22"/>
        </w:rPr>
        <w:instrText xml:space="preserve"> \* MERGEFORMAT </w:instrText>
      </w:r>
      <w:r w:rsidRPr="00ED5FDE">
        <w:rPr>
          <w:rFonts w:eastAsiaTheme="minorHAnsi" w:cstheme="minorBidi"/>
          <w:szCs w:val="22"/>
        </w:rPr>
      </w:r>
      <w:r w:rsidRPr="00ED5FDE">
        <w:rPr>
          <w:rFonts w:eastAsiaTheme="minorHAnsi" w:cstheme="minorBidi"/>
          <w:szCs w:val="22"/>
        </w:rPr>
        <w:fldChar w:fldCharType="separate"/>
      </w:r>
      <w:ins w:id="4746" w:author="Kumar Baral" w:date="2023-02-13T12:09:00Z">
        <w:r w:rsidR="008C4DA6" w:rsidRPr="00ED5FDE">
          <w:t xml:space="preserve">Figure </w:t>
        </w:r>
      </w:ins>
      <w:r w:rsidR="008C4DA6" w:rsidRPr="00ED5FDE">
        <w:rPr>
          <w:noProof/>
        </w:rPr>
        <w:t>1</w:t>
      </w:r>
      <w:ins w:id="4747" w:author="Kumar Baral" w:date="2023-02-13T14:03:00Z">
        <w:r w:rsidR="008C4DA6" w:rsidRPr="00ED5FDE">
          <w:noBreakHyphen/>
        </w:r>
      </w:ins>
      <w:r w:rsidR="008C4DA6" w:rsidRPr="00ED5FDE">
        <w:rPr>
          <w:noProof/>
        </w:rPr>
        <w:t>3</w:t>
      </w:r>
      <w:r w:rsidRPr="00ED5FDE">
        <w:rPr>
          <w:rFonts w:eastAsiaTheme="minorHAnsi" w:cstheme="minorBidi"/>
          <w:szCs w:val="22"/>
        </w:rPr>
        <w:fldChar w:fldCharType="end"/>
      </w:r>
      <w:r w:rsidRPr="00ED5FDE">
        <w:rPr>
          <w:rFonts w:eastAsiaTheme="minorHAnsi" w:cstheme="minorBidi"/>
          <w:szCs w:val="22"/>
        </w:rPr>
        <w:t xml:space="preserve"> shows the monthly flow series of </w:t>
      </w:r>
      <w:r w:rsidR="0062160E">
        <w:rPr>
          <w:rFonts w:eastAsiaTheme="minorHAnsi" w:cstheme="minorBidi"/>
          <w:szCs w:val="22"/>
        </w:rPr>
        <w:t>Jhimruk</w:t>
      </w:r>
      <w:r w:rsidRPr="00ED5FDE">
        <w:rPr>
          <w:rFonts w:eastAsiaTheme="minorHAnsi" w:cstheme="minorBidi"/>
          <w:szCs w:val="22"/>
        </w:rPr>
        <w:t xml:space="preserve"> Khola measured at the intake. The spikes in the graph is representation of wet season, whereas depression i</w:t>
      </w:r>
      <w:r w:rsidR="00F70819" w:rsidRPr="00ED5FDE">
        <w:rPr>
          <w:rFonts w:eastAsiaTheme="minorHAnsi" w:cstheme="minorBidi"/>
          <w:szCs w:val="22"/>
        </w:rPr>
        <w:t xml:space="preserve">n the plot shows the dry season. </w:t>
      </w:r>
      <w:r w:rsidRPr="00ED5FDE">
        <w:rPr>
          <w:rFonts w:eastAsiaTheme="minorHAnsi" w:cstheme="minorBidi"/>
          <w:szCs w:val="22"/>
        </w:rPr>
        <w:t xml:space="preserve">The gap in the plot indicates the </w:t>
      </w:r>
      <w:r w:rsidR="00303120" w:rsidRPr="00ED5FDE">
        <w:rPr>
          <w:rFonts w:eastAsiaTheme="minorHAnsi" w:cstheme="minorBidi"/>
          <w:szCs w:val="22"/>
        </w:rPr>
        <w:t>water being used for irrigation as well as repair work in the headwork</w:t>
      </w:r>
      <w:r w:rsidRPr="00ED5FDE">
        <w:rPr>
          <w:rFonts w:eastAsiaTheme="minorHAnsi" w:cstheme="minorBidi"/>
          <w:szCs w:val="22"/>
        </w:rPr>
        <w:t xml:space="preserve"> of </w:t>
      </w:r>
      <w:r w:rsidR="00303120" w:rsidRPr="00ED5FDE">
        <w:rPr>
          <w:rFonts w:eastAsiaTheme="minorHAnsi" w:cstheme="minorBidi"/>
          <w:szCs w:val="22"/>
        </w:rPr>
        <w:t xml:space="preserve">the </w:t>
      </w:r>
      <w:r w:rsidRPr="00ED5FDE">
        <w:rPr>
          <w:rFonts w:eastAsiaTheme="minorHAnsi" w:cstheme="minorBidi"/>
          <w:szCs w:val="22"/>
        </w:rPr>
        <w:t xml:space="preserve">Project. There was discontinuation of the discharge measurement in that period of time. This plot provides a comprehensive view of the changes in water flow over the course of a year, taking into account seasonal variations. Monthly flow series plots allow to analyze water flow patterns over a longer period of time, such as several decades. This information can be used to detect trends in water flow and make predictions </w:t>
      </w:r>
      <w:r w:rsidRPr="00ED5FDE">
        <w:rPr>
          <w:rFonts w:eastAsiaTheme="minorHAnsi" w:cstheme="minorBidi"/>
          <w:szCs w:val="22"/>
        </w:rPr>
        <w:lastRenderedPageBreak/>
        <w:t xml:space="preserve">about future water resources. Monthly flow series plots can be used to compare current water flow patterns with historical data. This information can be used to identify changes in water flow patterns over time. </w:t>
      </w:r>
      <w:r w:rsidR="00ED5FDE" w:rsidRPr="00ED5FDE">
        <w:rPr>
          <w:rFonts w:eastAsiaTheme="minorHAnsi" w:cstheme="minorBidi"/>
          <w:szCs w:val="22"/>
        </w:rPr>
        <w:t>The graph shows there is no significant variation in peaks and depression over the period of time.</w:t>
      </w:r>
      <w:r w:rsidR="00ED5FDE">
        <w:rPr>
          <w:rFonts w:eastAsiaTheme="minorHAnsi" w:cstheme="minorBidi"/>
          <w:szCs w:val="22"/>
        </w:rPr>
        <w:t xml:space="preserve"> </w:t>
      </w:r>
    </w:p>
    <w:p w14:paraId="794EDE3A" w14:textId="77777777" w:rsidR="00AF57D6" w:rsidRDefault="00AF57D6" w:rsidP="005C2E26">
      <w:pPr>
        <w:rPr>
          <w:rFonts w:eastAsiaTheme="minorHAnsi" w:cstheme="minorBidi"/>
          <w:szCs w:val="22"/>
        </w:rPr>
      </w:pPr>
    </w:p>
    <w:p w14:paraId="7FC30013" w14:textId="4408068F" w:rsidR="00520E75" w:rsidRDefault="00520E75" w:rsidP="005C2E26">
      <w:pPr>
        <w:rPr>
          <w:ins w:id="4748" w:author="Kumar Baral" w:date="2023-02-13T12:08:00Z"/>
          <w:rFonts w:eastAsiaTheme="minorHAnsi" w:cstheme="minorBidi"/>
          <w:szCs w:val="22"/>
        </w:rPr>
      </w:pPr>
      <w:r>
        <w:rPr>
          <w:noProof/>
          <w:lang w:bidi="ne-NP"/>
        </w:rPr>
        <w:drawing>
          <wp:inline distT="0" distB="0" distL="0" distR="0" wp14:anchorId="02F0659C" wp14:editId="1CDECC4A">
            <wp:extent cx="6038850" cy="38576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E449DB3" w14:textId="34D4633D" w:rsidR="00A2565C" w:rsidRDefault="00A2565C">
      <w:pPr>
        <w:pStyle w:val="Caption"/>
        <w:rPr>
          <w:ins w:id="4749" w:author="Kumar Baral" w:date="2023-02-13T12:09:00Z"/>
          <w:rFonts w:eastAsiaTheme="minorHAnsi" w:cstheme="minorBidi"/>
          <w:szCs w:val="22"/>
        </w:rPr>
        <w:pPrChange w:id="4750" w:author="Kumar Baral" w:date="2023-02-13T12:09:00Z">
          <w:pPr/>
        </w:pPrChange>
      </w:pPr>
      <w:bookmarkStart w:id="4751" w:name="_Ref127194080"/>
      <w:bookmarkStart w:id="4752" w:name="_Toc127348197"/>
      <w:ins w:id="4753" w:author="Kumar Baral" w:date="2023-02-13T12:09:00Z">
        <w:r>
          <w:t xml:space="preserve">Figure </w:t>
        </w:r>
      </w:ins>
      <w:ins w:id="4754" w:author="Kumar Baral" w:date="2023-02-13T14:03:00Z">
        <w:r w:rsidR="00927B5D">
          <w:fldChar w:fldCharType="begin"/>
        </w:r>
        <w:r w:rsidR="00927B5D">
          <w:instrText xml:space="preserve"> STYLEREF 1 \s </w:instrText>
        </w:r>
      </w:ins>
      <w:r w:rsidR="00927B5D">
        <w:fldChar w:fldCharType="separate"/>
      </w:r>
      <w:r w:rsidR="008C4DA6">
        <w:rPr>
          <w:noProof/>
        </w:rPr>
        <w:t>1</w:t>
      </w:r>
      <w:ins w:id="4755"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3</w:t>
      </w:r>
      <w:ins w:id="4756" w:author="Kumar Baral" w:date="2023-02-13T14:03:00Z">
        <w:r w:rsidR="00927B5D">
          <w:fldChar w:fldCharType="end"/>
        </w:r>
      </w:ins>
      <w:bookmarkEnd w:id="4751"/>
      <w:ins w:id="4757" w:author="Kumar Baral" w:date="2023-02-13T12:09:00Z">
        <w:r>
          <w:t xml:space="preserve">: Mean monthly discharge series of </w:t>
        </w:r>
      </w:ins>
      <w:r w:rsidR="00AF57D6">
        <w:t>Jhimruk</w:t>
      </w:r>
      <w:ins w:id="4758" w:author="Kumar Baral" w:date="2023-02-13T12:10:00Z">
        <w:r>
          <w:t xml:space="preserve"> Khola.</w:t>
        </w:r>
      </w:ins>
      <w:bookmarkEnd w:id="4752"/>
    </w:p>
    <w:p w14:paraId="7AC33097" w14:textId="2EDB9462" w:rsidR="00DA5C2A" w:rsidRPr="00AF57D6" w:rsidRDefault="00DA5C2A" w:rsidP="005C2E26">
      <w:pPr>
        <w:rPr>
          <w:ins w:id="4759" w:author="Kumar Baral" w:date="2023-02-13T15:04:00Z"/>
          <w:rFonts w:eastAsiaTheme="minorHAnsi" w:cstheme="minorBidi"/>
          <w:szCs w:val="22"/>
        </w:rPr>
      </w:pPr>
      <w:moveToRangeStart w:id="4760" w:author="Kumar Baral" w:date="2023-02-13T15:04:00Z" w:name="move127193098"/>
      <w:moveTo w:id="4761" w:author="Kumar Baral" w:date="2023-02-13T15:04:00Z">
        <w:r w:rsidRPr="00AF57D6">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moveTo>
      <w:moveToRangeEnd w:id="4760"/>
    </w:p>
    <w:p w14:paraId="56A81310" w14:textId="77777777" w:rsidR="0062160E" w:rsidRDefault="005C2E26" w:rsidP="005C2E26">
      <w:pPr>
        <w:rPr>
          <w:rFonts w:eastAsiaTheme="minorHAnsi" w:cstheme="minorBidi"/>
          <w:szCs w:val="22"/>
        </w:rPr>
      </w:pPr>
      <w:r w:rsidRPr="00AF57D6">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64E25CE7" w:rsidR="005C2E26" w:rsidRPr="0062160E" w:rsidRDefault="0062160E" w:rsidP="005C2E26">
      <w:pPr>
        <w:rPr>
          <w:rFonts w:eastAsiaTheme="minorHAnsi" w:cstheme="minorBidi"/>
          <w:szCs w:val="22"/>
        </w:rPr>
      </w:pPr>
      <w:r>
        <w:rPr>
          <w:rFonts w:eastAsiaTheme="minorHAnsi" w:cstheme="minorBidi"/>
          <w:szCs w:val="22"/>
        </w:rPr>
        <w:t xml:space="preserve">The long-term mean monthly flow </w:t>
      </w:r>
      <w:ins w:id="4762" w:author="Kumar Baral" w:date="2023-02-13T14:21:00Z">
        <w:r w:rsidRPr="001C0EA0">
          <w:t xml:space="preserve">has been carried out using the </w:t>
        </w:r>
      </w:ins>
      <w:r>
        <w:t>measured</w:t>
      </w:r>
      <w:ins w:id="4763" w:author="Kumar Baral" w:date="2023-02-13T14:21:00Z">
        <w:r>
          <w:t xml:space="preserve"> daily inflow series (20</w:t>
        </w:r>
      </w:ins>
      <w:r>
        <w:t>5</w:t>
      </w:r>
      <w:ins w:id="4764" w:author="Kumar Baral" w:date="2023-02-13T14:21:00Z">
        <w:r>
          <w:t>1/</w:t>
        </w:r>
      </w:ins>
      <w:r>
        <w:t>5</w:t>
      </w:r>
      <w:ins w:id="4765" w:author="Kumar Baral" w:date="2023-02-13T14:21:00Z">
        <w:r>
          <w:t>2-2079/80</w:t>
        </w:r>
        <w:r w:rsidRPr="001C0EA0">
          <w:t xml:space="preserve">) of </w:t>
        </w:r>
      </w:ins>
      <w:r>
        <w:t>Jhimruk</w:t>
      </w:r>
      <w:ins w:id="4766" w:author="Kumar Baral" w:date="2023-02-13T14:22:00Z">
        <w:r>
          <w:t xml:space="preserve"> Khola</w:t>
        </w:r>
      </w:ins>
      <w:ins w:id="4767" w:author="Kumar Baral" w:date="2023-02-13T14:21:00Z">
        <w:r w:rsidRPr="001C0EA0">
          <w:t xml:space="preserve"> at the intake. </w:t>
        </w:r>
      </w:ins>
      <w:r w:rsidR="005C2E26" w:rsidRPr="00AF57D6">
        <w:t xml:space="preserve">The </w:t>
      </w:r>
      <w:r>
        <w:t>m</w:t>
      </w:r>
      <w:r w:rsidR="005C2E26" w:rsidRPr="00AF57D6">
        <w:t xml:space="preserve">ean monthly flow from the collect data over the period of </w:t>
      </w:r>
      <w:del w:id="4768" w:author="Kumar Baral" w:date="2023-02-13T14:57:00Z">
        <w:r w:rsidR="005C2E26" w:rsidRPr="00AF57D6" w:rsidDel="00E44CBF">
          <w:delText xml:space="preserve">29 </w:delText>
        </w:r>
      </w:del>
      <w:r w:rsidR="00AF57D6" w:rsidRPr="00AF57D6">
        <w:t>2</w:t>
      </w:r>
      <w:ins w:id="4769" w:author="Kumar Baral" w:date="2023-02-13T14:57:00Z">
        <w:r w:rsidR="00E44CBF" w:rsidRPr="00AF57D6">
          <w:t xml:space="preserve">9 </w:t>
        </w:r>
      </w:ins>
      <w:r w:rsidR="005C2E26" w:rsidRPr="00AF57D6">
        <w:t xml:space="preserve">years of data is presented in </w:t>
      </w:r>
      <w:ins w:id="4770" w:author="Kumar Baral" w:date="2023-02-13T09:55:00Z">
        <w:r w:rsidR="00A642B3" w:rsidRPr="00AF57D6">
          <w:fldChar w:fldCharType="begin"/>
        </w:r>
        <w:r w:rsidR="00A642B3" w:rsidRPr="00AF57D6">
          <w:instrText xml:space="preserve"> REF _Ref127174531 \h </w:instrText>
        </w:r>
      </w:ins>
      <w:r w:rsidR="009E5F89" w:rsidRPr="00AF57D6">
        <w:instrText xml:space="preserve"> \* MERGEFORMAT </w:instrText>
      </w:r>
      <w:r w:rsidR="00A642B3" w:rsidRPr="00AF57D6">
        <w:fldChar w:fldCharType="separate"/>
      </w:r>
      <w:r w:rsidR="008C4DA6" w:rsidRPr="00AF57D6">
        <w:t xml:space="preserve">Table </w:t>
      </w:r>
      <w:r w:rsidR="008C4DA6" w:rsidRPr="00AF57D6">
        <w:rPr>
          <w:noProof/>
        </w:rPr>
        <w:t>1</w:t>
      </w:r>
      <w:ins w:id="4771" w:author="Kumar Baral" w:date="2023-02-13T14:27:00Z">
        <w:r w:rsidR="008C4DA6" w:rsidRPr="00AF57D6">
          <w:noBreakHyphen/>
        </w:r>
      </w:ins>
      <w:r w:rsidR="008C4DA6" w:rsidRPr="00AF57D6">
        <w:rPr>
          <w:noProof/>
        </w:rPr>
        <w:t>2</w:t>
      </w:r>
      <w:ins w:id="4772" w:author="Kumar Baral" w:date="2023-02-13T09:55:00Z">
        <w:r w:rsidR="00A642B3" w:rsidRPr="00AF57D6">
          <w:fldChar w:fldCharType="end"/>
        </w:r>
        <w:r w:rsidR="00A642B3" w:rsidRPr="00AF57D6">
          <w:t>.</w:t>
        </w:r>
      </w:ins>
      <w:del w:id="4773" w:author="Kumar Baral" w:date="2023-02-13T09:55:00Z">
        <w:r w:rsidR="005C2E26" w:rsidRPr="00AF57D6" w:rsidDel="00A642B3">
          <w:delText>the</w:delText>
        </w:r>
        <w:r w:rsidR="005C2E26" w:rsidDel="00A642B3">
          <w:delText xml:space="preserve"> </w:delText>
        </w:r>
      </w:del>
    </w:p>
    <w:p w14:paraId="30421189" w14:textId="7A3502B3" w:rsidR="005C2E26" w:rsidRDefault="00166AD4" w:rsidP="00166AD4">
      <w:pPr>
        <w:pStyle w:val="Caption"/>
      </w:pPr>
      <w:bookmarkStart w:id="4774" w:name="_Ref127174531"/>
      <w:bookmarkStart w:id="4775" w:name="_Toc127348204"/>
      <w:r>
        <w:t xml:space="preserve">Table </w:t>
      </w:r>
      <w:ins w:id="4776" w:author="Kumar Baral" w:date="2023-02-13T14:27:00Z">
        <w:r w:rsidR="00B132C2">
          <w:fldChar w:fldCharType="begin"/>
        </w:r>
        <w:r w:rsidR="00B132C2">
          <w:instrText xml:space="preserve"> STYLEREF 1 \s </w:instrText>
        </w:r>
      </w:ins>
      <w:r w:rsidR="00B132C2">
        <w:fldChar w:fldCharType="separate"/>
      </w:r>
      <w:r w:rsidR="008C4DA6">
        <w:rPr>
          <w:noProof/>
        </w:rPr>
        <w:t>1</w:t>
      </w:r>
      <w:ins w:id="4777"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2</w:t>
      </w:r>
      <w:ins w:id="4778" w:author="Kumar Baral" w:date="2023-02-13T14:27:00Z">
        <w:r w:rsidR="00B132C2">
          <w:fldChar w:fldCharType="end"/>
        </w:r>
      </w:ins>
      <w:del w:id="4779" w:author="Kumar Baral" w:date="2023-02-13T10:29:00Z">
        <w:r w:rsidR="00CE7042" w:rsidDel="00C34729">
          <w:fldChar w:fldCharType="begin"/>
        </w:r>
        <w:r w:rsidR="00CE7042" w:rsidDel="00C34729">
          <w:delInstrText xml:space="preserve"> STYLEREF 1 \s </w:delInstrText>
        </w:r>
        <w:r w:rsidR="00CE7042" w:rsidDel="00C34729">
          <w:fldChar w:fldCharType="separate"/>
        </w:r>
        <w:r w:rsidR="00C27344" w:rsidDel="00C34729">
          <w:rPr>
            <w:noProof/>
          </w:rPr>
          <w:delText>1</w:delText>
        </w:r>
        <w:r w:rsidR="00CE7042" w:rsidDel="00C34729">
          <w:rPr>
            <w:noProof/>
          </w:rPr>
          <w:fldChar w:fldCharType="end"/>
        </w:r>
        <w:r w:rsidR="00C27344" w:rsidDel="00C34729">
          <w:noBreakHyphen/>
        </w:r>
        <w:r w:rsidR="00CE7042" w:rsidDel="00C34729">
          <w:fldChar w:fldCharType="begin"/>
        </w:r>
        <w:r w:rsidR="00CE7042" w:rsidDel="00C34729">
          <w:delInstrText xml:space="preserve"> SEQ Table \* ARABIC \s 1 </w:delInstrText>
        </w:r>
        <w:r w:rsidR="00CE7042" w:rsidDel="00C34729">
          <w:fldChar w:fldCharType="separate"/>
        </w:r>
        <w:r w:rsidR="00C27344" w:rsidDel="00C34729">
          <w:rPr>
            <w:noProof/>
          </w:rPr>
          <w:delText>2</w:delText>
        </w:r>
        <w:r w:rsidR="00CE7042" w:rsidDel="00C34729">
          <w:rPr>
            <w:noProof/>
          </w:rPr>
          <w:fldChar w:fldCharType="end"/>
        </w:r>
      </w:del>
      <w:bookmarkEnd w:id="4774"/>
      <w:r w:rsidR="005F6047">
        <w:t xml:space="preserve">: Mean Monthly Flow of </w:t>
      </w:r>
      <w:del w:id="4780" w:author="Kumar Baral" w:date="2023-02-10T16:17:00Z">
        <w:r w:rsidR="005F6047" w:rsidDel="00352BC0">
          <w:delText>Jhimruk River</w:delText>
        </w:r>
      </w:del>
      <w:r w:rsidR="00520E75">
        <w:t>Jhimruk River at Intake</w:t>
      </w:r>
      <w:bookmarkEnd w:id="4775"/>
    </w:p>
    <w:tbl>
      <w:tblPr>
        <w:tblW w:w="48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781" w:author="Kumar Baral" w:date="2023-02-13T14:47:00Z">
          <w:tblPr>
            <w:tblW w:w="44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262"/>
        <w:gridCol w:w="5890"/>
        <w:tblGridChange w:id="4782">
          <w:tblGrid>
            <w:gridCol w:w="2946"/>
            <w:gridCol w:w="316"/>
            <w:gridCol w:w="5005"/>
            <w:gridCol w:w="885"/>
          </w:tblGrid>
        </w:tblGridChange>
      </w:tblGrid>
      <w:tr w:rsidR="005C2E26" w:rsidRPr="00CC72F6" w14:paraId="2BDF9218" w14:textId="77777777" w:rsidTr="00F94B2D">
        <w:trPr>
          <w:trHeight w:val="282"/>
          <w:tblHeader/>
          <w:trPrChange w:id="4783" w:author="Kumar Baral" w:date="2023-02-13T14:47:00Z">
            <w:trPr>
              <w:gridAfter w:val="0"/>
              <w:trHeight w:val="319"/>
              <w:tblHeader/>
            </w:trPr>
          </w:trPrChange>
        </w:trPr>
        <w:tc>
          <w:tcPr>
            <w:tcW w:w="1782" w:type="pct"/>
            <w:shd w:val="clear" w:color="auto" w:fill="D9D9D9" w:themeFill="background1" w:themeFillShade="D9"/>
            <w:noWrap/>
            <w:vAlign w:val="center"/>
            <w:hideMark/>
            <w:tcPrChange w:id="4784" w:author="Kumar Baral" w:date="2023-02-13T14:47:00Z">
              <w:tcPr>
                <w:tcW w:w="1782" w:type="pct"/>
                <w:shd w:val="clear" w:color="auto" w:fill="D9D9D9" w:themeFill="background1" w:themeFillShade="D9"/>
                <w:noWrap/>
                <w:vAlign w:val="center"/>
                <w:hideMark/>
              </w:tcPr>
            </w:tcPrChange>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3218" w:type="pct"/>
            <w:shd w:val="clear" w:color="auto" w:fill="D9D9D9" w:themeFill="background1" w:themeFillShade="D9"/>
            <w:noWrap/>
            <w:vAlign w:val="center"/>
            <w:hideMark/>
            <w:tcPrChange w:id="4785" w:author="Kumar Baral" w:date="2023-02-13T14:47:00Z">
              <w:tcPr>
                <w:tcW w:w="3218" w:type="pct"/>
                <w:gridSpan w:val="2"/>
                <w:shd w:val="clear" w:color="auto" w:fill="D9D9D9" w:themeFill="background1" w:themeFillShade="D9"/>
                <w:noWrap/>
                <w:vAlign w:val="center"/>
                <w:hideMark/>
              </w:tcPr>
            </w:tcPrChange>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F94B2D">
        <w:trPr>
          <w:trHeight w:val="282"/>
          <w:trPrChange w:id="4786" w:author="Kumar Baral" w:date="2023-02-13T14:47:00Z">
            <w:trPr>
              <w:gridAfter w:val="0"/>
              <w:trHeight w:val="319"/>
            </w:trPr>
          </w:trPrChange>
        </w:trPr>
        <w:tc>
          <w:tcPr>
            <w:tcW w:w="1782" w:type="pct"/>
            <w:shd w:val="clear" w:color="auto" w:fill="auto"/>
            <w:noWrap/>
            <w:vAlign w:val="center"/>
            <w:hideMark/>
            <w:tcPrChange w:id="4787" w:author="Kumar Baral" w:date="2023-02-13T14:47:00Z">
              <w:tcPr>
                <w:tcW w:w="1782" w:type="pct"/>
                <w:shd w:val="clear" w:color="auto" w:fill="auto"/>
                <w:noWrap/>
                <w:vAlign w:val="center"/>
                <w:hideMark/>
              </w:tcPr>
            </w:tcPrChange>
          </w:tcPr>
          <w:p w14:paraId="3AF4743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Baishakh</w:t>
            </w:r>
          </w:p>
        </w:tc>
        <w:tc>
          <w:tcPr>
            <w:tcW w:w="3218" w:type="pct"/>
            <w:shd w:val="clear" w:color="auto" w:fill="auto"/>
            <w:noWrap/>
            <w:vAlign w:val="center"/>
            <w:hideMark/>
            <w:tcPrChange w:id="4788" w:author="Kumar Baral" w:date="2023-02-13T14:47:00Z">
              <w:tcPr>
                <w:tcW w:w="3218" w:type="pct"/>
                <w:gridSpan w:val="2"/>
                <w:shd w:val="clear" w:color="auto" w:fill="auto"/>
                <w:noWrap/>
                <w:vAlign w:val="center"/>
                <w:hideMark/>
              </w:tcPr>
            </w:tcPrChange>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F94B2D">
        <w:trPr>
          <w:trHeight w:val="282"/>
          <w:trPrChange w:id="4789" w:author="Kumar Baral" w:date="2023-02-13T14:47:00Z">
            <w:trPr>
              <w:gridAfter w:val="0"/>
              <w:trHeight w:val="319"/>
            </w:trPr>
          </w:trPrChange>
        </w:trPr>
        <w:tc>
          <w:tcPr>
            <w:tcW w:w="1782" w:type="pct"/>
            <w:shd w:val="clear" w:color="auto" w:fill="auto"/>
            <w:noWrap/>
            <w:vAlign w:val="center"/>
            <w:hideMark/>
            <w:tcPrChange w:id="4790" w:author="Kumar Baral" w:date="2023-02-13T14:47:00Z">
              <w:tcPr>
                <w:tcW w:w="1782" w:type="pct"/>
                <w:shd w:val="clear" w:color="auto" w:fill="auto"/>
                <w:noWrap/>
                <w:vAlign w:val="center"/>
                <w:hideMark/>
              </w:tcPr>
            </w:tcPrChange>
          </w:tcPr>
          <w:p w14:paraId="6E099BE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lastRenderedPageBreak/>
              <w:t>Jestha</w:t>
            </w:r>
          </w:p>
        </w:tc>
        <w:tc>
          <w:tcPr>
            <w:tcW w:w="3218" w:type="pct"/>
            <w:shd w:val="clear" w:color="auto" w:fill="auto"/>
            <w:noWrap/>
            <w:vAlign w:val="center"/>
            <w:hideMark/>
            <w:tcPrChange w:id="4791" w:author="Kumar Baral" w:date="2023-02-13T14:47:00Z">
              <w:tcPr>
                <w:tcW w:w="3218" w:type="pct"/>
                <w:gridSpan w:val="2"/>
                <w:shd w:val="clear" w:color="auto" w:fill="auto"/>
                <w:noWrap/>
                <w:vAlign w:val="center"/>
                <w:hideMark/>
              </w:tcPr>
            </w:tcPrChange>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F94B2D">
        <w:trPr>
          <w:trHeight w:val="282"/>
          <w:trPrChange w:id="4792" w:author="Kumar Baral" w:date="2023-02-13T14:47:00Z">
            <w:trPr>
              <w:gridAfter w:val="0"/>
              <w:trHeight w:val="319"/>
            </w:trPr>
          </w:trPrChange>
        </w:trPr>
        <w:tc>
          <w:tcPr>
            <w:tcW w:w="1782" w:type="pct"/>
            <w:shd w:val="clear" w:color="auto" w:fill="auto"/>
            <w:noWrap/>
            <w:vAlign w:val="center"/>
            <w:hideMark/>
            <w:tcPrChange w:id="4793" w:author="Kumar Baral" w:date="2023-02-13T14:47:00Z">
              <w:tcPr>
                <w:tcW w:w="1782" w:type="pct"/>
                <w:shd w:val="clear" w:color="auto" w:fill="auto"/>
                <w:noWrap/>
                <w:vAlign w:val="center"/>
                <w:hideMark/>
              </w:tcPr>
            </w:tcPrChange>
          </w:tcPr>
          <w:p w14:paraId="5F33111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Ashadh</w:t>
            </w:r>
          </w:p>
        </w:tc>
        <w:tc>
          <w:tcPr>
            <w:tcW w:w="3218" w:type="pct"/>
            <w:shd w:val="clear" w:color="auto" w:fill="auto"/>
            <w:noWrap/>
            <w:vAlign w:val="center"/>
            <w:hideMark/>
            <w:tcPrChange w:id="4794" w:author="Kumar Baral" w:date="2023-02-13T14:47:00Z">
              <w:tcPr>
                <w:tcW w:w="3218" w:type="pct"/>
                <w:gridSpan w:val="2"/>
                <w:shd w:val="clear" w:color="auto" w:fill="auto"/>
                <w:noWrap/>
                <w:vAlign w:val="center"/>
                <w:hideMark/>
              </w:tcPr>
            </w:tcPrChange>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F94B2D">
        <w:trPr>
          <w:trHeight w:val="282"/>
          <w:trPrChange w:id="4795" w:author="Kumar Baral" w:date="2023-02-13T14:47:00Z">
            <w:trPr>
              <w:gridAfter w:val="0"/>
              <w:trHeight w:val="319"/>
            </w:trPr>
          </w:trPrChange>
        </w:trPr>
        <w:tc>
          <w:tcPr>
            <w:tcW w:w="1782" w:type="pct"/>
            <w:shd w:val="clear" w:color="auto" w:fill="auto"/>
            <w:noWrap/>
            <w:vAlign w:val="center"/>
            <w:hideMark/>
            <w:tcPrChange w:id="4796" w:author="Kumar Baral" w:date="2023-02-13T14:47:00Z">
              <w:tcPr>
                <w:tcW w:w="1782" w:type="pct"/>
                <w:shd w:val="clear" w:color="auto" w:fill="auto"/>
                <w:noWrap/>
                <w:vAlign w:val="center"/>
                <w:hideMark/>
              </w:tcPr>
            </w:tcPrChange>
          </w:tcPr>
          <w:p w14:paraId="6FFC622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Shrawan</w:t>
            </w:r>
          </w:p>
        </w:tc>
        <w:tc>
          <w:tcPr>
            <w:tcW w:w="3218" w:type="pct"/>
            <w:shd w:val="clear" w:color="auto" w:fill="auto"/>
            <w:noWrap/>
            <w:vAlign w:val="center"/>
            <w:hideMark/>
            <w:tcPrChange w:id="4797" w:author="Kumar Baral" w:date="2023-02-13T14:47:00Z">
              <w:tcPr>
                <w:tcW w:w="3218" w:type="pct"/>
                <w:gridSpan w:val="2"/>
                <w:shd w:val="clear" w:color="auto" w:fill="auto"/>
                <w:noWrap/>
                <w:vAlign w:val="center"/>
                <w:hideMark/>
              </w:tcPr>
            </w:tcPrChange>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F94B2D">
        <w:trPr>
          <w:trHeight w:val="282"/>
          <w:trPrChange w:id="4798" w:author="Kumar Baral" w:date="2023-02-13T14:47:00Z">
            <w:trPr>
              <w:gridAfter w:val="0"/>
              <w:trHeight w:val="319"/>
            </w:trPr>
          </w:trPrChange>
        </w:trPr>
        <w:tc>
          <w:tcPr>
            <w:tcW w:w="1782" w:type="pct"/>
            <w:shd w:val="clear" w:color="auto" w:fill="auto"/>
            <w:noWrap/>
            <w:vAlign w:val="center"/>
            <w:hideMark/>
            <w:tcPrChange w:id="4799" w:author="Kumar Baral" w:date="2023-02-13T14:47:00Z">
              <w:tcPr>
                <w:tcW w:w="1782" w:type="pct"/>
                <w:shd w:val="clear" w:color="auto" w:fill="auto"/>
                <w:noWrap/>
                <w:vAlign w:val="center"/>
                <w:hideMark/>
              </w:tcPr>
            </w:tcPrChange>
          </w:tcPr>
          <w:p w14:paraId="4E8C7F06"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Bhadra</w:t>
            </w:r>
          </w:p>
        </w:tc>
        <w:tc>
          <w:tcPr>
            <w:tcW w:w="3218" w:type="pct"/>
            <w:shd w:val="clear" w:color="auto" w:fill="auto"/>
            <w:noWrap/>
            <w:vAlign w:val="center"/>
            <w:hideMark/>
            <w:tcPrChange w:id="4800" w:author="Kumar Baral" w:date="2023-02-13T14:47:00Z">
              <w:tcPr>
                <w:tcW w:w="3218" w:type="pct"/>
                <w:gridSpan w:val="2"/>
                <w:shd w:val="clear" w:color="auto" w:fill="auto"/>
                <w:noWrap/>
                <w:vAlign w:val="center"/>
                <w:hideMark/>
              </w:tcPr>
            </w:tcPrChange>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F94B2D">
        <w:trPr>
          <w:trHeight w:val="282"/>
          <w:trPrChange w:id="4801" w:author="Kumar Baral" w:date="2023-02-13T14:47:00Z">
            <w:trPr>
              <w:gridAfter w:val="0"/>
              <w:trHeight w:val="319"/>
            </w:trPr>
          </w:trPrChange>
        </w:trPr>
        <w:tc>
          <w:tcPr>
            <w:tcW w:w="1782" w:type="pct"/>
            <w:shd w:val="clear" w:color="auto" w:fill="auto"/>
            <w:noWrap/>
            <w:vAlign w:val="center"/>
            <w:hideMark/>
            <w:tcPrChange w:id="4802" w:author="Kumar Baral" w:date="2023-02-13T14:47:00Z">
              <w:tcPr>
                <w:tcW w:w="1782" w:type="pct"/>
                <w:shd w:val="clear" w:color="auto" w:fill="auto"/>
                <w:noWrap/>
                <w:vAlign w:val="center"/>
                <w:hideMark/>
              </w:tcPr>
            </w:tcPrChange>
          </w:tcPr>
          <w:p w14:paraId="17B10D3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Ashwin</w:t>
            </w:r>
          </w:p>
        </w:tc>
        <w:tc>
          <w:tcPr>
            <w:tcW w:w="3218" w:type="pct"/>
            <w:shd w:val="clear" w:color="auto" w:fill="auto"/>
            <w:noWrap/>
            <w:vAlign w:val="center"/>
            <w:hideMark/>
            <w:tcPrChange w:id="4803" w:author="Kumar Baral" w:date="2023-02-13T14:47:00Z">
              <w:tcPr>
                <w:tcW w:w="3218" w:type="pct"/>
                <w:gridSpan w:val="2"/>
                <w:shd w:val="clear" w:color="auto" w:fill="auto"/>
                <w:noWrap/>
                <w:vAlign w:val="center"/>
                <w:hideMark/>
              </w:tcPr>
            </w:tcPrChange>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F94B2D">
        <w:trPr>
          <w:trHeight w:val="282"/>
          <w:trPrChange w:id="4804" w:author="Kumar Baral" w:date="2023-02-13T14:47:00Z">
            <w:trPr>
              <w:gridAfter w:val="0"/>
              <w:trHeight w:val="319"/>
            </w:trPr>
          </w:trPrChange>
        </w:trPr>
        <w:tc>
          <w:tcPr>
            <w:tcW w:w="1782" w:type="pct"/>
            <w:shd w:val="clear" w:color="auto" w:fill="auto"/>
            <w:noWrap/>
            <w:vAlign w:val="center"/>
            <w:hideMark/>
            <w:tcPrChange w:id="4805" w:author="Kumar Baral" w:date="2023-02-13T14:47:00Z">
              <w:tcPr>
                <w:tcW w:w="1782" w:type="pct"/>
                <w:shd w:val="clear" w:color="auto" w:fill="auto"/>
                <w:noWrap/>
                <w:vAlign w:val="center"/>
                <w:hideMark/>
              </w:tcPr>
            </w:tcPrChange>
          </w:tcPr>
          <w:p w14:paraId="58870FA4"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Kartik</w:t>
            </w:r>
          </w:p>
        </w:tc>
        <w:tc>
          <w:tcPr>
            <w:tcW w:w="3218" w:type="pct"/>
            <w:shd w:val="clear" w:color="auto" w:fill="auto"/>
            <w:noWrap/>
            <w:vAlign w:val="center"/>
            <w:hideMark/>
            <w:tcPrChange w:id="4806" w:author="Kumar Baral" w:date="2023-02-13T14:47:00Z">
              <w:tcPr>
                <w:tcW w:w="3218" w:type="pct"/>
                <w:gridSpan w:val="2"/>
                <w:shd w:val="clear" w:color="auto" w:fill="auto"/>
                <w:noWrap/>
                <w:vAlign w:val="center"/>
                <w:hideMark/>
              </w:tcPr>
            </w:tcPrChange>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F94B2D">
        <w:trPr>
          <w:trHeight w:val="282"/>
          <w:trPrChange w:id="4807" w:author="Kumar Baral" w:date="2023-02-13T14:47:00Z">
            <w:trPr>
              <w:gridAfter w:val="0"/>
              <w:trHeight w:val="319"/>
            </w:trPr>
          </w:trPrChange>
        </w:trPr>
        <w:tc>
          <w:tcPr>
            <w:tcW w:w="1782" w:type="pct"/>
            <w:shd w:val="clear" w:color="auto" w:fill="auto"/>
            <w:noWrap/>
            <w:vAlign w:val="center"/>
            <w:hideMark/>
            <w:tcPrChange w:id="4808" w:author="Kumar Baral" w:date="2023-02-13T14:47:00Z">
              <w:tcPr>
                <w:tcW w:w="1782" w:type="pct"/>
                <w:shd w:val="clear" w:color="auto" w:fill="auto"/>
                <w:noWrap/>
                <w:vAlign w:val="center"/>
                <w:hideMark/>
              </w:tcPr>
            </w:tcPrChange>
          </w:tcPr>
          <w:p w14:paraId="112AD5F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Mangsir</w:t>
            </w:r>
          </w:p>
        </w:tc>
        <w:tc>
          <w:tcPr>
            <w:tcW w:w="3218" w:type="pct"/>
            <w:shd w:val="clear" w:color="auto" w:fill="auto"/>
            <w:noWrap/>
            <w:vAlign w:val="center"/>
            <w:hideMark/>
            <w:tcPrChange w:id="4809" w:author="Kumar Baral" w:date="2023-02-13T14:47:00Z">
              <w:tcPr>
                <w:tcW w:w="3218" w:type="pct"/>
                <w:gridSpan w:val="2"/>
                <w:shd w:val="clear" w:color="auto" w:fill="auto"/>
                <w:noWrap/>
                <w:vAlign w:val="center"/>
                <w:hideMark/>
              </w:tcPr>
            </w:tcPrChange>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F94B2D">
        <w:trPr>
          <w:trHeight w:val="282"/>
          <w:trPrChange w:id="4810" w:author="Kumar Baral" w:date="2023-02-13T14:47:00Z">
            <w:trPr>
              <w:gridAfter w:val="0"/>
              <w:trHeight w:val="319"/>
            </w:trPr>
          </w:trPrChange>
        </w:trPr>
        <w:tc>
          <w:tcPr>
            <w:tcW w:w="1782" w:type="pct"/>
            <w:shd w:val="clear" w:color="auto" w:fill="auto"/>
            <w:noWrap/>
            <w:vAlign w:val="center"/>
            <w:hideMark/>
            <w:tcPrChange w:id="4811" w:author="Kumar Baral" w:date="2023-02-13T14:47:00Z">
              <w:tcPr>
                <w:tcW w:w="1782" w:type="pct"/>
                <w:shd w:val="clear" w:color="auto" w:fill="auto"/>
                <w:noWrap/>
                <w:vAlign w:val="center"/>
                <w:hideMark/>
              </w:tcPr>
            </w:tcPrChange>
          </w:tcPr>
          <w:p w14:paraId="618E9CA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Poush</w:t>
            </w:r>
          </w:p>
        </w:tc>
        <w:tc>
          <w:tcPr>
            <w:tcW w:w="3218" w:type="pct"/>
            <w:shd w:val="clear" w:color="auto" w:fill="auto"/>
            <w:noWrap/>
            <w:vAlign w:val="center"/>
            <w:hideMark/>
            <w:tcPrChange w:id="4812" w:author="Kumar Baral" w:date="2023-02-13T14:47:00Z">
              <w:tcPr>
                <w:tcW w:w="3218" w:type="pct"/>
                <w:gridSpan w:val="2"/>
                <w:shd w:val="clear" w:color="auto" w:fill="auto"/>
                <w:noWrap/>
                <w:vAlign w:val="center"/>
                <w:hideMark/>
              </w:tcPr>
            </w:tcPrChange>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F94B2D">
        <w:trPr>
          <w:trHeight w:val="282"/>
          <w:trPrChange w:id="4813" w:author="Kumar Baral" w:date="2023-02-13T14:47:00Z">
            <w:trPr>
              <w:gridAfter w:val="0"/>
              <w:trHeight w:val="319"/>
            </w:trPr>
          </w:trPrChange>
        </w:trPr>
        <w:tc>
          <w:tcPr>
            <w:tcW w:w="1782" w:type="pct"/>
            <w:shd w:val="clear" w:color="auto" w:fill="auto"/>
            <w:noWrap/>
            <w:vAlign w:val="center"/>
            <w:hideMark/>
            <w:tcPrChange w:id="4814" w:author="Kumar Baral" w:date="2023-02-13T14:47:00Z">
              <w:tcPr>
                <w:tcW w:w="1782" w:type="pct"/>
                <w:shd w:val="clear" w:color="auto" w:fill="auto"/>
                <w:noWrap/>
                <w:vAlign w:val="center"/>
                <w:hideMark/>
              </w:tcPr>
            </w:tcPrChange>
          </w:tcPr>
          <w:p w14:paraId="4294F76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Magh</w:t>
            </w:r>
          </w:p>
        </w:tc>
        <w:tc>
          <w:tcPr>
            <w:tcW w:w="3218" w:type="pct"/>
            <w:shd w:val="clear" w:color="auto" w:fill="auto"/>
            <w:noWrap/>
            <w:vAlign w:val="center"/>
            <w:hideMark/>
            <w:tcPrChange w:id="4815" w:author="Kumar Baral" w:date="2023-02-13T14:47:00Z">
              <w:tcPr>
                <w:tcW w:w="3218" w:type="pct"/>
                <w:gridSpan w:val="2"/>
                <w:shd w:val="clear" w:color="auto" w:fill="auto"/>
                <w:noWrap/>
                <w:vAlign w:val="center"/>
                <w:hideMark/>
              </w:tcPr>
            </w:tcPrChange>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F94B2D">
        <w:trPr>
          <w:trHeight w:val="282"/>
          <w:trPrChange w:id="4816" w:author="Kumar Baral" w:date="2023-02-13T14:47:00Z">
            <w:trPr>
              <w:gridAfter w:val="0"/>
              <w:trHeight w:val="319"/>
            </w:trPr>
          </w:trPrChange>
        </w:trPr>
        <w:tc>
          <w:tcPr>
            <w:tcW w:w="1782" w:type="pct"/>
            <w:shd w:val="clear" w:color="auto" w:fill="auto"/>
            <w:noWrap/>
            <w:vAlign w:val="center"/>
            <w:hideMark/>
            <w:tcPrChange w:id="4817" w:author="Kumar Baral" w:date="2023-02-13T14:47:00Z">
              <w:tcPr>
                <w:tcW w:w="1782" w:type="pct"/>
                <w:shd w:val="clear" w:color="auto" w:fill="auto"/>
                <w:noWrap/>
                <w:vAlign w:val="center"/>
                <w:hideMark/>
              </w:tcPr>
            </w:tcPrChange>
          </w:tcPr>
          <w:p w14:paraId="1F2471E7"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Falgun</w:t>
            </w:r>
          </w:p>
        </w:tc>
        <w:tc>
          <w:tcPr>
            <w:tcW w:w="3218" w:type="pct"/>
            <w:shd w:val="clear" w:color="auto" w:fill="auto"/>
            <w:noWrap/>
            <w:vAlign w:val="center"/>
            <w:hideMark/>
            <w:tcPrChange w:id="4818" w:author="Kumar Baral" w:date="2023-02-13T14:47:00Z">
              <w:tcPr>
                <w:tcW w:w="3218" w:type="pct"/>
                <w:gridSpan w:val="2"/>
                <w:shd w:val="clear" w:color="auto" w:fill="auto"/>
                <w:noWrap/>
                <w:vAlign w:val="center"/>
                <w:hideMark/>
              </w:tcPr>
            </w:tcPrChange>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F94B2D">
        <w:trPr>
          <w:trHeight w:val="282"/>
          <w:trPrChange w:id="4819" w:author="Kumar Baral" w:date="2023-02-13T14:47:00Z">
            <w:trPr>
              <w:gridAfter w:val="0"/>
              <w:trHeight w:val="319"/>
            </w:trPr>
          </w:trPrChange>
        </w:trPr>
        <w:tc>
          <w:tcPr>
            <w:tcW w:w="1782" w:type="pct"/>
            <w:shd w:val="clear" w:color="auto" w:fill="auto"/>
            <w:noWrap/>
            <w:vAlign w:val="center"/>
            <w:hideMark/>
            <w:tcPrChange w:id="4820" w:author="Kumar Baral" w:date="2023-02-13T14:47:00Z">
              <w:tcPr>
                <w:tcW w:w="1782" w:type="pct"/>
                <w:shd w:val="clear" w:color="auto" w:fill="auto"/>
                <w:noWrap/>
                <w:vAlign w:val="center"/>
                <w:hideMark/>
              </w:tcPr>
            </w:tcPrChange>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3218" w:type="pct"/>
            <w:shd w:val="clear" w:color="auto" w:fill="auto"/>
            <w:noWrap/>
            <w:vAlign w:val="center"/>
            <w:hideMark/>
            <w:tcPrChange w:id="4821" w:author="Kumar Baral" w:date="2023-02-13T14:47:00Z">
              <w:tcPr>
                <w:tcW w:w="3218" w:type="pct"/>
                <w:gridSpan w:val="2"/>
                <w:shd w:val="clear" w:color="auto" w:fill="auto"/>
                <w:noWrap/>
                <w:vAlign w:val="center"/>
                <w:hideMark/>
              </w:tcPr>
            </w:tcPrChange>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r w:rsidR="006F37BC" w:rsidRPr="00CC72F6" w14:paraId="4A909F84" w14:textId="77777777" w:rsidTr="00F94B2D">
        <w:trPr>
          <w:trHeight w:val="282"/>
        </w:trPr>
        <w:tc>
          <w:tcPr>
            <w:tcW w:w="1782" w:type="pct"/>
            <w:shd w:val="clear" w:color="auto" w:fill="auto"/>
            <w:noWrap/>
            <w:vAlign w:val="center"/>
          </w:tcPr>
          <w:p w14:paraId="6A02986A" w14:textId="07C59B67" w:rsidR="006F37BC" w:rsidRPr="00CC72F6" w:rsidRDefault="006F37BC" w:rsidP="00185774">
            <w:pPr>
              <w:spacing w:after="0" w:line="240" w:lineRule="auto"/>
              <w:jc w:val="center"/>
              <w:rPr>
                <w:rFonts w:cs="Calibri"/>
                <w:color w:val="000000"/>
                <w:lang w:bidi="ne-NP"/>
              </w:rPr>
            </w:pPr>
            <w:r>
              <w:rPr>
                <w:rFonts w:cs="Calibri"/>
                <w:color w:val="000000"/>
                <w:lang w:bidi="ne-NP"/>
              </w:rPr>
              <w:t>Average</w:t>
            </w:r>
          </w:p>
        </w:tc>
        <w:tc>
          <w:tcPr>
            <w:tcW w:w="3218" w:type="pct"/>
            <w:shd w:val="clear" w:color="auto" w:fill="auto"/>
            <w:noWrap/>
            <w:vAlign w:val="center"/>
          </w:tcPr>
          <w:p w14:paraId="009E0E20" w14:textId="5B3765EB" w:rsidR="006F37BC" w:rsidRPr="00CC72F6" w:rsidRDefault="006F37BC" w:rsidP="00185774">
            <w:pPr>
              <w:spacing w:after="0" w:line="240" w:lineRule="auto"/>
              <w:jc w:val="center"/>
              <w:rPr>
                <w:rFonts w:cs="Calibri"/>
                <w:color w:val="000000"/>
                <w:lang w:bidi="ne-NP"/>
              </w:rPr>
            </w:pPr>
            <w:r>
              <w:rPr>
                <w:rFonts w:cs="Calibri"/>
                <w:color w:val="000000"/>
                <w:lang w:bidi="ne-NP"/>
              </w:rPr>
              <w:t>23.99</w:t>
            </w:r>
          </w:p>
        </w:tc>
      </w:tr>
    </w:tbl>
    <w:p w14:paraId="3E98E585" w14:textId="36B129BB" w:rsidR="005C2E26" w:rsidDel="00F94B2D" w:rsidRDefault="005C2E26">
      <w:pPr>
        <w:rPr>
          <w:del w:id="4822" w:author="Kumar Baral" w:date="2023-02-13T14:47:00Z"/>
        </w:rPr>
      </w:pPr>
      <w:del w:id="4823" w:author="Kumar Baral" w:date="2023-02-13T14:47:00Z">
        <w:r w:rsidDel="00F94B2D">
          <w:rPr>
            <w:noProof/>
            <w:lang w:bidi="ne-NP"/>
          </w:rPr>
          <w:drawing>
            <wp:inline distT="0" distB="0" distL="0" distR="0" wp14:anchorId="347DB414" wp14:editId="43F781E1">
              <wp:extent cx="5267325" cy="31908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del>
    </w:p>
    <w:p w14:paraId="0AA9F08B" w14:textId="3BB11877" w:rsidR="005C2E26" w:rsidDel="00F94B2D" w:rsidRDefault="005F6047">
      <w:pPr>
        <w:rPr>
          <w:del w:id="4824" w:author="Kumar Baral" w:date="2023-02-13T14:47:00Z"/>
        </w:rPr>
        <w:pPrChange w:id="4825" w:author="Kumar Baral" w:date="2023-02-13T14:47:00Z">
          <w:pPr>
            <w:pStyle w:val="Caption"/>
          </w:pPr>
        </w:pPrChange>
      </w:pPr>
      <w:del w:id="4826" w:author="Kumar Baral" w:date="2023-02-13T14:47:00Z">
        <w:r w:rsidDel="00F94B2D">
          <w:delText xml:space="preserve">Figure </w:delText>
        </w:r>
      </w:del>
      <w:ins w:id="4827" w:author="Kumar Baral" w:date="2023-02-13T14:03:00Z">
        <w:del w:id="4828" w:author="Kumar Baral" w:date="2023-02-13T14:47:00Z">
          <w:r w:rsidR="00927B5D" w:rsidDel="00F94B2D">
            <w:fldChar w:fldCharType="begin"/>
          </w:r>
          <w:r w:rsidR="00927B5D" w:rsidDel="00F94B2D">
            <w:delInstrText xml:space="preserve"> STYLEREF 1 \s </w:delInstrText>
          </w:r>
        </w:del>
      </w:ins>
      <w:del w:id="4829" w:author="Kumar Baral" w:date="2023-02-13T14:47:00Z">
        <w:r w:rsidR="00927B5D" w:rsidDel="00F94B2D">
          <w:fldChar w:fldCharType="separate"/>
        </w:r>
        <w:r w:rsidR="00927B5D" w:rsidDel="00F94B2D">
          <w:rPr>
            <w:noProof/>
          </w:rPr>
          <w:delText>1</w:delText>
        </w:r>
      </w:del>
      <w:ins w:id="4830" w:author="Kumar Baral" w:date="2023-02-13T14:03:00Z">
        <w:del w:id="4831" w:author="Kumar Baral" w:date="2023-02-13T14:47:00Z">
          <w:r w:rsidR="00927B5D" w:rsidDel="00F94B2D">
            <w:fldChar w:fldCharType="end"/>
          </w:r>
          <w:r w:rsidR="00927B5D" w:rsidDel="00F94B2D">
            <w:noBreakHyphen/>
          </w:r>
          <w:r w:rsidR="00927B5D" w:rsidDel="00F94B2D">
            <w:fldChar w:fldCharType="begin"/>
          </w:r>
          <w:r w:rsidR="00927B5D" w:rsidDel="00F94B2D">
            <w:delInstrText xml:space="preserve"> SEQ Figure \* ARABIC \s 1 </w:delInstrText>
          </w:r>
        </w:del>
      </w:ins>
      <w:del w:id="4832" w:author="Kumar Baral" w:date="2023-02-13T14:47:00Z">
        <w:r w:rsidR="00927B5D" w:rsidDel="00F94B2D">
          <w:fldChar w:fldCharType="separate"/>
        </w:r>
      </w:del>
      <w:ins w:id="4833" w:author="Kumar Baral" w:date="2023-02-13T14:03:00Z">
        <w:del w:id="4834" w:author="Kumar Baral" w:date="2023-02-13T14:47:00Z">
          <w:r w:rsidR="00927B5D" w:rsidDel="00F94B2D">
            <w:rPr>
              <w:noProof/>
            </w:rPr>
            <w:delText>4</w:delText>
          </w:r>
          <w:r w:rsidR="00927B5D" w:rsidDel="00F94B2D">
            <w:fldChar w:fldCharType="end"/>
          </w:r>
        </w:del>
      </w:ins>
      <w:del w:id="4835" w:author="Kumar Baral" w:date="2023-02-13T14:47:00Z">
        <w:r w:rsidR="00CE7042" w:rsidDel="00F94B2D">
          <w:fldChar w:fldCharType="begin"/>
        </w:r>
        <w:r w:rsidR="00CE7042" w:rsidDel="00F94B2D">
          <w:delInstrText xml:space="preserve"> STYLEREF 1 \s </w:delInstrText>
        </w:r>
        <w:r w:rsidR="00CE7042" w:rsidDel="00F94B2D">
          <w:fldChar w:fldCharType="separate"/>
        </w:r>
        <w:r w:rsidR="002E2821" w:rsidDel="00F94B2D">
          <w:rPr>
            <w:noProof/>
          </w:rPr>
          <w:delText>1</w:delText>
        </w:r>
        <w:r w:rsidR="00CE7042" w:rsidDel="00F94B2D">
          <w:rPr>
            <w:noProof/>
          </w:rPr>
          <w:fldChar w:fldCharType="end"/>
        </w:r>
        <w:r w:rsidR="002E2821" w:rsidDel="00F94B2D">
          <w:noBreakHyphen/>
        </w:r>
        <w:r w:rsidR="00CE7042" w:rsidDel="00F94B2D">
          <w:fldChar w:fldCharType="begin"/>
        </w:r>
        <w:r w:rsidR="00CE7042" w:rsidDel="00F94B2D">
          <w:delInstrText xml:space="preserve"> SEQ Figure \* ARABIC \s 1 </w:delInstrText>
        </w:r>
        <w:r w:rsidR="00CE7042" w:rsidDel="00F94B2D">
          <w:fldChar w:fldCharType="separate"/>
        </w:r>
        <w:r w:rsidR="002E2821" w:rsidDel="00F94B2D">
          <w:rPr>
            <w:noProof/>
          </w:rPr>
          <w:delText>1</w:delText>
        </w:r>
        <w:r w:rsidR="00CE7042" w:rsidDel="00F94B2D">
          <w:rPr>
            <w:noProof/>
          </w:rPr>
          <w:fldChar w:fldCharType="end"/>
        </w:r>
        <w:r w:rsidDel="00F94B2D">
          <w:delText>: Hydrographical representation of Mean Monthly flow of Jhimruk River</w:delText>
        </w:r>
      </w:del>
    </w:p>
    <w:p w14:paraId="49DF86BF" w14:textId="77777777" w:rsidR="005C2E26" w:rsidRPr="005C2E26" w:rsidRDefault="005C2E26" w:rsidP="005C2E26"/>
    <w:bookmarkEnd w:id="4696"/>
    <w:bookmarkEnd w:id="4697"/>
    <w:p w14:paraId="5E0F430A" w14:textId="28AA0B79" w:rsidR="002E2821" w:rsidRDefault="002A46D1" w:rsidP="002E2821">
      <w:pPr>
        <w:pStyle w:val="Heading3"/>
      </w:pPr>
      <w:del w:id="4836" w:author="Kumar Baral" w:date="2023-02-13T10:57:00Z">
        <w:r w:rsidDel="00CC2D59">
          <w:delText>Comparision</w:delText>
        </w:r>
      </w:del>
      <w:bookmarkStart w:id="4837" w:name="_Toc127348178"/>
      <w:ins w:id="4838" w:author="Kumar Baral" w:date="2023-02-13T10:57:00Z">
        <w:r w:rsidR="00CC2D59">
          <w:t>Comparison</w:t>
        </w:r>
      </w:ins>
      <w:r>
        <w:t xml:space="preserve"> </w:t>
      </w:r>
      <w:del w:id="4839" w:author="Kumar Baral" w:date="2023-02-13T14:59:00Z">
        <w:r w:rsidDel="00E44CBF">
          <w:delText>with implemented</w:delText>
        </w:r>
      </w:del>
      <w:ins w:id="4840" w:author="Kumar Baral" w:date="2023-02-13T14:59:00Z">
        <w:r w:rsidR="00E44CBF">
          <w:t>o</w:t>
        </w:r>
      </w:ins>
      <w:ins w:id="4841" w:author="Kumar Baral" w:date="2023-02-13T15:00:00Z">
        <w:r w:rsidR="00E44CBF">
          <w:t>f</w:t>
        </w:r>
      </w:ins>
      <w:r>
        <w:t xml:space="preserve"> Mean Monthly Flow</w:t>
      </w:r>
      <w:r w:rsidR="00F70819">
        <w:t xml:space="preserve"> with that of during UFSR, 2008</w:t>
      </w:r>
      <w:bookmarkEnd w:id="4837"/>
      <w:ins w:id="4842" w:author="Kumar Baral" w:date="2023-02-13T15:00:00Z">
        <w:r w:rsidR="00E44CBF">
          <w:t xml:space="preserve"> </w:t>
        </w:r>
      </w:ins>
    </w:p>
    <w:p w14:paraId="3EAC6266" w14:textId="0693260D" w:rsidR="00E57F4C" w:rsidRDefault="00E57F4C" w:rsidP="00E57F4C">
      <w:r w:rsidRPr="00AF57D6">
        <w:fldChar w:fldCharType="begin"/>
      </w:r>
      <w:r w:rsidRPr="00AF57D6">
        <w:instrText xml:space="preserve"> REF _Ref127193758 \h </w:instrText>
      </w:r>
      <w:r w:rsidR="00440E28" w:rsidRPr="00AF57D6">
        <w:instrText xml:space="preserve"> \* MERGEFORMAT </w:instrText>
      </w:r>
      <w:r w:rsidRPr="00AF57D6">
        <w:fldChar w:fldCharType="separate"/>
      </w:r>
      <w:r w:rsidR="008C4DA6" w:rsidRPr="00AF57D6">
        <w:t xml:space="preserve">Figure </w:t>
      </w:r>
      <w:r w:rsidR="008C4DA6" w:rsidRPr="00AF57D6">
        <w:rPr>
          <w:noProof/>
        </w:rPr>
        <w:t>1</w:t>
      </w:r>
      <w:ins w:id="4843" w:author="Kumar Baral" w:date="2023-02-13T14:03:00Z">
        <w:r w:rsidR="008C4DA6" w:rsidRPr="00AF57D6">
          <w:noBreakHyphen/>
        </w:r>
      </w:ins>
      <w:r w:rsidR="008C4DA6" w:rsidRPr="00AF57D6">
        <w:rPr>
          <w:noProof/>
        </w:rPr>
        <w:t>4</w:t>
      </w:r>
      <w:r w:rsidRPr="00AF57D6">
        <w:fldChar w:fldCharType="end"/>
      </w:r>
      <w:r w:rsidRPr="00AF57D6">
        <w:t xml:space="preserve"> shows the comparis</w:t>
      </w:r>
      <w:r w:rsidR="00ED5FDE" w:rsidRPr="00AF57D6">
        <w:t>on of mean monthly flow of Jhimruk</w:t>
      </w:r>
      <w:r w:rsidRPr="00AF57D6">
        <w:t xml:space="preserve"> Khola as per the </w:t>
      </w:r>
      <w:r w:rsidR="00ED5FDE" w:rsidRPr="00AF57D6">
        <w:t xml:space="preserve">previous study during damage repair of Jhimruk </w:t>
      </w:r>
      <w:proofErr w:type="spellStart"/>
      <w:r w:rsidR="00ED5FDE" w:rsidRPr="00AF57D6">
        <w:t>headworks</w:t>
      </w:r>
      <w:proofErr w:type="spellEnd"/>
      <w:r w:rsidRPr="00AF57D6">
        <w:t xml:space="preserve"> and as per th</w:t>
      </w:r>
      <w:r w:rsidR="00AF57D6" w:rsidRPr="00AF57D6">
        <w:t>is study</w:t>
      </w:r>
      <w:r w:rsidRPr="00AF57D6">
        <w:t>.</w:t>
      </w:r>
      <w:r>
        <w:t xml:space="preserve"> </w:t>
      </w:r>
    </w:p>
    <w:p w14:paraId="2B892AD0" w14:textId="001B0FF9" w:rsidR="002E2821" w:rsidRPr="002E2821" w:rsidDel="00D042D7" w:rsidRDefault="00E7504F" w:rsidP="002E2821">
      <w:pPr>
        <w:rPr>
          <w:del w:id="4844" w:author="Kumar Baral" w:date="2023-02-13T14:53:00Z"/>
        </w:rPr>
      </w:pPr>
      <w:r>
        <w:rPr>
          <w:noProof/>
          <w:lang w:bidi="ne-NP"/>
        </w:rPr>
        <w:drawing>
          <wp:inline distT="0" distB="0" distL="0" distR="0" wp14:anchorId="7DA76370" wp14:editId="7EECADDA">
            <wp:extent cx="5867400" cy="42195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del w:id="4845" w:author="Kumar Baral" w:date="2023-02-13T14:50:00Z">
        <w:r w:rsidR="00170DF3" w:rsidDel="00F94B2D">
          <w:rPr>
            <w:noProof/>
            <w:lang w:bidi="ne-NP"/>
          </w:rPr>
          <w:drawing>
            <wp:inline distT="0" distB="0" distL="0" distR="0" wp14:anchorId="5AEBF59A" wp14:editId="65FDDCCD">
              <wp:extent cx="5960745" cy="4782185"/>
              <wp:effectExtent l="0" t="0" r="1905" b="184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del>
    </w:p>
    <w:p w14:paraId="021F0399" w14:textId="35F06C65" w:rsidR="002E2821" w:rsidRPr="002E2821" w:rsidRDefault="002E2821" w:rsidP="002E2821">
      <w:pPr>
        <w:rPr>
          <w:ins w:id="4846" w:author="Kumar Baral" w:date="2022-12-12T16:39:00Z"/>
        </w:rPr>
      </w:pPr>
    </w:p>
    <w:p w14:paraId="2CC001FD" w14:textId="6B271E27" w:rsidR="00347AC2" w:rsidRDefault="002E2821" w:rsidP="002E2821">
      <w:pPr>
        <w:pStyle w:val="Caption"/>
      </w:pPr>
      <w:bookmarkStart w:id="4847" w:name="_Ref127193758"/>
      <w:bookmarkStart w:id="4848" w:name="_Toc127348198"/>
      <w:bookmarkStart w:id="4849" w:name="_Toc90989301"/>
      <w:bookmarkStart w:id="4850" w:name="_Toc91255217"/>
      <w:r>
        <w:t xml:space="preserve">Figure </w:t>
      </w:r>
      <w:ins w:id="4851" w:author="Kumar Baral" w:date="2023-02-13T14:03:00Z">
        <w:r w:rsidR="00927B5D">
          <w:fldChar w:fldCharType="begin"/>
        </w:r>
        <w:r w:rsidR="00927B5D">
          <w:instrText xml:space="preserve"> STYLEREF 1 \s </w:instrText>
        </w:r>
      </w:ins>
      <w:r w:rsidR="00927B5D">
        <w:fldChar w:fldCharType="separate"/>
      </w:r>
      <w:r w:rsidR="008C4DA6">
        <w:rPr>
          <w:noProof/>
        </w:rPr>
        <w:t>1</w:t>
      </w:r>
      <w:ins w:id="4852"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4</w:t>
      </w:r>
      <w:ins w:id="4853" w:author="Kumar Baral" w:date="2023-02-13T14:03:00Z">
        <w:r w:rsidR="00927B5D">
          <w:fldChar w:fldCharType="end"/>
        </w:r>
      </w:ins>
      <w:bookmarkEnd w:id="4847"/>
      <w:del w:id="4854" w:author="Kumar Baral" w:date="2023-02-13T10:37:00Z">
        <w:r w:rsidR="00CE7042" w:rsidDel="007A7967">
          <w:fldChar w:fldCharType="begin"/>
        </w:r>
        <w:r w:rsidR="00CE7042" w:rsidDel="007A7967">
          <w:delInstrText xml:space="preserve"> STYLEREF 1 \s </w:delInstrText>
        </w:r>
        <w:r w:rsidR="00CE7042" w:rsidDel="007A7967">
          <w:fldChar w:fldCharType="separate"/>
        </w:r>
        <w:r w:rsidDel="007A7967">
          <w:rPr>
            <w:noProof/>
          </w:rPr>
          <w:delText>1</w:delText>
        </w:r>
        <w:r w:rsidR="00CE7042" w:rsidDel="007A7967">
          <w:rPr>
            <w:noProof/>
          </w:rPr>
          <w:fldChar w:fldCharType="end"/>
        </w:r>
        <w:r w:rsidDel="007A7967">
          <w:noBreakHyphen/>
        </w:r>
        <w:r w:rsidR="00CE7042" w:rsidDel="007A7967">
          <w:fldChar w:fldCharType="begin"/>
        </w:r>
        <w:r w:rsidR="00CE7042" w:rsidDel="007A7967">
          <w:delInstrText xml:space="preserve"> SEQ Figure \* ARABIC \s 1 </w:delInstrText>
        </w:r>
        <w:r w:rsidR="00CE7042" w:rsidDel="007A7967">
          <w:fldChar w:fldCharType="separate"/>
        </w:r>
        <w:r w:rsidDel="007A7967">
          <w:rPr>
            <w:noProof/>
          </w:rPr>
          <w:delText>2</w:delText>
        </w:r>
        <w:r w:rsidR="00CE7042" w:rsidDel="007A7967">
          <w:rPr>
            <w:noProof/>
          </w:rPr>
          <w:fldChar w:fldCharType="end"/>
        </w:r>
      </w:del>
      <w:r>
        <w:t xml:space="preserve">: Comparison of </w:t>
      </w:r>
      <w:del w:id="4855" w:author="Kumar Baral" w:date="2023-02-13T12:11:00Z">
        <w:r w:rsidDel="00A2565C">
          <w:delText xml:space="preserve">implemented </w:delText>
        </w:r>
      </w:del>
      <w:r>
        <w:t>mean monthly flow</w:t>
      </w:r>
      <w:r w:rsidR="00AF57D6">
        <w:t xml:space="preserve"> as per previous study and this study</w:t>
      </w:r>
      <w:bookmarkEnd w:id="4848"/>
    </w:p>
    <w:p w14:paraId="415AB596" w14:textId="3C7BE57A" w:rsidR="00170DF3" w:rsidRDefault="00E57F4C" w:rsidP="00170DF3">
      <w:r w:rsidRPr="00AF57D6">
        <w:lastRenderedPageBreak/>
        <w:t xml:space="preserve">It is observed that </w:t>
      </w:r>
      <w:r w:rsidR="00F70819" w:rsidRPr="00AF57D6">
        <w:t xml:space="preserve">only </w:t>
      </w:r>
      <w:r w:rsidRPr="00AF57D6">
        <w:t xml:space="preserve">the </w:t>
      </w:r>
      <w:r w:rsidR="00170DF3" w:rsidRPr="00AF57D6">
        <w:t>month</w:t>
      </w:r>
      <w:r w:rsidR="00AF57D6" w:rsidRPr="00AF57D6">
        <w:t>s</w:t>
      </w:r>
      <w:r w:rsidR="00170DF3" w:rsidRPr="00AF57D6">
        <w:t xml:space="preserve"> of Shrawan</w:t>
      </w:r>
      <w:r w:rsidR="00AF57D6" w:rsidRPr="00AF57D6">
        <w:t xml:space="preserve">, Mangsir, Poush, Magh, Falgun and Chaitra </w:t>
      </w:r>
      <w:r w:rsidRPr="00AF57D6">
        <w:t>ha</w:t>
      </w:r>
      <w:r w:rsidR="00AF57D6" w:rsidRPr="00AF57D6">
        <w:t>ve</w:t>
      </w:r>
      <w:r w:rsidRPr="00AF57D6">
        <w:t xml:space="preserve"> </w:t>
      </w:r>
      <w:r w:rsidR="00AF57D6" w:rsidRPr="00AF57D6">
        <w:t xml:space="preserve">higher discharge than the previous study during damage repair of Jhimruk </w:t>
      </w:r>
      <w:proofErr w:type="spellStart"/>
      <w:r w:rsidR="00AF57D6" w:rsidRPr="00AF57D6">
        <w:t>headworks</w:t>
      </w:r>
      <w:proofErr w:type="spellEnd"/>
      <w:r w:rsidR="008E057B" w:rsidRPr="00AF57D6">
        <w:t>.</w:t>
      </w:r>
      <w:r w:rsidR="00170DF3" w:rsidRPr="00AF57D6">
        <w:t xml:space="preserve"> </w:t>
      </w:r>
      <w:r w:rsidR="00AF57D6" w:rsidRPr="00AF57D6">
        <w:t xml:space="preserve">For the rest of the months, the discharge is lesser than the previous study. It is noted that </w:t>
      </w:r>
      <w:r w:rsidR="00170DF3" w:rsidRPr="00AF57D6">
        <w:t xml:space="preserve">the measured data </w:t>
      </w:r>
      <w:r w:rsidR="00AF57D6" w:rsidRPr="00AF57D6">
        <w:t xml:space="preserve">shows that dry months have higher discharge except Baishakh whereas the wet months have lesser than previous study except Shrawan. </w:t>
      </w:r>
    </w:p>
    <w:p w14:paraId="1D7938E2" w14:textId="120B5A59" w:rsidR="00170DF3" w:rsidRDefault="00170DF3">
      <w:pPr>
        <w:pStyle w:val="Heading3"/>
        <w:pPrChange w:id="4856" w:author="Kumar Baral" w:date="2022-12-12T17:30:00Z">
          <w:pPr>
            <w:pStyle w:val="Heading2"/>
            <w:keepLines/>
            <w:numPr>
              <w:ilvl w:val="2"/>
              <w:numId w:val="51"/>
            </w:numPr>
            <w:spacing w:before="40" w:line="276" w:lineRule="auto"/>
            <w:ind w:left="709" w:right="-46" w:hanging="709"/>
            <w:jc w:val="both"/>
          </w:pPr>
        </w:pPrChange>
      </w:pPr>
      <w:bookmarkStart w:id="4857" w:name="_Toc127348179"/>
      <w:r>
        <w:t xml:space="preserve">Water Sharing in </w:t>
      </w:r>
      <w:r w:rsidR="009E5F89">
        <w:t>Jhimruk Khola</w:t>
      </w:r>
      <w:bookmarkEnd w:id="4857"/>
    </w:p>
    <w:p w14:paraId="63CE71CD" w14:textId="09705E8F" w:rsidR="00170DF3" w:rsidRPr="00170DF3" w:rsidRDefault="00AF57D6" w:rsidP="00170DF3">
      <w:pPr>
        <w:rPr>
          <w:ins w:id="4858" w:author="Kumar Baral" w:date="2022-12-12T16:39:00Z"/>
        </w:rPr>
      </w:pPr>
      <w:r>
        <w:t>Further study is needed for the accurate information about water sharing. This study does not collect any information about the water sharing in Jhimruk Khola</w:t>
      </w:r>
      <w:r w:rsidR="0083305E">
        <w:t>.</w:t>
      </w:r>
      <w:r>
        <w:t xml:space="preserve"> This does not mean there is no water sharing in Jhimruk Khola. </w:t>
      </w:r>
    </w:p>
    <w:p w14:paraId="1AC75B9D" w14:textId="77777777" w:rsidR="00347AC2" w:rsidRDefault="00347AC2">
      <w:pPr>
        <w:pStyle w:val="Heading3"/>
        <w:rPr>
          <w:ins w:id="4859" w:author="Kumar Baral" w:date="2022-12-12T16:39:00Z"/>
        </w:rPr>
        <w:pPrChange w:id="4860" w:author="Kumar Baral" w:date="2022-12-12T17:30:00Z">
          <w:pPr>
            <w:pStyle w:val="Heading2"/>
            <w:keepLines/>
            <w:numPr>
              <w:ilvl w:val="2"/>
              <w:numId w:val="51"/>
            </w:numPr>
            <w:spacing w:before="40" w:line="276" w:lineRule="auto"/>
            <w:ind w:left="709" w:right="-46" w:hanging="709"/>
            <w:jc w:val="both"/>
          </w:pPr>
        </w:pPrChange>
      </w:pPr>
      <w:bookmarkStart w:id="4861" w:name="_Toc90989303"/>
      <w:bookmarkStart w:id="4862" w:name="_Toc91255219"/>
      <w:bookmarkStart w:id="4863" w:name="_Toc92369062"/>
      <w:bookmarkStart w:id="4864" w:name="_Toc92876307"/>
      <w:bookmarkStart w:id="4865" w:name="_Toc127348180"/>
      <w:bookmarkEnd w:id="4849"/>
      <w:bookmarkEnd w:id="4850"/>
      <w:ins w:id="4866" w:author="Kumar Baral" w:date="2022-12-12T16:39:00Z">
        <w:r w:rsidRPr="001C0EA0">
          <w:t>Riparian Release</w:t>
        </w:r>
        <w:bookmarkEnd w:id="4861"/>
        <w:bookmarkEnd w:id="4862"/>
        <w:bookmarkEnd w:id="4863"/>
        <w:bookmarkEnd w:id="4864"/>
        <w:bookmarkEnd w:id="4865"/>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10864127" w:rsidR="005C2E26" w:rsidRPr="00440E28" w:rsidDel="001F6995" w:rsidRDefault="005C2E26" w:rsidP="005C2E26">
      <w:pPr>
        <w:rPr>
          <w:del w:id="4867" w:author="Kumar Baral" w:date="2023-02-13T11:33:00Z"/>
          <w:rFonts w:eastAsiaTheme="minorHAnsi" w:cstheme="minorBidi"/>
          <w:szCs w:val="22"/>
          <w:highlight w:val="yellow"/>
        </w:rPr>
      </w:pPr>
      <w:del w:id="4868" w:author="Kumar Baral" w:date="2023-02-13T11:33:00Z">
        <w:r w:rsidRPr="00440E28" w:rsidDel="001F6995">
          <w:rPr>
            <w:rFonts w:eastAsiaTheme="minorHAnsi" w:cstheme="minorBidi"/>
            <w:szCs w:val="22"/>
            <w:highlight w:val="yellow"/>
          </w:rPr>
          <w:delTex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delText>
        </w:r>
      </w:del>
    </w:p>
    <w:p w14:paraId="2806E896" w14:textId="7420C6A9" w:rsidR="005C2E26" w:rsidRPr="00440E28" w:rsidDel="00F66651" w:rsidRDefault="005C2E26" w:rsidP="005C2E26">
      <w:pPr>
        <w:rPr>
          <w:del w:id="4869" w:author="Kumar Baral" w:date="2023-02-13T10:57:00Z"/>
          <w:rFonts w:eastAsiaTheme="minorHAnsi" w:cstheme="minorBidi"/>
          <w:szCs w:val="22"/>
          <w:highlight w:val="yellow"/>
        </w:rPr>
      </w:pPr>
      <w:del w:id="4870" w:author="Kumar Baral" w:date="2023-02-13T10:57:00Z">
        <w:r w:rsidRPr="00440E28" w:rsidDel="00F66651">
          <w:rPr>
            <w:rFonts w:eastAsiaTheme="minorHAnsi" w:cstheme="minorBidi"/>
            <w:szCs w:val="22"/>
            <w:highlight w:val="yellow"/>
          </w:rPr>
          <w:delTex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delText>
        </w:r>
      </w:del>
    </w:p>
    <w:p w14:paraId="2C158C73" w14:textId="41096AD0" w:rsidR="005C2E26" w:rsidRPr="00440E28" w:rsidDel="00F66651" w:rsidRDefault="005C2E26" w:rsidP="005C2E26">
      <w:pPr>
        <w:rPr>
          <w:del w:id="4871" w:author="Kumar Baral" w:date="2023-02-13T10:57:00Z"/>
          <w:rFonts w:eastAsiaTheme="minorHAnsi" w:cstheme="minorBidi"/>
          <w:szCs w:val="22"/>
          <w:highlight w:val="yellow"/>
        </w:rPr>
      </w:pPr>
      <w:del w:id="4872" w:author="Kumar Baral" w:date="2023-02-13T10:57:00Z">
        <w:r w:rsidRPr="00440E28" w:rsidDel="00F66651">
          <w:rPr>
            <w:rFonts w:eastAsiaTheme="minorHAnsi" w:cstheme="minorBidi"/>
            <w:szCs w:val="22"/>
            <w:highlight w:val="yellow"/>
          </w:rPr>
          <w:delText>Riparian release is also critical for the water quality management of the river, as it helps to maintain the natural water chemistry, including pH, dissolved oxygen levels, and nutrient levels, which are important for the health of the river and its associated ecosystems.</w:delText>
        </w:r>
      </w:del>
    </w:p>
    <w:p w14:paraId="51B9D5F8" w14:textId="1DA65EC6" w:rsidR="005C2E26" w:rsidRPr="00440E28" w:rsidDel="00F66651" w:rsidRDefault="005C2E26" w:rsidP="005C2E26">
      <w:pPr>
        <w:rPr>
          <w:del w:id="4873" w:author="Kumar Baral" w:date="2023-02-13T10:57:00Z"/>
          <w:rFonts w:eastAsiaTheme="minorHAnsi" w:cstheme="minorBidi"/>
          <w:szCs w:val="22"/>
          <w:highlight w:val="yellow"/>
        </w:rPr>
      </w:pPr>
      <w:del w:id="4874" w:author="Kumar Baral" w:date="2023-02-13T10:57:00Z">
        <w:r w:rsidRPr="00440E28" w:rsidDel="00F66651">
          <w:rPr>
            <w:rFonts w:eastAsiaTheme="minorHAnsi" w:cstheme="minorBidi"/>
            <w:szCs w:val="22"/>
            <w:highlight w:val="yellow"/>
          </w:rPr>
          <w:delText>By implementing appropriate riparian release strategies, hydropower projects can be designed and operated in a sustainable and responsible manner, providing clean and reliable energy while also protecting and preserving the health of the river and its associated ecosystems.</w:delText>
        </w:r>
      </w:del>
    </w:p>
    <w:p w14:paraId="63C3BF77" w14:textId="1BBEA007" w:rsidR="00347AC2" w:rsidRPr="00347AC2" w:rsidRDefault="00AF57D6">
      <w:pPr>
        <w:pPrChange w:id="4875" w:author="Kumar Baral" w:date="2022-12-12T16:37:00Z">
          <w:pPr>
            <w:pStyle w:val="Heading2"/>
          </w:pPr>
        </w:pPrChange>
      </w:pPr>
      <w:r>
        <w:t xml:space="preserve">There is no information about existing riparian release in Jhimruk Khola. Hence, it is not included in this report. </w:t>
      </w:r>
    </w:p>
    <w:p w14:paraId="00BB1DE7" w14:textId="5016C290" w:rsidR="006238CC" w:rsidRDefault="006238CC" w:rsidP="00573E74">
      <w:pPr>
        <w:pStyle w:val="Heading2"/>
        <w:rPr>
          <w:ins w:id="4876" w:author="Kumar Baral" w:date="2022-12-12T16:41:00Z"/>
        </w:rPr>
      </w:pPr>
      <w:bookmarkStart w:id="4877" w:name="_Toc402364316"/>
      <w:bookmarkStart w:id="4878" w:name="_Toc474766066"/>
      <w:bookmarkStart w:id="4879" w:name="_Toc62563956"/>
      <w:del w:id="4880" w:author="Kumar Baral" w:date="2022-12-12T16:41:00Z">
        <w:r w:rsidRPr="006238CC" w:rsidDel="00347AC2">
          <w:delText>Stream Flow</w:delText>
        </w:r>
      </w:del>
      <w:bookmarkStart w:id="4881" w:name="_Toc127348181"/>
      <w:bookmarkEnd w:id="4877"/>
      <w:bookmarkEnd w:id="4878"/>
      <w:bookmarkEnd w:id="4879"/>
      <w:ins w:id="4882" w:author="Kumar Baral" w:date="2022-12-12T16:41:00Z">
        <w:r w:rsidR="00347AC2">
          <w:t>Flow Duration Curve (FDC) and Design Discharge</w:t>
        </w:r>
        <w:bookmarkEnd w:id="4881"/>
      </w:ins>
    </w:p>
    <w:p w14:paraId="10798B12" w14:textId="2081DF05"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3AC7F200" w:rsidR="005C2E26" w:rsidRPr="003D5D60" w:rsidDel="00F66651" w:rsidRDefault="005C2E26" w:rsidP="005C2E26">
      <w:pPr>
        <w:rPr>
          <w:del w:id="4883" w:author="Kumar Baral" w:date="2023-02-13T10:58:00Z"/>
          <w:rFonts w:eastAsiaTheme="minorHAnsi" w:cstheme="minorBidi"/>
          <w:szCs w:val="22"/>
        </w:rPr>
      </w:pPr>
      <w:del w:id="4884" w:author="Kumar Baral" w:date="2023-02-13T10:58:00Z">
        <w:r w:rsidRPr="003D5D60" w:rsidDel="00F66651">
          <w:rPr>
            <w:rFonts w:eastAsiaTheme="minorHAnsi" w:cstheme="minorBidi"/>
            <w:szCs w:val="22"/>
          </w:rPr>
          <w:delTex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delText>
        </w:r>
      </w:del>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1CDAD961" w:rsidR="005C2E26" w:rsidRPr="00491422" w:rsidDel="00F66651" w:rsidRDefault="0062160E" w:rsidP="005C2E26">
      <w:pPr>
        <w:rPr>
          <w:del w:id="4885" w:author="Kumar Baral" w:date="2023-02-13T10:58:00Z"/>
          <w:rFonts w:eastAsiaTheme="minorHAnsi" w:cstheme="minorBidi"/>
          <w:szCs w:val="22"/>
        </w:rPr>
      </w:pPr>
      <w:r>
        <w:rPr>
          <w:rFonts w:eastAsiaTheme="minorHAnsi" w:cstheme="minorBidi"/>
          <w:szCs w:val="22"/>
        </w:rPr>
        <w:t xml:space="preserve">Flow duration curve of Jhimruk Khola </w:t>
      </w:r>
      <w:ins w:id="4886" w:author="Kumar Baral" w:date="2023-02-13T14:21:00Z">
        <w:r w:rsidRPr="001C0EA0">
          <w:t xml:space="preserve">has been carried out using the </w:t>
        </w:r>
      </w:ins>
      <w:r>
        <w:t>data</w:t>
      </w:r>
      <w:ins w:id="4887" w:author="Kumar Baral" w:date="2023-02-13T14:21:00Z">
        <w:r>
          <w:t xml:space="preserve"> series (20</w:t>
        </w:r>
      </w:ins>
      <w:r>
        <w:t>5</w:t>
      </w:r>
      <w:ins w:id="4888" w:author="Kumar Baral" w:date="2023-02-13T14:21:00Z">
        <w:r>
          <w:t>1/</w:t>
        </w:r>
      </w:ins>
      <w:r>
        <w:t>5</w:t>
      </w:r>
      <w:ins w:id="4889" w:author="Kumar Baral" w:date="2023-02-13T14:21:00Z">
        <w:r>
          <w:t>2-2079/80</w:t>
        </w:r>
        <w:r w:rsidRPr="001C0EA0">
          <w:t xml:space="preserve">) of </w:t>
        </w:r>
      </w:ins>
      <w:r>
        <w:t>Jhimruk</w:t>
      </w:r>
      <w:ins w:id="4890" w:author="Kumar Baral" w:date="2023-02-13T14:22:00Z">
        <w:r>
          <w:t xml:space="preserve"> Khola</w:t>
        </w:r>
      </w:ins>
      <w:ins w:id="4891" w:author="Kumar Baral" w:date="2023-02-13T14:21:00Z">
        <w:r w:rsidRPr="001C0EA0">
          <w:t xml:space="preserve"> at the intake. </w:t>
        </w:r>
      </w:ins>
      <w:del w:id="4892" w:author="Kumar Baral" w:date="2023-02-13T10:58:00Z">
        <w:r w:rsidR="005C2E26" w:rsidRPr="00491422" w:rsidDel="00F66651">
          <w:rPr>
            <w:rFonts w:eastAsiaTheme="minorHAnsi" w:cstheme="minorBidi"/>
            <w:szCs w:val="22"/>
          </w:rPr>
          <w:delTex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delText>
        </w:r>
      </w:del>
    </w:p>
    <w:p w14:paraId="0239E663" w14:textId="2E0FDBC8" w:rsidR="00440E28" w:rsidRDefault="003A45A2" w:rsidP="005C2E26">
      <w:pPr>
        <w:rPr>
          <w:rFonts w:eastAsiaTheme="minorHAnsi" w:cstheme="minorBidi"/>
          <w:szCs w:val="22"/>
        </w:rPr>
      </w:pPr>
      <w:r w:rsidRPr="00491422">
        <w:rPr>
          <w:rFonts w:eastAsiaTheme="minorHAnsi" w:cstheme="minorBidi"/>
          <w:szCs w:val="22"/>
        </w:rPr>
        <w:t xml:space="preserve">As per </w:t>
      </w:r>
      <w:r w:rsidR="00AF57D6" w:rsidRPr="00491422">
        <w:rPr>
          <w:rFonts w:eastAsiaTheme="minorHAnsi" w:cstheme="minorBidi"/>
          <w:szCs w:val="22"/>
        </w:rPr>
        <w:t>t</w:t>
      </w:r>
      <w:r w:rsidR="00491422" w:rsidRPr="00491422">
        <w:rPr>
          <w:rFonts w:eastAsiaTheme="minorHAnsi" w:cstheme="minorBidi"/>
          <w:szCs w:val="22"/>
        </w:rPr>
        <w:t xml:space="preserve">he document called ‘A Brief </w:t>
      </w:r>
      <w:r w:rsidR="00DF647F" w:rsidRPr="00491422">
        <w:rPr>
          <w:rFonts w:eastAsiaTheme="minorHAnsi" w:cstheme="minorBidi"/>
          <w:szCs w:val="22"/>
        </w:rPr>
        <w:t>Introduction</w:t>
      </w:r>
      <w:r w:rsidR="00491422" w:rsidRPr="00491422">
        <w:rPr>
          <w:rFonts w:eastAsiaTheme="minorHAnsi" w:cstheme="minorBidi"/>
          <w:szCs w:val="22"/>
        </w:rPr>
        <w:t xml:space="preserve"> of Jhimruk Hydroelectric and Rural Electrification Project”</w:t>
      </w:r>
      <w:r w:rsidRPr="00491422">
        <w:rPr>
          <w:rFonts w:eastAsiaTheme="minorHAnsi" w:cstheme="minorBidi"/>
          <w:szCs w:val="22"/>
        </w:rPr>
        <w:t xml:space="preserve">, the design discharge is </w:t>
      </w:r>
      <w:r w:rsidR="00491422" w:rsidRPr="00491422">
        <w:rPr>
          <w:rFonts w:eastAsiaTheme="minorHAnsi" w:cstheme="minorBidi"/>
          <w:szCs w:val="22"/>
        </w:rPr>
        <w:t>7</w:t>
      </w:r>
      <w:r w:rsidRPr="00491422">
        <w:rPr>
          <w:rFonts w:eastAsiaTheme="minorHAnsi" w:cstheme="minorBidi"/>
          <w:szCs w:val="22"/>
        </w:rPr>
        <w:t xml:space="preserve"> m</w:t>
      </w:r>
      <w:r w:rsidRPr="00501371">
        <w:rPr>
          <w:rFonts w:eastAsiaTheme="minorHAnsi" w:cstheme="minorBidi"/>
          <w:szCs w:val="22"/>
          <w:vertAlign w:val="superscript"/>
        </w:rPr>
        <w:t>3</w:t>
      </w:r>
      <w:r w:rsidRPr="00491422">
        <w:rPr>
          <w:rFonts w:eastAsiaTheme="minorHAnsi" w:cstheme="minorBidi"/>
          <w:szCs w:val="22"/>
        </w:rPr>
        <w:t>/s</w:t>
      </w:r>
      <w:r w:rsidR="00491422" w:rsidRPr="00491422">
        <w:rPr>
          <w:rFonts w:eastAsiaTheme="minorHAnsi" w:cstheme="minorBidi"/>
          <w:szCs w:val="22"/>
        </w:rPr>
        <w:t xml:space="preserve">. However, the information about the percentile exceedance is </w:t>
      </w:r>
      <w:r w:rsidRPr="00491422">
        <w:rPr>
          <w:rFonts w:eastAsiaTheme="minorHAnsi" w:cstheme="minorBidi"/>
          <w:szCs w:val="22"/>
        </w:rPr>
        <w:t xml:space="preserve"> </w:t>
      </w:r>
      <w:del w:id="4893" w:author="Kumar Baral" w:date="2023-02-13T14:38:00Z">
        <w:r w:rsidRPr="00491422" w:rsidDel="00C172A6">
          <w:rPr>
            <w:rFonts w:eastAsiaTheme="minorHAnsi" w:cstheme="minorBidi"/>
            <w:szCs w:val="22"/>
          </w:rPr>
          <w:delText xml:space="preserve">which </w:delText>
        </w:r>
      </w:del>
      <w:r w:rsidR="00491422" w:rsidRPr="00491422">
        <w:rPr>
          <w:rFonts w:eastAsiaTheme="minorHAnsi" w:cstheme="minorBidi"/>
          <w:szCs w:val="22"/>
        </w:rPr>
        <w:t xml:space="preserve">not known. </w:t>
      </w:r>
      <w:del w:id="4894" w:author="Kumar Baral" w:date="2023-02-13T14:38:00Z">
        <w:r w:rsidRPr="00491422" w:rsidDel="00C172A6">
          <w:rPr>
            <w:rFonts w:eastAsiaTheme="minorHAnsi" w:cstheme="minorBidi"/>
            <w:szCs w:val="22"/>
          </w:rPr>
          <w:delText xml:space="preserve">available for </w:delText>
        </w:r>
      </w:del>
      <w:ins w:id="4895" w:author="Kumar Baral" w:date="2023-02-13T14:28:00Z">
        <w:r w:rsidR="00B132C2" w:rsidRPr="00491422">
          <w:rPr>
            <w:rFonts w:eastAsiaTheme="minorHAnsi" w:cstheme="minorBidi"/>
            <w:szCs w:val="22"/>
          </w:rPr>
          <w:t xml:space="preserve">Now, </w:t>
        </w:r>
      </w:ins>
      <w:ins w:id="4896" w:author="Kumar Baral" w:date="2023-02-13T14:29:00Z">
        <w:r w:rsidR="00B132C2" w:rsidRPr="00491422">
          <w:rPr>
            <w:rFonts w:eastAsiaTheme="minorHAnsi" w:cstheme="minorBidi"/>
            <w:szCs w:val="22"/>
          </w:rPr>
          <w:t xml:space="preserve">the discharge </w:t>
        </w:r>
      </w:ins>
      <w:r w:rsidR="00491422" w:rsidRPr="00491422">
        <w:rPr>
          <w:rFonts w:eastAsiaTheme="minorHAnsi" w:cstheme="minorBidi"/>
          <w:szCs w:val="22"/>
        </w:rPr>
        <w:t>of 7 m</w:t>
      </w:r>
      <w:r w:rsidR="00491422" w:rsidRPr="00501371">
        <w:rPr>
          <w:rFonts w:eastAsiaTheme="minorHAnsi" w:cstheme="minorBidi"/>
          <w:szCs w:val="22"/>
          <w:vertAlign w:val="superscript"/>
        </w:rPr>
        <w:t>3</w:t>
      </w:r>
      <w:r w:rsidR="00491422" w:rsidRPr="00491422">
        <w:rPr>
          <w:rFonts w:eastAsiaTheme="minorHAnsi" w:cstheme="minorBidi"/>
          <w:szCs w:val="22"/>
        </w:rPr>
        <w:t xml:space="preserve">/s is 56.25 % flow exceedance </w:t>
      </w:r>
      <w:ins w:id="4897" w:author="Kumar Baral" w:date="2023-02-13T14:38:00Z">
        <w:r w:rsidR="00C172A6" w:rsidRPr="00491422">
          <w:rPr>
            <w:rFonts w:eastAsiaTheme="minorHAnsi" w:cstheme="minorBidi"/>
            <w:szCs w:val="22"/>
          </w:rPr>
          <w:t xml:space="preserve">as </w:t>
        </w:r>
      </w:ins>
      <w:r w:rsidR="00491422" w:rsidRPr="00491422">
        <w:rPr>
          <w:rFonts w:eastAsiaTheme="minorHAnsi" w:cstheme="minorBidi"/>
          <w:szCs w:val="22"/>
        </w:rPr>
        <w:t>indicated</w:t>
      </w:r>
      <w:ins w:id="4898" w:author="Kumar Baral" w:date="2023-02-13T14:38:00Z">
        <w:r w:rsidR="00C172A6" w:rsidRPr="00491422">
          <w:rPr>
            <w:rFonts w:eastAsiaTheme="minorHAnsi" w:cstheme="minorBidi"/>
            <w:szCs w:val="22"/>
          </w:rPr>
          <w:t xml:space="preserve"> in </w:t>
        </w:r>
      </w:ins>
      <w:ins w:id="4899" w:author="Kumar Baral" w:date="2023-02-13T14:39:00Z">
        <w:r w:rsidR="00C172A6" w:rsidRPr="00491422">
          <w:rPr>
            <w:rFonts w:eastAsiaTheme="minorHAnsi" w:cstheme="minorBidi"/>
            <w:szCs w:val="22"/>
          </w:rPr>
          <w:fldChar w:fldCharType="begin"/>
        </w:r>
        <w:r w:rsidR="00C172A6" w:rsidRPr="00491422">
          <w:rPr>
            <w:rFonts w:eastAsiaTheme="minorHAnsi" w:cstheme="minorBidi"/>
            <w:szCs w:val="22"/>
          </w:rPr>
          <w:instrText xml:space="preserve"> REF _Ref127191580 \h </w:instrText>
        </w:r>
      </w:ins>
      <w:r w:rsidR="00440E28" w:rsidRPr="00491422">
        <w:rPr>
          <w:rFonts w:eastAsiaTheme="minorHAnsi" w:cstheme="minorBidi"/>
          <w:szCs w:val="22"/>
        </w:rPr>
        <w:instrText xml:space="preserve"> \* MERGEFORMAT </w:instrText>
      </w:r>
      <w:r w:rsidR="00C172A6" w:rsidRPr="00491422">
        <w:rPr>
          <w:rFonts w:eastAsiaTheme="minorHAnsi" w:cstheme="minorBidi"/>
          <w:szCs w:val="22"/>
        </w:rPr>
      </w:r>
      <w:r w:rsidR="00C172A6" w:rsidRPr="00491422">
        <w:rPr>
          <w:rFonts w:eastAsiaTheme="minorHAnsi" w:cstheme="minorBidi"/>
          <w:szCs w:val="22"/>
        </w:rPr>
        <w:fldChar w:fldCharType="separate"/>
      </w:r>
      <w:ins w:id="4900" w:author="Kumar Baral" w:date="2023-02-13T12:05:00Z">
        <w:r w:rsidR="008C4DA6" w:rsidRPr="00491422">
          <w:t xml:space="preserve">Figure </w:t>
        </w:r>
      </w:ins>
      <w:r w:rsidR="008C4DA6" w:rsidRPr="00491422">
        <w:rPr>
          <w:noProof/>
        </w:rPr>
        <w:t>1</w:t>
      </w:r>
      <w:ins w:id="4901" w:author="Kumar Baral" w:date="2023-02-13T14:03:00Z">
        <w:r w:rsidR="008C4DA6" w:rsidRPr="00491422">
          <w:noBreakHyphen/>
        </w:r>
      </w:ins>
      <w:r w:rsidR="008C4DA6" w:rsidRPr="00491422">
        <w:rPr>
          <w:noProof/>
        </w:rPr>
        <w:t>5</w:t>
      </w:r>
      <w:ins w:id="4902" w:author="Kumar Baral" w:date="2023-02-13T14:39:00Z">
        <w:r w:rsidR="00C172A6" w:rsidRPr="00491422">
          <w:rPr>
            <w:rFonts w:eastAsiaTheme="minorHAnsi" w:cstheme="minorBidi"/>
            <w:szCs w:val="22"/>
          </w:rPr>
          <w:fldChar w:fldCharType="end"/>
        </w:r>
      </w:ins>
      <w:ins w:id="4903" w:author="Kumar Baral" w:date="2023-02-13T14:38:00Z">
        <w:r w:rsidR="00C172A6" w:rsidRPr="00491422">
          <w:rPr>
            <w:rFonts w:eastAsiaTheme="minorHAnsi" w:cstheme="minorBidi"/>
            <w:szCs w:val="22"/>
          </w:rPr>
          <w:t>.</w:t>
        </w:r>
      </w:ins>
    </w:p>
    <w:p w14:paraId="0C7D9EC0" w14:textId="77777777" w:rsidR="00440E28" w:rsidRDefault="00440E28" w:rsidP="005C2E26">
      <w:pPr>
        <w:rPr>
          <w:rFonts w:eastAsiaTheme="minorHAnsi" w:cstheme="minorBidi"/>
          <w:szCs w:val="22"/>
        </w:rPr>
      </w:pPr>
    </w:p>
    <w:p w14:paraId="70C6B636" w14:textId="10AF9EF9" w:rsidR="003A45A2" w:rsidDel="00C172A6" w:rsidRDefault="00440E28" w:rsidP="003A45A2">
      <w:pPr>
        <w:rPr>
          <w:del w:id="4904" w:author="Kumar Baral" w:date="2023-02-13T14:39:00Z"/>
          <w:rFonts w:eastAsiaTheme="minorHAnsi" w:cstheme="minorBidi"/>
          <w:szCs w:val="22"/>
        </w:rPr>
      </w:pPr>
      <w:r>
        <w:rPr>
          <w:noProof/>
          <w:lang w:bidi="ne-NP"/>
        </w:rPr>
        <w:lastRenderedPageBreak/>
        <w:drawing>
          <wp:inline distT="0" distB="0" distL="0" distR="0" wp14:anchorId="3C727DDD" wp14:editId="6700F9BD">
            <wp:extent cx="5891213" cy="3867150"/>
            <wp:effectExtent l="0" t="0" r="1460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id="4905" w:author="Kumar Baral" w:date="2023-02-13T14:34:00Z">
        <w:r w:rsidR="003A45A2" w:rsidDel="00B132C2">
          <w:rPr>
            <w:rFonts w:eastAsiaTheme="minorHAnsi" w:cstheme="minorBidi"/>
            <w:szCs w:val="22"/>
          </w:rPr>
          <w:delText xml:space="preserve"> </w:delText>
        </w:r>
      </w:del>
    </w:p>
    <w:p w14:paraId="6E70EBA0" w14:textId="402C15E1" w:rsidR="00347AC2" w:rsidDel="001F6995" w:rsidRDefault="002A46D1">
      <w:pPr>
        <w:pStyle w:val="Heading3"/>
        <w:rPr>
          <w:del w:id="4906" w:author="Kumar Baral" w:date="2023-02-13T11:33:00Z"/>
        </w:rPr>
        <w:pPrChange w:id="4907" w:author="Kumar Baral" w:date="2022-12-12T17:30:00Z">
          <w:pPr>
            <w:pStyle w:val="Heading2"/>
            <w:keepLines/>
            <w:numPr>
              <w:ilvl w:val="2"/>
              <w:numId w:val="51"/>
            </w:numPr>
            <w:spacing w:before="40" w:line="276" w:lineRule="auto"/>
            <w:ind w:left="709" w:right="-46" w:hanging="709"/>
            <w:jc w:val="both"/>
          </w:pPr>
        </w:pPrChange>
      </w:pPr>
      <w:del w:id="4908" w:author="Kumar Baral" w:date="2023-02-13T11:33:00Z">
        <w:r w:rsidDel="001F6995">
          <w:delText>FDC from the measured data</w:delText>
        </w:r>
      </w:del>
    </w:p>
    <w:p w14:paraId="40C161F6" w14:textId="610AC986" w:rsidR="00347AC2" w:rsidDel="00A642B3" w:rsidRDefault="002A46D1">
      <w:pPr>
        <w:pStyle w:val="Heading3"/>
        <w:rPr>
          <w:del w:id="4909" w:author="Kumar Baral" w:date="2023-02-13T09:55:00Z"/>
        </w:rPr>
        <w:pPrChange w:id="4910" w:author="Kumar Baral" w:date="2022-12-12T17:30:00Z">
          <w:pPr>
            <w:pStyle w:val="Heading2"/>
            <w:keepLines/>
            <w:numPr>
              <w:ilvl w:val="2"/>
              <w:numId w:val="51"/>
            </w:numPr>
            <w:spacing w:before="40" w:line="276" w:lineRule="auto"/>
            <w:ind w:left="709" w:right="-46" w:hanging="709"/>
            <w:jc w:val="both"/>
          </w:pPr>
        </w:pPrChange>
      </w:pPr>
      <w:del w:id="4911" w:author="Kumar Baral" w:date="2023-02-13T09:55:00Z">
        <w:r w:rsidDel="00A642B3">
          <w:delText>Comparision of FDC</w:delText>
        </w:r>
        <w:r w:rsidR="00215E71" w:rsidDel="00A642B3">
          <w:delText xml:space="preserve"> of UFSR</w:delText>
        </w:r>
      </w:del>
    </w:p>
    <w:p w14:paraId="184C3E08" w14:textId="66F987A1" w:rsidR="00215E71" w:rsidRPr="00215E71" w:rsidRDefault="00215E71" w:rsidP="00215E71"/>
    <w:p w14:paraId="0BA8712E" w14:textId="5A47BACF" w:rsidR="003965AE" w:rsidRPr="003965AE" w:rsidRDefault="00A2565C">
      <w:pPr>
        <w:pStyle w:val="Caption"/>
        <w:rPr>
          <w:ins w:id="4912" w:author="Kumar Baral" w:date="2022-12-12T16:42:00Z"/>
        </w:rPr>
        <w:pPrChange w:id="4913" w:author="Kumar Baral" w:date="2023-02-13T12:05:00Z">
          <w:pPr/>
        </w:pPrChange>
      </w:pPr>
      <w:bookmarkStart w:id="4914" w:name="_Ref127191580"/>
      <w:bookmarkStart w:id="4915" w:name="_Toc127348199"/>
      <w:ins w:id="4916" w:author="Kumar Baral" w:date="2023-02-13T12:05:00Z">
        <w:r>
          <w:t xml:space="preserve">Figure </w:t>
        </w:r>
      </w:ins>
      <w:ins w:id="4917" w:author="Kumar Baral" w:date="2023-02-13T14:03:00Z">
        <w:r w:rsidR="00927B5D">
          <w:fldChar w:fldCharType="begin"/>
        </w:r>
        <w:r w:rsidR="00927B5D">
          <w:instrText xml:space="preserve"> STYLEREF 1 \s </w:instrText>
        </w:r>
      </w:ins>
      <w:r w:rsidR="00927B5D">
        <w:fldChar w:fldCharType="separate"/>
      </w:r>
      <w:r w:rsidR="008C4DA6">
        <w:rPr>
          <w:noProof/>
        </w:rPr>
        <w:t>1</w:t>
      </w:r>
      <w:ins w:id="4918"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5</w:t>
      </w:r>
      <w:ins w:id="4919" w:author="Kumar Baral" w:date="2023-02-13T14:03:00Z">
        <w:r w:rsidR="00927B5D">
          <w:fldChar w:fldCharType="end"/>
        </w:r>
      </w:ins>
      <w:bookmarkEnd w:id="4914"/>
      <w:ins w:id="4920" w:author="Kumar Baral" w:date="2023-02-13T12:06:00Z">
        <w:r>
          <w:t xml:space="preserve">: Flow duration Curve of </w:t>
        </w:r>
      </w:ins>
      <w:r w:rsidR="00440E28">
        <w:t>Jhimruk</w:t>
      </w:r>
      <w:ins w:id="4921" w:author="Kumar Baral" w:date="2023-02-13T12:06:00Z">
        <w:r>
          <w:t xml:space="preserve"> Khola</w:t>
        </w:r>
      </w:ins>
      <w:bookmarkEnd w:id="4915"/>
    </w:p>
    <w:p w14:paraId="527D8DAB" w14:textId="77777777" w:rsidR="006238CC" w:rsidRPr="006238CC" w:rsidRDefault="006238CC" w:rsidP="001F4328">
      <w:pPr>
        <w:pStyle w:val="Heading2"/>
      </w:pPr>
      <w:bookmarkStart w:id="4922" w:name="_Toc351715576"/>
      <w:bookmarkStart w:id="4923" w:name="_Toc393365361"/>
      <w:bookmarkStart w:id="4924" w:name="_Toc402364322"/>
      <w:bookmarkStart w:id="4925" w:name="_Toc474766071"/>
      <w:bookmarkStart w:id="4926" w:name="_Toc62563960"/>
      <w:bookmarkStart w:id="4927" w:name="_Toc127348182"/>
      <w:r w:rsidRPr="006238CC">
        <w:t>Flood Analysis</w:t>
      </w:r>
      <w:bookmarkEnd w:id="4922"/>
      <w:bookmarkEnd w:id="4923"/>
      <w:bookmarkEnd w:id="4924"/>
      <w:bookmarkEnd w:id="4925"/>
      <w:bookmarkEnd w:id="4926"/>
      <w:bookmarkEnd w:id="4927"/>
    </w:p>
    <w:p w14:paraId="1DBBCDF0" w14:textId="034DD071" w:rsidR="005C2E26" w:rsidRDefault="005C2E26" w:rsidP="005C2E26">
      <w:pPr>
        <w:rPr>
          <w:rFonts w:cstheme="minorBidi"/>
        </w:rPr>
      </w:pPr>
      <w:bookmarkStart w:id="4928" w:name="_Toc483917658"/>
      <w:r w:rsidRPr="003D5D60">
        <w:rPr>
          <w:rFonts w:cstheme="minorBidi"/>
        </w:rPr>
        <w:t>Flood flow is the maximum flow of water that occurs in a river, usually caused by heavy rainfall</w:t>
      </w:r>
      <w:del w:id="4929" w:author="Kumar Baral" w:date="2023-02-13T11:07:00Z">
        <w:r w:rsidRPr="003D5D60" w:rsidDel="007C4B44">
          <w:rPr>
            <w:rFonts w:cstheme="minorBidi"/>
          </w:rPr>
          <w:delText xml:space="preserve"> or the rapid melting of snow</w:delText>
        </w:r>
      </w:del>
      <w:r w:rsidRPr="003D5D60">
        <w:rPr>
          <w:rFonts w:cstheme="minorBidi"/>
        </w:rPr>
        <w:t>.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5B423393" w14:textId="791B37DE" w:rsidR="00637482" w:rsidRDefault="00637482" w:rsidP="005C2E26">
      <w:r>
        <w:fldChar w:fldCharType="begin"/>
      </w:r>
      <w:r>
        <w:instrText xml:space="preserve"> REF _Ref127194732 \h </w:instrText>
      </w:r>
      <w:r>
        <w:fldChar w:fldCharType="separate"/>
      </w:r>
      <w:ins w:id="4930" w:author="Kumar Baral" w:date="2023-02-13T14:27:00Z">
        <w:r w:rsidR="008C4DA6">
          <w:t xml:space="preserve">Table </w:t>
        </w:r>
      </w:ins>
      <w:r w:rsidR="008C4DA6">
        <w:rPr>
          <w:noProof/>
        </w:rPr>
        <w:t>1</w:t>
      </w:r>
      <w:ins w:id="4931" w:author="Kumar Baral" w:date="2023-02-13T14:27:00Z">
        <w:r w:rsidR="008C4DA6">
          <w:noBreakHyphen/>
        </w:r>
      </w:ins>
      <w:r w:rsidR="008C4DA6">
        <w:rPr>
          <w:noProof/>
        </w:rPr>
        <w:t>3</w:t>
      </w:r>
      <w:r>
        <w:fldChar w:fldCharType="end"/>
      </w:r>
      <w:r>
        <w:t xml:space="preserve"> summarizes the flood flow with different return period fitting the extreme values of discharge data series in Log Normal distribution, Log Pearson Type III distribution and Gumbel distribution. Among these 3 methods, Log Pearson Type III is widely used to fit extreme value distribution. However, it should be noted that Log Pearson Type III does not fit the data always. So, it is very important to check </w:t>
      </w:r>
      <w:r w:rsidR="00C6324B">
        <w:t xml:space="preserve">and try </w:t>
      </w:r>
      <w:r w:rsidR="00152889">
        <w:t>with</w:t>
      </w:r>
      <w:r w:rsidR="00C6324B">
        <w:t xml:space="preserve"> other distributions as well</w:t>
      </w:r>
      <w:r w:rsidR="00152889">
        <w:t xml:space="preserve"> to find the best fit</w:t>
      </w:r>
      <w:r w:rsidR="00C6324B">
        <w:t xml:space="preserve">. </w:t>
      </w:r>
      <w:r>
        <w:t xml:space="preserve"> </w:t>
      </w:r>
    </w:p>
    <w:p w14:paraId="48D83E7D" w14:textId="1F34681A" w:rsidR="005C2E26" w:rsidRPr="003D5D60" w:rsidDel="007C4B44" w:rsidRDefault="005C2E26" w:rsidP="005C2E26">
      <w:pPr>
        <w:spacing w:after="160" w:line="259" w:lineRule="auto"/>
        <w:rPr>
          <w:del w:id="4932" w:author="Kumar Baral" w:date="2023-02-13T11:08:00Z"/>
          <w:rFonts w:eastAsiaTheme="minorHAnsi" w:cstheme="minorBidi"/>
          <w:szCs w:val="22"/>
        </w:rPr>
      </w:pPr>
      <w:del w:id="4933" w:author="Kumar Baral" w:date="2023-02-13T11:08:00Z">
        <w:r w:rsidRPr="003D5D60" w:rsidDel="007C4B44">
          <w:rPr>
            <w:rFonts w:eastAsiaTheme="minorHAnsi" w:cstheme="minorBidi"/>
            <w:szCs w:val="22"/>
          </w:rPr>
          <w:delText>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the vulnerability of different communities and ecosystems to flooding, and help guide decision-making in terms of land use planning, urbanization, and other human activities that may impact the flood regime.</w:delText>
        </w:r>
      </w:del>
    </w:p>
    <w:p w14:paraId="67F35C1F" w14:textId="43061623" w:rsidR="00C442D0" w:rsidDel="00FD753C" w:rsidRDefault="00C442D0">
      <w:pPr>
        <w:pStyle w:val="Caption"/>
        <w:rPr>
          <w:del w:id="4934" w:author="Kumar Baral" w:date="2023-02-02T16:49:00Z"/>
          <w:rFonts w:eastAsiaTheme="minorHAnsi" w:cstheme="minorBidi"/>
          <w:szCs w:val="22"/>
        </w:rPr>
        <w:pPrChange w:id="4935" w:author="Kumar Baral" w:date="2023-02-13T14:26:00Z">
          <w:pPr>
            <w:spacing w:before="0" w:after="160" w:line="259" w:lineRule="auto"/>
          </w:pPr>
        </w:pPrChange>
      </w:pPr>
    </w:p>
    <w:p w14:paraId="1B9DA5C3" w14:textId="42827825" w:rsidR="00C442D0" w:rsidRDefault="00B132C2">
      <w:pPr>
        <w:pStyle w:val="Caption"/>
        <w:pPrChange w:id="4936" w:author="Kumar Baral" w:date="2023-02-13T14:27:00Z">
          <w:pPr>
            <w:spacing w:before="0" w:after="160" w:line="259" w:lineRule="auto"/>
          </w:pPr>
        </w:pPrChange>
      </w:pPr>
      <w:bookmarkStart w:id="4937" w:name="_Ref127194732"/>
      <w:bookmarkStart w:id="4938" w:name="_Toc127348205"/>
      <w:ins w:id="4939" w:author="Kumar Baral" w:date="2023-02-13T14:27:00Z">
        <w:r>
          <w:t xml:space="preserve">Table </w:t>
        </w:r>
        <w:r>
          <w:fldChar w:fldCharType="begin"/>
        </w:r>
        <w:r>
          <w:instrText xml:space="preserve"> STYLEREF 1 \s </w:instrText>
        </w:r>
      </w:ins>
      <w:r>
        <w:fldChar w:fldCharType="separate"/>
      </w:r>
      <w:r w:rsidR="008C4DA6">
        <w:rPr>
          <w:noProof/>
        </w:rPr>
        <w:t>1</w:t>
      </w:r>
      <w:ins w:id="4940" w:author="Kumar Baral" w:date="2023-02-13T14:27:00Z">
        <w:r>
          <w:fldChar w:fldCharType="end"/>
        </w:r>
        <w:r>
          <w:noBreakHyphen/>
        </w:r>
        <w:r>
          <w:fldChar w:fldCharType="begin"/>
        </w:r>
        <w:r>
          <w:instrText xml:space="preserve"> SEQ Table \* ARABIC \s 1 </w:instrText>
        </w:r>
      </w:ins>
      <w:r>
        <w:fldChar w:fldCharType="separate"/>
      </w:r>
      <w:r w:rsidR="008C4DA6">
        <w:rPr>
          <w:noProof/>
        </w:rPr>
        <w:t>3</w:t>
      </w:r>
      <w:ins w:id="4941" w:author="Kumar Baral" w:date="2023-02-13T14:27:00Z">
        <w:r>
          <w:fldChar w:fldCharType="end"/>
        </w:r>
        <w:bookmarkEnd w:id="4937"/>
        <w:r>
          <w:t>: Estimation of flood flow</w:t>
        </w:r>
        <w:bookmarkEnd w:id="4938"/>
        <w:r>
          <w:t xml:space="preserve"> </w:t>
        </w:r>
      </w:ins>
    </w:p>
    <w:tbl>
      <w:tblPr>
        <w:tblW w:w="9509" w:type="dxa"/>
        <w:tblInd w:w="-5" w:type="dxa"/>
        <w:tblLook w:val="04A0" w:firstRow="1" w:lastRow="0" w:firstColumn="1" w:lastColumn="0" w:noHBand="0" w:noVBand="1"/>
      </w:tblPr>
      <w:tblGrid>
        <w:gridCol w:w="2577"/>
        <w:gridCol w:w="1481"/>
        <w:gridCol w:w="1971"/>
        <w:gridCol w:w="1507"/>
        <w:gridCol w:w="1973"/>
      </w:tblGrid>
      <w:tr w:rsidR="004A39D9" w:rsidRPr="004A39D9" w14:paraId="1A7D4941" w14:textId="77777777" w:rsidTr="004A39D9">
        <w:trPr>
          <w:trHeight w:val="351"/>
          <w:tblHeader/>
        </w:trPr>
        <w:tc>
          <w:tcPr>
            <w:tcW w:w="2577" w:type="dxa"/>
            <w:vMerge w:val="restart"/>
            <w:tcBorders>
              <w:top w:val="single" w:sz="4" w:space="0" w:color="auto"/>
              <w:left w:val="single" w:sz="4" w:space="0" w:color="auto"/>
              <w:bottom w:val="single" w:sz="4" w:space="0" w:color="auto"/>
              <w:right w:val="single" w:sz="4" w:space="0" w:color="auto"/>
            </w:tcBorders>
            <w:shd w:val="clear" w:color="000000" w:fill="BFBFBF"/>
            <w:vAlign w:val="center"/>
            <w:hideMark/>
          </w:tcPr>
          <w:p w14:paraId="511AA872" w14:textId="77777777" w:rsidR="004A39D9" w:rsidRPr="004A39D9" w:rsidRDefault="004A39D9" w:rsidP="004A39D9">
            <w:pPr>
              <w:spacing w:before="0" w:after="0" w:line="240" w:lineRule="auto"/>
              <w:jc w:val="center"/>
              <w:rPr>
                <w:rFonts w:cs="Calibri"/>
                <w:color w:val="000000"/>
                <w:szCs w:val="22"/>
                <w:lang w:bidi="ne-NP"/>
              </w:rPr>
            </w:pPr>
            <w:r w:rsidRPr="004A39D9">
              <w:rPr>
                <w:rFonts w:cs="Calibri"/>
                <w:color w:val="000000"/>
                <w:szCs w:val="22"/>
                <w:lang w:bidi="ne-NP"/>
              </w:rPr>
              <w:t>Method</w:t>
            </w:r>
          </w:p>
        </w:tc>
        <w:tc>
          <w:tcPr>
            <w:tcW w:w="6932" w:type="dxa"/>
            <w:gridSpan w:val="4"/>
            <w:tcBorders>
              <w:top w:val="single" w:sz="4" w:space="0" w:color="auto"/>
              <w:left w:val="nil"/>
              <w:bottom w:val="single" w:sz="4" w:space="0" w:color="auto"/>
              <w:right w:val="single" w:sz="4" w:space="0" w:color="auto"/>
            </w:tcBorders>
            <w:shd w:val="clear" w:color="000000" w:fill="BFBFBF"/>
            <w:vAlign w:val="center"/>
            <w:hideMark/>
          </w:tcPr>
          <w:p w14:paraId="06BCF7DB" w14:textId="77777777" w:rsidR="004A39D9" w:rsidRPr="004A39D9" w:rsidRDefault="004A39D9" w:rsidP="004A39D9">
            <w:pPr>
              <w:spacing w:before="0" w:after="0" w:line="240" w:lineRule="auto"/>
              <w:jc w:val="center"/>
              <w:rPr>
                <w:rFonts w:cs="Calibri"/>
                <w:color w:val="000000"/>
                <w:szCs w:val="22"/>
                <w:lang w:bidi="ne-NP"/>
              </w:rPr>
            </w:pPr>
            <w:r w:rsidRPr="004A39D9">
              <w:rPr>
                <w:rFonts w:cs="Calibri"/>
                <w:color w:val="000000"/>
                <w:szCs w:val="22"/>
                <w:lang w:bidi="ne-NP"/>
              </w:rPr>
              <w:t>Flood flow (m3/s)</w:t>
            </w:r>
          </w:p>
        </w:tc>
      </w:tr>
      <w:tr w:rsidR="004A39D9" w:rsidRPr="004A39D9" w14:paraId="19C0ABDE" w14:textId="77777777" w:rsidTr="004A39D9">
        <w:trPr>
          <w:trHeight w:val="703"/>
          <w:tblHeader/>
        </w:trPr>
        <w:tc>
          <w:tcPr>
            <w:tcW w:w="2577" w:type="dxa"/>
            <w:vMerge/>
            <w:tcBorders>
              <w:top w:val="single" w:sz="4" w:space="0" w:color="auto"/>
              <w:left w:val="single" w:sz="4" w:space="0" w:color="auto"/>
              <w:bottom w:val="single" w:sz="4" w:space="0" w:color="auto"/>
              <w:right w:val="single" w:sz="4" w:space="0" w:color="auto"/>
            </w:tcBorders>
            <w:vAlign w:val="center"/>
            <w:hideMark/>
          </w:tcPr>
          <w:p w14:paraId="536FFB09" w14:textId="77777777" w:rsidR="004A39D9" w:rsidRPr="004A39D9" w:rsidRDefault="004A39D9" w:rsidP="004A39D9">
            <w:pPr>
              <w:spacing w:before="0" w:after="0" w:line="240" w:lineRule="auto"/>
              <w:jc w:val="left"/>
              <w:rPr>
                <w:rFonts w:cs="Calibri"/>
                <w:color w:val="000000"/>
                <w:szCs w:val="22"/>
                <w:lang w:bidi="ne-NP"/>
              </w:rPr>
            </w:pPr>
          </w:p>
        </w:tc>
        <w:tc>
          <w:tcPr>
            <w:tcW w:w="1481" w:type="dxa"/>
            <w:tcBorders>
              <w:top w:val="nil"/>
              <w:left w:val="nil"/>
              <w:bottom w:val="single" w:sz="4" w:space="0" w:color="auto"/>
              <w:right w:val="single" w:sz="4" w:space="0" w:color="auto"/>
            </w:tcBorders>
            <w:shd w:val="clear" w:color="000000" w:fill="BFBFBF"/>
            <w:vAlign w:val="center"/>
            <w:hideMark/>
          </w:tcPr>
          <w:p w14:paraId="09FE597F"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 in 2-yr</w:t>
            </w:r>
          </w:p>
        </w:tc>
        <w:tc>
          <w:tcPr>
            <w:tcW w:w="1971" w:type="dxa"/>
            <w:tcBorders>
              <w:top w:val="nil"/>
              <w:left w:val="nil"/>
              <w:bottom w:val="single" w:sz="4" w:space="0" w:color="auto"/>
              <w:right w:val="single" w:sz="4" w:space="0" w:color="auto"/>
            </w:tcBorders>
            <w:shd w:val="clear" w:color="000000" w:fill="BFBFBF"/>
            <w:vAlign w:val="center"/>
            <w:hideMark/>
          </w:tcPr>
          <w:p w14:paraId="7DBC0CB6"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 in 10-yr</w:t>
            </w:r>
          </w:p>
        </w:tc>
        <w:tc>
          <w:tcPr>
            <w:tcW w:w="1507" w:type="dxa"/>
            <w:tcBorders>
              <w:top w:val="nil"/>
              <w:left w:val="nil"/>
              <w:bottom w:val="single" w:sz="4" w:space="0" w:color="auto"/>
              <w:right w:val="single" w:sz="4" w:space="0" w:color="auto"/>
            </w:tcBorders>
            <w:shd w:val="clear" w:color="000000" w:fill="BFBFBF"/>
            <w:vAlign w:val="center"/>
            <w:hideMark/>
          </w:tcPr>
          <w:p w14:paraId="3240AF6F"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 in 20-yr</w:t>
            </w:r>
          </w:p>
        </w:tc>
        <w:tc>
          <w:tcPr>
            <w:tcW w:w="1971" w:type="dxa"/>
            <w:tcBorders>
              <w:top w:val="nil"/>
              <w:left w:val="nil"/>
              <w:bottom w:val="single" w:sz="4" w:space="0" w:color="auto"/>
              <w:right w:val="single" w:sz="4" w:space="0" w:color="auto"/>
            </w:tcBorders>
            <w:shd w:val="clear" w:color="000000" w:fill="BFBFBF"/>
            <w:vAlign w:val="center"/>
            <w:hideMark/>
          </w:tcPr>
          <w:p w14:paraId="7696FEFA"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 in 100-yr</w:t>
            </w:r>
          </w:p>
        </w:tc>
      </w:tr>
      <w:tr w:rsidR="004A39D9" w:rsidRPr="004A39D9" w14:paraId="3C950059" w14:textId="77777777" w:rsidTr="004A39D9">
        <w:trPr>
          <w:trHeight w:val="351"/>
        </w:trPr>
        <w:tc>
          <w:tcPr>
            <w:tcW w:w="2577" w:type="dxa"/>
            <w:tcBorders>
              <w:top w:val="nil"/>
              <w:left w:val="single" w:sz="4" w:space="0" w:color="auto"/>
              <w:bottom w:val="single" w:sz="4" w:space="0" w:color="auto"/>
              <w:right w:val="single" w:sz="4" w:space="0" w:color="auto"/>
            </w:tcBorders>
            <w:shd w:val="clear" w:color="auto" w:fill="auto"/>
            <w:vAlign w:val="center"/>
            <w:hideMark/>
          </w:tcPr>
          <w:p w14:paraId="0F8E1E9F"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Log Normal</w:t>
            </w:r>
          </w:p>
        </w:tc>
        <w:tc>
          <w:tcPr>
            <w:tcW w:w="1481" w:type="dxa"/>
            <w:tcBorders>
              <w:top w:val="nil"/>
              <w:left w:val="nil"/>
              <w:bottom w:val="single" w:sz="4" w:space="0" w:color="auto"/>
              <w:right w:val="single" w:sz="4" w:space="0" w:color="auto"/>
            </w:tcBorders>
            <w:shd w:val="clear" w:color="auto" w:fill="auto"/>
            <w:vAlign w:val="center"/>
            <w:hideMark/>
          </w:tcPr>
          <w:p w14:paraId="5A396B5D"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187</w:t>
            </w:r>
          </w:p>
        </w:tc>
        <w:tc>
          <w:tcPr>
            <w:tcW w:w="1971" w:type="dxa"/>
            <w:tcBorders>
              <w:top w:val="nil"/>
              <w:left w:val="nil"/>
              <w:bottom w:val="single" w:sz="4" w:space="0" w:color="auto"/>
              <w:right w:val="single" w:sz="4" w:space="0" w:color="auto"/>
            </w:tcBorders>
            <w:shd w:val="clear" w:color="auto" w:fill="auto"/>
            <w:vAlign w:val="center"/>
            <w:hideMark/>
          </w:tcPr>
          <w:p w14:paraId="67D8B210"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327</w:t>
            </w:r>
          </w:p>
        </w:tc>
        <w:tc>
          <w:tcPr>
            <w:tcW w:w="1507" w:type="dxa"/>
            <w:tcBorders>
              <w:top w:val="nil"/>
              <w:left w:val="nil"/>
              <w:bottom w:val="single" w:sz="4" w:space="0" w:color="auto"/>
              <w:right w:val="single" w:sz="4" w:space="0" w:color="auto"/>
            </w:tcBorders>
            <w:shd w:val="clear" w:color="auto" w:fill="auto"/>
            <w:vAlign w:val="center"/>
            <w:hideMark/>
          </w:tcPr>
          <w:p w14:paraId="7F340380"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384</w:t>
            </w:r>
          </w:p>
        </w:tc>
        <w:tc>
          <w:tcPr>
            <w:tcW w:w="1971" w:type="dxa"/>
            <w:tcBorders>
              <w:top w:val="nil"/>
              <w:left w:val="nil"/>
              <w:bottom w:val="single" w:sz="4" w:space="0" w:color="auto"/>
              <w:right w:val="single" w:sz="4" w:space="0" w:color="auto"/>
            </w:tcBorders>
            <w:shd w:val="clear" w:color="auto" w:fill="auto"/>
            <w:vAlign w:val="center"/>
            <w:hideMark/>
          </w:tcPr>
          <w:p w14:paraId="097730BA"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518</w:t>
            </w:r>
          </w:p>
        </w:tc>
      </w:tr>
      <w:tr w:rsidR="004A39D9" w:rsidRPr="004A39D9" w14:paraId="7F2B0EDA" w14:textId="77777777" w:rsidTr="004A39D9">
        <w:trPr>
          <w:trHeight w:val="458"/>
        </w:trPr>
        <w:tc>
          <w:tcPr>
            <w:tcW w:w="2577" w:type="dxa"/>
            <w:tcBorders>
              <w:top w:val="nil"/>
              <w:left w:val="single" w:sz="4" w:space="0" w:color="auto"/>
              <w:bottom w:val="single" w:sz="4" w:space="0" w:color="auto"/>
              <w:right w:val="single" w:sz="4" w:space="0" w:color="auto"/>
            </w:tcBorders>
            <w:shd w:val="clear" w:color="auto" w:fill="auto"/>
            <w:vAlign w:val="center"/>
            <w:hideMark/>
          </w:tcPr>
          <w:p w14:paraId="3B3B39B0"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lastRenderedPageBreak/>
              <w:t>Log Pearson Type III</w:t>
            </w:r>
          </w:p>
        </w:tc>
        <w:tc>
          <w:tcPr>
            <w:tcW w:w="1481" w:type="dxa"/>
            <w:tcBorders>
              <w:top w:val="nil"/>
              <w:left w:val="nil"/>
              <w:bottom w:val="single" w:sz="4" w:space="0" w:color="auto"/>
              <w:right w:val="single" w:sz="4" w:space="0" w:color="auto"/>
            </w:tcBorders>
            <w:shd w:val="clear" w:color="auto" w:fill="auto"/>
            <w:vAlign w:val="center"/>
            <w:hideMark/>
          </w:tcPr>
          <w:p w14:paraId="6A20E93B"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183</w:t>
            </w:r>
          </w:p>
        </w:tc>
        <w:tc>
          <w:tcPr>
            <w:tcW w:w="1971" w:type="dxa"/>
            <w:tcBorders>
              <w:top w:val="nil"/>
              <w:left w:val="nil"/>
              <w:bottom w:val="single" w:sz="4" w:space="0" w:color="auto"/>
              <w:right w:val="single" w:sz="4" w:space="0" w:color="auto"/>
            </w:tcBorders>
            <w:shd w:val="clear" w:color="auto" w:fill="auto"/>
            <w:vAlign w:val="center"/>
            <w:hideMark/>
          </w:tcPr>
          <w:p w14:paraId="0BA0638A"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348</w:t>
            </w:r>
          </w:p>
        </w:tc>
        <w:tc>
          <w:tcPr>
            <w:tcW w:w="1507" w:type="dxa"/>
            <w:tcBorders>
              <w:top w:val="nil"/>
              <w:left w:val="nil"/>
              <w:bottom w:val="single" w:sz="4" w:space="0" w:color="auto"/>
              <w:right w:val="single" w:sz="4" w:space="0" w:color="auto"/>
            </w:tcBorders>
            <w:shd w:val="clear" w:color="auto" w:fill="auto"/>
            <w:vAlign w:val="center"/>
            <w:hideMark/>
          </w:tcPr>
          <w:p w14:paraId="23175637"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432</w:t>
            </w:r>
          </w:p>
        </w:tc>
        <w:tc>
          <w:tcPr>
            <w:tcW w:w="1971" w:type="dxa"/>
            <w:tcBorders>
              <w:top w:val="nil"/>
              <w:left w:val="nil"/>
              <w:bottom w:val="single" w:sz="4" w:space="0" w:color="auto"/>
              <w:right w:val="single" w:sz="4" w:space="0" w:color="auto"/>
            </w:tcBorders>
            <w:shd w:val="clear" w:color="auto" w:fill="auto"/>
            <w:vAlign w:val="center"/>
            <w:hideMark/>
          </w:tcPr>
          <w:p w14:paraId="51532E7B"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683</w:t>
            </w:r>
          </w:p>
        </w:tc>
      </w:tr>
      <w:tr w:rsidR="004A39D9" w:rsidRPr="004A39D9" w14:paraId="591C6500" w14:textId="77777777" w:rsidTr="004A39D9">
        <w:trPr>
          <w:trHeight w:val="351"/>
        </w:trPr>
        <w:tc>
          <w:tcPr>
            <w:tcW w:w="2577" w:type="dxa"/>
            <w:tcBorders>
              <w:top w:val="nil"/>
              <w:left w:val="single" w:sz="4" w:space="0" w:color="auto"/>
              <w:bottom w:val="single" w:sz="4" w:space="0" w:color="auto"/>
              <w:right w:val="single" w:sz="4" w:space="0" w:color="auto"/>
            </w:tcBorders>
            <w:shd w:val="clear" w:color="auto" w:fill="auto"/>
            <w:vAlign w:val="center"/>
            <w:hideMark/>
          </w:tcPr>
          <w:p w14:paraId="31E5D029"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Gumbel</w:t>
            </w:r>
          </w:p>
        </w:tc>
        <w:tc>
          <w:tcPr>
            <w:tcW w:w="1481" w:type="dxa"/>
            <w:tcBorders>
              <w:top w:val="nil"/>
              <w:left w:val="nil"/>
              <w:bottom w:val="single" w:sz="4" w:space="0" w:color="auto"/>
              <w:right w:val="single" w:sz="4" w:space="0" w:color="auto"/>
            </w:tcBorders>
            <w:shd w:val="clear" w:color="auto" w:fill="auto"/>
            <w:vAlign w:val="center"/>
            <w:hideMark/>
          </w:tcPr>
          <w:p w14:paraId="586F7E40"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189</w:t>
            </w:r>
          </w:p>
        </w:tc>
        <w:tc>
          <w:tcPr>
            <w:tcW w:w="1971" w:type="dxa"/>
            <w:tcBorders>
              <w:top w:val="nil"/>
              <w:left w:val="nil"/>
              <w:bottom w:val="single" w:sz="4" w:space="0" w:color="auto"/>
              <w:right w:val="single" w:sz="4" w:space="0" w:color="auto"/>
            </w:tcBorders>
            <w:shd w:val="clear" w:color="auto" w:fill="auto"/>
            <w:vAlign w:val="center"/>
            <w:hideMark/>
          </w:tcPr>
          <w:p w14:paraId="484B306C"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350</w:t>
            </w:r>
          </w:p>
        </w:tc>
        <w:tc>
          <w:tcPr>
            <w:tcW w:w="1507" w:type="dxa"/>
            <w:tcBorders>
              <w:top w:val="nil"/>
              <w:left w:val="nil"/>
              <w:bottom w:val="single" w:sz="4" w:space="0" w:color="auto"/>
              <w:right w:val="single" w:sz="4" w:space="0" w:color="auto"/>
            </w:tcBorders>
            <w:shd w:val="clear" w:color="auto" w:fill="auto"/>
            <w:vAlign w:val="center"/>
            <w:hideMark/>
          </w:tcPr>
          <w:p w14:paraId="078D6A8B"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411</w:t>
            </w:r>
          </w:p>
        </w:tc>
        <w:tc>
          <w:tcPr>
            <w:tcW w:w="1971" w:type="dxa"/>
            <w:tcBorders>
              <w:top w:val="nil"/>
              <w:left w:val="nil"/>
              <w:bottom w:val="single" w:sz="4" w:space="0" w:color="auto"/>
              <w:right w:val="single" w:sz="4" w:space="0" w:color="auto"/>
            </w:tcBorders>
            <w:shd w:val="clear" w:color="auto" w:fill="auto"/>
            <w:vAlign w:val="center"/>
            <w:hideMark/>
          </w:tcPr>
          <w:p w14:paraId="573CF8AA" w14:textId="77777777" w:rsidR="004A39D9" w:rsidRPr="004A39D9" w:rsidRDefault="004A39D9" w:rsidP="004A39D9">
            <w:pPr>
              <w:spacing w:before="0" w:after="0" w:line="240" w:lineRule="auto"/>
              <w:rPr>
                <w:rFonts w:cs="Calibri"/>
                <w:color w:val="000000"/>
                <w:szCs w:val="22"/>
                <w:lang w:bidi="ne-NP"/>
              </w:rPr>
            </w:pPr>
            <w:r w:rsidRPr="004A39D9">
              <w:rPr>
                <w:rFonts w:cs="Calibri"/>
                <w:color w:val="000000"/>
                <w:szCs w:val="22"/>
                <w:lang w:bidi="ne-NP"/>
              </w:rPr>
              <w:t>550</w:t>
            </w:r>
          </w:p>
        </w:tc>
      </w:tr>
    </w:tbl>
    <w:p w14:paraId="451A9FBE" w14:textId="2E8E6FC2" w:rsidR="00C442D0" w:rsidRDefault="00C442D0" w:rsidP="005C2E26">
      <w:pPr>
        <w:spacing w:before="0" w:after="160" w:line="259" w:lineRule="auto"/>
        <w:rPr>
          <w:ins w:id="4942" w:author="Kumar Baral" w:date="2023-02-13T14:28:00Z"/>
          <w:rFonts w:eastAsiaTheme="minorHAnsi" w:cstheme="minorBidi"/>
          <w:szCs w:val="22"/>
        </w:rPr>
      </w:pPr>
    </w:p>
    <w:p w14:paraId="565B03C3" w14:textId="7A16B6BC" w:rsidR="00766887" w:rsidRPr="00DF647F" w:rsidDel="001F6995" w:rsidRDefault="00DF647F" w:rsidP="00DF647F">
      <w:pPr>
        <w:rPr>
          <w:del w:id="4943" w:author="Kumar Baral" w:date="2023-02-13T11:33:00Z"/>
          <w:rFonts w:eastAsiaTheme="minorHAnsi" w:cstheme="minorBidi"/>
          <w:szCs w:val="22"/>
        </w:rPr>
      </w:pPr>
      <w:bookmarkStart w:id="4944" w:name="_Ref127195416"/>
      <w:r>
        <w:rPr>
          <w:rFonts w:eastAsiaTheme="minorHAnsi" w:cstheme="minorBidi"/>
          <w:szCs w:val="22"/>
        </w:rPr>
        <w:t xml:space="preserve">No </w:t>
      </w:r>
      <w:r w:rsidR="00501371">
        <w:rPr>
          <w:rFonts w:eastAsiaTheme="minorHAnsi" w:cstheme="minorBidi"/>
          <w:szCs w:val="22"/>
        </w:rPr>
        <w:t xml:space="preserve">previous studies are found regarding the information about flood flows </w:t>
      </w:r>
      <w:r>
        <w:rPr>
          <w:rFonts w:eastAsiaTheme="minorHAnsi" w:cstheme="minorBidi"/>
          <w:szCs w:val="22"/>
        </w:rPr>
        <w:t xml:space="preserve">for the comparison purpose. Now, the flood flows </w:t>
      </w:r>
      <w:r w:rsidR="00501371">
        <w:rPr>
          <w:rFonts w:eastAsiaTheme="minorHAnsi" w:cstheme="minorBidi"/>
          <w:szCs w:val="22"/>
        </w:rPr>
        <w:t xml:space="preserve">are adopted based on the </w:t>
      </w:r>
      <w:r>
        <w:rPr>
          <w:rFonts w:eastAsiaTheme="minorHAnsi" w:cstheme="minorBidi"/>
          <w:szCs w:val="22"/>
        </w:rPr>
        <w:t xml:space="preserve">Log Pearson Type III </w:t>
      </w:r>
      <w:r w:rsidR="00501371">
        <w:rPr>
          <w:rFonts w:eastAsiaTheme="minorHAnsi" w:cstheme="minorBidi"/>
          <w:szCs w:val="22"/>
        </w:rPr>
        <w:t>distribution.</w:t>
      </w:r>
      <w:r>
        <w:rPr>
          <w:rFonts w:eastAsiaTheme="minorHAnsi" w:cstheme="minorBidi"/>
          <w:szCs w:val="22"/>
        </w:rPr>
        <w:t xml:space="preserve"> </w:t>
      </w:r>
      <w:r w:rsidR="00501371">
        <w:rPr>
          <w:rFonts w:eastAsiaTheme="minorHAnsi" w:cstheme="minorBidi"/>
          <w:szCs w:val="22"/>
        </w:rPr>
        <w:t xml:space="preserve">The calculated flood flows cab </w:t>
      </w:r>
      <w:r>
        <w:rPr>
          <w:rFonts w:eastAsiaTheme="minorHAnsi" w:cstheme="minorBidi"/>
          <w:szCs w:val="22"/>
        </w:rPr>
        <w:t xml:space="preserve">be utilized as </w:t>
      </w:r>
      <w:r w:rsidR="00501371">
        <w:rPr>
          <w:rFonts w:eastAsiaTheme="minorHAnsi" w:cstheme="minorBidi"/>
          <w:szCs w:val="22"/>
        </w:rPr>
        <w:t>per the requirement of the project in the future needs</w:t>
      </w:r>
      <w:r>
        <w:rPr>
          <w:rFonts w:eastAsiaTheme="minorHAnsi" w:cstheme="minorBidi"/>
          <w:szCs w:val="22"/>
        </w:rPr>
        <w:t>.</w:t>
      </w:r>
      <w:bookmarkEnd w:id="4944"/>
    </w:p>
    <w:p w14:paraId="7CAC2601" w14:textId="722FBF8A" w:rsidR="00766887" w:rsidRPr="00741F02" w:rsidDel="001F6995" w:rsidRDefault="00766887">
      <w:pPr>
        <w:pStyle w:val="Heading3"/>
        <w:rPr>
          <w:del w:id="4945" w:author="Kumar Baral" w:date="2023-02-13T11:33:00Z"/>
        </w:rPr>
        <w:pPrChange w:id="4946" w:author="Kumar Baral" w:date="2022-12-12T17:30:00Z">
          <w:pPr>
            <w:pStyle w:val="Heading3"/>
            <w:tabs>
              <w:tab w:val="num" w:pos="0"/>
            </w:tabs>
            <w:spacing w:before="120" w:line="280" w:lineRule="atLeast"/>
          </w:pPr>
        </w:pPrChange>
      </w:pPr>
      <w:bookmarkStart w:id="4947" w:name="_Toc108707411"/>
      <w:del w:id="4948" w:author="Kumar Baral" w:date="2023-02-13T11:33:00Z">
        <w:r w:rsidRPr="00741F02" w:rsidDel="001F6995">
          <w:delText>Diversion during Construction Flood</w:delText>
        </w:r>
        <w:bookmarkEnd w:id="4928"/>
        <w:bookmarkEnd w:id="4947"/>
      </w:del>
    </w:p>
    <w:p w14:paraId="25EA8A75" w14:textId="11F407FB" w:rsidR="005C2E26" w:rsidRPr="003D5D60" w:rsidDel="001F6995" w:rsidRDefault="005C2E26" w:rsidP="005C2E26">
      <w:pPr>
        <w:rPr>
          <w:del w:id="4949" w:author="Kumar Baral" w:date="2023-02-13T11:33:00Z"/>
          <w:rFonts w:eastAsiaTheme="minorHAnsi" w:cstheme="minorBidi"/>
          <w:szCs w:val="22"/>
        </w:rPr>
      </w:pPr>
      <w:del w:id="4950" w:author="Kumar Baral" w:date="2023-02-13T11:33:00Z">
        <w:r w:rsidRPr="003D5D60" w:rsidDel="001F6995">
          <w:rPr>
            <w:rFonts w:eastAsiaTheme="minorHAnsi" w:cstheme="minorBidi"/>
            <w:szCs w:val="22"/>
          </w:rPr>
          <w:delTex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delText>
        </w:r>
      </w:del>
    </w:p>
    <w:p w14:paraId="31CE76C8" w14:textId="42129C9D" w:rsidR="005C2E26" w:rsidRPr="003D5D60" w:rsidDel="001F6995" w:rsidRDefault="005C2E26" w:rsidP="005C2E26">
      <w:pPr>
        <w:rPr>
          <w:del w:id="4951" w:author="Kumar Baral" w:date="2023-02-13T11:33:00Z"/>
          <w:rFonts w:eastAsiaTheme="minorHAnsi" w:cstheme="minorBidi"/>
          <w:szCs w:val="22"/>
        </w:rPr>
      </w:pPr>
      <w:del w:id="4952" w:author="Kumar Baral" w:date="2023-02-13T11:33:00Z">
        <w:r w:rsidRPr="003D5D60" w:rsidDel="001F6995">
          <w:rPr>
            <w:rFonts w:eastAsiaTheme="minorHAnsi" w:cstheme="minorBidi"/>
            <w:szCs w:val="22"/>
          </w:rPr>
          <w:delText>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stream. It is also a critical consideration for projects that have the potential to impact the flow regime of a river or stream, such as large scale land use changes or the construction of new reservoirs.</w:delText>
        </w:r>
      </w:del>
    </w:p>
    <w:p w14:paraId="58AFAD0C" w14:textId="5DB5F2D5" w:rsidR="005C2E26" w:rsidRPr="003D5D60" w:rsidDel="001F6995" w:rsidRDefault="005C2E26" w:rsidP="005C2E26">
      <w:pPr>
        <w:rPr>
          <w:del w:id="4953" w:author="Kumar Baral" w:date="2023-02-13T11:33:00Z"/>
          <w:rFonts w:eastAsiaTheme="minorHAnsi" w:cstheme="minorBidi"/>
          <w:szCs w:val="22"/>
        </w:rPr>
      </w:pPr>
      <w:del w:id="4954" w:author="Kumar Baral" w:date="2023-02-13T11:33:00Z">
        <w:r w:rsidRPr="003D5D60" w:rsidDel="001F6995">
          <w:rPr>
            <w:rFonts w:eastAsiaTheme="minorHAnsi" w:cstheme="minorBidi"/>
            <w:szCs w:val="22"/>
          </w:rPr>
          <w:delText>By taking into account the construction flood flow in the design and construction of projects, we can ensure that these projects are safe, sustainable, and resilient to the impacts of flooding. This helps to reduce the risk of damage or failure, and protects communities and ecosystems from the impacts of flooding.</w:delText>
        </w:r>
      </w:del>
    </w:p>
    <w:p w14:paraId="557BD256" w14:textId="7A26E478" w:rsidR="00766887" w:rsidDel="00766887" w:rsidRDefault="00766887" w:rsidP="006238CC">
      <w:pPr>
        <w:rPr>
          <w:del w:id="4955" w:author="Kumar Baral" w:date="2022-12-12T14:04:00Z"/>
        </w:rPr>
      </w:pPr>
    </w:p>
    <w:p w14:paraId="3783DED9" w14:textId="4117B6D8" w:rsidR="00766887" w:rsidDel="00766887" w:rsidRDefault="00766887" w:rsidP="006238CC">
      <w:pPr>
        <w:rPr>
          <w:del w:id="4956" w:author="Kumar Baral" w:date="2022-12-12T14:04:00Z"/>
        </w:rPr>
      </w:pPr>
    </w:p>
    <w:p w14:paraId="1CE6051E" w14:textId="45CE61FF" w:rsidR="006238CC" w:rsidRPr="006238CC" w:rsidDel="00766887" w:rsidRDefault="006238CC" w:rsidP="00056B0E">
      <w:pPr>
        <w:pStyle w:val="Caption"/>
        <w:rPr>
          <w:del w:id="4957" w:author="Kumar Baral" w:date="2022-12-12T14:04:00Z"/>
        </w:rPr>
      </w:pPr>
    </w:p>
    <w:p w14:paraId="6691BAC7" w14:textId="19925233" w:rsidR="006238CC" w:rsidRPr="006238CC" w:rsidDel="00766887" w:rsidRDefault="006238CC" w:rsidP="00056B0E">
      <w:pPr>
        <w:pStyle w:val="Caption"/>
        <w:rPr>
          <w:del w:id="4958" w:author="Kumar Baral" w:date="2022-12-12T14:04:00Z"/>
        </w:rPr>
      </w:pPr>
    </w:p>
    <w:p w14:paraId="75227B13" w14:textId="5AA322C2" w:rsidR="006238CC" w:rsidRDefault="006238CC">
      <w:pPr>
        <w:spacing w:before="0" w:after="160" w:line="259" w:lineRule="auto"/>
        <w:pPrChange w:id="4959" w:author="Kumar Baral" w:date="2023-02-13T11:33:00Z">
          <w:pPr/>
        </w:pPrChange>
      </w:pPr>
    </w:p>
    <w:p w14:paraId="7AF3F4D3" w14:textId="16730E12" w:rsidR="00727053" w:rsidRDefault="006238CC" w:rsidP="005C2E26">
      <w:pPr>
        <w:pStyle w:val="Heading2"/>
      </w:pPr>
      <w:bookmarkStart w:id="4960" w:name="_Toc444150616"/>
      <w:bookmarkStart w:id="4961" w:name="_Toc454649671"/>
      <w:bookmarkStart w:id="4962" w:name="_Toc477261938"/>
      <w:bookmarkStart w:id="4963" w:name="_Toc23762134"/>
      <w:bookmarkStart w:id="4964" w:name="_Toc68879976"/>
      <w:bookmarkStart w:id="4965" w:name="_Toc127348183"/>
      <w:r w:rsidRPr="006238CC">
        <w:t>Low Flow</w:t>
      </w:r>
      <w:bookmarkEnd w:id="4960"/>
      <w:bookmarkEnd w:id="4961"/>
      <w:bookmarkEnd w:id="4962"/>
      <w:bookmarkEnd w:id="4963"/>
      <w:bookmarkEnd w:id="4964"/>
      <w:bookmarkEnd w:id="4965"/>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DD12304" w:rsidR="005C2E26" w:rsidRPr="003D5D60" w:rsidDel="00FD753C" w:rsidRDefault="005C2E26" w:rsidP="005C2E26">
      <w:pPr>
        <w:spacing w:before="0" w:after="160" w:line="259" w:lineRule="auto"/>
        <w:rPr>
          <w:del w:id="4966" w:author="Kumar Baral" w:date="2023-02-13T14:22:00Z"/>
          <w:rFonts w:eastAsiaTheme="minorHAnsi" w:cstheme="minorBidi"/>
          <w:szCs w:val="22"/>
        </w:rPr>
      </w:pPr>
      <w:del w:id="4967" w:author="Kumar Baral" w:date="2023-02-13T14:22:00Z">
        <w:r w:rsidRPr="003D5D60" w:rsidDel="00FD753C">
          <w:rPr>
            <w:rFonts w:eastAsiaTheme="minorHAnsi" w:cstheme="minorBidi"/>
            <w:szCs w:val="22"/>
          </w:rPr>
          <w:delTex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delText>
        </w:r>
      </w:del>
    </w:p>
    <w:p w14:paraId="7095D243" w14:textId="0776036E" w:rsidR="00FD753C" w:rsidRPr="001C0EA0" w:rsidRDefault="005C2E26" w:rsidP="00FD753C">
      <w:pPr>
        <w:ind w:right="-45"/>
        <w:rPr>
          <w:ins w:id="4968" w:author="Kumar Baral" w:date="2023-02-13T14:21:00Z"/>
        </w:rPr>
      </w:pPr>
      <w:del w:id="4969" w:author="Kumar Baral" w:date="2023-02-13T14:22:00Z">
        <w:r w:rsidRPr="003D5D60" w:rsidDel="00FD753C">
          <w:rPr>
            <w:rFonts w:eastAsiaTheme="minorHAnsi" w:cstheme="minorBidi"/>
            <w:szCs w:val="22"/>
          </w:rPr>
          <w:delTex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delText>
        </w:r>
      </w:del>
      <w:ins w:id="4970" w:author="Kumar Baral" w:date="2023-02-13T14:21:00Z">
        <w:r w:rsidR="00FD753C" w:rsidRPr="001C0EA0">
          <w:t xml:space="preserve">Low flow analysis has been carried out using the </w:t>
        </w:r>
      </w:ins>
      <w:r w:rsidR="00BE057B">
        <w:t>measured</w:t>
      </w:r>
      <w:ins w:id="4971" w:author="Kumar Baral" w:date="2023-02-13T14:21:00Z">
        <w:r w:rsidR="00FD753C">
          <w:t xml:space="preserve"> daily inflow series (20</w:t>
        </w:r>
      </w:ins>
      <w:r w:rsidR="00084FB4">
        <w:t>5</w:t>
      </w:r>
      <w:ins w:id="4972" w:author="Kumar Baral" w:date="2023-02-13T14:21:00Z">
        <w:r w:rsidR="00FD753C">
          <w:t>1/</w:t>
        </w:r>
      </w:ins>
      <w:r w:rsidR="00084FB4">
        <w:t>5</w:t>
      </w:r>
      <w:ins w:id="4973" w:author="Kumar Baral" w:date="2023-02-13T14:21:00Z">
        <w:r w:rsidR="00FD753C">
          <w:t>2-2079/80</w:t>
        </w:r>
        <w:r w:rsidR="00FD753C" w:rsidRPr="001C0EA0">
          <w:t xml:space="preserve">) of </w:t>
        </w:r>
      </w:ins>
      <w:r w:rsidR="0062160E">
        <w:t>Jhimruk</w:t>
      </w:r>
      <w:ins w:id="4974" w:author="Kumar Baral" w:date="2023-02-13T14:22:00Z">
        <w:r w:rsidR="00FD753C">
          <w:t xml:space="preserve"> Khola</w:t>
        </w:r>
      </w:ins>
      <w:ins w:id="4975" w:author="Kumar Baral" w:date="2023-02-13T14:21:00Z">
        <w:r w:rsidR="00FD753C" w:rsidRPr="001C0EA0">
          <w:t xml:space="preserve"> at the intake. </w:t>
        </w:r>
      </w:ins>
    </w:p>
    <w:p w14:paraId="5755D812" w14:textId="671697BC" w:rsidR="00BE057B" w:rsidRDefault="00FD753C" w:rsidP="005C2E26">
      <w:pPr>
        <w:spacing w:before="0" w:after="160" w:line="259" w:lineRule="auto"/>
        <w:rPr>
          <w:ins w:id="4976" w:author="Kumar Baral" w:date="2023-02-13T14:24:00Z"/>
          <w:bCs/>
        </w:rPr>
      </w:pPr>
      <w:ins w:id="4977" w:author="Kumar Baral" w:date="2023-02-13T14:21:00Z">
        <w:r w:rsidRPr="001C0EA0">
          <w:t xml:space="preserve">Using the daily flow series data, 1-day, 7-day, 15-day and 30-day average flow series has been developed to extract the corresponding duration minimum flows. Then using the minimum flow series data of </w:t>
        </w:r>
      </w:ins>
      <w:ins w:id="4978" w:author="Kumar Baral" w:date="2023-02-13T14:24:00Z">
        <w:r>
          <w:t>18</w:t>
        </w:r>
      </w:ins>
      <w:ins w:id="4979" w:author="Kumar Baral" w:date="2023-02-13T14:21:00Z">
        <w:r>
          <w:t xml:space="preserve"> years, </w:t>
        </w:r>
        <w:r w:rsidRPr="001C0EA0">
          <w:t xml:space="preserve">Weibull’s probability distribution functions were fitted </w:t>
        </w:r>
        <w:r w:rsidRPr="000B3006">
          <w:rPr>
            <w:bCs/>
          </w:rPr>
          <w:t xml:space="preserve">to each minimum flow series. This is one of the recommended methods for calculating Low Flow Analysis which is widely used due to its reliability. The result has been presented </w:t>
        </w:r>
        <w:r>
          <w:rPr>
            <w:bCs/>
          </w:rPr>
          <w:t>in</w:t>
        </w:r>
      </w:ins>
      <w:r w:rsidR="002D09A2">
        <w:rPr>
          <w:bCs/>
        </w:rPr>
        <w:t xml:space="preserve"> </w:t>
      </w:r>
      <w:r w:rsidR="002D09A2">
        <w:rPr>
          <w:bCs/>
        </w:rPr>
        <w:fldChar w:fldCharType="begin"/>
      </w:r>
      <w:r w:rsidR="002D09A2">
        <w:rPr>
          <w:bCs/>
        </w:rPr>
        <w:instrText xml:space="preserve"> REF _Ref127190722 \h </w:instrText>
      </w:r>
      <w:r w:rsidR="002D09A2">
        <w:rPr>
          <w:bCs/>
        </w:rPr>
      </w:r>
      <w:r w:rsidR="002D09A2">
        <w:rPr>
          <w:bCs/>
        </w:rPr>
        <w:fldChar w:fldCharType="separate"/>
      </w:r>
      <w:ins w:id="4980" w:author="Kumar Baral" w:date="2023-02-13T14:24:00Z">
        <w:r w:rsidR="008C4DA6">
          <w:t xml:space="preserve">Table </w:t>
        </w:r>
      </w:ins>
      <w:r w:rsidR="008C4DA6">
        <w:rPr>
          <w:noProof/>
        </w:rPr>
        <w:t>1</w:t>
      </w:r>
      <w:ins w:id="4981" w:author="Kumar Baral" w:date="2023-02-13T14:27:00Z">
        <w:r w:rsidR="008C4DA6">
          <w:noBreakHyphen/>
        </w:r>
      </w:ins>
      <w:r w:rsidR="008C4DA6">
        <w:rPr>
          <w:noProof/>
        </w:rPr>
        <w:t>5</w:t>
      </w:r>
      <w:r w:rsidR="002D09A2">
        <w:rPr>
          <w:bCs/>
        </w:rPr>
        <w:fldChar w:fldCharType="end"/>
      </w:r>
      <w:ins w:id="4982" w:author="Kumar Baral" w:date="2023-02-13T14:24:00Z">
        <w:del w:id="4983" w:author="Kumar Baral" w:date="2023-02-13T14:43:00Z">
          <w:r w:rsidDel="00746DBF">
            <w:rPr>
              <w:bCs/>
            </w:rPr>
            <w:delText xml:space="preserve"> </w:delText>
          </w:r>
        </w:del>
      </w:ins>
      <w:ins w:id="4984" w:author="Kumar Baral" w:date="2023-02-13T14:25:00Z">
        <w:del w:id="4985" w:author="Kumar Baral" w:date="2023-02-13T14:43:00Z">
          <w:r w:rsidDel="00746DBF">
            <w:rPr>
              <w:bCs/>
            </w:rPr>
            <w:fldChar w:fldCharType="begin"/>
          </w:r>
          <w:r w:rsidDel="00746DBF">
            <w:rPr>
              <w:bCs/>
            </w:rPr>
            <w:delInstrText xml:space="preserve"> REF _Ref127190722 \h </w:delInstrText>
          </w:r>
        </w:del>
      </w:ins>
      <w:del w:id="4986" w:author="Kumar Baral" w:date="2023-02-13T14:43:00Z">
        <w:r w:rsidDel="00746DBF">
          <w:rPr>
            <w:bCs/>
          </w:rPr>
        </w:r>
        <w:r w:rsidDel="00746DBF">
          <w:rPr>
            <w:bCs/>
          </w:rPr>
          <w:fldChar w:fldCharType="separate"/>
        </w:r>
      </w:del>
      <w:ins w:id="4987" w:author="Kumar Baral" w:date="2023-02-13T14:25:00Z">
        <w:del w:id="4988" w:author="Kumar Baral" w:date="2023-02-13T14:43:00Z">
          <w:r w:rsidDel="00746DBF">
            <w:delText xml:space="preserve">Table </w:delText>
          </w:r>
          <w:r w:rsidDel="00746DBF">
            <w:rPr>
              <w:noProof/>
            </w:rPr>
            <w:delText>1</w:delText>
          </w:r>
          <w:r w:rsidDel="00746DBF">
            <w:noBreakHyphen/>
          </w:r>
          <w:r w:rsidDel="00746DBF">
            <w:rPr>
              <w:noProof/>
            </w:rPr>
            <w:delText>3</w:delText>
          </w:r>
          <w:r w:rsidDel="00746DBF">
            <w:rPr>
              <w:bCs/>
            </w:rPr>
            <w:fldChar w:fldCharType="end"/>
          </w:r>
        </w:del>
        <w:r>
          <w:rPr>
            <w:bCs/>
          </w:rPr>
          <w:t>.</w:t>
        </w:r>
      </w:ins>
    </w:p>
    <w:p w14:paraId="169BED39" w14:textId="39477DF7" w:rsidR="00FD753C" w:rsidRPr="003D5D60" w:rsidRDefault="00FD753C">
      <w:pPr>
        <w:pStyle w:val="Caption"/>
        <w:rPr>
          <w:rFonts w:eastAsiaTheme="minorHAnsi" w:cstheme="minorBidi"/>
          <w:szCs w:val="22"/>
        </w:rPr>
        <w:pPrChange w:id="4989" w:author="Kumar Baral" w:date="2023-02-13T14:24:00Z">
          <w:pPr>
            <w:spacing w:before="0" w:after="160" w:line="259" w:lineRule="auto"/>
          </w:pPr>
        </w:pPrChange>
      </w:pPr>
      <w:bookmarkStart w:id="4990" w:name="_Ref127190722"/>
      <w:bookmarkStart w:id="4991" w:name="_Toc127348206"/>
      <w:ins w:id="4992" w:author="Kumar Baral" w:date="2023-02-13T14:24:00Z">
        <w:r>
          <w:t xml:space="preserve">Table </w:t>
        </w:r>
      </w:ins>
      <w:ins w:id="4993" w:author="Kumar Baral" w:date="2023-02-13T14:27:00Z">
        <w:r w:rsidR="00B132C2">
          <w:fldChar w:fldCharType="begin"/>
        </w:r>
        <w:r w:rsidR="00B132C2">
          <w:instrText xml:space="preserve"> STYLEREF 1 \s </w:instrText>
        </w:r>
      </w:ins>
      <w:r w:rsidR="00B132C2">
        <w:fldChar w:fldCharType="separate"/>
      </w:r>
      <w:r w:rsidR="008C4DA6">
        <w:rPr>
          <w:noProof/>
        </w:rPr>
        <w:t>1</w:t>
      </w:r>
      <w:ins w:id="4994"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5</w:t>
      </w:r>
      <w:ins w:id="4995" w:author="Kumar Baral" w:date="2023-02-13T14:27:00Z">
        <w:r w:rsidR="00B132C2">
          <w:fldChar w:fldCharType="end"/>
        </w:r>
      </w:ins>
      <w:bookmarkEnd w:id="4990"/>
      <w:ins w:id="4996" w:author="Kumar Baral" w:date="2023-02-13T14:24:00Z">
        <w:r>
          <w:t xml:space="preserve">: Estimated Low Flow at the Intake of </w:t>
        </w:r>
      </w:ins>
      <w:r w:rsidR="00DF647F">
        <w:t>Jhimruk</w:t>
      </w:r>
      <w:ins w:id="4997" w:author="Kumar Baral" w:date="2023-02-13T14:24:00Z">
        <w:r>
          <w:t xml:space="preserve"> Khola</w:t>
        </w:r>
      </w:ins>
      <w:bookmarkEnd w:id="4991"/>
    </w:p>
    <w:p w14:paraId="56EF756C" w14:textId="0D4A2142" w:rsidR="005C2E26" w:rsidDel="006D5C6C" w:rsidRDefault="005C2E26" w:rsidP="005C2E26">
      <w:pPr>
        <w:rPr>
          <w:del w:id="4998" w:author="Windows User" w:date="2022-12-12T22:16:00Z"/>
          <w:rFonts w:eastAsiaTheme="minorHAnsi" w:cstheme="minorBidi"/>
          <w:szCs w:val="22"/>
        </w:rPr>
      </w:pPr>
      <w:del w:id="4999" w:author="Kumar Baral" w:date="2023-02-13T14:17:00Z">
        <w:r w:rsidRPr="003D5D60" w:rsidDel="00FD753C">
          <w:rPr>
            <w:rFonts w:eastAsiaTheme="minorHAnsi" w:cstheme="minorBidi"/>
            <w:szCs w:val="22"/>
          </w:rPr>
          <w:delTex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delText>
        </w:r>
      </w:del>
    </w:p>
    <w:tbl>
      <w:tblPr>
        <w:tblW w:w="8834" w:type="dxa"/>
        <w:tblInd w:w="-5" w:type="dxa"/>
        <w:tblLook w:val="04A0" w:firstRow="1" w:lastRow="0" w:firstColumn="1" w:lastColumn="0" w:noHBand="0" w:noVBand="1"/>
      </w:tblPr>
      <w:tblGrid>
        <w:gridCol w:w="2108"/>
        <w:gridCol w:w="1958"/>
        <w:gridCol w:w="1822"/>
        <w:gridCol w:w="1682"/>
        <w:gridCol w:w="1264"/>
      </w:tblGrid>
      <w:tr w:rsidR="00DF647F" w:rsidRPr="00DF647F" w14:paraId="62800898" w14:textId="77777777" w:rsidTr="00084FB4">
        <w:trPr>
          <w:trHeight w:val="263"/>
        </w:trPr>
        <w:tc>
          <w:tcPr>
            <w:tcW w:w="2108" w:type="dxa"/>
            <w:vMerge w:val="restart"/>
            <w:tcBorders>
              <w:top w:val="single" w:sz="4" w:space="0" w:color="auto"/>
              <w:left w:val="single" w:sz="4" w:space="0" w:color="auto"/>
              <w:bottom w:val="single" w:sz="4" w:space="0" w:color="auto"/>
              <w:right w:val="single" w:sz="4" w:space="0" w:color="auto"/>
            </w:tcBorders>
            <w:shd w:val="clear" w:color="000000" w:fill="D9D9D9"/>
            <w:hideMark/>
          </w:tcPr>
          <w:p w14:paraId="51F52BCD"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Return period (T-year)</w:t>
            </w:r>
          </w:p>
        </w:tc>
        <w:tc>
          <w:tcPr>
            <w:tcW w:w="6726" w:type="dxa"/>
            <w:gridSpan w:val="4"/>
            <w:tcBorders>
              <w:top w:val="single" w:sz="4" w:space="0" w:color="auto"/>
              <w:left w:val="nil"/>
              <w:bottom w:val="single" w:sz="4" w:space="0" w:color="auto"/>
              <w:right w:val="single" w:sz="4" w:space="0" w:color="auto"/>
            </w:tcBorders>
            <w:shd w:val="clear" w:color="000000" w:fill="D9D9D9"/>
            <w:noWrap/>
            <w:vAlign w:val="bottom"/>
            <w:hideMark/>
          </w:tcPr>
          <w:p w14:paraId="459E3C67"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Minimum Daily flows, m</w:t>
            </w:r>
            <w:r w:rsidRPr="00DF647F">
              <w:rPr>
                <w:rFonts w:cs="Calibri"/>
                <w:szCs w:val="22"/>
                <w:vertAlign w:val="superscript"/>
                <w:lang w:bidi="ne-NP"/>
              </w:rPr>
              <w:t>3</w:t>
            </w:r>
            <w:r w:rsidRPr="00DF647F">
              <w:rPr>
                <w:rFonts w:cs="Calibri"/>
                <w:szCs w:val="22"/>
                <w:lang w:bidi="ne-NP"/>
              </w:rPr>
              <w:t>/s</w:t>
            </w:r>
          </w:p>
        </w:tc>
      </w:tr>
      <w:tr w:rsidR="00084FB4" w:rsidRPr="00DF647F" w14:paraId="3E31E197" w14:textId="77777777" w:rsidTr="00084FB4">
        <w:trPr>
          <w:trHeight w:val="241"/>
        </w:trPr>
        <w:tc>
          <w:tcPr>
            <w:tcW w:w="2108" w:type="dxa"/>
            <w:vMerge/>
            <w:tcBorders>
              <w:top w:val="single" w:sz="4" w:space="0" w:color="auto"/>
              <w:left w:val="single" w:sz="4" w:space="0" w:color="auto"/>
              <w:bottom w:val="single" w:sz="4" w:space="0" w:color="auto"/>
              <w:right w:val="single" w:sz="4" w:space="0" w:color="auto"/>
            </w:tcBorders>
            <w:vAlign w:val="center"/>
            <w:hideMark/>
          </w:tcPr>
          <w:p w14:paraId="64D68C81" w14:textId="77777777" w:rsidR="00DF647F" w:rsidRPr="00DF647F" w:rsidRDefault="00DF647F" w:rsidP="00DF647F">
            <w:pPr>
              <w:spacing w:before="0" w:after="0" w:line="240" w:lineRule="auto"/>
              <w:jc w:val="left"/>
              <w:rPr>
                <w:rFonts w:cs="Calibri"/>
                <w:szCs w:val="22"/>
                <w:lang w:bidi="ne-NP"/>
              </w:rPr>
            </w:pPr>
          </w:p>
        </w:tc>
        <w:tc>
          <w:tcPr>
            <w:tcW w:w="1958" w:type="dxa"/>
            <w:tcBorders>
              <w:top w:val="nil"/>
              <w:left w:val="nil"/>
              <w:bottom w:val="single" w:sz="4" w:space="0" w:color="auto"/>
              <w:right w:val="single" w:sz="4" w:space="0" w:color="auto"/>
            </w:tcBorders>
            <w:shd w:val="clear" w:color="000000" w:fill="D9D9D9"/>
            <w:noWrap/>
            <w:vAlign w:val="bottom"/>
            <w:hideMark/>
          </w:tcPr>
          <w:p w14:paraId="15D9102D"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1-day</w:t>
            </w:r>
          </w:p>
        </w:tc>
        <w:tc>
          <w:tcPr>
            <w:tcW w:w="1822" w:type="dxa"/>
            <w:tcBorders>
              <w:top w:val="nil"/>
              <w:left w:val="nil"/>
              <w:bottom w:val="single" w:sz="4" w:space="0" w:color="auto"/>
              <w:right w:val="single" w:sz="4" w:space="0" w:color="auto"/>
            </w:tcBorders>
            <w:shd w:val="clear" w:color="000000" w:fill="D9D9D9"/>
            <w:noWrap/>
            <w:vAlign w:val="bottom"/>
            <w:hideMark/>
          </w:tcPr>
          <w:p w14:paraId="434E439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7-day</w:t>
            </w:r>
          </w:p>
        </w:tc>
        <w:tc>
          <w:tcPr>
            <w:tcW w:w="1682" w:type="dxa"/>
            <w:tcBorders>
              <w:top w:val="nil"/>
              <w:left w:val="nil"/>
              <w:bottom w:val="single" w:sz="4" w:space="0" w:color="auto"/>
              <w:right w:val="single" w:sz="4" w:space="0" w:color="auto"/>
            </w:tcBorders>
            <w:shd w:val="clear" w:color="000000" w:fill="D9D9D9"/>
            <w:noWrap/>
            <w:vAlign w:val="bottom"/>
            <w:hideMark/>
          </w:tcPr>
          <w:p w14:paraId="2C850A39"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15-day</w:t>
            </w:r>
          </w:p>
        </w:tc>
        <w:tc>
          <w:tcPr>
            <w:tcW w:w="1262" w:type="dxa"/>
            <w:tcBorders>
              <w:top w:val="nil"/>
              <w:left w:val="nil"/>
              <w:bottom w:val="single" w:sz="4" w:space="0" w:color="auto"/>
              <w:right w:val="single" w:sz="4" w:space="0" w:color="auto"/>
            </w:tcBorders>
            <w:shd w:val="clear" w:color="000000" w:fill="D9D9D9"/>
            <w:noWrap/>
            <w:vAlign w:val="bottom"/>
            <w:hideMark/>
          </w:tcPr>
          <w:p w14:paraId="06E5EFEC"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30-day</w:t>
            </w:r>
          </w:p>
        </w:tc>
      </w:tr>
      <w:tr w:rsidR="00084FB4" w:rsidRPr="00DF647F" w14:paraId="0C55EC1E"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AA821D1"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2</w:t>
            </w:r>
          </w:p>
        </w:tc>
        <w:tc>
          <w:tcPr>
            <w:tcW w:w="1958" w:type="dxa"/>
            <w:tcBorders>
              <w:top w:val="nil"/>
              <w:left w:val="nil"/>
              <w:bottom w:val="single" w:sz="4" w:space="0" w:color="auto"/>
              <w:right w:val="single" w:sz="4" w:space="0" w:color="auto"/>
            </w:tcBorders>
            <w:shd w:val="clear" w:color="auto" w:fill="auto"/>
            <w:noWrap/>
            <w:vAlign w:val="bottom"/>
            <w:hideMark/>
          </w:tcPr>
          <w:p w14:paraId="3F261F19"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1.42</w:t>
            </w:r>
          </w:p>
        </w:tc>
        <w:tc>
          <w:tcPr>
            <w:tcW w:w="1822" w:type="dxa"/>
            <w:tcBorders>
              <w:top w:val="nil"/>
              <w:left w:val="nil"/>
              <w:bottom w:val="single" w:sz="4" w:space="0" w:color="auto"/>
              <w:right w:val="single" w:sz="4" w:space="0" w:color="auto"/>
            </w:tcBorders>
            <w:shd w:val="clear" w:color="auto" w:fill="auto"/>
            <w:noWrap/>
            <w:vAlign w:val="bottom"/>
            <w:hideMark/>
          </w:tcPr>
          <w:p w14:paraId="3483E98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1.77</w:t>
            </w:r>
          </w:p>
        </w:tc>
        <w:tc>
          <w:tcPr>
            <w:tcW w:w="1682" w:type="dxa"/>
            <w:tcBorders>
              <w:top w:val="nil"/>
              <w:left w:val="nil"/>
              <w:bottom w:val="single" w:sz="4" w:space="0" w:color="auto"/>
              <w:right w:val="single" w:sz="4" w:space="0" w:color="auto"/>
            </w:tcBorders>
            <w:shd w:val="clear" w:color="auto" w:fill="auto"/>
            <w:noWrap/>
            <w:vAlign w:val="bottom"/>
            <w:hideMark/>
          </w:tcPr>
          <w:p w14:paraId="43A3E6DE"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2.09</w:t>
            </w:r>
          </w:p>
        </w:tc>
        <w:tc>
          <w:tcPr>
            <w:tcW w:w="1262" w:type="dxa"/>
            <w:tcBorders>
              <w:top w:val="nil"/>
              <w:left w:val="nil"/>
              <w:bottom w:val="single" w:sz="4" w:space="0" w:color="auto"/>
              <w:right w:val="single" w:sz="4" w:space="0" w:color="auto"/>
            </w:tcBorders>
            <w:shd w:val="clear" w:color="auto" w:fill="auto"/>
            <w:noWrap/>
            <w:vAlign w:val="bottom"/>
            <w:hideMark/>
          </w:tcPr>
          <w:p w14:paraId="01DCBD47"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2.75</w:t>
            </w:r>
          </w:p>
        </w:tc>
      </w:tr>
      <w:tr w:rsidR="00084FB4" w:rsidRPr="00DF647F" w14:paraId="2C4DC2B9"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574FEB87"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5</w:t>
            </w:r>
          </w:p>
        </w:tc>
        <w:tc>
          <w:tcPr>
            <w:tcW w:w="1958" w:type="dxa"/>
            <w:tcBorders>
              <w:top w:val="nil"/>
              <w:left w:val="nil"/>
              <w:bottom w:val="single" w:sz="4" w:space="0" w:color="auto"/>
              <w:right w:val="single" w:sz="4" w:space="0" w:color="auto"/>
            </w:tcBorders>
            <w:shd w:val="clear" w:color="auto" w:fill="auto"/>
            <w:noWrap/>
            <w:vAlign w:val="bottom"/>
            <w:hideMark/>
          </w:tcPr>
          <w:p w14:paraId="300B8675"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0.65</w:t>
            </w:r>
          </w:p>
        </w:tc>
        <w:tc>
          <w:tcPr>
            <w:tcW w:w="1822" w:type="dxa"/>
            <w:tcBorders>
              <w:top w:val="nil"/>
              <w:left w:val="nil"/>
              <w:bottom w:val="single" w:sz="4" w:space="0" w:color="auto"/>
              <w:right w:val="single" w:sz="4" w:space="0" w:color="auto"/>
            </w:tcBorders>
            <w:shd w:val="clear" w:color="auto" w:fill="auto"/>
            <w:noWrap/>
            <w:vAlign w:val="bottom"/>
            <w:hideMark/>
          </w:tcPr>
          <w:p w14:paraId="4531FAB0"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0.92</w:t>
            </w:r>
          </w:p>
        </w:tc>
        <w:tc>
          <w:tcPr>
            <w:tcW w:w="1682" w:type="dxa"/>
            <w:tcBorders>
              <w:top w:val="nil"/>
              <w:left w:val="nil"/>
              <w:bottom w:val="single" w:sz="4" w:space="0" w:color="auto"/>
              <w:right w:val="single" w:sz="4" w:space="0" w:color="auto"/>
            </w:tcBorders>
            <w:shd w:val="clear" w:color="auto" w:fill="auto"/>
            <w:noWrap/>
            <w:vAlign w:val="bottom"/>
            <w:hideMark/>
          </w:tcPr>
          <w:p w14:paraId="296B1704"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1.15</w:t>
            </w:r>
          </w:p>
        </w:tc>
        <w:tc>
          <w:tcPr>
            <w:tcW w:w="1262" w:type="dxa"/>
            <w:tcBorders>
              <w:top w:val="nil"/>
              <w:left w:val="nil"/>
              <w:bottom w:val="single" w:sz="4" w:space="0" w:color="auto"/>
              <w:right w:val="single" w:sz="4" w:space="0" w:color="auto"/>
            </w:tcBorders>
            <w:shd w:val="clear" w:color="auto" w:fill="auto"/>
            <w:noWrap/>
            <w:vAlign w:val="bottom"/>
            <w:hideMark/>
          </w:tcPr>
          <w:p w14:paraId="0C5ECF92"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1.72</w:t>
            </w:r>
          </w:p>
        </w:tc>
      </w:tr>
      <w:tr w:rsidR="00084FB4" w:rsidRPr="00DF647F" w14:paraId="43EABA41"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3E33ECE7"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10</w:t>
            </w:r>
          </w:p>
        </w:tc>
        <w:tc>
          <w:tcPr>
            <w:tcW w:w="1958" w:type="dxa"/>
            <w:tcBorders>
              <w:top w:val="nil"/>
              <w:left w:val="nil"/>
              <w:bottom w:val="single" w:sz="4" w:space="0" w:color="auto"/>
              <w:right w:val="single" w:sz="4" w:space="0" w:color="auto"/>
            </w:tcBorders>
            <w:shd w:val="clear" w:color="auto" w:fill="auto"/>
            <w:noWrap/>
            <w:vAlign w:val="bottom"/>
            <w:hideMark/>
          </w:tcPr>
          <w:p w14:paraId="69142E8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0.39</w:t>
            </w:r>
          </w:p>
        </w:tc>
        <w:tc>
          <w:tcPr>
            <w:tcW w:w="1822" w:type="dxa"/>
            <w:tcBorders>
              <w:top w:val="nil"/>
              <w:left w:val="nil"/>
              <w:bottom w:val="single" w:sz="4" w:space="0" w:color="auto"/>
              <w:right w:val="single" w:sz="4" w:space="0" w:color="auto"/>
            </w:tcBorders>
            <w:shd w:val="clear" w:color="auto" w:fill="auto"/>
            <w:noWrap/>
            <w:vAlign w:val="bottom"/>
            <w:hideMark/>
          </w:tcPr>
          <w:p w14:paraId="4649343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0.60</w:t>
            </w:r>
          </w:p>
        </w:tc>
        <w:tc>
          <w:tcPr>
            <w:tcW w:w="1682" w:type="dxa"/>
            <w:tcBorders>
              <w:top w:val="nil"/>
              <w:left w:val="nil"/>
              <w:bottom w:val="single" w:sz="4" w:space="0" w:color="auto"/>
              <w:right w:val="single" w:sz="4" w:space="0" w:color="auto"/>
            </w:tcBorders>
            <w:shd w:val="clear" w:color="auto" w:fill="auto"/>
            <w:noWrap/>
            <w:vAlign w:val="bottom"/>
            <w:hideMark/>
          </w:tcPr>
          <w:p w14:paraId="016475DA"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0.78</w:t>
            </w:r>
          </w:p>
        </w:tc>
        <w:tc>
          <w:tcPr>
            <w:tcW w:w="1262" w:type="dxa"/>
            <w:tcBorders>
              <w:top w:val="nil"/>
              <w:left w:val="nil"/>
              <w:bottom w:val="single" w:sz="4" w:space="0" w:color="auto"/>
              <w:right w:val="single" w:sz="4" w:space="0" w:color="auto"/>
            </w:tcBorders>
            <w:shd w:val="clear" w:color="auto" w:fill="auto"/>
            <w:noWrap/>
            <w:vAlign w:val="bottom"/>
            <w:hideMark/>
          </w:tcPr>
          <w:p w14:paraId="0609E03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1.26</w:t>
            </w:r>
          </w:p>
        </w:tc>
      </w:tr>
      <w:tr w:rsidR="00084FB4" w:rsidRPr="00DF647F" w14:paraId="5B10523C"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EF817A8"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20</w:t>
            </w:r>
          </w:p>
        </w:tc>
        <w:tc>
          <w:tcPr>
            <w:tcW w:w="1958" w:type="dxa"/>
            <w:tcBorders>
              <w:top w:val="nil"/>
              <w:left w:val="nil"/>
              <w:bottom w:val="single" w:sz="4" w:space="0" w:color="auto"/>
              <w:right w:val="single" w:sz="4" w:space="0" w:color="auto"/>
            </w:tcBorders>
            <w:shd w:val="clear" w:color="auto" w:fill="auto"/>
            <w:noWrap/>
            <w:vAlign w:val="bottom"/>
            <w:hideMark/>
          </w:tcPr>
          <w:p w14:paraId="2EB0398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0.24</w:t>
            </w:r>
          </w:p>
        </w:tc>
        <w:tc>
          <w:tcPr>
            <w:tcW w:w="1822" w:type="dxa"/>
            <w:tcBorders>
              <w:top w:val="nil"/>
              <w:left w:val="nil"/>
              <w:bottom w:val="single" w:sz="4" w:space="0" w:color="auto"/>
              <w:right w:val="single" w:sz="4" w:space="0" w:color="auto"/>
            </w:tcBorders>
            <w:shd w:val="clear" w:color="auto" w:fill="auto"/>
            <w:noWrap/>
            <w:vAlign w:val="bottom"/>
            <w:hideMark/>
          </w:tcPr>
          <w:p w14:paraId="399CFF4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0.39</w:t>
            </w:r>
          </w:p>
        </w:tc>
        <w:tc>
          <w:tcPr>
            <w:tcW w:w="1682" w:type="dxa"/>
            <w:tcBorders>
              <w:top w:val="nil"/>
              <w:left w:val="nil"/>
              <w:bottom w:val="single" w:sz="4" w:space="0" w:color="auto"/>
              <w:right w:val="single" w:sz="4" w:space="0" w:color="auto"/>
            </w:tcBorders>
            <w:shd w:val="clear" w:color="auto" w:fill="auto"/>
            <w:noWrap/>
            <w:vAlign w:val="bottom"/>
            <w:hideMark/>
          </w:tcPr>
          <w:p w14:paraId="56F97EC9"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0.53</w:t>
            </w:r>
          </w:p>
        </w:tc>
        <w:tc>
          <w:tcPr>
            <w:tcW w:w="1262" w:type="dxa"/>
            <w:tcBorders>
              <w:top w:val="nil"/>
              <w:left w:val="nil"/>
              <w:bottom w:val="single" w:sz="4" w:space="0" w:color="auto"/>
              <w:right w:val="single" w:sz="4" w:space="0" w:color="auto"/>
            </w:tcBorders>
            <w:shd w:val="clear" w:color="auto" w:fill="auto"/>
            <w:noWrap/>
            <w:vAlign w:val="bottom"/>
            <w:hideMark/>
          </w:tcPr>
          <w:p w14:paraId="3C81CFDE"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0.93</w:t>
            </w:r>
          </w:p>
        </w:tc>
      </w:tr>
      <w:tr w:rsidR="00084FB4" w:rsidRPr="00DF647F" w14:paraId="6FEDE2ED"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C2FB8CB"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50</w:t>
            </w:r>
          </w:p>
        </w:tc>
        <w:tc>
          <w:tcPr>
            <w:tcW w:w="1958" w:type="dxa"/>
            <w:tcBorders>
              <w:top w:val="nil"/>
              <w:left w:val="nil"/>
              <w:bottom w:val="single" w:sz="4" w:space="0" w:color="auto"/>
              <w:right w:val="single" w:sz="4" w:space="0" w:color="auto"/>
            </w:tcBorders>
            <w:shd w:val="clear" w:color="auto" w:fill="auto"/>
            <w:noWrap/>
            <w:vAlign w:val="bottom"/>
            <w:hideMark/>
          </w:tcPr>
          <w:p w14:paraId="6DD0F3EC"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0.12</w:t>
            </w:r>
          </w:p>
        </w:tc>
        <w:tc>
          <w:tcPr>
            <w:tcW w:w="1822" w:type="dxa"/>
            <w:tcBorders>
              <w:top w:val="nil"/>
              <w:left w:val="nil"/>
              <w:bottom w:val="single" w:sz="4" w:space="0" w:color="auto"/>
              <w:right w:val="single" w:sz="4" w:space="0" w:color="auto"/>
            </w:tcBorders>
            <w:shd w:val="clear" w:color="auto" w:fill="auto"/>
            <w:noWrap/>
            <w:vAlign w:val="bottom"/>
            <w:hideMark/>
          </w:tcPr>
          <w:p w14:paraId="042A9D13"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0.23</w:t>
            </w:r>
          </w:p>
        </w:tc>
        <w:tc>
          <w:tcPr>
            <w:tcW w:w="1682" w:type="dxa"/>
            <w:tcBorders>
              <w:top w:val="nil"/>
              <w:left w:val="nil"/>
              <w:bottom w:val="single" w:sz="4" w:space="0" w:color="auto"/>
              <w:right w:val="single" w:sz="4" w:space="0" w:color="auto"/>
            </w:tcBorders>
            <w:shd w:val="clear" w:color="auto" w:fill="auto"/>
            <w:noWrap/>
            <w:vAlign w:val="bottom"/>
            <w:hideMark/>
          </w:tcPr>
          <w:p w14:paraId="71D88A96"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0.33</w:t>
            </w:r>
          </w:p>
        </w:tc>
        <w:tc>
          <w:tcPr>
            <w:tcW w:w="1262" w:type="dxa"/>
            <w:tcBorders>
              <w:top w:val="nil"/>
              <w:left w:val="nil"/>
              <w:bottom w:val="single" w:sz="4" w:space="0" w:color="auto"/>
              <w:right w:val="single" w:sz="4" w:space="0" w:color="auto"/>
            </w:tcBorders>
            <w:shd w:val="clear" w:color="auto" w:fill="auto"/>
            <w:noWrap/>
            <w:vAlign w:val="bottom"/>
            <w:hideMark/>
          </w:tcPr>
          <w:p w14:paraId="1B498E89"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0.63</w:t>
            </w:r>
          </w:p>
        </w:tc>
      </w:tr>
      <w:tr w:rsidR="00084FB4" w:rsidRPr="00DF647F" w14:paraId="422D7A97" w14:textId="77777777" w:rsidTr="00084FB4">
        <w:trPr>
          <w:trHeight w:val="241"/>
        </w:trPr>
        <w:tc>
          <w:tcPr>
            <w:tcW w:w="2108" w:type="dxa"/>
            <w:tcBorders>
              <w:top w:val="nil"/>
              <w:left w:val="single" w:sz="4" w:space="0" w:color="auto"/>
              <w:bottom w:val="single" w:sz="4" w:space="0" w:color="auto"/>
              <w:right w:val="single" w:sz="4" w:space="0" w:color="auto"/>
            </w:tcBorders>
            <w:shd w:val="clear" w:color="auto" w:fill="auto"/>
            <w:noWrap/>
            <w:vAlign w:val="bottom"/>
            <w:hideMark/>
          </w:tcPr>
          <w:p w14:paraId="1427910A" w14:textId="77777777" w:rsidR="00DF647F" w:rsidRPr="00DF647F" w:rsidRDefault="00DF647F" w:rsidP="00DF647F">
            <w:pPr>
              <w:spacing w:before="0" w:after="0" w:line="240" w:lineRule="auto"/>
              <w:jc w:val="left"/>
              <w:rPr>
                <w:rFonts w:cs="Calibri"/>
                <w:szCs w:val="22"/>
                <w:lang w:bidi="ne-NP"/>
              </w:rPr>
            </w:pPr>
            <w:r w:rsidRPr="00DF647F">
              <w:rPr>
                <w:rFonts w:cs="Calibri"/>
                <w:szCs w:val="22"/>
                <w:lang w:bidi="ne-NP"/>
              </w:rPr>
              <w:t>100</w:t>
            </w:r>
          </w:p>
        </w:tc>
        <w:tc>
          <w:tcPr>
            <w:tcW w:w="1958" w:type="dxa"/>
            <w:tcBorders>
              <w:top w:val="nil"/>
              <w:left w:val="nil"/>
              <w:bottom w:val="single" w:sz="4" w:space="0" w:color="auto"/>
              <w:right w:val="single" w:sz="4" w:space="0" w:color="auto"/>
            </w:tcBorders>
            <w:shd w:val="clear" w:color="auto" w:fill="auto"/>
            <w:noWrap/>
            <w:vAlign w:val="bottom"/>
            <w:hideMark/>
          </w:tcPr>
          <w:p w14:paraId="4CF3F8A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0.08</w:t>
            </w:r>
          </w:p>
        </w:tc>
        <w:tc>
          <w:tcPr>
            <w:tcW w:w="1822" w:type="dxa"/>
            <w:tcBorders>
              <w:top w:val="nil"/>
              <w:left w:val="nil"/>
              <w:bottom w:val="single" w:sz="4" w:space="0" w:color="auto"/>
              <w:right w:val="single" w:sz="4" w:space="0" w:color="auto"/>
            </w:tcBorders>
            <w:shd w:val="clear" w:color="auto" w:fill="auto"/>
            <w:noWrap/>
            <w:vAlign w:val="bottom"/>
            <w:hideMark/>
          </w:tcPr>
          <w:p w14:paraId="4698396D"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0.15</w:t>
            </w:r>
          </w:p>
        </w:tc>
        <w:tc>
          <w:tcPr>
            <w:tcW w:w="1682" w:type="dxa"/>
            <w:tcBorders>
              <w:top w:val="nil"/>
              <w:left w:val="nil"/>
              <w:bottom w:val="single" w:sz="4" w:space="0" w:color="auto"/>
              <w:right w:val="single" w:sz="4" w:space="0" w:color="auto"/>
            </w:tcBorders>
            <w:shd w:val="clear" w:color="auto" w:fill="auto"/>
            <w:noWrap/>
            <w:vAlign w:val="bottom"/>
            <w:hideMark/>
          </w:tcPr>
          <w:p w14:paraId="58DFDAFF"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0.23</w:t>
            </w:r>
          </w:p>
        </w:tc>
        <w:tc>
          <w:tcPr>
            <w:tcW w:w="1262" w:type="dxa"/>
            <w:tcBorders>
              <w:top w:val="nil"/>
              <w:left w:val="nil"/>
              <w:bottom w:val="single" w:sz="4" w:space="0" w:color="auto"/>
              <w:right w:val="single" w:sz="4" w:space="0" w:color="auto"/>
            </w:tcBorders>
            <w:shd w:val="clear" w:color="auto" w:fill="auto"/>
            <w:noWrap/>
            <w:vAlign w:val="bottom"/>
            <w:hideMark/>
          </w:tcPr>
          <w:p w14:paraId="1EE13EA8" w14:textId="77777777" w:rsidR="00DF647F" w:rsidRPr="00DF647F" w:rsidRDefault="00DF647F" w:rsidP="00DF647F">
            <w:pPr>
              <w:spacing w:before="0" w:after="0" w:line="240" w:lineRule="auto"/>
              <w:jc w:val="center"/>
              <w:rPr>
                <w:rFonts w:cs="Calibri"/>
                <w:szCs w:val="22"/>
                <w:lang w:bidi="ne-NP"/>
              </w:rPr>
            </w:pPr>
            <w:r w:rsidRPr="00DF647F">
              <w:rPr>
                <w:rFonts w:cs="Calibri"/>
                <w:szCs w:val="22"/>
                <w:lang w:bidi="ne-NP"/>
              </w:rPr>
              <w:t>0.47</w:t>
            </w:r>
          </w:p>
        </w:tc>
      </w:tr>
    </w:tbl>
    <w:p w14:paraId="2D35D7AA" w14:textId="0BC965F7" w:rsidR="00BC6CD0" w:rsidRPr="00FD753C" w:rsidDel="00343816" w:rsidRDefault="00FD753C">
      <w:pPr>
        <w:spacing w:before="0" w:after="160" w:line="259" w:lineRule="auto"/>
        <w:rPr>
          <w:del w:id="5000" w:author="Windows User" w:date="2022-12-12T22:16:00Z"/>
          <w:rFonts w:eastAsiaTheme="minorHAnsi" w:cstheme="minorBidi"/>
          <w:szCs w:val="22"/>
          <w:rPrChange w:id="5001" w:author="Kumar Baral" w:date="2023-02-13T14:25:00Z">
            <w:rPr>
              <w:del w:id="5002" w:author="Windows User" w:date="2022-12-12T22:16:00Z"/>
            </w:rPr>
          </w:rPrChange>
        </w:rPr>
        <w:pPrChange w:id="5003" w:author="Kumar Baral" w:date="2023-02-13T14:25:00Z">
          <w:pPr/>
        </w:pPrChange>
      </w:pPr>
      <w:ins w:id="5004" w:author="Kumar Baral" w:date="2023-02-13T14:22:00Z">
        <w:r w:rsidRPr="005B6688">
          <w:rPr>
            <w:lang w:eastAsia="x-none"/>
          </w:rPr>
          <w:t xml:space="preserve">According to the aforementioned calculation approach, the </w:t>
        </w:r>
      </w:ins>
      <w:r w:rsidR="00084FB4">
        <w:rPr>
          <w:lang w:eastAsia="x-none"/>
        </w:rPr>
        <w:t>calculated</w:t>
      </w:r>
      <w:ins w:id="5005" w:author="Kumar Baral" w:date="2023-02-13T14:22:00Z">
        <w:r w:rsidRPr="005B6688">
          <w:rPr>
            <w:lang w:eastAsia="x-none"/>
          </w:rPr>
          <w:t xml:space="preserve"> low flows at the intake</w:t>
        </w:r>
      </w:ins>
      <w:r w:rsidR="00084FB4">
        <w:rPr>
          <w:lang w:eastAsia="x-none"/>
        </w:rPr>
        <w:t xml:space="preserve"> of the project</w:t>
      </w:r>
      <w:ins w:id="5006" w:author="Kumar Baral" w:date="2023-02-13T14:22:00Z">
        <w:r w:rsidRPr="005B6688">
          <w:rPr>
            <w:lang w:eastAsia="x-none"/>
          </w:rPr>
          <w:t xml:space="preserve"> for the 1-day, 7-day, 15-day, and 30-day periods are </w:t>
        </w:r>
      </w:ins>
      <w:ins w:id="5007" w:author="Kumar Baral" w:date="2023-02-13T14:25:00Z">
        <w:r>
          <w:rPr>
            <w:lang w:eastAsia="x-none"/>
          </w:rPr>
          <w:t>1.</w:t>
        </w:r>
      </w:ins>
      <w:r w:rsidR="00084FB4">
        <w:rPr>
          <w:lang w:eastAsia="x-none"/>
        </w:rPr>
        <w:t>42</w:t>
      </w:r>
      <w:ins w:id="5008" w:author="Kumar Baral" w:date="2023-02-13T14:22:00Z">
        <w:r w:rsidRPr="005B6688">
          <w:rPr>
            <w:lang w:eastAsia="x-none"/>
          </w:rPr>
          <w:t xml:space="preserve"> m3/s, </w:t>
        </w:r>
      </w:ins>
      <w:ins w:id="5009" w:author="Kumar Baral" w:date="2023-02-13T14:25:00Z">
        <w:r>
          <w:rPr>
            <w:lang w:eastAsia="x-none"/>
          </w:rPr>
          <w:t>1.</w:t>
        </w:r>
      </w:ins>
      <w:r w:rsidR="00084FB4">
        <w:rPr>
          <w:lang w:eastAsia="x-none"/>
        </w:rPr>
        <w:t>77</w:t>
      </w:r>
      <w:ins w:id="5010" w:author="Kumar Baral" w:date="2023-02-13T14:22:00Z">
        <w:r w:rsidRPr="005B6688">
          <w:rPr>
            <w:lang w:eastAsia="x-none"/>
          </w:rPr>
          <w:t xml:space="preserve"> m3/s, </w:t>
        </w:r>
      </w:ins>
      <w:r w:rsidR="00084FB4">
        <w:rPr>
          <w:lang w:eastAsia="x-none"/>
        </w:rPr>
        <w:t>2.09</w:t>
      </w:r>
      <w:ins w:id="5011" w:author="Kumar Baral" w:date="2023-02-13T14:22:00Z">
        <w:r w:rsidRPr="005B6688">
          <w:rPr>
            <w:lang w:eastAsia="x-none"/>
          </w:rPr>
          <w:t xml:space="preserve"> m3/s, and </w:t>
        </w:r>
      </w:ins>
      <w:ins w:id="5012" w:author="Kumar Baral" w:date="2023-02-13T14:25:00Z">
        <w:r>
          <w:rPr>
            <w:lang w:eastAsia="x-none"/>
          </w:rPr>
          <w:t>2.</w:t>
        </w:r>
      </w:ins>
      <w:r w:rsidR="00084FB4">
        <w:rPr>
          <w:lang w:eastAsia="x-none"/>
        </w:rPr>
        <w:t>75</w:t>
      </w:r>
      <w:ins w:id="5013" w:author="Kumar Baral" w:date="2023-02-13T14:22:00Z">
        <w:r w:rsidRPr="005B6688">
          <w:rPr>
            <w:lang w:eastAsia="x-none"/>
          </w:rPr>
          <w:t xml:space="preserve"> m3/s, respectively</w:t>
        </w:r>
        <w:r>
          <w:rPr>
            <w:lang w:eastAsia="x-none"/>
          </w:rPr>
          <w:t xml:space="preserve"> as shown in</w:t>
        </w:r>
      </w:ins>
      <w:ins w:id="5014" w:author="Kumar Baral" w:date="2023-02-13T14:25:00Z">
        <w:r>
          <w:rPr>
            <w:lang w:eastAsia="x-none"/>
          </w:rPr>
          <w:t xml:space="preserve"> </w:t>
        </w:r>
        <w:r>
          <w:rPr>
            <w:lang w:eastAsia="x-none"/>
          </w:rPr>
          <w:fldChar w:fldCharType="begin"/>
        </w:r>
        <w:r>
          <w:rPr>
            <w:lang w:eastAsia="x-none"/>
          </w:rPr>
          <w:instrText xml:space="preserve"> REF _Ref127190722 \h </w:instrText>
        </w:r>
      </w:ins>
      <w:r>
        <w:rPr>
          <w:lang w:eastAsia="x-none"/>
        </w:rPr>
      </w:r>
      <w:r>
        <w:rPr>
          <w:lang w:eastAsia="x-none"/>
        </w:rPr>
        <w:fldChar w:fldCharType="separate"/>
      </w:r>
      <w:ins w:id="5015" w:author="Kumar Baral" w:date="2023-02-13T14:24:00Z">
        <w:r w:rsidR="008C4DA6">
          <w:t xml:space="preserve">Table </w:t>
        </w:r>
      </w:ins>
      <w:r w:rsidR="008C4DA6">
        <w:rPr>
          <w:noProof/>
        </w:rPr>
        <w:t>1</w:t>
      </w:r>
      <w:ins w:id="5016" w:author="Kumar Baral" w:date="2023-02-13T14:27:00Z">
        <w:r w:rsidR="008C4DA6">
          <w:noBreakHyphen/>
        </w:r>
      </w:ins>
      <w:r w:rsidR="008C4DA6">
        <w:rPr>
          <w:noProof/>
        </w:rPr>
        <w:t>5</w:t>
      </w:r>
      <w:ins w:id="5017" w:author="Kumar Baral" w:date="2023-02-13T14:25:00Z">
        <w:r>
          <w:rPr>
            <w:lang w:eastAsia="x-none"/>
          </w:rPr>
          <w:fldChar w:fldCharType="end"/>
        </w:r>
      </w:ins>
      <w:ins w:id="5018" w:author="Kumar Baral" w:date="2023-02-13T14:20:00Z">
        <w:r>
          <w:rPr>
            <w:rFonts w:eastAsiaTheme="minorHAnsi" w:cstheme="minorBidi"/>
            <w:szCs w:val="22"/>
          </w:rPr>
          <w:t>.</w:t>
        </w:r>
      </w:ins>
    </w:p>
    <w:p w14:paraId="40306EF6" w14:textId="77777777" w:rsidR="00BC6CD0" w:rsidRDefault="00BC6CD0" w:rsidP="005C2E26"/>
    <w:p w14:paraId="076DBF40" w14:textId="39B27784" w:rsidR="006238CC" w:rsidDel="00DE1440" w:rsidRDefault="006238CC" w:rsidP="00573E74">
      <w:pPr>
        <w:pStyle w:val="Heading2"/>
        <w:rPr>
          <w:del w:id="5019" w:author="Kumar Baral" w:date="2023-02-10T16:54:00Z"/>
        </w:rPr>
      </w:pPr>
      <w:del w:id="5020" w:author="Kumar Baral" w:date="2023-02-10T16:54:00Z">
        <w:r w:rsidRPr="006238CC" w:rsidDel="00DE1440">
          <w:lastRenderedPageBreak/>
          <w:delText>Glacier Lake Outburst Flood (GLOF)</w:delText>
        </w:r>
        <w:bookmarkStart w:id="5021" w:name="_Toc127182410"/>
        <w:bookmarkStart w:id="5022" w:name="_Toc127182747"/>
        <w:bookmarkStart w:id="5023" w:name="_Toc127191931"/>
        <w:bookmarkStart w:id="5024" w:name="_Toc127278396"/>
        <w:bookmarkStart w:id="5025" w:name="_Toc127348184"/>
        <w:bookmarkEnd w:id="4468"/>
        <w:bookmarkEnd w:id="4469"/>
        <w:bookmarkEnd w:id="4470"/>
        <w:bookmarkEnd w:id="4471"/>
        <w:bookmarkEnd w:id="5021"/>
        <w:bookmarkEnd w:id="5022"/>
        <w:bookmarkEnd w:id="5023"/>
        <w:bookmarkEnd w:id="5024"/>
        <w:bookmarkEnd w:id="5025"/>
      </w:del>
    </w:p>
    <w:p w14:paraId="42BF3013" w14:textId="0888DD94" w:rsidR="002A46D1" w:rsidRDefault="002A46D1" w:rsidP="002A46D1">
      <w:pPr>
        <w:pStyle w:val="Heading2"/>
      </w:pPr>
      <w:bookmarkStart w:id="5026" w:name="_Toc127348185"/>
      <w:r>
        <w:t>Trend Analysis</w:t>
      </w:r>
      <w:bookmarkEnd w:id="5026"/>
    </w:p>
    <w:p w14:paraId="05A931E3" w14:textId="1814EA93" w:rsidR="005F6047" w:rsidRPr="005F6047" w:rsidRDefault="005F6047" w:rsidP="005F6047">
      <w:pPr>
        <w:pStyle w:val="Heading3"/>
      </w:pPr>
      <w:bookmarkStart w:id="5027" w:name="_Toc127348186"/>
      <w:r>
        <w:t>Methodology</w:t>
      </w:r>
      <w:bookmarkEnd w:id="5027"/>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245A665A" w:rsidR="005C2E26" w:rsidRPr="00976A12" w:rsidRDefault="005C2E26" w:rsidP="005C2E26">
      <w:r w:rsidRPr="006339B0">
        <w:rPr>
          <w:bCs/>
        </w:rPr>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w:t>
      </w:r>
      <w:del w:id="5028" w:author="Kumar Baral" w:date="2023-02-10T14:08:00Z">
        <w:r w:rsidRPr="00976A12" w:rsidDel="00C537C5">
          <w:delText>05</w:delText>
        </w:r>
      </w:del>
      <w:ins w:id="5029" w:author="Kumar Baral" w:date="2023-02-10T14:08:00Z">
        <w:r w:rsidR="00C537C5" w:rsidRPr="00976A12">
          <w:t>0</w:t>
        </w:r>
        <w:r w:rsidR="00C537C5">
          <w:t>1</w:t>
        </w:r>
      </w:ins>
      <w:r w:rsidRPr="00976A12">
        <w:t>),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3E38C23A" w:rsidR="005C2E26" w:rsidRPr="00976A12" w:rsidRDefault="005C2E26" w:rsidP="005C2E26">
      <w:r w:rsidRPr="00976A12">
        <w:t>The Mann-Kendall test is a nonparametric statistical test used to determine if there is a monotonic trend in a time series. The p-value is the probability of obtaining a test statistic as extreme or more extreme than the one calculated from the sample, assuming that the null hypothesis is true. A small p-value (typically less than 0.</w:t>
      </w:r>
      <w:del w:id="5030" w:author="Kumar Baral" w:date="2023-02-10T14:09:00Z">
        <w:r w:rsidRPr="00976A12" w:rsidDel="00C537C5">
          <w:delText>05</w:delText>
        </w:r>
      </w:del>
      <w:ins w:id="5031" w:author="Kumar Baral" w:date="2023-02-10T14:09:00Z">
        <w:r w:rsidR="00C537C5" w:rsidRPr="00976A12">
          <w:t>0</w:t>
        </w:r>
        <w:r w:rsidR="00C537C5">
          <w:t>1</w:t>
        </w:r>
      </w:ins>
      <w:r w:rsidRPr="00976A12">
        <w:t>)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57E36F50"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w:t>
      </w:r>
      <w:r w:rsidR="006251B4">
        <w:t>1</w:t>
      </w:r>
      <w:r w:rsidRPr="00976A12">
        <w:t>) indicates that the trend is statistically significant, and the null hypothesis can be rejected.</w:t>
      </w:r>
    </w:p>
    <w:p w14:paraId="2AD3A07B" w14:textId="0E314C2E" w:rsidR="005C2E26" w:rsidRDefault="005C2E26" w:rsidP="005C2E26">
      <w:pPr>
        <w:rPr>
          <w:ins w:id="5032" w:author="Kumar Baral" w:date="2023-02-13T14:57:00Z"/>
        </w:rPr>
      </w:pPr>
      <w:r w:rsidRPr="00976A12">
        <w:t>Note that this method assumes that the data is independent and the time series is not serially correlated. Also, different software packages might have different method to calculate the p-value.</w:t>
      </w:r>
    </w:p>
    <w:p w14:paraId="14444067" w14:textId="502BF03A" w:rsidR="00F65FCA" w:rsidRDefault="00F65FCA" w:rsidP="005C2E26">
      <w:pPr>
        <w:rPr>
          <w:ins w:id="5033" w:author="Kumar Baral" w:date="2023-02-10T14:02:00Z"/>
        </w:rPr>
      </w:pPr>
      <w:ins w:id="5034" w:author="Kumar Baral" w:date="2023-02-13T14:57:00Z">
        <w:r>
          <w:t xml:space="preserve">The detail manual calculation is presented in the annex of this report. </w:t>
        </w:r>
      </w:ins>
    </w:p>
    <w:p w14:paraId="32ABD87E" w14:textId="14AD7DDA" w:rsidR="00C537C5" w:rsidRDefault="00C537C5" w:rsidP="005C2E26">
      <w:pPr>
        <w:rPr>
          <w:ins w:id="5035" w:author="Kumar Baral" w:date="2023-02-10T13:28:00Z"/>
        </w:rPr>
      </w:pPr>
      <w:ins w:id="5036" w:author="Kumar Baral" w:date="2023-02-10T14:02:00Z">
        <w:r>
          <w:t xml:space="preserve">Here in this analysis a java based software DScreen is used to analyze the </w:t>
        </w:r>
      </w:ins>
      <w:ins w:id="5037" w:author="Kumar Baral" w:date="2023-02-10T16:20:00Z">
        <w:r w:rsidR="0030313B">
          <w:t>data series</w:t>
        </w:r>
      </w:ins>
      <w:ins w:id="5038" w:author="Kumar Baral" w:date="2023-02-10T14:02:00Z">
        <w:r>
          <w:t xml:space="preserve">. The user manual of Dscreen is provided in the annex of this report. </w:t>
        </w:r>
      </w:ins>
    </w:p>
    <w:p w14:paraId="0FD434F0" w14:textId="76FD21FE" w:rsidR="000F55AB" w:rsidRPr="00976A12" w:rsidRDefault="000F55AB">
      <w:pPr>
        <w:pStyle w:val="Heading3"/>
        <w:pPrChange w:id="5039" w:author="Kumar Baral" w:date="2023-02-10T13:29:00Z">
          <w:pPr/>
        </w:pPrChange>
      </w:pPr>
      <w:bookmarkStart w:id="5040" w:name="_Toc127348187"/>
      <w:ins w:id="5041" w:author="Kumar Baral" w:date="2023-02-10T13:28:00Z">
        <w:r>
          <w:t>Result</w:t>
        </w:r>
      </w:ins>
      <w:bookmarkEnd w:id="5040"/>
    </w:p>
    <w:p w14:paraId="19DFE3EA" w14:textId="4F2A2869" w:rsidR="005C2E26" w:rsidRDefault="0062160E" w:rsidP="005C2E26">
      <w:pPr>
        <w:rPr>
          <w:ins w:id="5042" w:author="Kumar Baral" w:date="2023-02-13T10:29:00Z"/>
        </w:rPr>
      </w:pPr>
      <w:r>
        <w:t xml:space="preserve">Trend analysis </w:t>
      </w:r>
      <w:ins w:id="5043" w:author="Kumar Baral" w:date="2023-02-13T14:21:00Z">
        <w:r w:rsidRPr="001C0EA0">
          <w:t xml:space="preserve">has been carried out using the </w:t>
        </w:r>
      </w:ins>
      <w:r w:rsidR="00DC4427">
        <w:t>measured</w:t>
      </w:r>
      <w:ins w:id="5044" w:author="Kumar Baral" w:date="2023-02-13T14:21:00Z">
        <w:r>
          <w:t xml:space="preserve"> daily inflow series (20</w:t>
        </w:r>
      </w:ins>
      <w:r>
        <w:t>5</w:t>
      </w:r>
      <w:ins w:id="5045" w:author="Kumar Baral" w:date="2023-02-13T14:21:00Z">
        <w:r>
          <w:t>1/</w:t>
        </w:r>
      </w:ins>
      <w:r>
        <w:t>5</w:t>
      </w:r>
      <w:ins w:id="5046" w:author="Kumar Baral" w:date="2023-02-13T14:21:00Z">
        <w:r>
          <w:t>2-2079/80</w:t>
        </w:r>
        <w:r w:rsidRPr="001C0EA0">
          <w:t xml:space="preserve">) of </w:t>
        </w:r>
      </w:ins>
      <w:r>
        <w:t>Jhimruk</w:t>
      </w:r>
      <w:ins w:id="5047" w:author="Kumar Baral" w:date="2023-02-13T14:22:00Z">
        <w:r>
          <w:t xml:space="preserve"> Khola</w:t>
        </w:r>
      </w:ins>
      <w:ins w:id="5048" w:author="Kumar Baral" w:date="2023-02-13T14:21:00Z">
        <w:r w:rsidRPr="001C0EA0">
          <w:t xml:space="preserve"> at the intake.</w:t>
        </w:r>
      </w:ins>
      <w:r>
        <w:t xml:space="preserve"> </w:t>
      </w:r>
      <w:ins w:id="5049" w:author="Kumar Baral" w:date="2023-02-10T14:10:00Z">
        <w:r w:rsidR="00C537C5">
          <w:t>The mean annual discharge</w:t>
        </w:r>
        <w:r w:rsidR="00E5574C">
          <w:t>, 5-years moving average and 10-years moving</w:t>
        </w:r>
      </w:ins>
      <w:ins w:id="5050" w:author="Kumar Baral" w:date="2023-02-10T14:11:00Z">
        <w:r w:rsidR="00E5574C">
          <w:t xml:space="preserve"> average is </w:t>
        </w:r>
        <w:r w:rsidR="00E5574C">
          <w:lastRenderedPageBreak/>
          <w:t xml:space="preserve">calculated and presented in </w:t>
        </w:r>
      </w:ins>
      <w:ins w:id="5051" w:author="Kumar Baral" w:date="2023-02-13T10:33:00Z">
        <w:r w:rsidR="00C34729">
          <w:t xml:space="preserve">the </w:t>
        </w:r>
      </w:ins>
      <w:ins w:id="5052" w:author="Kumar Baral" w:date="2023-02-13T10:34:00Z">
        <w:r w:rsidR="00C34729">
          <w:fldChar w:fldCharType="begin"/>
        </w:r>
        <w:r w:rsidR="00C34729">
          <w:instrText xml:space="preserve"> REF _Ref127176859 \h </w:instrText>
        </w:r>
      </w:ins>
      <w:r w:rsidR="00C34729">
        <w:fldChar w:fldCharType="separate"/>
      </w:r>
      <w:ins w:id="5053" w:author="Kumar Baral" w:date="2023-02-13T10:29:00Z">
        <w:r w:rsidR="008C4DA6">
          <w:t xml:space="preserve">Table </w:t>
        </w:r>
      </w:ins>
      <w:r w:rsidR="008C4DA6">
        <w:rPr>
          <w:noProof/>
        </w:rPr>
        <w:t>1</w:t>
      </w:r>
      <w:ins w:id="5054" w:author="Kumar Baral" w:date="2023-02-13T14:27:00Z">
        <w:r w:rsidR="008C4DA6">
          <w:noBreakHyphen/>
        </w:r>
      </w:ins>
      <w:r w:rsidR="008C4DA6">
        <w:rPr>
          <w:noProof/>
        </w:rPr>
        <w:t>6</w:t>
      </w:r>
      <w:ins w:id="5055" w:author="Kumar Baral" w:date="2023-02-13T10:34:00Z">
        <w:r w:rsidR="00C34729">
          <w:fldChar w:fldCharType="end"/>
        </w:r>
      </w:ins>
      <w:ins w:id="5056" w:author="Kumar Baral" w:date="2023-02-10T14:11:00Z">
        <w:r w:rsidR="00E5574C">
          <w:t xml:space="preserve">. This series is </w:t>
        </w:r>
      </w:ins>
      <w:ins w:id="5057" w:author="Kumar Baral" w:date="2023-02-13T10:36:00Z">
        <w:r w:rsidR="00C34729">
          <w:t>employed</w:t>
        </w:r>
      </w:ins>
      <w:ins w:id="5058" w:author="Kumar Baral" w:date="2023-02-10T14:11:00Z">
        <w:r w:rsidR="00E5574C">
          <w:t xml:space="preserve"> for the trend analysis to find if there is </w:t>
        </w:r>
      </w:ins>
      <w:ins w:id="5059" w:author="Kumar Baral" w:date="2023-02-13T10:36:00Z">
        <w:r w:rsidR="00C34729">
          <w:t xml:space="preserve">significant </w:t>
        </w:r>
      </w:ins>
      <w:ins w:id="5060" w:author="Kumar Baral" w:date="2023-02-10T14:11:00Z">
        <w:r w:rsidR="00E5574C">
          <w:t>trend or not in the data series.</w:t>
        </w:r>
      </w:ins>
    </w:p>
    <w:p w14:paraId="0A9446C0" w14:textId="6ACDF323" w:rsidR="00C34729" w:rsidRDefault="00C34729">
      <w:pPr>
        <w:pStyle w:val="Caption"/>
        <w:pPrChange w:id="5061" w:author="Kumar Baral" w:date="2023-02-13T10:29:00Z">
          <w:pPr/>
        </w:pPrChange>
      </w:pPr>
      <w:bookmarkStart w:id="5062" w:name="_Ref127176859"/>
      <w:bookmarkStart w:id="5063" w:name="_Toc127348207"/>
      <w:ins w:id="5064" w:author="Kumar Baral" w:date="2023-02-13T10:29:00Z">
        <w:r>
          <w:t xml:space="preserve">Table </w:t>
        </w:r>
      </w:ins>
      <w:ins w:id="5065" w:author="Kumar Baral" w:date="2023-02-13T14:27:00Z">
        <w:r w:rsidR="00B132C2">
          <w:fldChar w:fldCharType="begin"/>
        </w:r>
        <w:r w:rsidR="00B132C2">
          <w:instrText xml:space="preserve"> STYLEREF 1 \s </w:instrText>
        </w:r>
      </w:ins>
      <w:r w:rsidR="00B132C2">
        <w:fldChar w:fldCharType="separate"/>
      </w:r>
      <w:r w:rsidR="008C4DA6">
        <w:rPr>
          <w:noProof/>
        </w:rPr>
        <w:t>1</w:t>
      </w:r>
      <w:ins w:id="5066"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6</w:t>
      </w:r>
      <w:ins w:id="5067" w:author="Kumar Baral" w:date="2023-02-13T14:27:00Z">
        <w:r w:rsidR="00B132C2">
          <w:fldChar w:fldCharType="end"/>
        </w:r>
      </w:ins>
      <w:bookmarkEnd w:id="5062"/>
      <w:ins w:id="5068" w:author="Kumar Baral" w:date="2023-02-13T10:29:00Z">
        <w:r>
          <w:t xml:space="preserve">: Mean annual discharge, </w:t>
        </w:r>
      </w:ins>
      <w:ins w:id="5069" w:author="Kumar Baral" w:date="2023-02-13T10:30:00Z">
        <w:r>
          <w:t>5-years moving average,</w:t>
        </w:r>
      </w:ins>
      <w:ins w:id="5070" w:author="Kumar Baral" w:date="2023-02-13T10:33:00Z">
        <w:r>
          <w:t xml:space="preserve"> 10-years moving average</w:t>
        </w:r>
      </w:ins>
      <w:bookmarkEnd w:id="5063"/>
    </w:p>
    <w:tbl>
      <w:tblPr>
        <w:tblW w:w="9180" w:type="dxa"/>
        <w:tblInd w:w="-5" w:type="dxa"/>
        <w:tblLook w:val="04A0" w:firstRow="1" w:lastRow="0" w:firstColumn="1" w:lastColumn="0" w:noHBand="0" w:noVBand="1"/>
      </w:tblPr>
      <w:tblGrid>
        <w:gridCol w:w="1232"/>
        <w:gridCol w:w="1738"/>
        <w:gridCol w:w="1620"/>
        <w:gridCol w:w="1710"/>
        <w:gridCol w:w="2880"/>
      </w:tblGrid>
      <w:tr w:rsidR="00BB1952" w:rsidRPr="00BB1952" w14:paraId="14612599" w14:textId="77777777" w:rsidTr="00BB1952">
        <w:trPr>
          <w:trHeight w:val="736"/>
          <w:tblHeader/>
        </w:trPr>
        <w:tc>
          <w:tcPr>
            <w:tcW w:w="1232" w:type="dxa"/>
            <w:tcBorders>
              <w:top w:val="single" w:sz="4" w:space="0" w:color="auto"/>
              <w:left w:val="single" w:sz="4" w:space="0" w:color="auto"/>
              <w:bottom w:val="single" w:sz="4" w:space="0" w:color="auto"/>
              <w:right w:val="single" w:sz="4" w:space="0" w:color="auto"/>
            </w:tcBorders>
            <w:shd w:val="clear" w:color="000000" w:fill="D9D9D9"/>
            <w:hideMark/>
          </w:tcPr>
          <w:p w14:paraId="34EB0D57" w14:textId="4E599942" w:rsidR="00BB1952" w:rsidRPr="00BB1952" w:rsidRDefault="00BB1952" w:rsidP="00BB1952">
            <w:pPr>
              <w:spacing w:before="0" w:after="0" w:line="240" w:lineRule="auto"/>
              <w:jc w:val="left"/>
              <w:rPr>
                <w:rFonts w:cs="Calibri"/>
                <w:b/>
                <w:bCs/>
                <w:color w:val="000000"/>
                <w:szCs w:val="22"/>
                <w:lang w:bidi="ne-NP"/>
              </w:rPr>
            </w:pPr>
            <w:ins w:id="5071" w:author="Kumar Baral" w:date="2023-02-10T13:39:00Z">
              <w:r w:rsidRPr="00E5574C">
                <w:rPr>
                  <w:rFonts w:cs="Calibri"/>
                  <w:color w:val="000000"/>
                  <w:szCs w:val="22"/>
                  <w:lang w:bidi="ne-NP"/>
                </w:rPr>
                <w:t>Fiscal Year</w:t>
              </w:r>
            </w:ins>
          </w:p>
        </w:tc>
        <w:tc>
          <w:tcPr>
            <w:tcW w:w="1738" w:type="dxa"/>
            <w:tcBorders>
              <w:top w:val="single" w:sz="4" w:space="0" w:color="auto"/>
              <w:left w:val="nil"/>
              <w:bottom w:val="single" w:sz="4" w:space="0" w:color="auto"/>
              <w:right w:val="single" w:sz="4" w:space="0" w:color="auto"/>
            </w:tcBorders>
            <w:shd w:val="clear" w:color="000000" w:fill="D9D9D9"/>
            <w:hideMark/>
          </w:tcPr>
          <w:p w14:paraId="386B85AB" w14:textId="255D5B7E" w:rsidR="00BB1952" w:rsidRPr="00BB1952" w:rsidRDefault="00BB1952" w:rsidP="00BB1952">
            <w:pPr>
              <w:spacing w:before="0" w:after="0" w:line="240" w:lineRule="auto"/>
              <w:jc w:val="left"/>
              <w:rPr>
                <w:rFonts w:cs="Calibri"/>
                <w:b/>
                <w:bCs/>
                <w:color w:val="000000"/>
                <w:szCs w:val="22"/>
                <w:lang w:bidi="ne-NP"/>
              </w:rPr>
            </w:pPr>
            <w:ins w:id="5072" w:author="Kumar Baral" w:date="2023-02-10T13:39:00Z">
              <w:r w:rsidRPr="00E5574C">
                <w:rPr>
                  <w:rFonts w:cs="Calibri"/>
                  <w:color w:val="000000"/>
                  <w:szCs w:val="22"/>
                  <w:lang w:bidi="ne-NP"/>
                </w:rPr>
                <w:t>Mean annual discharge</w:t>
              </w:r>
            </w:ins>
            <w:ins w:id="5073" w:author="Kumar Baral" w:date="2023-02-10T14:10:00Z">
              <w:r w:rsidRPr="00E5574C">
                <w:rPr>
                  <w:rFonts w:cs="Calibri"/>
                  <w:color w:val="000000"/>
                  <w:szCs w:val="22"/>
                  <w:lang w:bidi="ne-NP"/>
                </w:rPr>
                <w:t xml:space="preserve"> (m3/s)</w:t>
              </w:r>
            </w:ins>
          </w:p>
        </w:tc>
        <w:tc>
          <w:tcPr>
            <w:tcW w:w="1620" w:type="dxa"/>
            <w:tcBorders>
              <w:top w:val="single" w:sz="4" w:space="0" w:color="auto"/>
              <w:left w:val="nil"/>
              <w:bottom w:val="single" w:sz="4" w:space="0" w:color="auto"/>
              <w:right w:val="single" w:sz="4" w:space="0" w:color="auto"/>
            </w:tcBorders>
            <w:shd w:val="clear" w:color="000000" w:fill="D9D9D9"/>
            <w:hideMark/>
          </w:tcPr>
          <w:p w14:paraId="0FF3BA67" w14:textId="529DFE12" w:rsidR="00BB1952" w:rsidRPr="00BB1952" w:rsidRDefault="00BB1952" w:rsidP="00BB1952">
            <w:pPr>
              <w:spacing w:before="0" w:after="0" w:line="240" w:lineRule="auto"/>
              <w:jc w:val="left"/>
              <w:rPr>
                <w:rFonts w:cs="Calibri"/>
                <w:b/>
                <w:bCs/>
                <w:color w:val="000000"/>
                <w:szCs w:val="22"/>
                <w:lang w:bidi="ne-NP"/>
              </w:rPr>
            </w:pPr>
            <w:ins w:id="5074" w:author="Kumar Baral" w:date="2023-02-10T13:39:00Z">
              <w:r w:rsidRPr="00E5574C">
                <w:rPr>
                  <w:rFonts w:cs="Calibri"/>
                  <w:color w:val="000000"/>
                  <w:szCs w:val="22"/>
                  <w:lang w:bidi="ne-NP"/>
                </w:rPr>
                <w:t>5-years moving average</w:t>
              </w:r>
            </w:ins>
            <w:ins w:id="5075" w:author="Kumar Baral" w:date="2023-02-10T14:10:00Z">
              <w:r w:rsidRPr="00E5574C">
                <w:rPr>
                  <w:rFonts w:cs="Calibri"/>
                  <w:color w:val="000000"/>
                  <w:szCs w:val="22"/>
                  <w:lang w:bidi="ne-NP"/>
                </w:rPr>
                <w:t xml:space="preserve"> (m3/s)</w:t>
              </w:r>
            </w:ins>
          </w:p>
        </w:tc>
        <w:tc>
          <w:tcPr>
            <w:tcW w:w="1710" w:type="dxa"/>
            <w:tcBorders>
              <w:top w:val="single" w:sz="4" w:space="0" w:color="auto"/>
              <w:left w:val="nil"/>
              <w:bottom w:val="single" w:sz="4" w:space="0" w:color="auto"/>
              <w:right w:val="single" w:sz="4" w:space="0" w:color="auto"/>
            </w:tcBorders>
            <w:shd w:val="clear" w:color="000000" w:fill="D9D9D9"/>
            <w:hideMark/>
          </w:tcPr>
          <w:p w14:paraId="1442CD9F" w14:textId="41D9B365" w:rsidR="00BB1952" w:rsidRPr="00BB1952" w:rsidRDefault="00BB1952" w:rsidP="00BB1952">
            <w:pPr>
              <w:spacing w:before="0" w:after="0" w:line="240" w:lineRule="auto"/>
              <w:jc w:val="left"/>
              <w:rPr>
                <w:rFonts w:cs="Calibri"/>
                <w:b/>
                <w:bCs/>
                <w:color w:val="000000"/>
                <w:szCs w:val="22"/>
                <w:lang w:bidi="ne-NP"/>
              </w:rPr>
            </w:pPr>
            <w:ins w:id="5076" w:author="Kumar Baral" w:date="2023-02-10T13:39:00Z">
              <w:r w:rsidRPr="00E5574C">
                <w:rPr>
                  <w:rFonts w:cs="Calibri"/>
                  <w:color w:val="000000"/>
                  <w:szCs w:val="22"/>
                  <w:lang w:bidi="ne-NP"/>
                </w:rPr>
                <w:t>10-years moving average</w:t>
              </w:r>
            </w:ins>
            <w:ins w:id="5077" w:author="Kumar Baral" w:date="2023-02-10T14:10:00Z">
              <w:r w:rsidRPr="00E5574C">
                <w:rPr>
                  <w:rFonts w:cs="Calibri"/>
                  <w:color w:val="000000"/>
                  <w:szCs w:val="22"/>
                  <w:lang w:bidi="ne-NP"/>
                </w:rPr>
                <w:t xml:space="preserve"> (m3/s)</w:t>
              </w:r>
            </w:ins>
          </w:p>
        </w:tc>
        <w:tc>
          <w:tcPr>
            <w:tcW w:w="2880" w:type="dxa"/>
            <w:tcBorders>
              <w:top w:val="single" w:sz="4" w:space="0" w:color="auto"/>
              <w:left w:val="nil"/>
              <w:bottom w:val="single" w:sz="4" w:space="0" w:color="auto"/>
              <w:right w:val="single" w:sz="4" w:space="0" w:color="auto"/>
            </w:tcBorders>
            <w:shd w:val="clear" w:color="000000" w:fill="D9D9D9"/>
            <w:hideMark/>
          </w:tcPr>
          <w:p w14:paraId="61D71C2F" w14:textId="15E508CA" w:rsidR="00BB1952" w:rsidRPr="00BB1952" w:rsidRDefault="00BB1952" w:rsidP="00BB1952">
            <w:pPr>
              <w:spacing w:before="0" w:after="0" w:line="240" w:lineRule="auto"/>
              <w:jc w:val="left"/>
              <w:rPr>
                <w:rFonts w:cs="Calibri"/>
                <w:color w:val="000000"/>
                <w:szCs w:val="22"/>
                <w:lang w:bidi="ne-NP"/>
              </w:rPr>
            </w:pPr>
            <w:ins w:id="5078" w:author="Kumar Baral" w:date="2023-02-10T13:40:00Z">
              <w:r w:rsidRPr="00E5574C">
                <w:rPr>
                  <w:rFonts w:cs="Calibri"/>
                  <w:color w:val="000000"/>
                  <w:szCs w:val="22"/>
                  <w:lang w:bidi="ne-NP"/>
                </w:rPr>
                <w:t>Remarks</w:t>
              </w:r>
            </w:ins>
          </w:p>
        </w:tc>
      </w:tr>
      <w:tr w:rsidR="00BB1952" w:rsidRPr="00BB1952" w14:paraId="7E494A0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DEC0EF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51/52</w:t>
            </w:r>
          </w:p>
        </w:tc>
        <w:tc>
          <w:tcPr>
            <w:tcW w:w="1738" w:type="dxa"/>
            <w:tcBorders>
              <w:top w:val="nil"/>
              <w:left w:val="nil"/>
              <w:bottom w:val="single" w:sz="4" w:space="0" w:color="auto"/>
              <w:right w:val="single" w:sz="4" w:space="0" w:color="auto"/>
            </w:tcBorders>
            <w:shd w:val="clear" w:color="auto" w:fill="auto"/>
            <w:noWrap/>
            <w:vAlign w:val="bottom"/>
            <w:hideMark/>
          </w:tcPr>
          <w:p w14:paraId="1407C06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17.8</w:t>
            </w:r>
          </w:p>
        </w:tc>
        <w:tc>
          <w:tcPr>
            <w:tcW w:w="1620" w:type="dxa"/>
            <w:tcBorders>
              <w:top w:val="nil"/>
              <w:left w:val="nil"/>
              <w:bottom w:val="single" w:sz="4" w:space="0" w:color="auto"/>
              <w:right w:val="single" w:sz="4" w:space="0" w:color="auto"/>
            </w:tcBorders>
            <w:shd w:val="clear" w:color="auto" w:fill="auto"/>
            <w:noWrap/>
            <w:vAlign w:val="bottom"/>
            <w:hideMark/>
          </w:tcPr>
          <w:p w14:paraId="086DD83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1710" w:type="dxa"/>
            <w:tcBorders>
              <w:top w:val="nil"/>
              <w:left w:val="nil"/>
              <w:bottom w:val="single" w:sz="4" w:space="0" w:color="auto"/>
              <w:right w:val="single" w:sz="4" w:space="0" w:color="auto"/>
            </w:tcBorders>
            <w:shd w:val="clear" w:color="auto" w:fill="auto"/>
            <w:noWrap/>
            <w:vAlign w:val="bottom"/>
            <w:hideMark/>
          </w:tcPr>
          <w:p w14:paraId="790C5572"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693701B4" w14:textId="3EC26871"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Irrigation</w:t>
            </w:r>
            <w:r w:rsidR="00DC4427">
              <w:rPr>
                <w:rFonts w:cs="Calibri"/>
                <w:color w:val="000000"/>
                <w:szCs w:val="22"/>
                <w:lang w:bidi="ne-NP"/>
              </w:rPr>
              <w:t xml:space="preserve"> in Shrawan</w:t>
            </w:r>
          </w:p>
        </w:tc>
      </w:tr>
      <w:tr w:rsidR="00BB1952" w:rsidRPr="00BB1952" w14:paraId="7BF671BF"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5CA8EC9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52/53</w:t>
            </w:r>
          </w:p>
        </w:tc>
        <w:tc>
          <w:tcPr>
            <w:tcW w:w="1738" w:type="dxa"/>
            <w:tcBorders>
              <w:top w:val="nil"/>
              <w:left w:val="nil"/>
              <w:bottom w:val="single" w:sz="4" w:space="0" w:color="auto"/>
              <w:right w:val="single" w:sz="4" w:space="0" w:color="auto"/>
            </w:tcBorders>
            <w:shd w:val="clear" w:color="auto" w:fill="auto"/>
            <w:noWrap/>
            <w:vAlign w:val="bottom"/>
            <w:hideMark/>
          </w:tcPr>
          <w:p w14:paraId="578A44BC"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20.2</w:t>
            </w:r>
          </w:p>
        </w:tc>
        <w:tc>
          <w:tcPr>
            <w:tcW w:w="1620" w:type="dxa"/>
            <w:tcBorders>
              <w:top w:val="nil"/>
              <w:left w:val="nil"/>
              <w:bottom w:val="single" w:sz="4" w:space="0" w:color="auto"/>
              <w:right w:val="single" w:sz="4" w:space="0" w:color="auto"/>
            </w:tcBorders>
            <w:shd w:val="clear" w:color="auto" w:fill="auto"/>
            <w:noWrap/>
            <w:vAlign w:val="bottom"/>
            <w:hideMark/>
          </w:tcPr>
          <w:p w14:paraId="6E7BCA3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1710" w:type="dxa"/>
            <w:tcBorders>
              <w:top w:val="nil"/>
              <w:left w:val="nil"/>
              <w:bottom w:val="single" w:sz="4" w:space="0" w:color="auto"/>
              <w:right w:val="single" w:sz="4" w:space="0" w:color="auto"/>
            </w:tcBorders>
            <w:shd w:val="clear" w:color="auto" w:fill="auto"/>
            <w:noWrap/>
            <w:vAlign w:val="bottom"/>
            <w:hideMark/>
          </w:tcPr>
          <w:p w14:paraId="1E0AA69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19A577E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6B1A1E24"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3876A47F"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53/54</w:t>
            </w:r>
          </w:p>
        </w:tc>
        <w:tc>
          <w:tcPr>
            <w:tcW w:w="1738" w:type="dxa"/>
            <w:tcBorders>
              <w:top w:val="nil"/>
              <w:left w:val="nil"/>
              <w:bottom w:val="single" w:sz="4" w:space="0" w:color="auto"/>
              <w:right w:val="single" w:sz="4" w:space="0" w:color="auto"/>
            </w:tcBorders>
            <w:shd w:val="clear" w:color="auto" w:fill="auto"/>
            <w:noWrap/>
            <w:vAlign w:val="bottom"/>
            <w:hideMark/>
          </w:tcPr>
          <w:p w14:paraId="3A917C9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29.3</w:t>
            </w:r>
          </w:p>
        </w:tc>
        <w:tc>
          <w:tcPr>
            <w:tcW w:w="1620" w:type="dxa"/>
            <w:tcBorders>
              <w:top w:val="nil"/>
              <w:left w:val="nil"/>
              <w:bottom w:val="single" w:sz="4" w:space="0" w:color="auto"/>
              <w:right w:val="single" w:sz="4" w:space="0" w:color="auto"/>
            </w:tcBorders>
            <w:shd w:val="clear" w:color="auto" w:fill="auto"/>
            <w:noWrap/>
            <w:vAlign w:val="bottom"/>
            <w:hideMark/>
          </w:tcPr>
          <w:p w14:paraId="7A64BE1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1710" w:type="dxa"/>
            <w:tcBorders>
              <w:top w:val="nil"/>
              <w:left w:val="nil"/>
              <w:bottom w:val="single" w:sz="4" w:space="0" w:color="auto"/>
              <w:right w:val="single" w:sz="4" w:space="0" w:color="auto"/>
            </w:tcBorders>
            <w:shd w:val="clear" w:color="auto" w:fill="auto"/>
            <w:noWrap/>
            <w:vAlign w:val="bottom"/>
            <w:hideMark/>
          </w:tcPr>
          <w:p w14:paraId="05DE268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36796B67"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3101936"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4032F1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54/55</w:t>
            </w:r>
          </w:p>
        </w:tc>
        <w:tc>
          <w:tcPr>
            <w:tcW w:w="1738" w:type="dxa"/>
            <w:tcBorders>
              <w:top w:val="nil"/>
              <w:left w:val="nil"/>
              <w:bottom w:val="single" w:sz="4" w:space="0" w:color="auto"/>
              <w:right w:val="single" w:sz="4" w:space="0" w:color="auto"/>
            </w:tcBorders>
            <w:shd w:val="clear" w:color="auto" w:fill="auto"/>
            <w:noWrap/>
            <w:vAlign w:val="bottom"/>
            <w:hideMark/>
          </w:tcPr>
          <w:p w14:paraId="69330B8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30.6</w:t>
            </w:r>
          </w:p>
        </w:tc>
        <w:tc>
          <w:tcPr>
            <w:tcW w:w="1620" w:type="dxa"/>
            <w:tcBorders>
              <w:top w:val="nil"/>
              <w:left w:val="nil"/>
              <w:bottom w:val="single" w:sz="4" w:space="0" w:color="auto"/>
              <w:right w:val="single" w:sz="4" w:space="0" w:color="auto"/>
            </w:tcBorders>
            <w:shd w:val="clear" w:color="auto" w:fill="auto"/>
            <w:noWrap/>
            <w:vAlign w:val="bottom"/>
            <w:hideMark/>
          </w:tcPr>
          <w:p w14:paraId="664E2962"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1710" w:type="dxa"/>
            <w:tcBorders>
              <w:top w:val="nil"/>
              <w:left w:val="nil"/>
              <w:bottom w:val="single" w:sz="4" w:space="0" w:color="auto"/>
              <w:right w:val="single" w:sz="4" w:space="0" w:color="auto"/>
            </w:tcBorders>
            <w:shd w:val="clear" w:color="auto" w:fill="auto"/>
            <w:noWrap/>
            <w:vAlign w:val="bottom"/>
            <w:hideMark/>
          </w:tcPr>
          <w:p w14:paraId="5F9691A8"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2E5EB9F1"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2A77259D"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BA3EB1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55/56</w:t>
            </w:r>
          </w:p>
        </w:tc>
        <w:tc>
          <w:tcPr>
            <w:tcW w:w="1738" w:type="dxa"/>
            <w:tcBorders>
              <w:top w:val="nil"/>
              <w:left w:val="nil"/>
              <w:bottom w:val="single" w:sz="4" w:space="0" w:color="auto"/>
              <w:right w:val="single" w:sz="4" w:space="0" w:color="auto"/>
            </w:tcBorders>
            <w:shd w:val="clear" w:color="auto" w:fill="auto"/>
            <w:noWrap/>
            <w:vAlign w:val="bottom"/>
            <w:hideMark/>
          </w:tcPr>
          <w:p w14:paraId="7A7F576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31.1</w:t>
            </w:r>
          </w:p>
        </w:tc>
        <w:tc>
          <w:tcPr>
            <w:tcW w:w="1620" w:type="dxa"/>
            <w:tcBorders>
              <w:top w:val="nil"/>
              <w:left w:val="nil"/>
              <w:bottom w:val="single" w:sz="4" w:space="0" w:color="auto"/>
              <w:right w:val="single" w:sz="4" w:space="0" w:color="auto"/>
            </w:tcBorders>
            <w:shd w:val="clear" w:color="auto" w:fill="auto"/>
            <w:noWrap/>
            <w:vAlign w:val="bottom"/>
            <w:hideMark/>
          </w:tcPr>
          <w:p w14:paraId="02481CA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25.8</w:t>
            </w:r>
          </w:p>
        </w:tc>
        <w:tc>
          <w:tcPr>
            <w:tcW w:w="1710" w:type="dxa"/>
            <w:tcBorders>
              <w:top w:val="nil"/>
              <w:left w:val="nil"/>
              <w:bottom w:val="single" w:sz="4" w:space="0" w:color="auto"/>
              <w:right w:val="single" w:sz="4" w:space="0" w:color="auto"/>
            </w:tcBorders>
            <w:shd w:val="clear" w:color="auto" w:fill="auto"/>
            <w:noWrap/>
            <w:vAlign w:val="bottom"/>
            <w:hideMark/>
          </w:tcPr>
          <w:p w14:paraId="237FE240"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7C1771D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508A7BA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37EAD014"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56/57</w:t>
            </w:r>
          </w:p>
        </w:tc>
        <w:tc>
          <w:tcPr>
            <w:tcW w:w="1738" w:type="dxa"/>
            <w:tcBorders>
              <w:top w:val="nil"/>
              <w:left w:val="nil"/>
              <w:bottom w:val="single" w:sz="4" w:space="0" w:color="auto"/>
              <w:right w:val="single" w:sz="4" w:space="0" w:color="auto"/>
            </w:tcBorders>
            <w:shd w:val="clear" w:color="auto" w:fill="auto"/>
            <w:noWrap/>
            <w:vAlign w:val="bottom"/>
            <w:hideMark/>
          </w:tcPr>
          <w:p w14:paraId="463D532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33.1</w:t>
            </w:r>
          </w:p>
        </w:tc>
        <w:tc>
          <w:tcPr>
            <w:tcW w:w="1620" w:type="dxa"/>
            <w:tcBorders>
              <w:top w:val="nil"/>
              <w:left w:val="nil"/>
              <w:bottom w:val="single" w:sz="4" w:space="0" w:color="auto"/>
              <w:right w:val="single" w:sz="4" w:space="0" w:color="auto"/>
            </w:tcBorders>
            <w:shd w:val="clear" w:color="auto" w:fill="auto"/>
            <w:noWrap/>
            <w:vAlign w:val="bottom"/>
            <w:hideMark/>
          </w:tcPr>
          <w:p w14:paraId="39ABC86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28.9</w:t>
            </w:r>
          </w:p>
        </w:tc>
        <w:tc>
          <w:tcPr>
            <w:tcW w:w="1710" w:type="dxa"/>
            <w:tcBorders>
              <w:top w:val="nil"/>
              <w:left w:val="nil"/>
              <w:bottom w:val="single" w:sz="4" w:space="0" w:color="auto"/>
              <w:right w:val="single" w:sz="4" w:space="0" w:color="auto"/>
            </w:tcBorders>
            <w:shd w:val="clear" w:color="auto" w:fill="auto"/>
            <w:noWrap/>
            <w:vAlign w:val="bottom"/>
            <w:hideMark/>
          </w:tcPr>
          <w:p w14:paraId="0E32D01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4E6695B7"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4DDB291C"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BB58369"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57/58</w:t>
            </w:r>
          </w:p>
        </w:tc>
        <w:tc>
          <w:tcPr>
            <w:tcW w:w="1738" w:type="dxa"/>
            <w:tcBorders>
              <w:top w:val="nil"/>
              <w:left w:val="nil"/>
              <w:bottom w:val="single" w:sz="4" w:space="0" w:color="auto"/>
              <w:right w:val="single" w:sz="4" w:space="0" w:color="auto"/>
            </w:tcBorders>
            <w:shd w:val="clear" w:color="auto" w:fill="auto"/>
            <w:noWrap/>
            <w:vAlign w:val="bottom"/>
            <w:hideMark/>
          </w:tcPr>
          <w:p w14:paraId="2D7F4EA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32.1</w:t>
            </w:r>
          </w:p>
        </w:tc>
        <w:tc>
          <w:tcPr>
            <w:tcW w:w="1620" w:type="dxa"/>
            <w:tcBorders>
              <w:top w:val="nil"/>
              <w:left w:val="nil"/>
              <w:bottom w:val="single" w:sz="4" w:space="0" w:color="auto"/>
              <w:right w:val="single" w:sz="4" w:space="0" w:color="auto"/>
            </w:tcBorders>
            <w:shd w:val="clear" w:color="auto" w:fill="auto"/>
            <w:noWrap/>
            <w:vAlign w:val="bottom"/>
            <w:hideMark/>
          </w:tcPr>
          <w:p w14:paraId="07F8372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31.2</w:t>
            </w:r>
          </w:p>
        </w:tc>
        <w:tc>
          <w:tcPr>
            <w:tcW w:w="1710" w:type="dxa"/>
            <w:tcBorders>
              <w:top w:val="nil"/>
              <w:left w:val="nil"/>
              <w:bottom w:val="single" w:sz="4" w:space="0" w:color="auto"/>
              <w:right w:val="single" w:sz="4" w:space="0" w:color="auto"/>
            </w:tcBorders>
            <w:shd w:val="clear" w:color="auto" w:fill="auto"/>
            <w:noWrap/>
            <w:vAlign w:val="bottom"/>
            <w:hideMark/>
          </w:tcPr>
          <w:p w14:paraId="5868A3A4"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415AA790"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60EF9587"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BC5034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58/59</w:t>
            </w:r>
          </w:p>
        </w:tc>
        <w:tc>
          <w:tcPr>
            <w:tcW w:w="1738" w:type="dxa"/>
            <w:tcBorders>
              <w:top w:val="nil"/>
              <w:left w:val="nil"/>
              <w:bottom w:val="single" w:sz="4" w:space="0" w:color="auto"/>
              <w:right w:val="single" w:sz="4" w:space="0" w:color="auto"/>
            </w:tcBorders>
            <w:shd w:val="clear" w:color="auto" w:fill="auto"/>
            <w:noWrap/>
            <w:vAlign w:val="bottom"/>
            <w:hideMark/>
          </w:tcPr>
          <w:p w14:paraId="001C323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26.8</w:t>
            </w:r>
          </w:p>
        </w:tc>
        <w:tc>
          <w:tcPr>
            <w:tcW w:w="1620" w:type="dxa"/>
            <w:tcBorders>
              <w:top w:val="nil"/>
              <w:left w:val="nil"/>
              <w:bottom w:val="single" w:sz="4" w:space="0" w:color="auto"/>
              <w:right w:val="single" w:sz="4" w:space="0" w:color="auto"/>
            </w:tcBorders>
            <w:shd w:val="clear" w:color="auto" w:fill="auto"/>
            <w:noWrap/>
            <w:vAlign w:val="bottom"/>
            <w:hideMark/>
          </w:tcPr>
          <w:p w14:paraId="54BEECB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30.7</w:t>
            </w:r>
          </w:p>
        </w:tc>
        <w:tc>
          <w:tcPr>
            <w:tcW w:w="1710" w:type="dxa"/>
            <w:tcBorders>
              <w:top w:val="nil"/>
              <w:left w:val="nil"/>
              <w:bottom w:val="single" w:sz="4" w:space="0" w:color="auto"/>
              <w:right w:val="single" w:sz="4" w:space="0" w:color="auto"/>
            </w:tcBorders>
            <w:shd w:val="clear" w:color="auto" w:fill="auto"/>
            <w:noWrap/>
            <w:vAlign w:val="bottom"/>
            <w:hideMark/>
          </w:tcPr>
          <w:p w14:paraId="3B8B79E1"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70CF6F59"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3E827D63"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24840F8"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59/60</w:t>
            </w:r>
          </w:p>
        </w:tc>
        <w:tc>
          <w:tcPr>
            <w:tcW w:w="1738" w:type="dxa"/>
            <w:tcBorders>
              <w:top w:val="nil"/>
              <w:left w:val="nil"/>
              <w:bottom w:val="single" w:sz="4" w:space="0" w:color="auto"/>
              <w:right w:val="single" w:sz="4" w:space="0" w:color="auto"/>
            </w:tcBorders>
            <w:shd w:val="clear" w:color="auto" w:fill="auto"/>
            <w:noWrap/>
            <w:vAlign w:val="bottom"/>
            <w:hideMark/>
          </w:tcPr>
          <w:p w14:paraId="08F15DA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28.0</w:t>
            </w:r>
          </w:p>
        </w:tc>
        <w:tc>
          <w:tcPr>
            <w:tcW w:w="1620" w:type="dxa"/>
            <w:tcBorders>
              <w:top w:val="nil"/>
              <w:left w:val="nil"/>
              <w:bottom w:val="single" w:sz="4" w:space="0" w:color="auto"/>
              <w:right w:val="single" w:sz="4" w:space="0" w:color="auto"/>
            </w:tcBorders>
            <w:shd w:val="clear" w:color="auto" w:fill="auto"/>
            <w:noWrap/>
            <w:vAlign w:val="bottom"/>
            <w:hideMark/>
          </w:tcPr>
          <w:p w14:paraId="2EA1ED2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30.2</w:t>
            </w:r>
          </w:p>
        </w:tc>
        <w:tc>
          <w:tcPr>
            <w:tcW w:w="1710" w:type="dxa"/>
            <w:tcBorders>
              <w:top w:val="nil"/>
              <w:left w:val="nil"/>
              <w:bottom w:val="single" w:sz="4" w:space="0" w:color="auto"/>
              <w:right w:val="single" w:sz="4" w:space="0" w:color="auto"/>
            </w:tcBorders>
            <w:shd w:val="clear" w:color="auto" w:fill="auto"/>
            <w:noWrap/>
            <w:vAlign w:val="bottom"/>
            <w:hideMark/>
          </w:tcPr>
          <w:p w14:paraId="15133707"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c>
          <w:tcPr>
            <w:tcW w:w="2880" w:type="dxa"/>
            <w:tcBorders>
              <w:top w:val="nil"/>
              <w:left w:val="nil"/>
              <w:bottom w:val="single" w:sz="4" w:space="0" w:color="auto"/>
              <w:right w:val="single" w:sz="4" w:space="0" w:color="auto"/>
            </w:tcBorders>
            <w:shd w:val="clear" w:color="auto" w:fill="auto"/>
            <w:noWrap/>
            <w:vAlign w:val="bottom"/>
            <w:hideMark/>
          </w:tcPr>
          <w:p w14:paraId="1D32BCD2" w14:textId="4556F87C" w:rsidR="00BB1952" w:rsidRPr="00BB1952" w:rsidRDefault="00BB1952" w:rsidP="00BB1952">
            <w:pPr>
              <w:spacing w:before="0" w:after="0" w:line="240" w:lineRule="auto"/>
              <w:jc w:val="left"/>
              <w:rPr>
                <w:rFonts w:cs="Calibri"/>
                <w:color w:val="000000"/>
                <w:szCs w:val="22"/>
                <w:lang w:bidi="ne-NP"/>
              </w:rPr>
            </w:pPr>
            <w:r>
              <w:rPr>
                <w:rFonts w:cs="Calibri"/>
                <w:color w:val="000000"/>
                <w:szCs w:val="22"/>
                <w:lang w:bidi="ne-NP"/>
              </w:rPr>
              <w:t>Headworks Maintenance</w:t>
            </w:r>
          </w:p>
        </w:tc>
      </w:tr>
      <w:tr w:rsidR="00BB1952" w:rsidRPr="00BB1952" w14:paraId="3FC845F9"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2F11022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60/61</w:t>
            </w:r>
          </w:p>
        </w:tc>
        <w:tc>
          <w:tcPr>
            <w:tcW w:w="1738" w:type="dxa"/>
            <w:tcBorders>
              <w:top w:val="nil"/>
              <w:left w:val="nil"/>
              <w:bottom w:val="single" w:sz="4" w:space="0" w:color="auto"/>
              <w:right w:val="single" w:sz="4" w:space="0" w:color="auto"/>
            </w:tcBorders>
            <w:shd w:val="clear" w:color="auto" w:fill="auto"/>
            <w:noWrap/>
            <w:vAlign w:val="bottom"/>
            <w:hideMark/>
          </w:tcPr>
          <w:p w14:paraId="3A8D4F9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27.2</w:t>
            </w:r>
          </w:p>
        </w:tc>
        <w:tc>
          <w:tcPr>
            <w:tcW w:w="1620" w:type="dxa"/>
            <w:tcBorders>
              <w:top w:val="nil"/>
              <w:left w:val="nil"/>
              <w:bottom w:val="single" w:sz="4" w:space="0" w:color="auto"/>
              <w:right w:val="single" w:sz="4" w:space="0" w:color="auto"/>
            </w:tcBorders>
            <w:shd w:val="clear" w:color="auto" w:fill="auto"/>
            <w:noWrap/>
            <w:vAlign w:val="bottom"/>
            <w:hideMark/>
          </w:tcPr>
          <w:p w14:paraId="5A3231A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29.4</w:t>
            </w:r>
          </w:p>
        </w:tc>
        <w:tc>
          <w:tcPr>
            <w:tcW w:w="1710" w:type="dxa"/>
            <w:tcBorders>
              <w:top w:val="nil"/>
              <w:left w:val="nil"/>
              <w:bottom w:val="single" w:sz="4" w:space="0" w:color="auto"/>
              <w:right w:val="single" w:sz="4" w:space="0" w:color="auto"/>
            </w:tcBorders>
            <w:shd w:val="clear" w:color="auto" w:fill="auto"/>
            <w:noWrap/>
            <w:vAlign w:val="bottom"/>
            <w:hideMark/>
          </w:tcPr>
          <w:p w14:paraId="52A70A6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27.6</w:t>
            </w:r>
          </w:p>
        </w:tc>
        <w:tc>
          <w:tcPr>
            <w:tcW w:w="2880" w:type="dxa"/>
            <w:tcBorders>
              <w:top w:val="nil"/>
              <w:left w:val="nil"/>
              <w:bottom w:val="single" w:sz="4" w:space="0" w:color="auto"/>
              <w:right w:val="single" w:sz="4" w:space="0" w:color="auto"/>
            </w:tcBorders>
            <w:shd w:val="clear" w:color="auto" w:fill="auto"/>
            <w:noWrap/>
            <w:vAlign w:val="bottom"/>
            <w:hideMark/>
          </w:tcPr>
          <w:p w14:paraId="6D465F70"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2E2DAE95"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013125B9"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61/62</w:t>
            </w:r>
          </w:p>
        </w:tc>
        <w:tc>
          <w:tcPr>
            <w:tcW w:w="1738" w:type="dxa"/>
            <w:tcBorders>
              <w:top w:val="nil"/>
              <w:left w:val="nil"/>
              <w:bottom w:val="single" w:sz="4" w:space="0" w:color="auto"/>
              <w:right w:val="single" w:sz="4" w:space="0" w:color="auto"/>
            </w:tcBorders>
            <w:shd w:val="clear" w:color="auto" w:fill="auto"/>
            <w:noWrap/>
            <w:vAlign w:val="bottom"/>
            <w:hideMark/>
          </w:tcPr>
          <w:p w14:paraId="5580C98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16.0</w:t>
            </w:r>
          </w:p>
        </w:tc>
        <w:tc>
          <w:tcPr>
            <w:tcW w:w="1620" w:type="dxa"/>
            <w:tcBorders>
              <w:top w:val="nil"/>
              <w:left w:val="nil"/>
              <w:bottom w:val="single" w:sz="4" w:space="0" w:color="auto"/>
              <w:right w:val="single" w:sz="4" w:space="0" w:color="auto"/>
            </w:tcBorders>
            <w:shd w:val="clear" w:color="auto" w:fill="auto"/>
            <w:noWrap/>
            <w:vAlign w:val="bottom"/>
            <w:hideMark/>
          </w:tcPr>
          <w:p w14:paraId="48C0170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26.0</w:t>
            </w:r>
          </w:p>
        </w:tc>
        <w:tc>
          <w:tcPr>
            <w:tcW w:w="1710" w:type="dxa"/>
            <w:tcBorders>
              <w:top w:val="nil"/>
              <w:left w:val="nil"/>
              <w:bottom w:val="single" w:sz="4" w:space="0" w:color="auto"/>
              <w:right w:val="single" w:sz="4" w:space="0" w:color="auto"/>
            </w:tcBorders>
            <w:shd w:val="clear" w:color="auto" w:fill="auto"/>
            <w:noWrap/>
            <w:vAlign w:val="bottom"/>
            <w:hideMark/>
          </w:tcPr>
          <w:p w14:paraId="0C40952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27.4</w:t>
            </w:r>
          </w:p>
        </w:tc>
        <w:tc>
          <w:tcPr>
            <w:tcW w:w="2880" w:type="dxa"/>
            <w:tcBorders>
              <w:top w:val="nil"/>
              <w:left w:val="nil"/>
              <w:bottom w:val="single" w:sz="4" w:space="0" w:color="auto"/>
              <w:right w:val="single" w:sz="4" w:space="0" w:color="auto"/>
            </w:tcBorders>
            <w:shd w:val="clear" w:color="auto" w:fill="auto"/>
            <w:noWrap/>
            <w:vAlign w:val="bottom"/>
            <w:hideMark/>
          </w:tcPr>
          <w:p w14:paraId="24A6CDB0" w14:textId="72157864" w:rsidR="00BB1952" w:rsidRPr="00BB1952" w:rsidRDefault="00DC4427" w:rsidP="00BB1952">
            <w:pPr>
              <w:spacing w:before="0" w:after="0" w:line="240" w:lineRule="auto"/>
              <w:jc w:val="left"/>
              <w:rPr>
                <w:rFonts w:cs="Calibri"/>
                <w:color w:val="000000"/>
                <w:szCs w:val="22"/>
                <w:lang w:bidi="ne-NP"/>
              </w:rPr>
            </w:pPr>
            <w:r>
              <w:rPr>
                <w:rFonts w:cs="Calibri"/>
                <w:color w:val="000000"/>
                <w:szCs w:val="22"/>
                <w:lang w:bidi="ne-NP"/>
              </w:rPr>
              <w:t xml:space="preserve">Data of </w:t>
            </w:r>
            <w:r w:rsidR="00BB1952" w:rsidRPr="00BB1952">
              <w:rPr>
                <w:rFonts w:cs="Calibri"/>
                <w:color w:val="000000"/>
                <w:szCs w:val="22"/>
                <w:lang w:bidi="ne-NP"/>
              </w:rPr>
              <w:t>Jestha NA</w:t>
            </w:r>
          </w:p>
        </w:tc>
      </w:tr>
      <w:tr w:rsidR="00BB1952" w:rsidRPr="00BB1952" w14:paraId="58642507"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298F5535"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62/63</w:t>
            </w:r>
          </w:p>
        </w:tc>
        <w:tc>
          <w:tcPr>
            <w:tcW w:w="1738" w:type="dxa"/>
            <w:tcBorders>
              <w:top w:val="nil"/>
              <w:left w:val="nil"/>
              <w:bottom w:val="single" w:sz="4" w:space="0" w:color="auto"/>
              <w:right w:val="single" w:sz="4" w:space="0" w:color="auto"/>
            </w:tcBorders>
            <w:shd w:val="clear" w:color="auto" w:fill="auto"/>
            <w:noWrap/>
            <w:vAlign w:val="bottom"/>
            <w:hideMark/>
          </w:tcPr>
          <w:p w14:paraId="7AC4AC3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23.2</w:t>
            </w:r>
          </w:p>
        </w:tc>
        <w:tc>
          <w:tcPr>
            <w:tcW w:w="1620" w:type="dxa"/>
            <w:tcBorders>
              <w:top w:val="nil"/>
              <w:left w:val="nil"/>
              <w:bottom w:val="single" w:sz="4" w:space="0" w:color="auto"/>
              <w:right w:val="single" w:sz="4" w:space="0" w:color="auto"/>
            </w:tcBorders>
            <w:shd w:val="clear" w:color="auto" w:fill="auto"/>
            <w:noWrap/>
            <w:vAlign w:val="bottom"/>
            <w:hideMark/>
          </w:tcPr>
          <w:p w14:paraId="6610A62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24.2</w:t>
            </w:r>
          </w:p>
        </w:tc>
        <w:tc>
          <w:tcPr>
            <w:tcW w:w="1710" w:type="dxa"/>
            <w:tcBorders>
              <w:top w:val="nil"/>
              <w:left w:val="nil"/>
              <w:bottom w:val="single" w:sz="4" w:space="0" w:color="auto"/>
              <w:right w:val="single" w:sz="4" w:space="0" w:color="auto"/>
            </w:tcBorders>
            <w:shd w:val="clear" w:color="auto" w:fill="auto"/>
            <w:noWrap/>
            <w:vAlign w:val="bottom"/>
            <w:hideMark/>
          </w:tcPr>
          <w:p w14:paraId="27C2378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27.7</w:t>
            </w:r>
          </w:p>
        </w:tc>
        <w:tc>
          <w:tcPr>
            <w:tcW w:w="2880" w:type="dxa"/>
            <w:tcBorders>
              <w:top w:val="nil"/>
              <w:left w:val="nil"/>
              <w:bottom w:val="single" w:sz="4" w:space="0" w:color="auto"/>
              <w:right w:val="single" w:sz="4" w:space="0" w:color="auto"/>
            </w:tcBorders>
            <w:shd w:val="clear" w:color="auto" w:fill="auto"/>
            <w:noWrap/>
            <w:vAlign w:val="bottom"/>
            <w:hideMark/>
          </w:tcPr>
          <w:p w14:paraId="60D7F879"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67DC2E79"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4ED6D0A"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63/64</w:t>
            </w:r>
          </w:p>
        </w:tc>
        <w:tc>
          <w:tcPr>
            <w:tcW w:w="1738" w:type="dxa"/>
            <w:tcBorders>
              <w:top w:val="nil"/>
              <w:left w:val="nil"/>
              <w:bottom w:val="single" w:sz="4" w:space="0" w:color="auto"/>
              <w:right w:val="single" w:sz="4" w:space="0" w:color="auto"/>
            </w:tcBorders>
            <w:shd w:val="clear" w:color="auto" w:fill="auto"/>
            <w:noWrap/>
            <w:vAlign w:val="bottom"/>
            <w:hideMark/>
          </w:tcPr>
          <w:p w14:paraId="737CD6E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15.7</w:t>
            </w:r>
          </w:p>
        </w:tc>
        <w:tc>
          <w:tcPr>
            <w:tcW w:w="1620" w:type="dxa"/>
            <w:tcBorders>
              <w:top w:val="nil"/>
              <w:left w:val="nil"/>
              <w:bottom w:val="single" w:sz="4" w:space="0" w:color="auto"/>
              <w:right w:val="single" w:sz="4" w:space="0" w:color="auto"/>
            </w:tcBorders>
            <w:shd w:val="clear" w:color="auto" w:fill="auto"/>
            <w:noWrap/>
            <w:vAlign w:val="bottom"/>
            <w:hideMark/>
          </w:tcPr>
          <w:p w14:paraId="174D0D3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22.0</w:t>
            </w:r>
          </w:p>
        </w:tc>
        <w:tc>
          <w:tcPr>
            <w:tcW w:w="1710" w:type="dxa"/>
            <w:tcBorders>
              <w:top w:val="nil"/>
              <w:left w:val="nil"/>
              <w:bottom w:val="single" w:sz="4" w:space="0" w:color="auto"/>
              <w:right w:val="single" w:sz="4" w:space="0" w:color="auto"/>
            </w:tcBorders>
            <w:shd w:val="clear" w:color="auto" w:fill="auto"/>
            <w:noWrap/>
            <w:vAlign w:val="bottom"/>
            <w:hideMark/>
          </w:tcPr>
          <w:p w14:paraId="02010B4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26.4</w:t>
            </w:r>
          </w:p>
        </w:tc>
        <w:tc>
          <w:tcPr>
            <w:tcW w:w="2880" w:type="dxa"/>
            <w:tcBorders>
              <w:top w:val="nil"/>
              <w:left w:val="nil"/>
              <w:bottom w:val="single" w:sz="4" w:space="0" w:color="auto"/>
              <w:right w:val="single" w:sz="4" w:space="0" w:color="auto"/>
            </w:tcBorders>
            <w:shd w:val="clear" w:color="auto" w:fill="auto"/>
            <w:noWrap/>
            <w:vAlign w:val="bottom"/>
            <w:hideMark/>
          </w:tcPr>
          <w:p w14:paraId="7D19F515"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63B618F8"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04EFD4D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64/65</w:t>
            </w:r>
          </w:p>
        </w:tc>
        <w:tc>
          <w:tcPr>
            <w:tcW w:w="1738" w:type="dxa"/>
            <w:tcBorders>
              <w:top w:val="nil"/>
              <w:left w:val="nil"/>
              <w:bottom w:val="single" w:sz="4" w:space="0" w:color="auto"/>
              <w:right w:val="single" w:sz="4" w:space="0" w:color="auto"/>
            </w:tcBorders>
            <w:shd w:val="clear" w:color="auto" w:fill="auto"/>
            <w:noWrap/>
            <w:vAlign w:val="bottom"/>
            <w:hideMark/>
          </w:tcPr>
          <w:p w14:paraId="7FC5F44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25.3</w:t>
            </w:r>
          </w:p>
        </w:tc>
        <w:tc>
          <w:tcPr>
            <w:tcW w:w="1620" w:type="dxa"/>
            <w:tcBorders>
              <w:top w:val="nil"/>
              <w:left w:val="nil"/>
              <w:bottom w:val="single" w:sz="4" w:space="0" w:color="auto"/>
              <w:right w:val="single" w:sz="4" w:space="0" w:color="auto"/>
            </w:tcBorders>
            <w:shd w:val="clear" w:color="auto" w:fill="auto"/>
            <w:noWrap/>
            <w:vAlign w:val="bottom"/>
            <w:hideMark/>
          </w:tcPr>
          <w:p w14:paraId="683856E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21.5</w:t>
            </w:r>
          </w:p>
        </w:tc>
        <w:tc>
          <w:tcPr>
            <w:tcW w:w="1710" w:type="dxa"/>
            <w:tcBorders>
              <w:top w:val="nil"/>
              <w:left w:val="nil"/>
              <w:bottom w:val="single" w:sz="4" w:space="0" w:color="auto"/>
              <w:right w:val="single" w:sz="4" w:space="0" w:color="auto"/>
            </w:tcBorders>
            <w:shd w:val="clear" w:color="auto" w:fill="auto"/>
            <w:noWrap/>
            <w:vAlign w:val="bottom"/>
            <w:hideMark/>
          </w:tcPr>
          <w:p w14:paraId="5469B38E"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25.8</w:t>
            </w:r>
          </w:p>
        </w:tc>
        <w:tc>
          <w:tcPr>
            <w:tcW w:w="2880" w:type="dxa"/>
            <w:tcBorders>
              <w:top w:val="nil"/>
              <w:left w:val="nil"/>
              <w:bottom w:val="single" w:sz="4" w:space="0" w:color="auto"/>
              <w:right w:val="single" w:sz="4" w:space="0" w:color="auto"/>
            </w:tcBorders>
            <w:shd w:val="clear" w:color="auto" w:fill="auto"/>
            <w:noWrap/>
            <w:vAlign w:val="bottom"/>
            <w:hideMark/>
          </w:tcPr>
          <w:p w14:paraId="761A22C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12DDBB06"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5BE8BDB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65/66</w:t>
            </w:r>
          </w:p>
        </w:tc>
        <w:tc>
          <w:tcPr>
            <w:tcW w:w="1738" w:type="dxa"/>
            <w:tcBorders>
              <w:top w:val="nil"/>
              <w:left w:val="nil"/>
              <w:bottom w:val="single" w:sz="4" w:space="0" w:color="auto"/>
              <w:right w:val="single" w:sz="4" w:space="0" w:color="auto"/>
            </w:tcBorders>
            <w:shd w:val="clear" w:color="auto" w:fill="auto"/>
            <w:noWrap/>
            <w:vAlign w:val="bottom"/>
            <w:hideMark/>
          </w:tcPr>
          <w:p w14:paraId="0AC38E6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21.5</w:t>
            </w:r>
          </w:p>
        </w:tc>
        <w:tc>
          <w:tcPr>
            <w:tcW w:w="1620" w:type="dxa"/>
            <w:tcBorders>
              <w:top w:val="nil"/>
              <w:left w:val="nil"/>
              <w:bottom w:val="single" w:sz="4" w:space="0" w:color="auto"/>
              <w:right w:val="single" w:sz="4" w:space="0" w:color="auto"/>
            </w:tcBorders>
            <w:shd w:val="clear" w:color="auto" w:fill="auto"/>
            <w:noWrap/>
            <w:vAlign w:val="bottom"/>
            <w:hideMark/>
          </w:tcPr>
          <w:p w14:paraId="0B3A7BE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20.4</w:t>
            </w:r>
          </w:p>
        </w:tc>
        <w:tc>
          <w:tcPr>
            <w:tcW w:w="1710" w:type="dxa"/>
            <w:tcBorders>
              <w:top w:val="nil"/>
              <w:left w:val="nil"/>
              <w:bottom w:val="single" w:sz="4" w:space="0" w:color="auto"/>
              <w:right w:val="single" w:sz="4" w:space="0" w:color="auto"/>
            </w:tcBorders>
            <w:shd w:val="clear" w:color="auto" w:fill="auto"/>
            <w:noWrap/>
            <w:vAlign w:val="bottom"/>
            <w:hideMark/>
          </w:tcPr>
          <w:p w14:paraId="5DB0242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24.9</w:t>
            </w:r>
          </w:p>
        </w:tc>
        <w:tc>
          <w:tcPr>
            <w:tcW w:w="2880" w:type="dxa"/>
            <w:tcBorders>
              <w:top w:val="nil"/>
              <w:left w:val="nil"/>
              <w:bottom w:val="single" w:sz="4" w:space="0" w:color="auto"/>
              <w:right w:val="single" w:sz="4" w:space="0" w:color="auto"/>
            </w:tcBorders>
            <w:shd w:val="clear" w:color="auto" w:fill="auto"/>
            <w:noWrap/>
            <w:vAlign w:val="bottom"/>
            <w:hideMark/>
          </w:tcPr>
          <w:p w14:paraId="496716A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B8BD367"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5F5C964A"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66/67</w:t>
            </w:r>
          </w:p>
        </w:tc>
        <w:tc>
          <w:tcPr>
            <w:tcW w:w="1738" w:type="dxa"/>
            <w:tcBorders>
              <w:top w:val="nil"/>
              <w:left w:val="nil"/>
              <w:bottom w:val="single" w:sz="4" w:space="0" w:color="auto"/>
              <w:right w:val="single" w:sz="4" w:space="0" w:color="auto"/>
            </w:tcBorders>
            <w:shd w:val="clear" w:color="auto" w:fill="auto"/>
            <w:noWrap/>
            <w:vAlign w:val="bottom"/>
            <w:hideMark/>
          </w:tcPr>
          <w:p w14:paraId="7DFE8F2A"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21.3</w:t>
            </w:r>
          </w:p>
        </w:tc>
        <w:tc>
          <w:tcPr>
            <w:tcW w:w="1620" w:type="dxa"/>
            <w:tcBorders>
              <w:top w:val="nil"/>
              <w:left w:val="nil"/>
              <w:bottom w:val="single" w:sz="4" w:space="0" w:color="auto"/>
              <w:right w:val="single" w:sz="4" w:space="0" w:color="auto"/>
            </w:tcBorders>
            <w:shd w:val="clear" w:color="auto" w:fill="auto"/>
            <w:noWrap/>
            <w:vAlign w:val="bottom"/>
            <w:hideMark/>
          </w:tcPr>
          <w:p w14:paraId="29C728E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21.4</w:t>
            </w:r>
          </w:p>
        </w:tc>
        <w:tc>
          <w:tcPr>
            <w:tcW w:w="1710" w:type="dxa"/>
            <w:tcBorders>
              <w:top w:val="nil"/>
              <w:left w:val="nil"/>
              <w:bottom w:val="single" w:sz="4" w:space="0" w:color="auto"/>
              <w:right w:val="single" w:sz="4" w:space="0" w:color="auto"/>
            </w:tcBorders>
            <w:shd w:val="clear" w:color="auto" w:fill="auto"/>
            <w:noWrap/>
            <w:vAlign w:val="bottom"/>
            <w:hideMark/>
          </w:tcPr>
          <w:p w14:paraId="58782BDC"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23.7</w:t>
            </w:r>
          </w:p>
        </w:tc>
        <w:tc>
          <w:tcPr>
            <w:tcW w:w="2880" w:type="dxa"/>
            <w:tcBorders>
              <w:top w:val="nil"/>
              <w:left w:val="nil"/>
              <w:bottom w:val="single" w:sz="4" w:space="0" w:color="auto"/>
              <w:right w:val="single" w:sz="4" w:space="0" w:color="auto"/>
            </w:tcBorders>
            <w:shd w:val="clear" w:color="auto" w:fill="auto"/>
            <w:noWrap/>
            <w:vAlign w:val="bottom"/>
            <w:hideMark/>
          </w:tcPr>
          <w:p w14:paraId="153774E3"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7029A11E"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0E39CCF8"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67/68</w:t>
            </w:r>
          </w:p>
        </w:tc>
        <w:tc>
          <w:tcPr>
            <w:tcW w:w="1738" w:type="dxa"/>
            <w:tcBorders>
              <w:top w:val="nil"/>
              <w:left w:val="nil"/>
              <w:bottom w:val="single" w:sz="4" w:space="0" w:color="auto"/>
              <w:right w:val="single" w:sz="4" w:space="0" w:color="auto"/>
            </w:tcBorders>
            <w:shd w:val="clear" w:color="auto" w:fill="auto"/>
            <w:noWrap/>
            <w:vAlign w:val="bottom"/>
            <w:hideMark/>
          </w:tcPr>
          <w:p w14:paraId="5A79028F"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25.1</w:t>
            </w:r>
          </w:p>
        </w:tc>
        <w:tc>
          <w:tcPr>
            <w:tcW w:w="1620" w:type="dxa"/>
            <w:tcBorders>
              <w:top w:val="nil"/>
              <w:left w:val="nil"/>
              <w:bottom w:val="single" w:sz="4" w:space="0" w:color="auto"/>
              <w:right w:val="single" w:sz="4" w:space="0" w:color="auto"/>
            </w:tcBorders>
            <w:shd w:val="clear" w:color="auto" w:fill="auto"/>
            <w:noWrap/>
            <w:vAlign w:val="bottom"/>
            <w:hideMark/>
          </w:tcPr>
          <w:p w14:paraId="6F64183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21.8</w:t>
            </w:r>
          </w:p>
        </w:tc>
        <w:tc>
          <w:tcPr>
            <w:tcW w:w="1710" w:type="dxa"/>
            <w:tcBorders>
              <w:top w:val="nil"/>
              <w:left w:val="nil"/>
              <w:bottom w:val="single" w:sz="4" w:space="0" w:color="auto"/>
              <w:right w:val="single" w:sz="4" w:space="0" w:color="auto"/>
            </w:tcBorders>
            <w:shd w:val="clear" w:color="auto" w:fill="auto"/>
            <w:noWrap/>
            <w:vAlign w:val="bottom"/>
            <w:hideMark/>
          </w:tcPr>
          <w:p w14:paraId="6E00ED62"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23.0</w:t>
            </w:r>
          </w:p>
        </w:tc>
        <w:tc>
          <w:tcPr>
            <w:tcW w:w="2880" w:type="dxa"/>
            <w:tcBorders>
              <w:top w:val="nil"/>
              <w:left w:val="nil"/>
              <w:bottom w:val="single" w:sz="4" w:space="0" w:color="auto"/>
              <w:right w:val="single" w:sz="4" w:space="0" w:color="auto"/>
            </w:tcBorders>
            <w:shd w:val="clear" w:color="auto" w:fill="auto"/>
            <w:noWrap/>
            <w:vAlign w:val="bottom"/>
            <w:hideMark/>
          </w:tcPr>
          <w:p w14:paraId="349FC3D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5C9D172F"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0816DFB5"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68/69</w:t>
            </w:r>
          </w:p>
        </w:tc>
        <w:tc>
          <w:tcPr>
            <w:tcW w:w="1738" w:type="dxa"/>
            <w:tcBorders>
              <w:top w:val="nil"/>
              <w:left w:val="nil"/>
              <w:bottom w:val="single" w:sz="4" w:space="0" w:color="auto"/>
              <w:right w:val="single" w:sz="4" w:space="0" w:color="auto"/>
            </w:tcBorders>
            <w:shd w:val="clear" w:color="auto" w:fill="auto"/>
            <w:noWrap/>
            <w:vAlign w:val="bottom"/>
            <w:hideMark/>
          </w:tcPr>
          <w:p w14:paraId="7090D42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21.8</w:t>
            </w:r>
          </w:p>
        </w:tc>
        <w:tc>
          <w:tcPr>
            <w:tcW w:w="1620" w:type="dxa"/>
            <w:tcBorders>
              <w:top w:val="nil"/>
              <w:left w:val="nil"/>
              <w:bottom w:val="single" w:sz="4" w:space="0" w:color="auto"/>
              <w:right w:val="single" w:sz="4" w:space="0" w:color="auto"/>
            </w:tcBorders>
            <w:shd w:val="clear" w:color="auto" w:fill="auto"/>
            <w:noWrap/>
            <w:vAlign w:val="bottom"/>
            <w:hideMark/>
          </w:tcPr>
          <w:p w14:paraId="7F26EAB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23.0</w:t>
            </w:r>
          </w:p>
        </w:tc>
        <w:tc>
          <w:tcPr>
            <w:tcW w:w="1710" w:type="dxa"/>
            <w:tcBorders>
              <w:top w:val="nil"/>
              <w:left w:val="nil"/>
              <w:bottom w:val="single" w:sz="4" w:space="0" w:color="auto"/>
              <w:right w:val="single" w:sz="4" w:space="0" w:color="auto"/>
            </w:tcBorders>
            <w:shd w:val="clear" w:color="auto" w:fill="auto"/>
            <w:noWrap/>
            <w:vAlign w:val="bottom"/>
            <w:hideMark/>
          </w:tcPr>
          <w:p w14:paraId="1307BB6A"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22.5</w:t>
            </w:r>
          </w:p>
        </w:tc>
        <w:tc>
          <w:tcPr>
            <w:tcW w:w="2880" w:type="dxa"/>
            <w:tcBorders>
              <w:top w:val="nil"/>
              <w:left w:val="nil"/>
              <w:bottom w:val="single" w:sz="4" w:space="0" w:color="auto"/>
              <w:right w:val="single" w:sz="4" w:space="0" w:color="auto"/>
            </w:tcBorders>
            <w:shd w:val="clear" w:color="auto" w:fill="auto"/>
            <w:noWrap/>
            <w:vAlign w:val="bottom"/>
            <w:hideMark/>
          </w:tcPr>
          <w:p w14:paraId="2AAD7CE5"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1598E663"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18F568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69/70</w:t>
            </w:r>
          </w:p>
        </w:tc>
        <w:tc>
          <w:tcPr>
            <w:tcW w:w="1738" w:type="dxa"/>
            <w:tcBorders>
              <w:top w:val="nil"/>
              <w:left w:val="nil"/>
              <w:bottom w:val="single" w:sz="4" w:space="0" w:color="auto"/>
              <w:right w:val="single" w:sz="4" w:space="0" w:color="auto"/>
            </w:tcBorders>
            <w:shd w:val="clear" w:color="auto" w:fill="auto"/>
            <w:noWrap/>
            <w:vAlign w:val="bottom"/>
            <w:hideMark/>
          </w:tcPr>
          <w:p w14:paraId="42F7DEA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25.1</w:t>
            </w:r>
          </w:p>
        </w:tc>
        <w:tc>
          <w:tcPr>
            <w:tcW w:w="1620" w:type="dxa"/>
            <w:tcBorders>
              <w:top w:val="nil"/>
              <w:left w:val="nil"/>
              <w:bottom w:val="single" w:sz="4" w:space="0" w:color="auto"/>
              <w:right w:val="single" w:sz="4" w:space="0" w:color="auto"/>
            </w:tcBorders>
            <w:shd w:val="clear" w:color="auto" w:fill="auto"/>
            <w:noWrap/>
            <w:vAlign w:val="bottom"/>
            <w:hideMark/>
          </w:tcPr>
          <w:p w14:paraId="3A24689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23.0</w:t>
            </w:r>
          </w:p>
        </w:tc>
        <w:tc>
          <w:tcPr>
            <w:tcW w:w="1710" w:type="dxa"/>
            <w:tcBorders>
              <w:top w:val="nil"/>
              <w:left w:val="nil"/>
              <w:bottom w:val="single" w:sz="4" w:space="0" w:color="auto"/>
              <w:right w:val="single" w:sz="4" w:space="0" w:color="auto"/>
            </w:tcBorders>
            <w:shd w:val="clear" w:color="auto" w:fill="auto"/>
            <w:noWrap/>
            <w:vAlign w:val="bottom"/>
            <w:hideMark/>
          </w:tcPr>
          <w:p w14:paraId="21CCE86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22.2</w:t>
            </w:r>
          </w:p>
        </w:tc>
        <w:tc>
          <w:tcPr>
            <w:tcW w:w="2880" w:type="dxa"/>
            <w:tcBorders>
              <w:top w:val="nil"/>
              <w:left w:val="nil"/>
              <w:bottom w:val="single" w:sz="4" w:space="0" w:color="auto"/>
              <w:right w:val="single" w:sz="4" w:space="0" w:color="auto"/>
            </w:tcBorders>
            <w:shd w:val="clear" w:color="auto" w:fill="auto"/>
            <w:noWrap/>
            <w:vAlign w:val="bottom"/>
            <w:hideMark/>
          </w:tcPr>
          <w:p w14:paraId="4CFCB42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5F4AA5E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25CB14BF"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70/71</w:t>
            </w:r>
          </w:p>
        </w:tc>
        <w:tc>
          <w:tcPr>
            <w:tcW w:w="1738" w:type="dxa"/>
            <w:tcBorders>
              <w:top w:val="nil"/>
              <w:left w:val="nil"/>
              <w:bottom w:val="single" w:sz="4" w:space="0" w:color="auto"/>
              <w:right w:val="single" w:sz="4" w:space="0" w:color="auto"/>
            </w:tcBorders>
            <w:shd w:val="clear" w:color="auto" w:fill="auto"/>
            <w:noWrap/>
            <w:vAlign w:val="bottom"/>
            <w:hideMark/>
          </w:tcPr>
          <w:p w14:paraId="7AE7A06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25.3</w:t>
            </w:r>
          </w:p>
        </w:tc>
        <w:tc>
          <w:tcPr>
            <w:tcW w:w="1620" w:type="dxa"/>
            <w:tcBorders>
              <w:top w:val="nil"/>
              <w:left w:val="nil"/>
              <w:bottom w:val="single" w:sz="4" w:space="0" w:color="auto"/>
              <w:right w:val="single" w:sz="4" w:space="0" w:color="auto"/>
            </w:tcBorders>
            <w:shd w:val="clear" w:color="auto" w:fill="auto"/>
            <w:noWrap/>
            <w:vAlign w:val="bottom"/>
            <w:hideMark/>
          </w:tcPr>
          <w:p w14:paraId="23007D8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23.7</w:t>
            </w:r>
          </w:p>
        </w:tc>
        <w:tc>
          <w:tcPr>
            <w:tcW w:w="1710" w:type="dxa"/>
            <w:tcBorders>
              <w:top w:val="nil"/>
              <w:left w:val="nil"/>
              <w:bottom w:val="single" w:sz="4" w:space="0" w:color="auto"/>
              <w:right w:val="single" w:sz="4" w:space="0" w:color="auto"/>
            </w:tcBorders>
            <w:shd w:val="clear" w:color="auto" w:fill="auto"/>
            <w:noWrap/>
            <w:vAlign w:val="bottom"/>
            <w:hideMark/>
          </w:tcPr>
          <w:p w14:paraId="64DCB19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22.0</w:t>
            </w:r>
          </w:p>
        </w:tc>
        <w:tc>
          <w:tcPr>
            <w:tcW w:w="2880" w:type="dxa"/>
            <w:tcBorders>
              <w:top w:val="nil"/>
              <w:left w:val="nil"/>
              <w:bottom w:val="single" w:sz="4" w:space="0" w:color="auto"/>
              <w:right w:val="single" w:sz="4" w:space="0" w:color="auto"/>
            </w:tcBorders>
            <w:shd w:val="clear" w:color="auto" w:fill="auto"/>
            <w:noWrap/>
            <w:vAlign w:val="bottom"/>
            <w:hideMark/>
          </w:tcPr>
          <w:p w14:paraId="01957F8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2902B784"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4DCA6CE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71/72</w:t>
            </w:r>
          </w:p>
        </w:tc>
        <w:tc>
          <w:tcPr>
            <w:tcW w:w="1738" w:type="dxa"/>
            <w:tcBorders>
              <w:top w:val="nil"/>
              <w:left w:val="nil"/>
              <w:bottom w:val="single" w:sz="4" w:space="0" w:color="auto"/>
              <w:right w:val="single" w:sz="4" w:space="0" w:color="auto"/>
            </w:tcBorders>
            <w:shd w:val="clear" w:color="auto" w:fill="auto"/>
            <w:noWrap/>
            <w:vAlign w:val="bottom"/>
            <w:hideMark/>
          </w:tcPr>
          <w:p w14:paraId="69C18A4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20.6</w:t>
            </w:r>
          </w:p>
        </w:tc>
        <w:tc>
          <w:tcPr>
            <w:tcW w:w="1620" w:type="dxa"/>
            <w:tcBorders>
              <w:top w:val="nil"/>
              <w:left w:val="nil"/>
              <w:bottom w:val="single" w:sz="4" w:space="0" w:color="auto"/>
              <w:right w:val="single" w:sz="4" w:space="0" w:color="auto"/>
            </w:tcBorders>
            <w:shd w:val="clear" w:color="auto" w:fill="auto"/>
            <w:noWrap/>
            <w:vAlign w:val="bottom"/>
            <w:hideMark/>
          </w:tcPr>
          <w:p w14:paraId="40E298E4"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23.6</w:t>
            </w:r>
          </w:p>
        </w:tc>
        <w:tc>
          <w:tcPr>
            <w:tcW w:w="1710" w:type="dxa"/>
            <w:tcBorders>
              <w:top w:val="nil"/>
              <w:left w:val="nil"/>
              <w:bottom w:val="single" w:sz="4" w:space="0" w:color="auto"/>
              <w:right w:val="single" w:sz="4" w:space="0" w:color="auto"/>
            </w:tcBorders>
            <w:shd w:val="clear" w:color="auto" w:fill="auto"/>
            <w:noWrap/>
            <w:vAlign w:val="bottom"/>
            <w:hideMark/>
          </w:tcPr>
          <w:p w14:paraId="5010272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22.5</w:t>
            </w:r>
          </w:p>
        </w:tc>
        <w:tc>
          <w:tcPr>
            <w:tcW w:w="2880" w:type="dxa"/>
            <w:tcBorders>
              <w:top w:val="nil"/>
              <w:left w:val="nil"/>
              <w:bottom w:val="single" w:sz="4" w:space="0" w:color="auto"/>
              <w:right w:val="single" w:sz="4" w:space="0" w:color="auto"/>
            </w:tcBorders>
            <w:shd w:val="clear" w:color="auto" w:fill="auto"/>
            <w:noWrap/>
            <w:vAlign w:val="bottom"/>
            <w:hideMark/>
          </w:tcPr>
          <w:p w14:paraId="16BB42EA"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77BE941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84718B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72/73</w:t>
            </w:r>
          </w:p>
        </w:tc>
        <w:tc>
          <w:tcPr>
            <w:tcW w:w="1738" w:type="dxa"/>
            <w:tcBorders>
              <w:top w:val="nil"/>
              <w:left w:val="nil"/>
              <w:bottom w:val="single" w:sz="4" w:space="0" w:color="auto"/>
              <w:right w:val="single" w:sz="4" w:space="0" w:color="auto"/>
            </w:tcBorders>
            <w:shd w:val="clear" w:color="auto" w:fill="auto"/>
            <w:noWrap/>
            <w:vAlign w:val="bottom"/>
            <w:hideMark/>
          </w:tcPr>
          <w:p w14:paraId="0A8D306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21.5</w:t>
            </w:r>
          </w:p>
        </w:tc>
        <w:tc>
          <w:tcPr>
            <w:tcW w:w="1620" w:type="dxa"/>
            <w:tcBorders>
              <w:top w:val="nil"/>
              <w:left w:val="nil"/>
              <w:bottom w:val="single" w:sz="4" w:space="0" w:color="auto"/>
              <w:right w:val="single" w:sz="4" w:space="0" w:color="auto"/>
            </w:tcBorders>
            <w:shd w:val="clear" w:color="auto" w:fill="auto"/>
            <w:noWrap/>
            <w:vAlign w:val="bottom"/>
            <w:hideMark/>
          </w:tcPr>
          <w:p w14:paraId="6586B12A"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22.8</w:t>
            </w:r>
          </w:p>
        </w:tc>
        <w:tc>
          <w:tcPr>
            <w:tcW w:w="1710" w:type="dxa"/>
            <w:tcBorders>
              <w:top w:val="nil"/>
              <w:left w:val="nil"/>
              <w:bottom w:val="single" w:sz="4" w:space="0" w:color="auto"/>
              <w:right w:val="single" w:sz="4" w:space="0" w:color="auto"/>
            </w:tcBorders>
            <w:shd w:val="clear" w:color="auto" w:fill="auto"/>
            <w:noWrap/>
            <w:vAlign w:val="bottom"/>
            <w:hideMark/>
          </w:tcPr>
          <w:p w14:paraId="7B47789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22.3</w:t>
            </w:r>
          </w:p>
        </w:tc>
        <w:tc>
          <w:tcPr>
            <w:tcW w:w="2880" w:type="dxa"/>
            <w:tcBorders>
              <w:top w:val="nil"/>
              <w:left w:val="nil"/>
              <w:bottom w:val="single" w:sz="4" w:space="0" w:color="auto"/>
              <w:right w:val="single" w:sz="4" w:space="0" w:color="auto"/>
            </w:tcBorders>
            <w:shd w:val="clear" w:color="auto" w:fill="auto"/>
            <w:noWrap/>
            <w:vAlign w:val="bottom"/>
            <w:hideMark/>
          </w:tcPr>
          <w:p w14:paraId="7FEB0F80"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19D90FE"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5431FA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73/74</w:t>
            </w:r>
          </w:p>
        </w:tc>
        <w:tc>
          <w:tcPr>
            <w:tcW w:w="1738" w:type="dxa"/>
            <w:tcBorders>
              <w:top w:val="nil"/>
              <w:left w:val="nil"/>
              <w:bottom w:val="single" w:sz="4" w:space="0" w:color="auto"/>
              <w:right w:val="single" w:sz="4" w:space="0" w:color="auto"/>
            </w:tcBorders>
            <w:shd w:val="clear" w:color="auto" w:fill="auto"/>
            <w:noWrap/>
            <w:vAlign w:val="bottom"/>
            <w:hideMark/>
          </w:tcPr>
          <w:p w14:paraId="5B22FF0C"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29.8</w:t>
            </w:r>
          </w:p>
        </w:tc>
        <w:tc>
          <w:tcPr>
            <w:tcW w:w="1620" w:type="dxa"/>
            <w:tcBorders>
              <w:top w:val="nil"/>
              <w:left w:val="nil"/>
              <w:bottom w:val="single" w:sz="4" w:space="0" w:color="auto"/>
              <w:right w:val="single" w:sz="4" w:space="0" w:color="auto"/>
            </w:tcBorders>
            <w:shd w:val="clear" w:color="auto" w:fill="auto"/>
            <w:noWrap/>
            <w:vAlign w:val="bottom"/>
            <w:hideMark/>
          </w:tcPr>
          <w:p w14:paraId="689F48F9"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24.5</w:t>
            </w:r>
          </w:p>
        </w:tc>
        <w:tc>
          <w:tcPr>
            <w:tcW w:w="1710" w:type="dxa"/>
            <w:tcBorders>
              <w:top w:val="nil"/>
              <w:left w:val="nil"/>
              <w:bottom w:val="single" w:sz="4" w:space="0" w:color="auto"/>
              <w:right w:val="single" w:sz="4" w:space="0" w:color="auto"/>
            </w:tcBorders>
            <w:shd w:val="clear" w:color="auto" w:fill="auto"/>
            <w:noWrap/>
            <w:vAlign w:val="bottom"/>
            <w:hideMark/>
          </w:tcPr>
          <w:p w14:paraId="41BF5B9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23.7</w:t>
            </w:r>
          </w:p>
        </w:tc>
        <w:tc>
          <w:tcPr>
            <w:tcW w:w="2880" w:type="dxa"/>
            <w:tcBorders>
              <w:top w:val="nil"/>
              <w:left w:val="nil"/>
              <w:bottom w:val="single" w:sz="4" w:space="0" w:color="auto"/>
              <w:right w:val="single" w:sz="4" w:space="0" w:color="auto"/>
            </w:tcBorders>
            <w:shd w:val="clear" w:color="auto" w:fill="auto"/>
            <w:noWrap/>
            <w:vAlign w:val="bottom"/>
            <w:hideMark/>
          </w:tcPr>
          <w:p w14:paraId="65296F3E"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C7B0C51"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14D0103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74/75</w:t>
            </w:r>
          </w:p>
        </w:tc>
        <w:tc>
          <w:tcPr>
            <w:tcW w:w="1738" w:type="dxa"/>
            <w:tcBorders>
              <w:top w:val="nil"/>
              <w:left w:val="nil"/>
              <w:bottom w:val="single" w:sz="4" w:space="0" w:color="auto"/>
              <w:right w:val="single" w:sz="4" w:space="0" w:color="auto"/>
            </w:tcBorders>
            <w:shd w:val="clear" w:color="auto" w:fill="auto"/>
            <w:noWrap/>
            <w:vAlign w:val="bottom"/>
            <w:hideMark/>
          </w:tcPr>
          <w:p w14:paraId="0D0B648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18.8</w:t>
            </w:r>
          </w:p>
        </w:tc>
        <w:tc>
          <w:tcPr>
            <w:tcW w:w="1620" w:type="dxa"/>
            <w:tcBorders>
              <w:top w:val="nil"/>
              <w:left w:val="nil"/>
              <w:bottom w:val="single" w:sz="4" w:space="0" w:color="auto"/>
              <w:right w:val="single" w:sz="4" w:space="0" w:color="auto"/>
            </w:tcBorders>
            <w:shd w:val="clear" w:color="auto" w:fill="auto"/>
            <w:noWrap/>
            <w:vAlign w:val="bottom"/>
            <w:hideMark/>
          </w:tcPr>
          <w:p w14:paraId="091B694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23.2</w:t>
            </w:r>
          </w:p>
        </w:tc>
        <w:tc>
          <w:tcPr>
            <w:tcW w:w="1710" w:type="dxa"/>
            <w:tcBorders>
              <w:top w:val="nil"/>
              <w:left w:val="nil"/>
              <w:bottom w:val="single" w:sz="4" w:space="0" w:color="auto"/>
              <w:right w:val="single" w:sz="4" w:space="0" w:color="auto"/>
            </w:tcBorders>
            <w:shd w:val="clear" w:color="auto" w:fill="auto"/>
            <w:noWrap/>
            <w:vAlign w:val="bottom"/>
            <w:hideMark/>
          </w:tcPr>
          <w:p w14:paraId="7BA220F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23.1</w:t>
            </w:r>
          </w:p>
        </w:tc>
        <w:tc>
          <w:tcPr>
            <w:tcW w:w="2880" w:type="dxa"/>
            <w:tcBorders>
              <w:top w:val="nil"/>
              <w:left w:val="nil"/>
              <w:bottom w:val="single" w:sz="4" w:space="0" w:color="auto"/>
              <w:right w:val="single" w:sz="4" w:space="0" w:color="auto"/>
            </w:tcBorders>
            <w:shd w:val="clear" w:color="auto" w:fill="auto"/>
            <w:noWrap/>
            <w:vAlign w:val="bottom"/>
            <w:hideMark/>
          </w:tcPr>
          <w:p w14:paraId="15D7A253"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1E70BB65"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79441CF"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75/76</w:t>
            </w:r>
          </w:p>
        </w:tc>
        <w:tc>
          <w:tcPr>
            <w:tcW w:w="1738" w:type="dxa"/>
            <w:tcBorders>
              <w:top w:val="nil"/>
              <w:left w:val="nil"/>
              <w:bottom w:val="single" w:sz="4" w:space="0" w:color="auto"/>
              <w:right w:val="single" w:sz="4" w:space="0" w:color="auto"/>
            </w:tcBorders>
            <w:shd w:val="clear" w:color="auto" w:fill="auto"/>
            <w:noWrap/>
            <w:vAlign w:val="bottom"/>
            <w:hideMark/>
          </w:tcPr>
          <w:p w14:paraId="3DAD9FDB"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16.5</w:t>
            </w:r>
          </w:p>
        </w:tc>
        <w:tc>
          <w:tcPr>
            <w:tcW w:w="1620" w:type="dxa"/>
            <w:tcBorders>
              <w:top w:val="nil"/>
              <w:left w:val="nil"/>
              <w:bottom w:val="single" w:sz="4" w:space="0" w:color="auto"/>
              <w:right w:val="single" w:sz="4" w:space="0" w:color="auto"/>
            </w:tcBorders>
            <w:shd w:val="clear" w:color="auto" w:fill="auto"/>
            <w:noWrap/>
            <w:vAlign w:val="bottom"/>
            <w:hideMark/>
          </w:tcPr>
          <w:p w14:paraId="48DA5F7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21.4</w:t>
            </w:r>
          </w:p>
        </w:tc>
        <w:tc>
          <w:tcPr>
            <w:tcW w:w="1710" w:type="dxa"/>
            <w:tcBorders>
              <w:top w:val="nil"/>
              <w:left w:val="nil"/>
              <w:bottom w:val="single" w:sz="4" w:space="0" w:color="auto"/>
              <w:right w:val="single" w:sz="4" w:space="0" w:color="auto"/>
            </w:tcBorders>
            <w:shd w:val="clear" w:color="auto" w:fill="auto"/>
            <w:noWrap/>
            <w:vAlign w:val="bottom"/>
            <w:hideMark/>
          </w:tcPr>
          <w:p w14:paraId="7C8E0A7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22.6</w:t>
            </w:r>
          </w:p>
        </w:tc>
        <w:tc>
          <w:tcPr>
            <w:tcW w:w="2880" w:type="dxa"/>
            <w:tcBorders>
              <w:top w:val="nil"/>
              <w:left w:val="nil"/>
              <w:bottom w:val="single" w:sz="4" w:space="0" w:color="auto"/>
              <w:right w:val="single" w:sz="4" w:space="0" w:color="auto"/>
            </w:tcBorders>
            <w:shd w:val="clear" w:color="auto" w:fill="auto"/>
            <w:noWrap/>
            <w:vAlign w:val="bottom"/>
            <w:hideMark/>
          </w:tcPr>
          <w:p w14:paraId="703438B7"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11E89D2B"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65D1CF5B"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76/77</w:t>
            </w:r>
          </w:p>
        </w:tc>
        <w:tc>
          <w:tcPr>
            <w:tcW w:w="1738" w:type="dxa"/>
            <w:tcBorders>
              <w:top w:val="nil"/>
              <w:left w:val="nil"/>
              <w:bottom w:val="single" w:sz="4" w:space="0" w:color="auto"/>
              <w:right w:val="single" w:sz="4" w:space="0" w:color="auto"/>
            </w:tcBorders>
            <w:shd w:val="clear" w:color="auto" w:fill="auto"/>
            <w:noWrap/>
            <w:vAlign w:val="bottom"/>
            <w:hideMark/>
          </w:tcPr>
          <w:p w14:paraId="3D0CC2B5"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24.3</w:t>
            </w:r>
          </w:p>
        </w:tc>
        <w:tc>
          <w:tcPr>
            <w:tcW w:w="1620" w:type="dxa"/>
            <w:tcBorders>
              <w:top w:val="nil"/>
              <w:left w:val="nil"/>
              <w:bottom w:val="single" w:sz="4" w:space="0" w:color="auto"/>
              <w:right w:val="single" w:sz="4" w:space="0" w:color="auto"/>
            </w:tcBorders>
            <w:shd w:val="clear" w:color="auto" w:fill="auto"/>
            <w:noWrap/>
            <w:vAlign w:val="bottom"/>
            <w:hideMark/>
          </w:tcPr>
          <w:p w14:paraId="2D965BC4"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22.2</w:t>
            </w:r>
          </w:p>
        </w:tc>
        <w:tc>
          <w:tcPr>
            <w:tcW w:w="1710" w:type="dxa"/>
            <w:tcBorders>
              <w:top w:val="nil"/>
              <w:left w:val="nil"/>
              <w:bottom w:val="single" w:sz="4" w:space="0" w:color="auto"/>
              <w:right w:val="single" w:sz="4" w:space="0" w:color="auto"/>
            </w:tcBorders>
            <w:shd w:val="clear" w:color="auto" w:fill="auto"/>
            <w:noWrap/>
            <w:vAlign w:val="bottom"/>
            <w:hideMark/>
          </w:tcPr>
          <w:p w14:paraId="7C4B4903"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22.9</w:t>
            </w:r>
          </w:p>
        </w:tc>
        <w:tc>
          <w:tcPr>
            <w:tcW w:w="2880" w:type="dxa"/>
            <w:tcBorders>
              <w:top w:val="nil"/>
              <w:left w:val="nil"/>
              <w:bottom w:val="single" w:sz="4" w:space="0" w:color="auto"/>
              <w:right w:val="single" w:sz="4" w:space="0" w:color="auto"/>
            </w:tcBorders>
            <w:shd w:val="clear" w:color="auto" w:fill="auto"/>
            <w:noWrap/>
            <w:vAlign w:val="bottom"/>
            <w:hideMark/>
          </w:tcPr>
          <w:p w14:paraId="6F3CFDFC"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7F3209D9"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23E22E6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77/78</w:t>
            </w:r>
          </w:p>
        </w:tc>
        <w:tc>
          <w:tcPr>
            <w:tcW w:w="1738" w:type="dxa"/>
            <w:tcBorders>
              <w:top w:val="nil"/>
              <w:left w:val="nil"/>
              <w:bottom w:val="single" w:sz="4" w:space="0" w:color="auto"/>
              <w:right w:val="single" w:sz="4" w:space="0" w:color="auto"/>
            </w:tcBorders>
            <w:shd w:val="clear" w:color="auto" w:fill="auto"/>
            <w:noWrap/>
            <w:vAlign w:val="bottom"/>
            <w:hideMark/>
          </w:tcPr>
          <w:p w14:paraId="371AC63D"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28.3</w:t>
            </w:r>
          </w:p>
        </w:tc>
        <w:tc>
          <w:tcPr>
            <w:tcW w:w="1620" w:type="dxa"/>
            <w:tcBorders>
              <w:top w:val="nil"/>
              <w:left w:val="nil"/>
              <w:bottom w:val="single" w:sz="4" w:space="0" w:color="auto"/>
              <w:right w:val="single" w:sz="4" w:space="0" w:color="auto"/>
            </w:tcBorders>
            <w:shd w:val="clear" w:color="auto" w:fill="auto"/>
            <w:noWrap/>
            <w:vAlign w:val="bottom"/>
            <w:hideMark/>
          </w:tcPr>
          <w:p w14:paraId="1933DB1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23.6</w:t>
            </w:r>
          </w:p>
        </w:tc>
        <w:tc>
          <w:tcPr>
            <w:tcW w:w="1710" w:type="dxa"/>
            <w:tcBorders>
              <w:top w:val="nil"/>
              <w:left w:val="nil"/>
              <w:bottom w:val="single" w:sz="4" w:space="0" w:color="auto"/>
              <w:right w:val="single" w:sz="4" w:space="0" w:color="auto"/>
            </w:tcBorders>
            <w:shd w:val="clear" w:color="auto" w:fill="auto"/>
            <w:noWrap/>
            <w:vAlign w:val="bottom"/>
            <w:hideMark/>
          </w:tcPr>
          <w:p w14:paraId="7567EAE6"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23.2</w:t>
            </w:r>
          </w:p>
        </w:tc>
        <w:tc>
          <w:tcPr>
            <w:tcW w:w="2880" w:type="dxa"/>
            <w:tcBorders>
              <w:top w:val="nil"/>
              <w:left w:val="nil"/>
              <w:bottom w:val="single" w:sz="4" w:space="0" w:color="auto"/>
              <w:right w:val="single" w:sz="4" w:space="0" w:color="auto"/>
            </w:tcBorders>
            <w:shd w:val="clear" w:color="auto" w:fill="auto"/>
            <w:noWrap/>
            <w:vAlign w:val="bottom"/>
            <w:hideMark/>
          </w:tcPr>
          <w:p w14:paraId="2EAB5D96"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54E47C2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3DB0B92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78/79</w:t>
            </w:r>
          </w:p>
        </w:tc>
        <w:tc>
          <w:tcPr>
            <w:tcW w:w="1738" w:type="dxa"/>
            <w:tcBorders>
              <w:top w:val="nil"/>
              <w:left w:val="nil"/>
              <w:bottom w:val="single" w:sz="4" w:space="0" w:color="auto"/>
              <w:right w:val="single" w:sz="4" w:space="0" w:color="auto"/>
            </w:tcBorders>
            <w:shd w:val="clear" w:color="auto" w:fill="auto"/>
            <w:noWrap/>
            <w:vAlign w:val="bottom"/>
            <w:hideMark/>
          </w:tcPr>
          <w:p w14:paraId="3FBCCA31"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29.4</w:t>
            </w:r>
          </w:p>
        </w:tc>
        <w:tc>
          <w:tcPr>
            <w:tcW w:w="1620" w:type="dxa"/>
            <w:tcBorders>
              <w:top w:val="nil"/>
              <w:left w:val="nil"/>
              <w:bottom w:val="single" w:sz="4" w:space="0" w:color="auto"/>
              <w:right w:val="single" w:sz="4" w:space="0" w:color="auto"/>
            </w:tcBorders>
            <w:shd w:val="clear" w:color="auto" w:fill="auto"/>
            <w:noWrap/>
            <w:vAlign w:val="bottom"/>
            <w:hideMark/>
          </w:tcPr>
          <w:p w14:paraId="48A58148"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23.5</w:t>
            </w:r>
          </w:p>
        </w:tc>
        <w:tc>
          <w:tcPr>
            <w:tcW w:w="1710" w:type="dxa"/>
            <w:tcBorders>
              <w:top w:val="nil"/>
              <w:left w:val="nil"/>
              <w:bottom w:val="single" w:sz="4" w:space="0" w:color="auto"/>
              <w:right w:val="single" w:sz="4" w:space="0" w:color="auto"/>
            </w:tcBorders>
            <w:shd w:val="clear" w:color="auto" w:fill="auto"/>
            <w:noWrap/>
            <w:vAlign w:val="bottom"/>
            <w:hideMark/>
          </w:tcPr>
          <w:p w14:paraId="105D8BF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24.0</w:t>
            </w:r>
          </w:p>
        </w:tc>
        <w:tc>
          <w:tcPr>
            <w:tcW w:w="2880" w:type="dxa"/>
            <w:tcBorders>
              <w:top w:val="nil"/>
              <w:left w:val="nil"/>
              <w:bottom w:val="single" w:sz="4" w:space="0" w:color="auto"/>
              <w:right w:val="single" w:sz="4" w:space="0" w:color="auto"/>
            </w:tcBorders>
            <w:shd w:val="clear" w:color="auto" w:fill="auto"/>
            <w:noWrap/>
            <w:vAlign w:val="bottom"/>
            <w:hideMark/>
          </w:tcPr>
          <w:p w14:paraId="6FCE356D"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 </w:t>
            </w:r>
          </w:p>
        </w:tc>
      </w:tr>
      <w:tr w:rsidR="00BB1952" w:rsidRPr="00BB1952" w14:paraId="04B85E30" w14:textId="77777777" w:rsidTr="00BB1952">
        <w:trPr>
          <w:trHeight w:val="241"/>
        </w:trPr>
        <w:tc>
          <w:tcPr>
            <w:tcW w:w="1232" w:type="dxa"/>
            <w:tcBorders>
              <w:top w:val="nil"/>
              <w:left w:val="single" w:sz="4" w:space="0" w:color="auto"/>
              <w:bottom w:val="single" w:sz="4" w:space="0" w:color="auto"/>
              <w:right w:val="single" w:sz="4" w:space="0" w:color="auto"/>
            </w:tcBorders>
            <w:shd w:val="clear" w:color="auto" w:fill="auto"/>
            <w:noWrap/>
            <w:vAlign w:val="bottom"/>
            <w:hideMark/>
          </w:tcPr>
          <w:p w14:paraId="5C7AB642" w14:textId="77777777" w:rsidR="00BB1952" w:rsidRPr="00BB1952" w:rsidRDefault="00BB1952" w:rsidP="00BB1952">
            <w:pPr>
              <w:spacing w:before="0" w:after="0" w:line="240" w:lineRule="auto"/>
              <w:jc w:val="left"/>
              <w:rPr>
                <w:rFonts w:cs="Calibri"/>
                <w:color w:val="000000"/>
                <w:szCs w:val="22"/>
                <w:lang w:bidi="ne-NP"/>
              </w:rPr>
            </w:pPr>
            <w:r w:rsidRPr="00BB1952">
              <w:rPr>
                <w:rFonts w:cs="Calibri"/>
                <w:color w:val="000000"/>
                <w:szCs w:val="22"/>
                <w:lang w:bidi="ne-NP"/>
              </w:rPr>
              <w:t>79/80</w:t>
            </w:r>
          </w:p>
        </w:tc>
        <w:tc>
          <w:tcPr>
            <w:tcW w:w="1738" w:type="dxa"/>
            <w:tcBorders>
              <w:top w:val="nil"/>
              <w:left w:val="nil"/>
              <w:bottom w:val="single" w:sz="4" w:space="0" w:color="auto"/>
              <w:right w:val="single" w:sz="4" w:space="0" w:color="auto"/>
            </w:tcBorders>
            <w:shd w:val="clear" w:color="auto" w:fill="auto"/>
            <w:noWrap/>
            <w:vAlign w:val="bottom"/>
            <w:hideMark/>
          </w:tcPr>
          <w:p w14:paraId="6AAEEBA0"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46.6</w:t>
            </w:r>
          </w:p>
        </w:tc>
        <w:tc>
          <w:tcPr>
            <w:tcW w:w="1620" w:type="dxa"/>
            <w:tcBorders>
              <w:top w:val="nil"/>
              <w:left w:val="nil"/>
              <w:bottom w:val="single" w:sz="4" w:space="0" w:color="auto"/>
              <w:right w:val="single" w:sz="4" w:space="0" w:color="auto"/>
            </w:tcBorders>
            <w:shd w:val="clear" w:color="auto" w:fill="auto"/>
            <w:noWrap/>
            <w:vAlign w:val="bottom"/>
            <w:hideMark/>
          </w:tcPr>
          <w:p w14:paraId="5392374F"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29.0</w:t>
            </w:r>
          </w:p>
        </w:tc>
        <w:tc>
          <w:tcPr>
            <w:tcW w:w="1710" w:type="dxa"/>
            <w:tcBorders>
              <w:top w:val="nil"/>
              <w:left w:val="nil"/>
              <w:bottom w:val="single" w:sz="4" w:space="0" w:color="auto"/>
              <w:right w:val="single" w:sz="4" w:space="0" w:color="auto"/>
            </w:tcBorders>
            <w:shd w:val="clear" w:color="auto" w:fill="auto"/>
            <w:noWrap/>
            <w:vAlign w:val="bottom"/>
            <w:hideMark/>
          </w:tcPr>
          <w:p w14:paraId="2B60B7E7" w14:textId="77777777" w:rsidR="00BB1952" w:rsidRPr="00BB1952" w:rsidRDefault="00BB1952" w:rsidP="00BB1952">
            <w:pPr>
              <w:spacing w:before="0" w:after="0" w:line="240" w:lineRule="auto"/>
              <w:jc w:val="right"/>
              <w:rPr>
                <w:rFonts w:cs="Calibri"/>
                <w:color w:val="000000"/>
                <w:szCs w:val="22"/>
                <w:lang w:bidi="ne-NP"/>
              </w:rPr>
            </w:pPr>
            <w:r w:rsidRPr="00BB1952">
              <w:rPr>
                <w:rFonts w:cs="Calibri"/>
                <w:color w:val="000000"/>
                <w:szCs w:val="22"/>
                <w:lang w:bidi="ne-NP"/>
              </w:rPr>
              <w:t>26.1</w:t>
            </w:r>
          </w:p>
        </w:tc>
        <w:tc>
          <w:tcPr>
            <w:tcW w:w="2880" w:type="dxa"/>
            <w:tcBorders>
              <w:top w:val="nil"/>
              <w:left w:val="nil"/>
              <w:bottom w:val="single" w:sz="4" w:space="0" w:color="auto"/>
              <w:right w:val="single" w:sz="4" w:space="0" w:color="auto"/>
            </w:tcBorders>
            <w:shd w:val="clear" w:color="auto" w:fill="auto"/>
            <w:noWrap/>
            <w:vAlign w:val="bottom"/>
            <w:hideMark/>
          </w:tcPr>
          <w:p w14:paraId="387BE977" w14:textId="5A321F80" w:rsidR="00BB1952" w:rsidRPr="00BB1952" w:rsidRDefault="00DC4427" w:rsidP="00DC4427">
            <w:pPr>
              <w:spacing w:before="0" w:after="0" w:line="240" w:lineRule="auto"/>
              <w:jc w:val="left"/>
              <w:rPr>
                <w:rFonts w:cs="Calibri"/>
                <w:color w:val="000000"/>
                <w:szCs w:val="22"/>
                <w:lang w:bidi="ne-NP"/>
              </w:rPr>
            </w:pPr>
            <w:r>
              <w:rPr>
                <w:rFonts w:cs="Calibri"/>
                <w:color w:val="000000"/>
                <w:szCs w:val="22"/>
                <w:lang w:bidi="ne-NP"/>
              </w:rPr>
              <w:t>I</w:t>
            </w:r>
            <w:r w:rsidR="00BB1952" w:rsidRPr="00BB1952">
              <w:rPr>
                <w:rFonts w:cs="Calibri"/>
                <w:color w:val="000000"/>
                <w:szCs w:val="22"/>
                <w:lang w:bidi="ne-NP"/>
              </w:rPr>
              <w:t xml:space="preserve">ncomplete </w:t>
            </w:r>
            <w:r>
              <w:rPr>
                <w:rFonts w:cs="Calibri"/>
                <w:color w:val="000000"/>
                <w:szCs w:val="22"/>
                <w:lang w:bidi="ne-NP"/>
              </w:rPr>
              <w:t xml:space="preserve">data </w:t>
            </w:r>
          </w:p>
        </w:tc>
      </w:tr>
    </w:tbl>
    <w:p w14:paraId="79F5720F" w14:textId="10D600BB" w:rsidR="00BB1952" w:rsidRDefault="00BB1952" w:rsidP="00BB1952"/>
    <w:p w14:paraId="0F352600" w14:textId="54DF2E19" w:rsidR="00BB1952" w:rsidRDefault="00F3344A" w:rsidP="00E5574C">
      <w:ins w:id="5079" w:author="Kumar Baral" w:date="2023-02-10T13:42:00Z">
        <w:r>
          <w:t xml:space="preserve">The </w:t>
        </w:r>
      </w:ins>
      <w:ins w:id="5080" w:author="Kumar Baral" w:date="2023-02-10T14:11:00Z">
        <w:r w:rsidR="00E5574C">
          <w:t xml:space="preserve">mean </w:t>
        </w:r>
      </w:ins>
      <w:ins w:id="5081" w:author="Kumar Baral" w:date="2023-02-10T13:42:00Z">
        <w:r>
          <w:t>annual data series</w:t>
        </w:r>
      </w:ins>
      <w:ins w:id="5082" w:author="Kumar Baral" w:date="2023-02-10T14:12:00Z">
        <w:r w:rsidR="00E5574C">
          <w:t xml:space="preserve">, 5-years moving average and 10-years moving average </w:t>
        </w:r>
      </w:ins>
      <w:ins w:id="5083" w:author="Kumar Baral" w:date="2023-02-10T14:13:00Z">
        <w:r w:rsidR="00E5574C">
          <w:t>are</w:t>
        </w:r>
      </w:ins>
      <w:ins w:id="5084" w:author="Kumar Baral" w:date="2023-02-10T14:12:00Z">
        <w:r w:rsidR="00E5574C">
          <w:t xml:space="preserve"> </w:t>
        </w:r>
      </w:ins>
      <w:ins w:id="5085" w:author="Kumar Baral" w:date="2023-02-10T14:13:00Z">
        <w:r w:rsidR="00E5574C">
          <w:t>plotted in</w:t>
        </w:r>
      </w:ins>
      <w:ins w:id="5086" w:author="Kumar Baral" w:date="2023-02-10T14:12:00Z">
        <w:r w:rsidR="007A7967">
          <w:t xml:space="preserve"> the </w:t>
        </w:r>
      </w:ins>
      <w:ins w:id="5087" w:author="Kumar Baral" w:date="2023-02-13T10:38:00Z">
        <w:r w:rsidR="007A7967">
          <w:fldChar w:fldCharType="begin"/>
        </w:r>
        <w:r w:rsidR="007A7967">
          <w:instrText xml:space="preserve"> REF _Ref127177104 \h </w:instrText>
        </w:r>
      </w:ins>
      <w:r w:rsidR="007A7967">
        <w:fldChar w:fldCharType="separate"/>
      </w:r>
      <w:ins w:id="5088" w:author="Kumar Baral" w:date="2023-02-13T10:37:00Z">
        <w:r w:rsidR="008C4DA6">
          <w:t xml:space="preserve">Figure </w:t>
        </w:r>
      </w:ins>
      <w:r w:rsidR="008C4DA6">
        <w:rPr>
          <w:noProof/>
        </w:rPr>
        <w:t>1</w:t>
      </w:r>
      <w:ins w:id="5089" w:author="Kumar Baral" w:date="2023-02-13T14:03:00Z">
        <w:r w:rsidR="008C4DA6">
          <w:noBreakHyphen/>
        </w:r>
      </w:ins>
      <w:r w:rsidR="008C4DA6">
        <w:rPr>
          <w:noProof/>
        </w:rPr>
        <w:t>6</w:t>
      </w:r>
      <w:ins w:id="5090" w:author="Kumar Baral" w:date="2023-02-13T10:38:00Z">
        <w:r w:rsidR="007A7967">
          <w:fldChar w:fldCharType="end"/>
        </w:r>
      </w:ins>
      <w:ins w:id="5091" w:author="Kumar Baral" w:date="2023-02-10T14:12:00Z">
        <w:r w:rsidR="00E5574C">
          <w:t>.</w:t>
        </w:r>
      </w:ins>
      <w:ins w:id="5092" w:author="Kumar Baral" w:date="2023-02-13T10:51:00Z">
        <w:r w:rsidR="00CC2D59">
          <w:t xml:space="preserve"> The presence of gap in the plot of mean annual discharge indicates the upgrading work in </w:t>
        </w:r>
      </w:ins>
      <w:r w:rsidR="0062160E">
        <w:t>Jhimruk</w:t>
      </w:r>
      <w:ins w:id="5093" w:author="Kumar Baral" w:date="2023-02-13T10:51:00Z">
        <w:r w:rsidR="00CC2D59">
          <w:t xml:space="preserve"> Khola. The data is not available in that period of time. 5-year moving average and 10-year moving average is also plotted in the plot. </w:t>
        </w:r>
      </w:ins>
    </w:p>
    <w:p w14:paraId="6722581D" w14:textId="23DB81C8" w:rsidR="00C34729" w:rsidRDefault="00BB1952" w:rsidP="00E5574C">
      <w:pPr>
        <w:rPr>
          <w:ins w:id="5094" w:author="Kumar Baral" w:date="2023-02-10T14:15:00Z"/>
        </w:rPr>
      </w:pPr>
      <w:r>
        <w:rPr>
          <w:noProof/>
          <w:lang w:bidi="ne-NP"/>
        </w:rPr>
        <w:lastRenderedPageBreak/>
        <w:drawing>
          <wp:inline distT="0" distB="0" distL="0" distR="0" wp14:anchorId="1B102D19" wp14:editId="5FECA200">
            <wp:extent cx="5960745" cy="3822700"/>
            <wp:effectExtent l="0" t="0" r="1905" b="63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831CF98" w14:textId="1E87088A" w:rsidR="007A7967" w:rsidRDefault="007A7967">
      <w:pPr>
        <w:pStyle w:val="Caption"/>
        <w:rPr>
          <w:ins w:id="5095" w:author="Kumar Baral" w:date="2023-02-13T10:37:00Z"/>
        </w:rPr>
        <w:pPrChange w:id="5096" w:author="Kumar Baral" w:date="2023-02-13T10:37:00Z">
          <w:pPr/>
        </w:pPrChange>
      </w:pPr>
      <w:bookmarkStart w:id="5097" w:name="_Ref127177104"/>
      <w:bookmarkStart w:id="5098" w:name="_Toc127348200"/>
      <w:ins w:id="5099" w:author="Kumar Baral" w:date="2023-02-13T10:37:00Z">
        <w:r>
          <w:t xml:space="preserve">Figure </w:t>
        </w:r>
      </w:ins>
      <w:ins w:id="5100" w:author="Kumar Baral" w:date="2023-02-13T14:03:00Z">
        <w:r w:rsidR="00927B5D">
          <w:fldChar w:fldCharType="begin"/>
        </w:r>
        <w:r w:rsidR="00927B5D">
          <w:instrText xml:space="preserve"> STYLEREF 1 \s </w:instrText>
        </w:r>
      </w:ins>
      <w:r w:rsidR="00927B5D">
        <w:fldChar w:fldCharType="separate"/>
      </w:r>
      <w:r w:rsidR="008C4DA6">
        <w:rPr>
          <w:noProof/>
        </w:rPr>
        <w:t>1</w:t>
      </w:r>
      <w:ins w:id="5101"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6</w:t>
      </w:r>
      <w:ins w:id="5102" w:author="Kumar Baral" w:date="2023-02-13T14:03:00Z">
        <w:r w:rsidR="00927B5D">
          <w:fldChar w:fldCharType="end"/>
        </w:r>
      </w:ins>
      <w:bookmarkEnd w:id="5097"/>
      <w:ins w:id="5103" w:author="Kumar Baral" w:date="2023-02-13T10:37:00Z">
        <w:r>
          <w:t>: Plot of Mean annual discharge, 5-years moving average, 10-years moving average</w:t>
        </w:r>
        <w:bookmarkEnd w:id="5098"/>
      </w:ins>
    </w:p>
    <w:p w14:paraId="49314BC6" w14:textId="2353B19D" w:rsidR="007A7967" w:rsidRPr="00882E22" w:rsidRDefault="00EE5920" w:rsidP="00E5574C">
      <w:pPr>
        <w:rPr>
          <w:ins w:id="5104" w:author="Kumar Baral" w:date="2023-02-13T10:44:00Z"/>
        </w:rPr>
      </w:pPr>
      <w:ins w:id="5105" w:author="Kumar Baral" w:date="2023-02-10T14:25:00Z">
        <w:r w:rsidRPr="00882E22">
          <w:t xml:space="preserve">The </w:t>
        </w:r>
      </w:ins>
      <w:ins w:id="5106" w:author="Kumar Baral" w:date="2023-02-12T12:13:00Z">
        <w:r w:rsidR="009363B2" w:rsidRPr="00882E22">
          <w:t xml:space="preserve">different </w:t>
        </w:r>
      </w:ins>
      <w:ins w:id="5107" w:author="Kumar Baral" w:date="2023-02-10T14:25:00Z">
        <w:r w:rsidRPr="00882E22">
          <w:t xml:space="preserve">series </w:t>
        </w:r>
      </w:ins>
      <w:ins w:id="5108" w:author="Kumar Baral" w:date="2023-02-12T12:13:00Z">
        <w:r w:rsidR="009363B2" w:rsidRPr="00882E22">
          <w:t xml:space="preserve">presented in </w:t>
        </w:r>
      </w:ins>
      <w:ins w:id="5109" w:author="Kumar Baral" w:date="2023-02-13T10:43:00Z">
        <w:r w:rsidR="007A7967" w:rsidRPr="00882E22">
          <w:fldChar w:fldCharType="begin"/>
        </w:r>
        <w:r w:rsidR="007A7967" w:rsidRPr="00882E22">
          <w:instrText xml:space="preserve"> REF _Ref127176859 \h </w:instrText>
        </w:r>
      </w:ins>
      <w:r w:rsidR="00647330" w:rsidRPr="00882E22">
        <w:instrText xml:space="preserve"> \* MERGEFORMAT </w:instrText>
      </w:r>
      <w:r w:rsidR="007A7967" w:rsidRPr="00882E22">
        <w:fldChar w:fldCharType="separate"/>
      </w:r>
      <w:ins w:id="5110" w:author="Kumar Baral" w:date="2023-02-13T10:29:00Z">
        <w:r w:rsidR="008C4DA6" w:rsidRPr="00882E22">
          <w:t xml:space="preserve">Table </w:t>
        </w:r>
      </w:ins>
      <w:r w:rsidR="008C4DA6" w:rsidRPr="00882E22">
        <w:rPr>
          <w:noProof/>
        </w:rPr>
        <w:t>1</w:t>
      </w:r>
      <w:ins w:id="5111" w:author="Kumar Baral" w:date="2023-02-13T14:27:00Z">
        <w:r w:rsidR="008C4DA6" w:rsidRPr="00882E22">
          <w:noBreakHyphen/>
        </w:r>
      </w:ins>
      <w:r w:rsidR="008C4DA6" w:rsidRPr="00882E22">
        <w:rPr>
          <w:noProof/>
        </w:rPr>
        <w:t>6</w:t>
      </w:r>
      <w:ins w:id="5112" w:author="Kumar Baral" w:date="2023-02-13T10:43:00Z">
        <w:r w:rsidR="007A7967" w:rsidRPr="00882E22">
          <w:fldChar w:fldCharType="end"/>
        </w:r>
        <w:r w:rsidR="007A7967" w:rsidRPr="00882E22">
          <w:t xml:space="preserve"> </w:t>
        </w:r>
      </w:ins>
      <w:ins w:id="5113" w:author="Kumar Baral" w:date="2023-02-10T14:25:00Z">
        <w:r w:rsidRPr="00882E22">
          <w:t xml:space="preserve">is </w:t>
        </w:r>
      </w:ins>
      <w:ins w:id="5114" w:author="Kumar Baral" w:date="2023-02-12T12:11:00Z">
        <w:r w:rsidR="00694E10" w:rsidRPr="00882E22">
          <w:t>analyzed</w:t>
        </w:r>
      </w:ins>
      <w:ins w:id="5115" w:author="Kumar Baral" w:date="2023-02-10T14:25:00Z">
        <w:r w:rsidRPr="00882E22">
          <w:t xml:space="preserve"> </w:t>
        </w:r>
      </w:ins>
      <w:ins w:id="5116" w:author="Kumar Baral" w:date="2023-02-13T10:43:00Z">
        <w:r w:rsidR="007A7967" w:rsidRPr="00882E22">
          <w:t>to find correlation with same series but with</w:t>
        </w:r>
      </w:ins>
      <w:ins w:id="5117" w:author="Kumar Baral" w:date="2023-02-10T14:25:00Z">
        <w:r w:rsidRPr="00882E22">
          <w:t xml:space="preserve"> different lag to </w:t>
        </w:r>
      </w:ins>
      <w:ins w:id="5118" w:author="Kumar Baral" w:date="2023-02-12T12:11:00Z">
        <w:r w:rsidR="00694E10" w:rsidRPr="00882E22">
          <w:t>obtain</w:t>
        </w:r>
      </w:ins>
      <w:ins w:id="5119" w:author="Kumar Baral" w:date="2023-02-10T14:25:00Z">
        <w:r w:rsidRPr="00882E22">
          <w:t xml:space="preserve"> the plot of </w:t>
        </w:r>
      </w:ins>
      <w:ins w:id="5120" w:author="Kumar Baral" w:date="2023-02-13T10:44:00Z">
        <w:r w:rsidR="007A7967" w:rsidRPr="00882E22">
          <w:t>auto correlation function (</w:t>
        </w:r>
      </w:ins>
      <w:ins w:id="5121" w:author="Kumar Baral" w:date="2023-02-10T14:26:00Z">
        <w:r w:rsidRPr="00882E22">
          <w:t>ACF</w:t>
        </w:r>
      </w:ins>
      <w:ins w:id="5122" w:author="Kumar Baral" w:date="2023-02-13T10:44:00Z">
        <w:r w:rsidR="007A7967" w:rsidRPr="00882E22">
          <w:t>)</w:t>
        </w:r>
      </w:ins>
      <w:ins w:id="5123" w:author="Kumar Baral" w:date="2023-02-10T14:26:00Z">
        <w:r w:rsidRPr="00882E22">
          <w:t xml:space="preserve"> vs different lags</w:t>
        </w:r>
      </w:ins>
      <w:r w:rsidR="002D09A2" w:rsidRPr="00882E22">
        <w:t xml:space="preserve"> as shown in </w:t>
      </w:r>
      <w:r w:rsidR="002D09A2" w:rsidRPr="00882E22">
        <w:fldChar w:fldCharType="begin"/>
      </w:r>
      <w:r w:rsidR="002D09A2" w:rsidRPr="00882E22">
        <w:instrText xml:space="preserve"> REF _Ref127177546 \h </w:instrText>
      </w:r>
      <w:r w:rsidR="00647330" w:rsidRPr="00882E22">
        <w:instrText xml:space="preserve"> \* MERGEFORMAT </w:instrText>
      </w:r>
      <w:r w:rsidR="002D09A2" w:rsidRPr="00882E22">
        <w:fldChar w:fldCharType="separate"/>
      </w:r>
      <w:ins w:id="5124" w:author="Kumar Baral" w:date="2023-02-13T10:44:00Z">
        <w:r w:rsidR="008C4DA6" w:rsidRPr="00882E22">
          <w:t xml:space="preserve">Figure </w:t>
        </w:r>
      </w:ins>
      <w:r w:rsidR="008C4DA6" w:rsidRPr="00882E22">
        <w:rPr>
          <w:noProof/>
        </w:rPr>
        <w:t>1</w:t>
      </w:r>
      <w:ins w:id="5125" w:author="Kumar Baral" w:date="2023-02-13T14:03:00Z">
        <w:r w:rsidR="008C4DA6" w:rsidRPr="00882E22">
          <w:noBreakHyphen/>
        </w:r>
      </w:ins>
      <w:r w:rsidR="008C4DA6" w:rsidRPr="00882E22">
        <w:rPr>
          <w:noProof/>
        </w:rPr>
        <w:t>7</w:t>
      </w:r>
      <w:r w:rsidR="002D09A2" w:rsidRPr="00882E22">
        <w:fldChar w:fldCharType="end"/>
      </w:r>
      <w:ins w:id="5126" w:author="Kumar Baral" w:date="2023-02-10T14:26:00Z">
        <w:r w:rsidRPr="00882E22">
          <w:t xml:space="preserve">. </w:t>
        </w:r>
      </w:ins>
    </w:p>
    <w:p w14:paraId="697CFC28" w14:textId="63AE064D" w:rsidR="00CC2D59" w:rsidRPr="00882E22" w:rsidRDefault="007A7967" w:rsidP="00E5574C">
      <w:pPr>
        <w:rPr>
          <w:ins w:id="5127" w:author="Kumar Baral" w:date="2023-02-13T10:50:00Z"/>
        </w:rPr>
      </w:pPr>
      <w:ins w:id="5128" w:author="Kumar Baral" w:date="2023-02-13T10:45:00Z">
        <w:r w:rsidRPr="00882E22">
          <w:fldChar w:fldCharType="begin"/>
        </w:r>
        <w:r w:rsidRPr="00882E22">
          <w:instrText xml:space="preserve"> REF _Ref127177546 \h </w:instrText>
        </w:r>
      </w:ins>
      <w:r w:rsidR="00647330" w:rsidRPr="00882E22">
        <w:instrText xml:space="preserve"> \* MERGEFORMAT </w:instrText>
      </w:r>
      <w:r w:rsidRPr="00882E22">
        <w:fldChar w:fldCharType="separate"/>
      </w:r>
      <w:ins w:id="5129" w:author="Kumar Baral" w:date="2023-02-13T10:44:00Z">
        <w:r w:rsidR="008C4DA6" w:rsidRPr="00882E22">
          <w:t xml:space="preserve">Figure </w:t>
        </w:r>
      </w:ins>
      <w:r w:rsidR="008C4DA6" w:rsidRPr="00882E22">
        <w:rPr>
          <w:noProof/>
        </w:rPr>
        <w:t>1</w:t>
      </w:r>
      <w:ins w:id="5130" w:author="Kumar Baral" w:date="2023-02-13T14:03:00Z">
        <w:r w:rsidR="008C4DA6" w:rsidRPr="00882E22">
          <w:noBreakHyphen/>
        </w:r>
      </w:ins>
      <w:r w:rsidR="008C4DA6" w:rsidRPr="00882E22">
        <w:rPr>
          <w:noProof/>
        </w:rPr>
        <w:t>7</w:t>
      </w:r>
      <w:ins w:id="5131" w:author="Kumar Baral" w:date="2023-02-13T10:45:00Z">
        <w:r w:rsidRPr="00882E22">
          <w:fldChar w:fldCharType="end"/>
        </w:r>
        <w:r w:rsidRPr="00882E22">
          <w:t xml:space="preserve"> shows the plot of auto</w:t>
        </w:r>
      </w:ins>
      <w:r w:rsidR="00B7569D" w:rsidRPr="00882E22">
        <w:t xml:space="preserve"> </w:t>
      </w:r>
      <w:ins w:id="5132" w:author="Kumar Baral" w:date="2023-02-13T10:45:00Z">
        <w:r w:rsidRPr="00882E22">
          <w:t>correlation function (ACF)</w:t>
        </w:r>
      </w:ins>
      <w:ins w:id="5133" w:author="Kumar Baral" w:date="2023-02-13T10:46:00Z">
        <w:r w:rsidRPr="00882E22">
          <w:t xml:space="preserve"> </w:t>
        </w:r>
      </w:ins>
      <w:ins w:id="5134" w:author="Kumar Baral" w:date="2023-02-13T10:45:00Z">
        <w:r w:rsidRPr="00882E22">
          <w:t>vs</w:t>
        </w:r>
      </w:ins>
      <w:ins w:id="5135" w:author="Kumar Baral" w:date="2023-02-13T10:46:00Z">
        <w:r w:rsidRPr="00882E22">
          <w:t xml:space="preserve"> different lag</w:t>
        </w:r>
      </w:ins>
      <w:ins w:id="5136" w:author="Kumar Baral" w:date="2023-02-13T10:47:00Z">
        <w:r w:rsidRPr="00882E22">
          <w:t xml:space="preserve"> for the mean annual discharge of </w:t>
        </w:r>
      </w:ins>
      <w:proofErr w:type="spellStart"/>
      <w:r w:rsidR="0062160E" w:rsidRPr="00882E22">
        <w:t>Jhimruk</w:t>
      </w:r>
      <w:ins w:id="5137" w:author="Kumar Baral" w:date="2023-02-13T10:47:00Z">
        <w:r w:rsidRPr="00882E22">
          <w:t>khola</w:t>
        </w:r>
      </w:ins>
      <w:proofErr w:type="spellEnd"/>
      <w:ins w:id="5138" w:author="Kumar Baral" w:date="2023-02-13T10:46:00Z">
        <w:r w:rsidRPr="00882E22">
          <w:t xml:space="preserve">. </w:t>
        </w:r>
      </w:ins>
      <w:ins w:id="5139" w:author="Kumar Baral" w:date="2023-02-13T10:47:00Z">
        <w:r w:rsidR="00CC2D59" w:rsidRPr="00882E22">
          <w:t xml:space="preserve">Here in the plot, the shaded </w:t>
        </w:r>
      </w:ins>
      <w:r w:rsidR="002D09A2" w:rsidRPr="00882E22">
        <w:t>region in y-axis</w:t>
      </w:r>
      <w:ins w:id="5140" w:author="Kumar Baral" w:date="2023-02-13T10:47:00Z">
        <w:r w:rsidR="00CC2D59" w:rsidRPr="00882E22">
          <w:t xml:space="preserve"> </w:t>
        </w:r>
      </w:ins>
      <w:ins w:id="5141" w:author="Kumar Baral" w:date="2023-02-13T10:48:00Z">
        <w:r w:rsidR="00CC2D59" w:rsidRPr="00882E22">
          <w:t>from [-0.5</w:t>
        </w:r>
      </w:ins>
      <w:r w:rsidR="00882E22" w:rsidRPr="00882E22">
        <w:t>15</w:t>
      </w:r>
      <w:ins w:id="5142" w:author="Kumar Baral" w:date="2023-02-13T10:48:00Z">
        <w:r w:rsidR="00CC2D59" w:rsidRPr="00882E22">
          <w:t xml:space="preserve"> 0.5</w:t>
        </w:r>
      </w:ins>
      <w:r w:rsidR="00882E22" w:rsidRPr="00882E22">
        <w:t>15</w:t>
      </w:r>
      <w:ins w:id="5143" w:author="Kumar Baral" w:date="2023-02-13T10:48:00Z">
        <w:r w:rsidR="00CC2D59" w:rsidRPr="00882E22">
          <w:t>] is the confidence limit</w:t>
        </w:r>
      </w:ins>
      <w:r w:rsidR="00882E22" w:rsidRPr="00882E22">
        <w:t xml:space="preserve"> for the significance value of </w:t>
      </w:r>
      <w:r w:rsidR="00882E22" w:rsidRPr="00882E22">
        <w:rPr>
          <w:rFonts w:ascii="Times New Roman" w:hAnsi="Times New Roman"/>
        </w:rPr>
        <w:t>α</w:t>
      </w:r>
      <w:r w:rsidR="00882E22" w:rsidRPr="00882E22">
        <w:t>=0.01. Since</w:t>
      </w:r>
      <w:r w:rsidR="001E3856" w:rsidRPr="00882E22">
        <w:t xml:space="preserve">, </w:t>
      </w:r>
      <w:ins w:id="5144" w:author="Kumar Baral" w:date="2023-02-13T10:48:00Z">
        <w:r w:rsidR="00CC2D59" w:rsidRPr="00882E22">
          <w:t>Lag</w:t>
        </w:r>
      </w:ins>
      <w:ins w:id="5145" w:author="Kumar Baral" w:date="2023-02-13T10:49:00Z">
        <w:r w:rsidR="00CC2D59" w:rsidRPr="00882E22">
          <w:t xml:space="preserve"> </w:t>
        </w:r>
      </w:ins>
      <w:ins w:id="5146" w:author="Kumar Baral" w:date="2023-02-13T10:48:00Z">
        <w:r w:rsidR="00CC2D59" w:rsidRPr="00882E22">
          <w:t>(1)</w:t>
        </w:r>
      </w:ins>
      <w:r w:rsidR="00882E22" w:rsidRPr="00882E22">
        <w:t>, 0.39,</w:t>
      </w:r>
      <w:ins w:id="5147" w:author="Kumar Baral" w:date="2023-02-13T10:48:00Z">
        <w:r w:rsidR="00CC2D59" w:rsidRPr="00882E22">
          <w:t xml:space="preserve"> lies within the confidence limit</w:t>
        </w:r>
      </w:ins>
      <w:r w:rsidR="001E3856" w:rsidRPr="00882E22">
        <w:t xml:space="preserve"> it is concluded that </w:t>
      </w:r>
      <w:ins w:id="5148" w:author="Kumar Baral" w:date="2023-02-13T10:48:00Z">
        <w:r w:rsidR="00CC2D59" w:rsidRPr="00882E22">
          <w:t xml:space="preserve">there is no persistence in the series of mean annual </w:t>
        </w:r>
      </w:ins>
      <w:ins w:id="5149" w:author="Kumar Baral" w:date="2023-02-13T10:49:00Z">
        <w:r w:rsidR="00CC2D59" w:rsidRPr="00882E22">
          <w:t>discharge</w:t>
        </w:r>
      </w:ins>
      <w:ins w:id="5150" w:author="Kumar Baral" w:date="2023-02-13T10:48:00Z">
        <w:r w:rsidR="00CC2D59" w:rsidRPr="00882E22">
          <w:t>.</w:t>
        </w:r>
      </w:ins>
      <w:ins w:id="5151" w:author="Kumar Baral" w:date="2023-02-13T10:49:00Z">
        <w:r w:rsidR="00CC2D59" w:rsidRPr="00882E22">
          <w:t xml:space="preserve"> </w:t>
        </w:r>
      </w:ins>
      <w:ins w:id="5152" w:author="Kumar Baral" w:date="2023-02-13T10:48:00Z">
        <w:r w:rsidR="00CC2D59" w:rsidRPr="00882E22">
          <w:t xml:space="preserve"> </w:t>
        </w:r>
      </w:ins>
      <w:ins w:id="5153" w:author="Kumar Baral" w:date="2023-02-13T10:49:00Z">
        <w:r w:rsidR="00CC2D59" w:rsidRPr="00882E22">
          <w:t xml:space="preserve">The persistence in the data is said to be present if the correlation of the lag (1) lies outside of the confidence limit. </w:t>
        </w:r>
      </w:ins>
      <w:ins w:id="5154" w:author="Kumar Baral" w:date="2023-02-10T14:34:00Z">
        <w:r w:rsidR="00D878B3" w:rsidRPr="00882E22">
          <w:t>On such case, pre whitening of data is necessary</w:t>
        </w:r>
      </w:ins>
      <w:ins w:id="5155" w:author="Kumar Baral" w:date="2023-02-13T10:49:00Z">
        <w:r w:rsidR="00CC2D59" w:rsidRPr="00882E22">
          <w:t xml:space="preserve"> to remove the </w:t>
        </w:r>
      </w:ins>
      <w:ins w:id="5156" w:author="Kumar Baral" w:date="2023-02-13T10:50:00Z">
        <w:r w:rsidR="00CC2D59" w:rsidRPr="00882E22">
          <w:t xml:space="preserve">persistence. </w:t>
        </w:r>
      </w:ins>
    </w:p>
    <w:p w14:paraId="6B7A0ADD" w14:textId="30312C4B" w:rsidR="00EE5920" w:rsidRDefault="00D878B3" w:rsidP="00E5574C">
      <w:pPr>
        <w:rPr>
          <w:ins w:id="5157" w:author="Kumar Baral" w:date="2023-02-10T14:37:00Z"/>
        </w:rPr>
      </w:pPr>
      <w:ins w:id="5158" w:author="Kumar Baral" w:date="2023-02-10T14:35:00Z">
        <w:r w:rsidRPr="00882E22">
          <w:t>Now, the Man-</w:t>
        </w:r>
      </w:ins>
      <w:ins w:id="5159" w:author="Kumar Baral" w:date="2023-02-12T12:11:00Z">
        <w:r w:rsidR="00694E10" w:rsidRPr="00882E22">
          <w:t>Kendall</w:t>
        </w:r>
      </w:ins>
      <w:ins w:id="5160" w:author="Kumar Baral" w:date="2023-02-10T14:35:00Z">
        <w:r w:rsidRPr="00882E22">
          <w:t xml:space="preserve"> test can be </w:t>
        </w:r>
      </w:ins>
      <w:ins w:id="5161" w:author="Kumar Baral" w:date="2023-02-10T14:36:00Z">
        <w:r w:rsidRPr="00882E22">
          <w:t>proceeded</w:t>
        </w:r>
      </w:ins>
      <w:ins w:id="5162" w:author="Kumar Baral" w:date="2023-02-10T14:35:00Z">
        <w:r w:rsidRPr="00882E22">
          <w:t xml:space="preserve">. </w:t>
        </w:r>
      </w:ins>
      <w:ins w:id="5163" w:author="Kumar Baral" w:date="2023-02-10T14:36:00Z">
        <w:r w:rsidRPr="00882E22">
          <w:t xml:space="preserve"> The result of Man-Kendall test is simple and represented by MK test statistics, tau and probability of exceedance values.</w:t>
        </w:r>
        <w:r>
          <w:t xml:space="preserve"> </w:t>
        </w:r>
      </w:ins>
    </w:p>
    <w:p w14:paraId="6E23692E" w14:textId="50FF2738" w:rsidR="00EE5920" w:rsidRDefault="00647330" w:rsidP="00E5574C">
      <w:pPr>
        <w:rPr>
          <w:ins w:id="5164" w:author="Kumar Baral" w:date="2023-02-10T14:25:00Z"/>
        </w:rPr>
      </w:pPr>
      <w:r w:rsidRPr="00647330">
        <w:rPr>
          <w:noProof/>
          <w:lang w:bidi="ne-NP"/>
        </w:rPr>
        <w:lastRenderedPageBreak/>
        <w:drawing>
          <wp:inline distT="0" distB="0" distL="0" distR="0" wp14:anchorId="0CC45FCE" wp14:editId="2FF78907">
            <wp:extent cx="5333064" cy="3505200"/>
            <wp:effectExtent l="19050" t="19050" r="2032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9131" cy="3515760"/>
                    </a:xfrm>
                    <a:prstGeom prst="rect">
                      <a:avLst/>
                    </a:prstGeom>
                    <a:ln>
                      <a:solidFill>
                        <a:schemeClr val="tx1"/>
                      </a:solidFill>
                    </a:ln>
                  </pic:spPr>
                </pic:pic>
              </a:graphicData>
            </a:graphic>
          </wp:inline>
        </w:drawing>
      </w:r>
    </w:p>
    <w:p w14:paraId="2F5E0F46" w14:textId="6258F9DD" w:rsidR="00EE5920" w:rsidRDefault="007A7967">
      <w:pPr>
        <w:pStyle w:val="Caption"/>
        <w:rPr>
          <w:ins w:id="5165" w:author="Kumar Baral" w:date="2023-02-10T14:25:00Z"/>
        </w:rPr>
        <w:pPrChange w:id="5166" w:author="Kumar Baral" w:date="2023-02-13T10:44:00Z">
          <w:pPr/>
        </w:pPrChange>
      </w:pPr>
      <w:bookmarkStart w:id="5167" w:name="_Ref127177546"/>
      <w:bookmarkStart w:id="5168" w:name="_Toc127348201"/>
      <w:ins w:id="5169" w:author="Kumar Baral" w:date="2023-02-13T10:44:00Z">
        <w:r>
          <w:t xml:space="preserve">Figure </w:t>
        </w:r>
      </w:ins>
      <w:ins w:id="5170" w:author="Kumar Baral" w:date="2023-02-13T14:03:00Z">
        <w:r w:rsidR="00927B5D">
          <w:fldChar w:fldCharType="begin"/>
        </w:r>
        <w:r w:rsidR="00927B5D">
          <w:instrText xml:space="preserve"> STYLEREF 1 \s </w:instrText>
        </w:r>
      </w:ins>
      <w:r w:rsidR="00927B5D">
        <w:fldChar w:fldCharType="separate"/>
      </w:r>
      <w:r w:rsidR="008C4DA6">
        <w:rPr>
          <w:noProof/>
        </w:rPr>
        <w:t>1</w:t>
      </w:r>
      <w:ins w:id="5171" w:author="Kumar Baral" w:date="2023-02-13T14:03:00Z">
        <w:r w:rsidR="00927B5D">
          <w:fldChar w:fldCharType="end"/>
        </w:r>
        <w:r w:rsidR="00927B5D">
          <w:noBreakHyphen/>
        </w:r>
        <w:r w:rsidR="00927B5D">
          <w:fldChar w:fldCharType="begin"/>
        </w:r>
        <w:r w:rsidR="00927B5D">
          <w:instrText xml:space="preserve"> SEQ Figure \* ARABIC \s 1 </w:instrText>
        </w:r>
      </w:ins>
      <w:r w:rsidR="00927B5D">
        <w:fldChar w:fldCharType="separate"/>
      </w:r>
      <w:r w:rsidR="008C4DA6">
        <w:rPr>
          <w:noProof/>
        </w:rPr>
        <w:t>7</w:t>
      </w:r>
      <w:ins w:id="5172" w:author="Kumar Baral" w:date="2023-02-13T14:03:00Z">
        <w:r w:rsidR="00927B5D">
          <w:fldChar w:fldCharType="end"/>
        </w:r>
      </w:ins>
      <w:bookmarkEnd w:id="5167"/>
      <w:ins w:id="5173" w:author="Kumar Baral" w:date="2023-02-13T10:44:00Z">
        <w:r>
          <w:t xml:space="preserve">: </w:t>
        </w:r>
      </w:ins>
      <w:ins w:id="5174" w:author="Kumar Baral" w:date="2023-02-10T14:25:00Z">
        <w:r w:rsidR="00EE5920">
          <w:t>Auto correlation function</w:t>
        </w:r>
      </w:ins>
      <w:ins w:id="5175" w:author="Kumar Baral" w:date="2023-02-13T10:44:00Z">
        <w:r>
          <w:t xml:space="preserve"> of mean </w:t>
        </w:r>
      </w:ins>
      <w:ins w:id="5176" w:author="Kumar Baral" w:date="2023-02-13T10:45:00Z">
        <w:r>
          <w:t>annual</w:t>
        </w:r>
      </w:ins>
      <w:ins w:id="5177" w:author="Kumar Baral" w:date="2023-02-13T10:44:00Z">
        <w:r>
          <w:t xml:space="preserve"> </w:t>
        </w:r>
      </w:ins>
      <w:ins w:id="5178" w:author="Kumar Baral" w:date="2023-02-13T10:45:00Z">
        <w:r>
          <w:t xml:space="preserve">discharge series of </w:t>
        </w:r>
      </w:ins>
      <w:r w:rsidR="00647330">
        <w:t>Jhimruk River</w:t>
      </w:r>
      <w:bookmarkEnd w:id="5168"/>
      <w:ins w:id="5179" w:author="Kumar Baral" w:date="2023-02-10T14:25:00Z">
        <w:r w:rsidR="00EE5920">
          <w:t xml:space="preserve"> </w:t>
        </w:r>
      </w:ins>
    </w:p>
    <w:p w14:paraId="59D20549" w14:textId="24832DB9" w:rsidR="00CC2D59" w:rsidRDefault="008211B4">
      <w:pPr>
        <w:rPr>
          <w:ins w:id="5180" w:author="Kumar Baral" w:date="2023-02-13T10:54:00Z"/>
        </w:rPr>
      </w:pPr>
      <w:ins w:id="5181" w:author="Kumar Baral" w:date="2023-02-10T15:01:00Z">
        <w:r>
          <w:t xml:space="preserve">The monthly average </w:t>
        </w:r>
      </w:ins>
      <w:ins w:id="5182" w:author="Kumar Baral" w:date="2023-02-10T15:02:00Z">
        <w:r>
          <w:t xml:space="preserve">of each </w:t>
        </w:r>
      </w:ins>
      <w:ins w:id="5183" w:author="Kumar Baral" w:date="2023-02-10T15:05:00Z">
        <w:r>
          <w:t>month</w:t>
        </w:r>
      </w:ins>
      <w:ins w:id="5184" w:author="Kumar Baral" w:date="2023-02-10T15:02:00Z">
        <w:r>
          <w:t xml:space="preserve"> for</w:t>
        </w:r>
      </w:ins>
      <w:ins w:id="5185" w:author="Kumar Baral" w:date="2023-02-10T15:01:00Z">
        <w:r>
          <w:t xml:space="preserve"> different years is </w:t>
        </w:r>
      </w:ins>
      <w:ins w:id="5186" w:author="Kumar Baral" w:date="2023-02-10T15:02:00Z">
        <w:r>
          <w:t xml:space="preserve">also analyzed. </w:t>
        </w:r>
      </w:ins>
      <w:ins w:id="5187" w:author="Kumar Baral" w:date="2023-02-10T15:05:00Z">
        <w:r>
          <w:t>The result of the M</w:t>
        </w:r>
        <w:r w:rsidR="00E47F01">
          <w:t>an</w:t>
        </w:r>
        <w:r>
          <w:t>-Kendall test is tabulated</w:t>
        </w:r>
      </w:ins>
      <w:ins w:id="5188" w:author="Kumar Baral" w:date="2023-02-13T12:22:00Z">
        <w:r w:rsidR="008E1FA3">
          <w:t xml:space="preserve"> in </w:t>
        </w:r>
        <w:r w:rsidR="008E1FA3">
          <w:fldChar w:fldCharType="begin"/>
        </w:r>
        <w:r w:rsidR="008E1FA3">
          <w:instrText xml:space="preserve"> REF _Ref127183355 \h </w:instrText>
        </w:r>
      </w:ins>
      <w:r w:rsidR="008E1FA3">
        <w:fldChar w:fldCharType="separate"/>
      </w:r>
      <w:ins w:id="5189" w:author="Kumar Baral" w:date="2023-02-13T10:54:00Z">
        <w:r w:rsidR="008C4DA6">
          <w:t xml:space="preserve">Table </w:t>
        </w:r>
      </w:ins>
      <w:r w:rsidR="008C4DA6">
        <w:rPr>
          <w:noProof/>
        </w:rPr>
        <w:t>1</w:t>
      </w:r>
      <w:ins w:id="5190" w:author="Kumar Baral" w:date="2023-02-13T14:27:00Z">
        <w:r w:rsidR="008C4DA6">
          <w:noBreakHyphen/>
        </w:r>
      </w:ins>
      <w:r w:rsidR="008C4DA6">
        <w:rPr>
          <w:noProof/>
        </w:rPr>
        <w:t>7</w:t>
      </w:r>
      <w:ins w:id="5191" w:author="Kumar Baral" w:date="2023-02-13T12:22:00Z">
        <w:r w:rsidR="008E1FA3">
          <w:fldChar w:fldCharType="end"/>
        </w:r>
      </w:ins>
      <w:ins w:id="5192" w:author="Kumar Baral" w:date="2023-02-10T15:05:00Z">
        <w:r>
          <w:t xml:space="preserve">. </w:t>
        </w:r>
      </w:ins>
      <w:ins w:id="5193" w:author="Kumar Baral" w:date="2023-02-13T10:52:00Z">
        <w:r w:rsidR="00CC2D59">
          <w:t xml:space="preserve">The correction of pre-whitening is only performed for 5-years moving average and 10-years moving average series. </w:t>
        </w:r>
      </w:ins>
      <w:ins w:id="5194" w:author="Kumar Baral" w:date="2023-02-13T10:53:00Z">
        <w:r w:rsidR="00CC2D59">
          <w:t>These series are originated from the mean annual discharge series so there is trace of the original data</w:t>
        </w:r>
      </w:ins>
      <w:ins w:id="5195" w:author="Kumar Baral" w:date="2023-02-13T12:23:00Z">
        <w:r w:rsidR="008E1FA3">
          <w:t xml:space="preserve"> in the series</w:t>
        </w:r>
      </w:ins>
      <w:ins w:id="5196" w:author="Kumar Baral" w:date="2023-02-13T10:53:00Z">
        <w:r w:rsidR="00CC2D59">
          <w:t>.</w:t>
        </w:r>
      </w:ins>
      <w:ins w:id="5197" w:author="Kumar Baral" w:date="2023-02-13T10:52:00Z">
        <w:r w:rsidR="00CC2D59">
          <w:t xml:space="preserve"> </w:t>
        </w:r>
      </w:ins>
      <w:ins w:id="5198" w:author="Kumar Baral" w:date="2023-02-10T15:05:00Z">
        <w:r>
          <w:t xml:space="preserve">The </w:t>
        </w:r>
      </w:ins>
      <w:ins w:id="5199" w:author="Kumar Baral" w:date="2023-02-10T15:06:00Z">
        <w:r w:rsidR="008E1FA3">
          <w:t>detail</w:t>
        </w:r>
        <w:r w:rsidR="00053B33">
          <w:t xml:space="preserve"> calculation and result</w:t>
        </w:r>
        <w:r>
          <w:t xml:space="preserve"> are presented in the annex of this report. </w:t>
        </w:r>
      </w:ins>
    </w:p>
    <w:p w14:paraId="36FEA0BD" w14:textId="62E72BB5" w:rsidR="00CC2D59" w:rsidRDefault="00CC2D59">
      <w:pPr>
        <w:pStyle w:val="Caption"/>
        <w:pPrChange w:id="5200" w:author="Kumar Baral" w:date="2023-02-13T10:54:00Z">
          <w:pPr/>
        </w:pPrChange>
      </w:pPr>
      <w:bookmarkStart w:id="5201" w:name="_Ref127183355"/>
      <w:bookmarkStart w:id="5202" w:name="_Toc127348208"/>
      <w:ins w:id="5203" w:author="Kumar Baral" w:date="2023-02-13T10:54:00Z">
        <w:r>
          <w:t xml:space="preserve">Table </w:t>
        </w:r>
      </w:ins>
      <w:ins w:id="5204" w:author="Kumar Baral" w:date="2023-02-13T14:27:00Z">
        <w:r w:rsidR="00B132C2">
          <w:fldChar w:fldCharType="begin"/>
        </w:r>
        <w:r w:rsidR="00B132C2">
          <w:instrText xml:space="preserve"> STYLEREF 1 \s </w:instrText>
        </w:r>
      </w:ins>
      <w:r w:rsidR="00B132C2">
        <w:fldChar w:fldCharType="separate"/>
      </w:r>
      <w:r w:rsidR="008C4DA6">
        <w:rPr>
          <w:noProof/>
        </w:rPr>
        <w:t>1</w:t>
      </w:r>
      <w:ins w:id="5205" w:author="Kumar Baral" w:date="2023-02-13T14:27:00Z">
        <w:r w:rsidR="00B132C2">
          <w:fldChar w:fldCharType="end"/>
        </w:r>
        <w:r w:rsidR="00B132C2">
          <w:noBreakHyphen/>
        </w:r>
        <w:r w:rsidR="00B132C2">
          <w:fldChar w:fldCharType="begin"/>
        </w:r>
        <w:r w:rsidR="00B132C2">
          <w:instrText xml:space="preserve"> SEQ Table \* ARABIC \s 1 </w:instrText>
        </w:r>
      </w:ins>
      <w:r w:rsidR="00B132C2">
        <w:fldChar w:fldCharType="separate"/>
      </w:r>
      <w:r w:rsidR="008C4DA6">
        <w:rPr>
          <w:noProof/>
        </w:rPr>
        <w:t>7</w:t>
      </w:r>
      <w:ins w:id="5206" w:author="Kumar Baral" w:date="2023-02-13T14:27:00Z">
        <w:r w:rsidR="00B132C2">
          <w:fldChar w:fldCharType="end"/>
        </w:r>
      </w:ins>
      <w:bookmarkEnd w:id="5201"/>
      <w:ins w:id="5207" w:author="Kumar Baral" w:date="2023-02-13T10:54:00Z">
        <w:r>
          <w:t>: Result of Man-</w:t>
        </w:r>
      </w:ins>
      <w:ins w:id="5208" w:author="Kumar Baral" w:date="2023-02-13T10:55:00Z">
        <w:r>
          <w:t>Kendall</w:t>
        </w:r>
      </w:ins>
      <w:ins w:id="5209" w:author="Kumar Baral" w:date="2023-02-13T10:54:00Z">
        <w:r>
          <w:t xml:space="preserve"> test for different discharge series</w:t>
        </w:r>
      </w:ins>
      <w:bookmarkEnd w:id="5202"/>
    </w:p>
    <w:tbl>
      <w:tblPr>
        <w:tblW w:w="9090" w:type="dxa"/>
        <w:tblInd w:w="-5" w:type="dxa"/>
        <w:tblLook w:val="04A0" w:firstRow="1" w:lastRow="0" w:firstColumn="1" w:lastColumn="0" w:noHBand="0" w:noVBand="1"/>
      </w:tblPr>
      <w:tblGrid>
        <w:gridCol w:w="2520"/>
        <w:gridCol w:w="1620"/>
        <w:gridCol w:w="1620"/>
        <w:gridCol w:w="1710"/>
        <w:gridCol w:w="1620"/>
      </w:tblGrid>
      <w:tr w:rsidR="00EB624F" w:rsidRPr="00EB624F" w14:paraId="01742A23" w14:textId="77777777" w:rsidTr="00EB624F">
        <w:trPr>
          <w:trHeight w:val="727"/>
          <w:tblHeader/>
        </w:trPr>
        <w:tc>
          <w:tcPr>
            <w:tcW w:w="252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6E27A2E" w14:textId="77777777" w:rsidR="00EB624F" w:rsidRPr="00EB624F" w:rsidRDefault="00EB624F" w:rsidP="00EB624F">
            <w:pPr>
              <w:spacing w:before="0" w:after="0" w:line="240" w:lineRule="auto"/>
              <w:jc w:val="left"/>
              <w:rPr>
                <w:rFonts w:cs="Calibri"/>
                <w:szCs w:val="22"/>
                <w:lang w:bidi="ne-NP"/>
              </w:rPr>
            </w:pPr>
            <w:ins w:id="5210" w:author="Kumar Baral" w:date="2023-02-10T15:32:00Z">
              <w:r w:rsidRPr="00EB624F">
                <w:rPr>
                  <w:rFonts w:cs="Calibri"/>
                  <w:szCs w:val="22"/>
                  <w:lang w:bidi="ne-NP"/>
                </w:rPr>
                <w:t>Description/Data Series</w:t>
              </w:r>
            </w:ins>
          </w:p>
        </w:tc>
        <w:tc>
          <w:tcPr>
            <w:tcW w:w="1620" w:type="dxa"/>
            <w:vMerge w:val="restart"/>
            <w:tcBorders>
              <w:top w:val="single" w:sz="4" w:space="0" w:color="auto"/>
              <w:left w:val="single" w:sz="4" w:space="0" w:color="auto"/>
              <w:bottom w:val="single" w:sz="4" w:space="0" w:color="auto"/>
              <w:right w:val="single" w:sz="4" w:space="0" w:color="auto"/>
            </w:tcBorders>
            <w:shd w:val="clear" w:color="000000" w:fill="D9D9D9"/>
            <w:vAlign w:val="center"/>
            <w:hideMark/>
          </w:tcPr>
          <w:p w14:paraId="697639AF"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M</w:t>
            </w:r>
            <w:ins w:id="5211" w:author="Kumar Baral" w:date="2023-02-10T15:32:00Z">
              <w:r w:rsidRPr="00EB624F">
                <w:rPr>
                  <w:rFonts w:cs="Calibri"/>
                  <w:szCs w:val="22"/>
                  <w:lang w:bidi="ne-NP"/>
                </w:rPr>
                <w:t>an-Kendall's statistical value</w:t>
              </w:r>
            </w:ins>
          </w:p>
        </w:tc>
        <w:tc>
          <w:tcPr>
            <w:tcW w:w="162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778FDBE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M</w:t>
            </w:r>
            <w:ins w:id="5212" w:author="Kumar Baral" w:date="2023-02-10T15:33:00Z">
              <w:r w:rsidRPr="00EB624F">
                <w:rPr>
                  <w:rFonts w:cs="Calibri"/>
                  <w:szCs w:val="22"/>
                  <w:lang w:bidi="ne-NP"/>
                </w:rPr>
                <w:t>an-Kendall's  tau</w:t>
              </w:r>
            </w:ins>
          </w:p>
        </w:tc>
        <w:tc>
          <w:tcPr>
            <w:tcW w:w="171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4F3BA8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M</w:t>
            </w:r>
            <w:ins w:id="5213" w:author="Kumar Baral" w:date="2023-02-10T15:33:00Z">
              <w:r w:rsidRPr="00EB624F">
                <w:rPr>
                  <w:rFonts w:cs="Calibri"/>
                  <w:szCs w:val="22"/>
                  <w:lang w:bidi="ne-NP"/>
                </w:rPr>
                <w:t>an-Kendall's  P-value</w:t>
              </w:r>
            </w:ins>
          </w:p>
        </w:tc>
        <w:tc>
          <w:tcPr>
            <w:tcW w:w="1620"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7548B5D2"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A</w:t>
            </w:r>
            <w:ins w:id="5214" w:author="Kumar Baral" w:date="2023-02-10T15:32:00Z">
              <w:r w:rsidRPr="00EB624F">
                <w:rPr>
                  <w:rFonts w:cs="Calibri"/>
                  <w:szCs w:val="22"/>
                  <w:lang w:bidi="ne-NP"/>
                </w:rPr>
                <w:t>pparent trend</w:t>
              </w:r>
            </w:ins>
          </w:p>
        </w:tc>
      </w:tr>
      <w:tr w:rsidR="00EB624F" w:rsidRPr="00EB624F" w14:paraId="7F239AB8" w14:textId="77777777" w:rsidTr="00EB624F">
        <w:trPr>
          <w:trHeight w:val="255"/>
          <w:tblHeader/>
        </w:trPr>
        <w:tc>
          <w:tcPr>
            <w:tcW w:w="2520" w:type="dxa"/>
            <w:vMerge/>
            <w:tcBorders>
              <w:top w:val="single" w:sz="4" w:space="0" w:color="auto"/>
              <w:left w:val="single" w:sz="4" w:space="0" w:color="auto"/>
              <w:bottom w:val="single" w:sz="4" w:space="0" w:color="auto"/>
              <w:right w:val="single" w:sz="4" w:space="0" w:color="auto"/>
            </w:tcBorders>
            <w:vAlign w:val="center"/>
            <w:hideMark/>
          </w:tcPr>
          <w:p w14:paraId="6081231B" w14:textId="77777777" w:rsidR="00EB624F" w:rsidRPr="00EB624F" w:rsidRDefault="00EB624F" w:rsidP="00EB624F">
            <w:pPr>
              <w:spacing w:before="0" w:after="0" w:line="240" w:lineRule="auto"/>
              <w:jc w:val="left"/>
              <w:rPr>
                <w:rFonts w:cs="Calibri"/>
                <w:szCs w:val="22"/>
                <w:lang w:bidi="ne-NP"/>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552CAAF6" w14:textId="77777777" w:rsidR="00EB624F" w:rsidRPr="00EB624F" w:rsidRDefault="00EB624F" w:rsidP="00EB624F">
            <w:pPr>
              <w:spacing w:before="0" w:after="0" w:line="240" w:lineRule="auto"/>
              <w:jc w:val="left"/>
              <w:rPr>
                <w:rFonts w:cs="Calibri"/>
                <w:szCs w:val="22"/>
                <w:lang w:bidi="ne-NP"/>
              </w:rPr>
            </w:pPr>
          </w:p>
        </w:tc>
        <w:tc>
          <w:tcPr>
            <w:tcW w:w="1620" w:type="dxa"/>
            <w:vMerge/>
            <w:tcBorders>
              <w:top w:val="single" w:sz="4" w:space="0" w:color="auto"/>
              <w:left w:val="single" w:sz="4" w:space="0" w:color="auto"/>
              <w:bottom w:val="single" w:sz="4" w:space="0" w:color="000000"/>
              <w:right w:val="single" w:sz="4" w:space="0" w:color="auto"/>
            </w:tcBorders>
            <w:vAlign w:val="center"/>
            <w:hideMark/>
          </w:tcPr>
          <w:p w14:paraId="2DA770BE" w14:textId="77777777" w:rsidR="00EB624F" w:rsidRPr="00EB624F" w:rsidRDefault="00EB624F" w:rsidP="00EB624F">
            <w:pPr>
              <w:spacing w:before="0" w:after="0" w:line="240" w:lineRule="auto"/>
              <w:jc w:val="left"/>
              <w:rPr>
                <w:rFonts w:cs="Calibri"/>
                <w:szCs w:val="22"/>
                <w:lang w:bidi="ne-NP"/>
              </w:rPr>
            </w:pPr>
          </w:p>
        </w:tc>
        <w:tc>
          <w:tcPr>
            <w:tcW w:w="1710" w:type="dxa"/>
            <w:vMerge/>
            <w:tcBorders>
              <w:top w:val="single" w:sz="4" w:space="0" w:color="auto"/>
              <w:left w:val="single" w:sz="4" w:space="0" w:color="auto"/>
              <w:bottom w:val="single" w:sz="4" w:space="0" w:color="000000"/>
              <w:right w:val="single" w:sz="4" w:space="0" w:color="auto"/>
            </w:tcBorders>
            <w:vAlign w:val="center"/>
            <w:hideMark/>
          </w:tcPr>
          <w:p w14:paraId="0B9CE68B" w14:textId="77777777" w:rsidR="00EB624F" w:rsidRPr="00EB624F" w:rsidRDefault="00EB624F" w:rsidP="00EB624F">
            <w:pPr>
              <w:spacing w:before="0" w:after="0" w:line="240" w:lineRule="auto"/>
              <w:jc w:val="left"/>
              <w:rPr>
                <w:rFonts w:cs="Calibri"/>
                <w:szCs w:val="22"/>
                <w:lang w:bidi="ne-NP"/>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14:paraId="1D451AD8" w14:textId="77777777" w:rsidR="00EB624F" w:rsidRPr="00EB624F" w:rsidRDefault="00EB624F" w:rsidP="00EB624F">
            <w:pPr>
              <w:spacing w:before="0" w:after="0" w:line="240" w:lineRule="auto"/>
              <w:jc w:val="left"/>
              <w:rPr>
                <w:rFonts w:cs="Calibri"/>
                <w:szCs w:val="22"/>
                <w:lang w:bidi="ne-NP"/>
              </w:rPr>
            </w:pPr>
          </w:p>
        </w:tc>
      </w:tr>
      <w:tr w:rsidR="00EB624F" w:rsidRPr="00EB624F" w14:paraId="0E4697C7"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3F38546"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M</w:t>
            </w:r>
            <w:ins w:id="5215" w:author="Kumar Baral" w:date="2023-02-10T15:32:00Z">
              <w:r w:rsidRPr="00EB624F">
                <w:rPr>
                  <w:rFonts w:cs="Calibri"/>
                  <w:szCs w:val="22"/>
                  <w:lang w:bidi="ne-NP"/>
                </w:rPr>
                <w:t>ean Annual Discharge</w:t>
              </w:r>
            </w:ins>
          </w:p>
        </w:tc>
        <w:tc>
          <w:tcPr>
            <w:tcW w:w="1620" w:type="dxa"/>
            <w:tcBorders>
              <w:top w:val="nil"/>
              <w:left w:val="nil"/>
              <w:bottom w:val="single" w:sz="4" w:space="0" w:color="auto"/>
              <w:right w:val="single" w:sz="4" w:space="0" w:color="auto"/>
            </w:tcBorders>
            <w:shd w:val="clear" w:color="auto" w:fill="auto"/>
            <w:noWrap/>
            <w:vAlign w:val="center"/>
            <w:hideMark/>
          </w:tcPr>
          <w:p w14:paraId="004C8ECC"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-64</w:t>
            </w:r>
          </w:p>
        </w:tc>
        <w:tc>
          <w:tcPr>
            <w:tcW w:w="1620" w:type="dxa"/>
            <w:tcBorders>
              <w:top w:val="nil"/>
              <w:left w:val="nil"/>
              <w:bottom w:val="single" w:sz="4" w:space="0" w:color="auto"/>
              <w:right w:val="single" w:sz="4" w:space="0" w:color="auto"/>
            </w:tcBorders>
            <w:shd w:val="clear" w:color="auto" w:fill="auto"/>
            <w:noWrap/>
            <w:vAlign w:val="center"/>
            <w:hideMark/>
          </w:tcPr>
          <w:p w14:paraId="140EDCB6"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-0.2133</w:t>
            </w:r>
          </w:p>
        </w:tc>
        <w:tc>
          <w:tcPr>
            <w:tcW w:w="1710" w:type="dxa"/>
            <w:tcBorders>
              <w:top w:val="nil"/>
              <w:left w:val="nil"/>
              <w:bottom w:val="single" w:sz="4" w:space="0" w:color="auto"/>
              <w:right w:val="single" w:sz="4" w:space="0" w:color="auto"/>
            </w:tcBorders>
            <w:shd w:val="clear" w:color="auto" w:fill="auto"/>
            <w:noWrap/>
            <w:vAlign w:val="center"/>
            <w:hideMark/>
          </w:tcPr>
          <w:p w14:paraId="1935F93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0.1409</w:t>
            </w:r>
          </w:p>
        </w:tc>
        <w:tc>
          <w:tcPr>
            <w:tcW w:w="1620" w:type="dxa"/>
            <w:tcBorders>
              <w:top w:val="nil"/>
              <w:left w:val="nil"/>
              <w:bottom w:val="single" w:sz="4" w:space="0" w:color="auto"/>
              <w:right w:val="single" w:sz="4" w:space="0" w:color="auto"/>
            </w:tcBorders>
            <w:shd w:val="clear" w:color="auto" w:fill="auto"/>
            <w:noWrap/>
            <w:vAlign w:val="center"/>
            <w:hideMark/>
          </w:tcPr>
          <w:p w14:paraId="46A6F660"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-0.1962</w:t>
            </w:r>
          </w:p>
        </w:tc>
      </w:tr>
      <w:tr w:rsidR="00EB624F" w:rsidRPr="00EB624F" w14:paraId="16AAEEC9"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5395D3F"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5</w:t>
            </w:r>
            <w:ins w:id="5216" w:author="Kumar Baral" w:date="2023-02-10T15:32:00Z">
              <w:r w:rsidRPr="00EB624F">
                <w:rPr>
                  <w:rFonts w:cs="Calibri"/>
                  <w:szCs w:val="22"/>
                  <w:lang w:bidi="ne-NP"/>
                </w:rPr>
                <w:t>-Years moving average</w:t>
              </w:r>
            </w:ins>
          </w:p>
        </w:tc>
        <w:tc>
          <w:tcPr>
            <w:tcW w:w="1620" w:type="dxa"/>
            <w:tcBorders>
              <w:top w:val="nil"/>
              <w:left w:val="nil"/>
              <w:bottom w:val="single" w:sz="4" w:space="0" w:color="auto"/>
              <w:right w:val="single" w:sz="4" w:space="0" w:color="auto"/>
            </w:tcBorders>
            <w:shd w:val="clear" w:color="auto" w:fill="auto"/>
            <w:noWrap/>
            <w:vAlign w:val="center"/>
            <w:hideMark/>
          </w:tcPr>
          <w:p w14:paraId="44BB1D5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-16</w:t>
            </w:r>
          </w:p>
        </w:tc>
        <w:tc>
          <w:tcPr>
            <w:tcW w:w="1620" w:type="dxa"/>
            <w:tcBorders>
              <w:top w:val="nil"/>
              <w:left w:val="nil"/>
              <w:bottom w:val="single" w:sz="4" w:space="0" w:color="auto"/>
              <w:right w:val="single" w:sz="4" w:space="0" w:color="auto"/>
            </w:tcBorders>
            <w:shd w:val="clear" w:color="auto" w:fill="auto"/>
            <w:noWrap/>
            <w:vAlign w:val="center"/>
            <w:hideMark/>
          </w:tcPr>
          <w:p w14:paraId="596087B0"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-0.0533</w:t>
            </w:r>
          </w:p>
        </w:tc>
        <w:tc>
          <w:tcPr>
            <w:tcW w:w="1710" w:type="dxa"/>
            <w:tcBorders>
              <w:top w:val="nil"/>
              <w:left w:val="nil"/>
              <w:bottom w:val="single" w:sz="4" w:space="0" w:color="auto"/>
              <w:right w:val="single" w:sz="4" w:space="0" w:color="auto"/>
            </w:tcBorders>
            <w:shd w:val="clear" w:color="auto" w:fill="auto"/>
            <w:noWrap/>
            <w:vAlign w:val="center"/>
            <w:hideMark/>
          </w:tcPr>
          <w:p w14:paraId="67424DE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0.7279</w:t>
            </w:r>
          </w:p>
        </w:tc>
        <w:tc>
          <w:tcPr>
            <w:tcW w:w="1620" w:type="dxa"/>
            <w:tcBorders>
              <w:top w:val="nil"/>
              <w:left w:val="nil"/>
              <w:bottom w:val="single" w:sz="4" w:space="0" w:color="auto"/>
              <w:right w:val="single" w:sz="4" w:space="0" w:color="auto"/>
            </w:tcBorders>
            <w:shd w:val="clear" w:color="auto" w:fill="auto"/>
            <w:noWrap/>
            <w:vAlign w:val="center"/>
            <w:hideMark/>
          </w:tcPr>
          <w:p w14:paraId="75B4082F"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-0.2181</w:t>
            </w:r>
          </w:p>
        </w:tc>
      </w:tr>
      <w:tr w:rsidR="00EB624F" w:rsidRPr="00EB624F" w14:paraId="2F9AB3D2"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697444D"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1</w:t>
            </w:r>
            <w:ins w:id="5217" w:author="Kumar Baral" w:date="2023-02-10T15:32:00Z">
              <w:r w:rsidRPr="00EB624F">
                <w:rPr>
                  <w:rFonts w:cs="Calibri"/>
                  <w:szCs w:val="22"/>
                  <w:lang w:bidi="ne-NP"/>
                </w:rPr>
                <w:t>0-Years moving average</w:t>
              </w:r>
            </w:ins>
          </w:p>
        </w:tc>
        <w:tc>
          <w:tcPr>
            <w:tcW w:w="1620" w:type="dxa"/>
            <w:tcBorders>
              <w:top w:val="nil"/>
              <w:left w:val="nil"/>
              <w:bottom w:val="single" w:sz="4" w:space="0" w:color="auto"/>
              <w:right w:val="single" w:sz="4" w:space="0" w:color="auto"/>
            </w:tcBorders>
            <w:shd w:val="clear" w:color="auto" w:fill="auto"/>
            <w:noWrap/>
            <w:vAlign w:val="center"/>
            <w:hideMark/>
          </w:tcPr>
          <w:p w14:paraId="6424090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22</w:t>
            </w:r>
          </w:p>
        </w:tc>
        <w:tc>
          <w:tcPr>
            <w:tcW w:w="1620" w:type="dxa"/>
            <w:tcBorders>
              <w:top w:val="nil"/>
              <w:left w:val="nil"/>
              <w:bottom w:val="single" w:sz="4" w:space="0" w:color="auto"/>
              <w:right w:val="single" w:sz="4" w:space="0" w:color="auto"/>
            </w:tcBorders>
            <w:shd w:val="clear" w:color="auto" w:fill="auto"/>
            <w:noWrap/>
            <w:vAlign w:val="center"/>
            <w:hideMark/>
          </w:tcPr>
          <w:p w14:paraId="557C11B6"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0.1158</w:t>
            </w:r>
          </w:p>
        </w:tc>
        <w:tc>
          <w:tcPr>
            <w:tcW w:w="1710" w:type="dxa"/>
            <w:tcBorders>
              <w:top w:val="nil"/>
              <w:left w:val="nil"/>
              <w:bottom w:val="single" w:sz="4" w:space="0" w:color="auto"/>
              <w:right w:val="single" w:sz="4" w:space="0" w:color="auto"/>
            </w:tcBorders>
            <w:shd w:val="clear" w:color="auto" w:fill="auto"/>
            <w:noWrap/>
            <w:vAlign w:val="center"/>
            <w:hideMark/>
          </w:tcPr>
          <w:p w14:paraId="13C052BB"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0.4986</w:t>
            </w:r>
          </w:p>
        </w:tc>
        <w:tc>
          <w:tcPr>
            <w:tcW w:w="1620" w:type="dxa"/>
            <w:tcBorders>
              <w:top w:val="nil"/>
              <w:left w:val="nil"/>
              <w:bottom w:val="single" w:sz="4" w:space="0" w:color="auto"/>
              <w:right w:val="single" w:sz="4" w:space="0" w:color="auto"/>
            </w:tcBorders>
            <w:shd w:val="clear" w:color="auto" w:fill="auto"/>
            <w:noWrap/>
            <w:vAlign w:val="center"/>
            <w:hideMark/>
          </w:tcPr>
          <w:p w14:paraId="54327AB7"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-0.1913</w:t>
            </w:r>
          </w:p>
        </w:tc>
      </w:tr>
      <w:tr w:rsidR="00EB624F" w:rsidRPr="00EB624F" w14:paraId="5B0800F0"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CF143FF"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B</w:t>
            </w:r>
            <w:ins w:id="5218" w:author="Kumar Baral" w:date="2023-02-10T15:32:00Z">
              <w:r w:rsidRPr="00EB624F">
                <w:rPr>
                  <w:rFonts w:cs="Calibri"/>
                  <w:szCs w:val="22"/>
                  <w:lang w:bidi="ne-NP"/>
                </w:rPr>
                <w:t>aishakh</w:t>
              </w:r>
            </w:ins>
          </w:p>
        </w:tc>
        <w:tc>
          <w:tcPr>
            <w:tcW w:w="1620" w:type="dxa"/>
            <w:tcBorders>
              <w:top w:val="nil"/>
              <w:left w:val="nil"/>
              <w:bottom w:val="single" w:sz="4" w:space="0" w:color="auto"/>
              <w:right w:val="single" w:sz="4" w:space="0" w:color="auto"/>
            </w:tcBorders>
            <w:shd w:val="clear" w:color="auto" w:fill="auto"/>
            <w:noWrap/>
            <w:vAlign w:val="center"/>
            <w:hideMark/>
          </w:tcPr>
          <w:p w14:paraId="2ECA7D2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57</w:t>
            </w:r>
          </w:p>
        </w:tc>
        <w:tc>
          <w:tcPr>
            <w:tcW w:w="1620" w:type="dxa"/>
            <w:tcBorders>
              <w:top w:val="nil"/>
              <w:left w:val="nil"/>
              <w:bottom w:val="single" w:sz="4" w:space="0" w:color="auto"/>
              <w:right w:val="single" w:sz="4" w:space="0" w:color="auto"/>
            </w:tcBorders>
            <w:shd w:val="clear" w:color="auto" w:fill="auto"/>
            <w:noWrap/>
            <w:vAlign w:val="center"/>
            <w:hideMark/>
          </w:tcPr>
          <w:p w14:paraId="292F3F9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0.1624</w:t>
            </w:r>
          </w:p>
        </w:tc>
        <w:tc>
          <w:tcPr>
            <w:tcW w:w="1710" w:type="dxa"/>
            <w:tcBorders>
              <w:top w:val="nil"/>
              <w:left w:val="nil"/>
              <w:bottom w:val="single" w:sz="4" w:space="0" w:color="auto"/>
              <w:right w:val="single" w:sz="4" w:space="0" w:color="auto"/>
            </w:tcBorders>
            <w:shd w:val="clear" w:color="auto" w:fill="auto"/>
            <w:noWrap/>
            <w:vAlign w:val="center"/>
            <w:hideMark/>
          </w:tcPr>
          <w:p w14:paraId="14A8681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0.2440</w:t>
            </w:r>
          </w:p>
        </w:tc>
        <w:tc>
          <w:tcPr>
            <w:tcW w:w="1620" w:type="dxa"/>
            <w:tcBorders>
              <w:top w:val="nil"/>
              <w:left w:val="nil"/>
              <w:bottom w:val="single" w:sz="4" w:space="0" w:color="auto"/>
              <w:right w:val="single" w:sz="4" w:space="0" w:color="auto"/>
            </w:tcBorders>
            <w:shd w:val="clear" w:color="auto" w:fill="auto"/>
            <w:noWrap/>
            <w:vAlign w:val="center"/>
            <w:hideMark/>
          </w:tcPr>
          <w:p w14:paraId="1BAD1B96"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0.0447</w:t>
            </w:r>
          </w:p>
        </w:tc>
      </w:tr>
      <w:tr w:rsidR="00EB624F" w:rsidRPr="00EB624F" w14:paraId="154804A7"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D18E0E9"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J</w:t>
            </w:r>
            <w:ins w:id="5219" w:author="Kumar Baral" w:date="2023-02-10T15:32:00Z">
              <w:r w:rsidRPr="00EB624F">
                <w:rPr>
                  <w:rFonts w:cs="Calibri"/>
                  <w:szCs w:val="22"/>
                  <w:lang w:bidi="ne-NP"/>
                </w:rPr>
                <w:t>estha</w:t>
              </w:r>
            </w:ins>
          </w:p>
        </w:tc>
        <w:tc>
          <w:tcPr>
            <w:tcW w:w="1620" w:type="dxa"/>
            <w:tcBorders>
              <w:top w:val="nil"/>
              <w:left w:val="nil"/>
              <w:bottom w:val="single" w:sz="4" w:space="0" w:color="auto"/>
              <w:right w:val="single" w:sz="4" w:space="0" w:color="auto"/>
            </w:tcBorders>
            <w:shd w:val="clear" w:color="auto" w:fill="auto"/>
            <w:noWrap/>
            <w:vAlign w:val="center"/>
            <w:hideMark/>
          </w:tcPr>
          <w:p w14:paraId="1E792FC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7</w:t>
            </w:r>
          </w:p>
        </w:tc>
        <w:tc>
          <w:tcPr>
            <w:tcW w:w="1620" w:type="dxa"/>
            <w:tcBorders>
              <w:top w:val="nil"/>
              <w:left w:val="nil"/>
              <w:bottom w:val="single" w:sz="4" w:space="0" w:color="auto"/>
              <w:right w:val="single" w:sz="4" w:space="0" w:color="auto"/>
            </w:tcBorders>
            <w:shd w:val="clear" w:color="auto" w:fill="auto"/>
            <w:noWrap/>
            <w:vAlign w:val="center"/>
            <w:hideMark/>
          </w:tcPr>
          <w:p w14:paraId="2A2B873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0.0215</w:t>
            </w:r>
          </w:p>
        </w:tc>
        <w:tc>
          <w:tcPr>
            <w:tcW w:w="1710" w:type="dxa"/>
            <w:tcBorders>
              <w:top w:val="nil"/>
              <w:left w:val="nil"/>
              <w:bottom w:val="single" w:sz="4" w:space="0" w:color="auto"/>
              <w:right w:val="single" w:sz="4" w:space="0" w:color="auto"/>
            </w:tcBorders>
            <w:shd w:val="clear" w:color="auto" w:fill="auto"/>
            <w:noWrap/>
            <w:vAlign w:val="center"/>
            <w:hideMark/>
          </w:tcPr>
          <w:p w14:paraId="62EE33B9"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0.8955</w:t>
            </w:r>
          </w:p>
        </w:tc>
        <w:tc>
          <w:tcPr>
            <w:tcW w:w="1620" w:type="dxa"/>
            <w:tcBorders>
              <w:top w:val="nil"/>
              <w:left w:val="nil"/>
              <w:bottom w:val="single" w:sz="4" w:space="0" w:color="auto"/>
              <w:right w:val="single" w:sz="4" w:space="0" w:color="auto"/>
            </w:tcBorders>
            <w:shd w:val="clear" w:color="auto" w:fill="auto"/>
            <w:noWrap/>
            <w:vAlign w:val="center"/>
            <w:hideMark/>
          </w:tcPr>
          <w:p w14:paraId="674320A3"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-0.0923</w:t>
            </w:r>
          </w:p>
        </w:tc>
      </w:tr>
      <w:tr w:rsidR="00EB624F" w:rsidRPr="00EB624F" w14:paraId="3524DF84"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6E742AE"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A</w:t>
            </w:r>
            <w:ins w:id="5220" w:author="Kumar Baral" w:date="2023-02-10T15:32:00Z">
              <w:r w:rsidRPr="00EB624F">
                <w:rPr>
                  <w:rFonts w:cs="Calibri"/>
                  <w:szCs w:val="22"/>
                  <w:lang w:bidi="ne-NP"/>
                </w:rPr>
                <w:t>shadh</w:t>
              </w:r>
            </w:ins>
          </w:p>
        </w:tc>
        <w:tc>
          <w:tcPr>
            <w:tcW w:w="1620" w:type="dxa"/>
            <w:tcBorders>
              <w:top w:val="nil"/>
              <w:left w:val="nil"/>
              <w:bottom w:val="single" w:sz="4" w:space="0" w:color="auto"/>
              <w:right w:val="single" w:sz="4" w:space="0" w:color="auto"/>
            </w:tcBorders>
            <w:shd w:val="clear" w:color="auto" w:fill="auto"/>
            <w:noWrap/>
            <w:vAlign w:val="center"/>
            <w:hideMark/>
          </w:tcPr>
          <w:p w14:paraId="70F5AFA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-56</w:t>
            </w:r>
          </w:p>
        </w:tc>
        <w:tc>
          <w:tcPr>
            <w:tcW w:w="1620" w:type="dxa"/>
            <w:tcBorders>
              <w:top w:val="nil"/>
              <w:left w:val="nil"/>
              <w:bottom w:val="single" w:sz="4" w:space="0" w:color="auto"/>
              <w:right w:val="single" w:sz="4" w:space="0" w:color="auto"/>
            </w:tcBorders>
            <w:shd w:val="clear" w:color="auto" w:fill="auto"/>
            <w:noWrap/>
            <w:vAlign w:val="center"/>
            <w:hideMark/>
          </w:tcPr>
          <w:p w14:paraId="1C616EF8"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-0.1481</w:t>
            </w:r>
          </w:p>
        </w:tc>
        <w:tc>
          <w:tcPr>
            <w:tcW w:w="1710" w:type="dxa"/>
            <w:tcBorders>
              <w:top w:val="nil"/>
              <w:left w:val="nil"/>
              <w:bottom w:val="single" w:sz="4" w:space="0" w:color="auto"/>
              <w:right w:val="single" w:sz="4" w:space="0" w:color="auto"/>
            </w:tcBorders>
            <w:shd w:val="clear" w:color="auto" w:fill="auto"/>
            <w:noWrap/>
            <w:vAlign w:val="center"/>
            <w:hideMark/>
          </w:tcPr>
          <w:p w14:paraId="60EAE1F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0.2785</w:t>
            </w:r>
          </w:p>
        </w:tc>
        <w:tc>
          <w:tcPr>
            <w:tcW w:w="1620" w:type="dxa"/>
            <w:tcBorders>
              <w:top w:val="nil"/>
              <w:left w:val="nil"/>
              <w:bottom w:val="single" w:sz="4" w:space="0" w:color="auto"/>
              <w:right w:val="single" w:sz="4" w:space="0" w:color="auto"/>
            </w:tcBorders>
            <w:shd w:val="clear" w:color="auto" w:fill="auto"/>
            <w:noWrap/>
            <w:vAlign w:val="center"/>
            <w:hideMark/>
          </w:tcPr>
          <w:p w14:paraId="2DEB40E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-0.1749</w:t>
            </w:r>
          </w:p>
        </w:tc>
      </w:tr>
      <w:tr w:rsidR="00EB624F" w:rsidRPr="00EB624F" w14:paraId="05AB5C6F"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29F9462"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S</w:t>
            </w:r>
            <w:ins w:id="5221" w:author="Kumar Baral" w:date="2023-02-10T15:32:00Z">
              <w:r w:rsidRPr="00EB624F">
                <w:rPr>
                  <w:rFonts w:cs="Calibri"/>
                  <w:szCs w:val="22"/>
                  <w:lang w:bidi="ne-NP"/>
                </w:rPr>
                <w:t>hrawan</w:t>
              </w:r>
            </w:ins>
          </w:p>
        </w:tc>
        <w:tc>
          <w:tcPr>
            <w:tcW w:w="1620" w:type="dxa"/>
            <w:tcBorders>
              <w:top w:val="nil"/>
              <w:left w:val="nil"/>
              <w:bottom w:val="single" w:sz="4" w:space="0" w:color="auto"/>
              <w:right w:val="single" w:sz="4" w:space="0" w:color="auto"/>
            </w:tcBorders>
            <w:shd w:val="clear" w:color="auto" w:fill="auto"/>
            <w:noWrap/>
            <w:vAlign w:val="center"/>
            <w:hideMark/>
          </w:tcPr>
          <w:p w14:paraId="1F0C4DB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-54</w:t>
            </w:r>
          </w:p>
        </w:tc>
        <w:tc>
          <w:tcPr>
            <w:tcW w:w="1620" w:type="dxa"/>
            <w:tcBorders>
              <w:top w:val="nil"/>
              <w:left w:val="nil"/>
              <w:bottom w:val="single" w:sz="4" w:space="0" w:color="auto"/>
              <w:right w:val="single" w:sz="4" w:space="0" w:color="auto"/>
            </w:tcBorders>
            <w:shd w:val="clear" w:color="auto" w:fill="auto"/>
            <w:noWrap/>
            <w:vAlign w:val="center"/>
            <w:hideMark/>
          </w:tcPr>
          <w:p w14:paraId="360F3935"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-0.1429</w:t>
            </w:r>
          </w:p>
        </w:tc>
        <w:tc>
          <w:tcPr>
            <w:tcW w:w="1710" w:type="dxa"/>
            <w:tcBorders>
              <w:top w:val="nil"/>
              <w:left w:val="nil"/>
              <w:bottom w:val="single" w:sz="4" w:space="0" w:color="auto"/>
              <w:right w:val="single" w:sz="4" w:space="0" w:color="auto"/>
            </w:tcBorders>
            <w:shd w:val="clear" w:color="auto" w:fill="auto"/>
            <w:noWrap/>
            <w:vAlign w:val="center"/>
            <w:hideMark/>
          </w:tcPr>
          <w:p w14:paraId="01126F2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0.2964</w:t>
            </w:r>
          </w:p>
        </w:tc>
        <w:tc>
          <w:tcPr>
            <w:tcW w:w="1620" w:type="dxa"/>
            <w:tcBorders>
              <w:top w:val="nil"/>
              <w:left w:val="nil"/>
              <w:bottom w:val="single" w:sz="4" w:space="0" w:color="auto"/>
              <w:right w:val="single" w:sz="4" w:space="0" w:color="auto"/>
            </w:tcBorders>
            <w:shd w:val="clear" w:color="auto" w:fill="auto"/>
            <w:noWrap/>
            <w:vAlign w:val="center"/>
            <w:hideMark/>
          </w:tcPr>
          <w:p w14:paraId="3B3F479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-0.6388</w:t>
            </w:r>
          </w:p>
        </w:tc>
      </w:tr>
      <w:tr w:rsidR="00EB624F" w:rsidRPr="00EB624F" w14:paraId="6A34B1E4"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A05B9B6"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B</w:t>
            </w:r>
            <w:ins w:id="5222" w:author="Kumar Baral" w:date="2023-02-10T15:32:00Z">
              <w:r w:rsidRPr="00EB624F">
                <w:rPr>
                  <w:rFonts w:cs="Calibri"/>
                  <w:szCs w:val="22"/>
                  <w:lang w:bidi="ne-NP"/>
                </w:rPr>
                <w:t>hadra</w:t>
              </w:r>
            </w:ins>
          </w:p>
        </w:tc>
        <w:tc>
          <w:tcPr>
            <w:tcW w:w="1620" w:type="dxa"/>
            <w:tcBorders>
              <w:top w:val="nil"/>
              <w:left w:val="nil"/>
              <w:bottom w:val="single" w:sz="4" w:space="0" w:color="auto"/>
              <w:right w:val="single" w:sz="4" w:space="0" w:color="auto"/>
            </w:tcBorders>
            <w:shd w:val="clear" w:color="auto" w:fill="auto"/>
            <w:noWrap/>
            <w:vAlign w:val="center"/>
            <w:hideMark/>
          </w:tcPr>
          <w:p w14:paraId="68B2351C"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-120</w:t>
            </w:r>
          </w:p>
        </w:tc>
        <w:tc>
          <w:tcPr>
            <w:tcW w:w="1620" w:type="dxa"/>
            <w:tcBorders>
              <w:top w:val="nil"/>
              <w:left w:val="nil"/>
              <w:bottom w:val="single" w:sz="4" w:space="0" w:color="auto"/>
              <w:right w:val="single" w:sz="4" w:space="0" w:color="auto"/>
            </w:tcBorders>
            <w:shd w:val="clear" w:color="auto" w:fill="auto"/>
            <w:noWrap/>
            <w:vAlign w:val="center"/>
            <w:hideMark/>
          </w:tcPr>
          <w:p w14:paraId="17AC63A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-0.2956</w:t>
            </w:r>
          </w:p>
        </w:tc>
        <w:tc>
          <w:tcPr>
            <w:tcW w:w="1710" w:type="dxa"/>
            <w:tcBorders>
              <w:top w:val="nil"/>
              <w:left w:val="nil"/>
              <w:bottom w:val="single" w:sz="4" w:space="0" w:color="auto"/>
              <w:right w:val="single" w:sz="4" w:space="0" w:color="auto"/>
            </w:tcBorders>
            <w:shd w:val="clear" w:color="auto" w:fill="auto"/>
            <w:noWrap/>
            <w:vAlign w:val="center"/>
            <w:hideMark/>
          </w:tcPr>
          <w:p w14:paraId="4B7756B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 xml:space="preserve">   0.02421 **</w:t>
            </w:r>
          </w:p>
        </w:tc>
        <w:tc>
          <w:tcPr>
            <w:tcW w:w="1620" w:type="dxa"/>
            <w:tcBorders>
              <w:top w:val="nil"/>
              <w:left w:val="nil"/>
              <w:bottom w:val="single" w:sz="4" w:space="0" w:color="auto"/>
              <w:right w:val="single" w:sz="4" w:space="0" w:color="auto"/>
            </w:tcBorders>
            <w:shd w:val="clear" w:color="auto" w:fill="auto"/>
            <w:noWrap/>
            <w:vAlign w:val="center"/>
            <w:hideMark/>
          </w:tcPr>
          <w:p w14:paraId="3C462636"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-0.9571</w:t>
            </w:r>
          </w:p>
        </w:tc>
      </w:tr>
      <w:tr w:rsidR="00EB624F" w:rsidRPr="00EB624F" w14:paraId="5316EB26"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02997496"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A</w:t>
            </w:r>
            <w:ins w:id="5223" w:author="Kumar Baral" w:date="2023-02-10T15:32:00Z">
              <w:r w:rsidRPr="00EB624F">
                <w:rPr>
                  <w:rFonts w:cs="Calibri"/>
                  <w:szCs w:val="22"/>
                  <w:lang w:bidi="ne-NP"/>
                </w:rPr>
                <w:t>shwin</w:t>
              </w:r>
            </w:ins>
          </w:p>
        </w:tc>
        <w:tc>
          <w:tcPr>
            <w:tcW w:w="1620" w:type="dxa"/>
            <w:tcBorders>
              <w:top w:val="nil"/>
              <w:left w:val="nil"/>
              <w:bottom w:val="single" w:sz="4" w:space="0" w:color="auto"/>
              <w:right w:val="single" w:sz="4" w:space="0" w:color="auto"/>
            </w:tcBorders>
            <w:shd w:val="clear" w:color="auto" w:fill="auto"/>
            <w:noWrap/>
            <w:vAlign w:val="center"/>
            <w:hideMark/>
          </w:tcPr>
          <w:p w14:paraId="541A6287"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52</w:t>
            </w:r>
          </w:p>
        </w:tc>
        <w:tc>
          <w:tcPr>
            <w:tcW w:w="1620" w:type="dxa"/>
            <w:tcBorders>
              <w:top w:val="nil"/>
              <w:left w:val="nil"/>
              <w:bottom w:val="single" w:sz="4" w:space="0" w:color="auto"/>
              <w:right w:val="single" w:sz="4" w:space="0" w:color="auto"/>
            </w:tcBorders>
            <w:shd w:val="clear" w:color="auto" w:fill="auto"/>
            <w:noWrap/>
            <w:vAlign w:val="center"/>
            <w:hideMark/>
          </w:tcPr>
          <w:p w14:paraId="1342AC3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0.1281</w:t>
            </w:r>
          </w:p>
        </w:tc>
        <w:tc>
          <w:tcPr>
            <w:tcW w:w="1710" w:type="dxa"/>
            <w:tcBorders>
              <w:top w:val="nil"/>
              <w:left w:val="nil"/>
              <w:bottom w:val="single" w:sz="4" w:space="0" w:color="auto"/>
              <w:right w:val="single" w:sz="4" w:space="0" w:color="auto"/>
            </w:tcBorders>
            <w:shd w:val="clear" w:color="auto" w:fill="auto"/>
            <w:noWrap/>
            <w:vAlign w:val="center"/>
            <w:hideMark/>
          </w:tcPr>
          <w:p w14:paraId="7FD4816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0.3404</w:t>
            </w:r>
          </w:p>
        </w:tc>
        <w:tc>
          <w:tcPr>
            <w:tcW w:w="1620" w:type="dxa"/>
            <w:tcBorders>
              <w:top w:val="nil"/>
              <w:left w:val="nil"/>
              <w:bottom w:val="single" w:sz="4" w:space="0" w:color="auto"/>
              <w:right w:val="single" w:sz="4" w:space="0" w:color="auto"/>
            </w:tcBorders>
            <w:shd w:val="clear" w:color="auto" w:fill="auto"/>
            <w:noWrap/>
            <w:vAlign w:val="center"/>
            <w:hideMark/>
          </w:tcPr>
          <w:p w14:paraId="16764A8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0.3175</w:t>
            </w:r>
          </w:p>
        </w:tc>
      </w:tr>
      <w:tr w:rsidR="00EB624F" w:rsidRPr="00EB624F" w14:paraId="5938BBD8"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147E82C"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K</w:t>
            </w:r>
            <w:ins w:id="5224" w:author="Kumar Baral" w:date="2023-02-10T15:32:00Z">
              <w:r w:rsidRPr="00EB624F">
                <w:rPr>
                  <w:rFonts w:cs="Calibri"/>
                  <w:szCs w:val="22"/>
                  <w:lang w:bidi="ne-NP"/>
                </w:rPr>
                <w:t>arkit</w:t>
              </w:r>
            </w:ins>
          </w:p>
        </w:tc>
        <w:tc>
          <w:tcPr>
            <w:tcW w:w="1620" w:type="dxa"/>
            <w:tcBorders>
              <w:top w:val="nil"/>
              <w:left w:val="nil"/>
              <w:bottom w:val="single" w:sz="4" w:space="0" w:color="auto"/>
              <w:right w:val="single" w:sz="4" w:space="0" w:color="auto"/>
            </w:tcBorders>
            <w:shd w:val="clear" w:color="auto" w:fill="auto"/>
            <w:noWrap/>
            <w:vAlign w:val="center"/>
            <w:hideMark/>
          </w:tcPr>
          <w:p w14:paraId="2EA2B1E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58</w:t>
            </w:r>
          </w:p>
        </w:tc>
        <w:tc>
          <w:tcPr>
            <w:tcW w:w="1620" w:type="dxa"/>
            <w:tcBorders>
              <w:top w:val="nil"/>
              <w:left w:val="nil"/>
              <w:bottom w:val="single" w:sz="4" w:space="0" w:color="auto"/>
              <w:right w:val="single" w:sz="4" w:space="0" w:color="auto"/>
            </w:tcBorders>
            <w:shd w:val="clear" w:color="auto" w:fill="auto"/>
            <w:noWrap/>
            <w:vAlign w:val="center"/>
            <w:hideMark/>
          </w:tcPr>
          <w:p w14:paraId="328EF309"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0.1432</w:t>
            </w:r>
          </w:p>
        </w:tc>
        <w:tc>
          <w:tcPr>
            <w:tcW w:w="1710" w:type="dxa"/>
            <w:tcBorders>
              <w:top w:val="nil"/>
              <w:left w:val="nil"/>
              <w:bottom w:val="single" w:sz="4" w:space="0" w:color="auto"/>
              <w:right w:val="single" w:sz="4" w:space="0" w:color="auto"/>
            </w:tcBorders>
            <w:shd w:val="clear" w:color="auto" w:fill="auto"/>
            <w:noWrap/>
            <w:vAlign w:val="center"/>
            <w:hideMark/>
          </w:tcPr>
          <w:p w14:paraId="310E622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0.3901</w:t>
            </w:r>
          </w:p>
        </w:tc>
        <w:tc>
          <w:tcPr>
            <w:tcW w:w="1620" w:type="dxa"/>
            <w:tcBorders>
              <w:top w:val="nil"/>
              <w:left w:val="nil"/>
              <w:bottom w:val="single" w:sz="4" w:space="0" w:color="auto"/>
              <w:right w:val="single" w:sz="4" w:space="0" w:color="auto"/>
            </w:tcBorders>
            <w:shd w:val="clear" w:color="auto" w:fill="auto"/>
            <w:noWrap/>
            <w:vAlign w:val="center"/>
            <w:hideMark/>
          </w:tcPr>
          <w:p w14:paraId="0FD77F3B"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0.2515</w:t>
            </w:r>
          </w:p>
        </w:tc>
      </w:tr>
      <w:tr w:rsidR="00EB624F" w:rsidRPr="00EB624F" w14:paraId="661640EE"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708B3D42"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M</w:t>
            </w:r>
            <w:ins w:id="5225" w:author="Kumar Baral" w:date="2023-02-10T15:32:00Z">
              <w:r w:rsidRPr="00EB624F">
                <w:rPr>
                  <w:rFonts w:cs="Calibri"/>
                  <w:szCs w:val="22"/>
                  <w:lang w:bidi="ne-NP"/>
                </w:rPr>
                <w:t>angsir</w:t>
              </w:r>
            </w:ins>
          </w:p>
        </w:tc>
        <w:tc>
          <w:tcPr>
            <w:tcW w:w="1620" w:type="dxa"/>
            <w:tcBorders>
              <w:top w:val="nil"/>
              <w:left w:val="nil"/>
              <w:bottom w:val="single" w:sz="4" w:space="0" w:color="auto"/>
              <w:right w:val="single" w:sz="4" w:space="0" w:color="auto"/>
            </w:tcBorders>
            <w:shd w:val="clear" w:color="auto" w:fill="auto"/>
            <w:noWrap/>
            <w:vAlign w:val="center"/>
            <w:hideMark/>
          </w:tcPr>
          <w:p w14:paraId="28BA0D7B"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-20</w:t>
            </w:r>
          </w:p>
        </w:tc>
        <w:tc>
          <w:tcPr>
            <w:tcW w:w="1620" w:type="dxa"/>
            <w:tcBorders>
              <w:top w:val="nil"/>
              <w:left w:val="nil"/>
              <w:bottom w:val="single" w:sz="4" w:space="0" w:color="auto"/>
              <w:right w:val="single" w:sz="4" w:space="0" w:color="auto"/>
            </w:tcBorders>
            <w:shd w:val="clear" w:color="auto" w:fill="auto"/>
            <w:noWrap/>
            <w:vAlign w:val="center"/>
            <w:hideMark/>
          </w:tcPr>
          <w:p w14:paraId="04A3EEF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-0.0493</w:t>
            </w:r>
          </w:p>
        </w:tc>
        <w:tc>
          <w:tcPr>
            <w:tcW w:w="1710" w:type="dxa"/>
            <w:tcBorders>
              <w:top w:val="nil"/>
              <w:left w:val="nil"/>
              <w:bottom w:val="single" w:sz="4" w:space="0" w:color="auto"/>
              <w:right w:val="single" w:sz="4" w:space="0" w:color="auto"/>
            </w:tcBorders>
            <w:shd w:val="clear" w:color="auto" w:fill="auto"/>
            <w:noWrap/>
            <w:vAlign w:val="center"/>
            <w:hideMark/>
          </w:tcPr>
          <w:p w14:paraId="2012636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0.7231</w:t>
            </w:r>
          </w:p>
        </w:tc>
        <w:tc>
          <w:tcPr>
            <w:tcW w:w="1620" w:type="dxa"/>
            <w:tcBorders>
              <w:top w:val="nil"/>
              <w:left w:val="nil"/>
              <w:bottom w:val="single" w:sz="4" w:space="0" w:color="auto"/>
              <w:right w:val="single" w:sz="4" w:space="0" w:color="auto"/>
            </w:tcBorders>
            <w:shd w:val="clear" w:color="auto" w:fill="auto"/>
            <w:noWrap/>
            <w:vAlign w:val="center"/>
            <w:hideMark/>
          </w:tcPr>
          <w:p w14:paraId="7C7D1832"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0.0097</w:t>
            </w:r>
          </w:p>
        </w:tc>
      </w:tr>
      <w:tr w:rsidR="00EB624F" w:rsidRPr="00EB624F" w14:paraId="28072D9C"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7EC5D395"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P</w:t>
            </w:r>
            <w:ins w:id="5226" w:author="Kumar Baral" w:date="2023-02-10T15:32:00Z">
              <w:r w:rsidRPr="00EB624F">
                <w:rPr>
                  <w:rFonts w:cs="Calibri"/>
                  <w:szCs w:val="22"/>
                  <w:lang w:bidi="ne-NP"/>
                </w:rPr>
                <w:t>oush</w:t>
              </w:r>
            </w:ins>
          </w:p>
        </w:tc>
        <w:tc>
          <w:tcPr>
            <w:tcW w:w="1620" w:type="dxa"/>
            <w:tcBorders>
              <w:top w:val="nil"/>
              <w:left w:val="nil"/>
              <w:bottom w:val="single" w:sz="4" w:space="0" w:color="auto"/>
              <w:right w:val="single" w:sz="4" w:space="0" w:color="auto"/>
            </w:tcBorders>
            <w:shd w:val="clear" w:color="auto" w:fill="auto"/>
            <w:noWrap/>
            <w:vAlign w:val="center"/>
            <w:hideMark/>
          </w:tcPr>
          <w:p w14:paraId="0652F54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-42</w:t>
            </w:r>
          </w:p>
        </w:tc>
        <w:tc>
          <w:tcPr>
            <w:tcW w:w="1620" w:type="dxa"/>
            <w:tcBorders>
              <w:top w:val="nil"/>
              <w:left w:val="nil"/>
              <w:bottom w:val="single" w:sz="4" w:space="0" w:color="auto"/>
              <w:right w:val="single" w:sz="4" w:space="0" w:color="auto"/>
            </w:tcBorders>
            <w:shd w:val="clear" w:color="auto" w:fill="auto"/>
            <w:noWrap/>
            <w:vAlign w:val="center"/>
            <w:hideMark/>
          </w:tcPr>
          <w:p w14:paraId="3797E82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-0.1114</w:t>
            </w:r>
          </w:p>
        </w:tc>
        <w:tc>
          <w:tcPr>
            <w:tcW w:w="1710" w:type="dxa"/>
            <w:tcBorders>
              <w:top w:val="nil"/>
              <w:left w:val="nil"/>
              <w:bottom w:val="single" w:sz="4" w:space="0" w:color="auto"/>
              <w:right w:val="single" w:sz="4" w:space="0" w:color="auto"/>
            </w:tcBorders>
            <w:shd w:val="clear" w:color="auto" w:fill="auto"/>
            <w:noWrap/>
            <w:vAlign w:val="center"/>
            <w:hideMark/>
          </w:tcPr>
          <w:p w14:paraId="59B2E235"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0.4177</w:t>
            </w:r>
          </w:p>
        </w:tc>
        <w:tc>
          <w:tcPr>
            <w:tcW w:w="1620" w:type="dxa"/>
            <w:tcBorders>
              <w:top w:val="nil"/>
              <w:left w:val="nil"/>
              <w:bottom w:val="single" w:sz="4" w:space="0" w:color="auto"/>
              <w:right w:val="single" w:sz="4" w:space="0" w:color="auto"/>
            </w:tcBorders>
            <w:shd w:val="clear" w:color="auto" w:fill="auto"/>
            <w:noWrap/>
            <w:vAlign w:val="center"/>
            <w:hideMark/>
          </w:tcPr>
          <w:p w14:paraId="3E9CFF9E"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0.0006</w:t>
            </w:r>
          </w:p>
        </w:tc>
      </w:tr>
      <w:tr w:rsidR="00EB624F" w:rsidRPr="00EB624F" w14:paraId="172E7F3B"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66D9203"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M</w:t>
            </w:r>
            <w:ins w:id="5227" w:author="Kumar Baral" w:date="2023-02-10T15:32:00Z">
              <w:r w:rsidRPr="00EB624F">
                <w:rPr>
                  <w:rFonts w:cs="Calibri"/>
                  <w:szCs w:val="22"/>
                  <w:lang w:bidi="ne-NP"/>
                </w:rPr>
                <w:t>agh</w:t>
              </w:r>
            </w:ins>
          </w:p>
        </w:tc>
        <w:tc>
          <w:tcPr>
            <w:tcW w:w="1620" w:type="dxa"/>
            <w:tcBorders>
              <w:top w:val="nil"/>
              <w:left w:val="nil"/>
              <w:bottom w:val="single" w:sz="4" w:space="0" w:color="auto"/>
              <w:right w:val="single" w:sz="4" w:space="0" w:color="auto"/>
            </w:tcBorders>
            <w:shd w:val="clear" w:color="auto" w:fill="auto"/>
            <w:noWrap/>
            <w:vAlign w:val="center"/>
            <w:hideMark/>
          </w:tcPr>
          <w:p w14:paraId="24875CD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-5</w:t>
            </w:r>
          </w:p>
        </w:tc>
        <w:tc>
          <w:tcPr>
            <w:tcW w:w="1620" w:type="dxa"/>
            <w:tcBorders>
              <w:top w:val="nil"/>
              <w:left w:val="nil"/>
              <w:bottom w:val="single" w:sz="4" w:space="0" w:color="auto"/>
              <w:right w:val="single" w:sz="4" w:space="0" w:color="auto"/>
            </w:tcBorders>
            <w:shd w:val="clear" w:color="auto" w:fill="auto"/>
            <w:noWrap/>
            <w:vAlign w:val="center"/>
            <w:hideMark/>
          </w:tcPr>
          <w:p w14:paraId="7801CFE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-0.0133</w:t>
            </w:r>
          </w:p>
        </w:tc>
        <w:tc>
          <w:tcPr>
            <w:tcW w:w="1710" w:type="dxa"/>
            <w:tcBorders>
              <w:top w:val="nil"/>
              <w:left w:val="nil"/>
              <w:bottom w:val="single" w:sz="4" w:space="0" w:color="auto"/>
              <w:right w:val="single" w:sz="4" w:space="0" w:color="auto"/>
            </w:tcBorders>
            <w:shd w:val="clear" w:color="auto" w:fill="auto"/>
            <w:noWrap/>
            <w:vAlign w:val="center"/>
            <w:hideMark/>
          </w:tcPr>
          <w:p w14:paraId="7892311A"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0.9370</w:t>
            </w:r>
          </w:p>
        </w:tc>
        <w:tc>
          <w:tcPr>
            <w:tcW w:w="1620" w:type="dxa"/>
            <w:tcBorders>
              <w:top w:val="nil"/>
              <w:left w:val="nil"/>
              <w:bottom w:val="single" w:sz="4" w:space="0" w:color="auto"/>
              <w:right w:val="single" w:sz="4" w:space="0" w:color="auto"/>
            </w:tcBorders>
            <w:shd w:val="clear" w:color="auto" w:fill="auto"/>
            <w:noWrap/>
            <w:vAlign w:val="center"/>
            <w:hideMark/>
          </w:tcPr>
          <w:p w14:paraId="1B729E45"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0.0047</w:t>
            </w:r>
          </w:p>
        </w:tc>
      </w:tr>
      <w:tr w:rsidR="00EB624F" w:rsidRPr="00EB624F" w14:paraId="1479CE31"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6DD3BCD1"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F</w:t>
            </w:r>
            <w:ins w:id="5228" w:author="Kumar Baral" w:date="2023-02-10T15:32:00Z">
              <w:r w:rsidRPr="00EB624F">
                <w:rPr>
                  <w:rFonts w:cs="Calibri"/>
                  <w:szCs w:val="22"/>
                  <w:lang w:bidi="ne-NP"/>
                </w:rPr>
                <w:t>algun</w:t>
              </w:r>
            </w:ins>
          </w:p>
        </w:tc>
        <w:tc>
          <w:tcPr>
            <w:tcW w:w="1620" w:type="dxa"/>
            <w:tcBorders>
              <w:top w:val="nil"/>
              <w:left w:val="nil"/>
              <w:bottom w:val="single" w:sz="4" w:space="0" w:color="auto"/>
              <w:right w:val="single" w:sz="4" w:space="0" w:color="auto"/>
            </w:tcBorders>
            <w:shd w:val="clear" w:color="auto" w:fill="auto"/>
            <w:noWrap/>
            <w:vAlign w:val="center"/>
            <w:hideMark/>
          </w:tcPr>
          <w:p w14:paraId="6EFF9B94"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-18</w:t>
            </w:r>
          </w:p>
        </w:tc>
        <w:tc>
          <w:tcPr>
            <w:tcW w:w="1620" w:type="dxa"/>
            <w:tcBorders>
              <w:top w:val="nil"/>
              <w:left w:val="nil"/>
              <w:bottom w:val="single" w:sz="4" w:space="0" w:color="auto"/>
              <w:right w:val="single" w:sz="4" w:space="0" w:color="auto"/>
            </w:tcBorders>
            <w:shd w:val="clear" w:color="auto" w:fill="auto"/>
            <w:noWrap/>
            <w:vAlign w:val="center"/>
            <w:hideMark/>
          </w:tcPr>
          <w:p w14:paraId="5F006E2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-0.0476</w:t>
            </w:r>
          </w:p>
        </w:tc>
        <w:tc>
          <w:tcPr>
            <w:tcW w:w="1710" w:type="dxa"/>
            <w:tcBorders>
              <w:top w:val="nil"/>
              <w:left w:val="nil"/>
              <w:bottom w:val="single" w:sz="4" w:space="0" w:color="auto"/>
              <w:right w:val="single" w:sz="4" w:space="0" w:color="auto"/>
            </w:tcBorders>
            <w:shd w:val="clear" w:color="auto" w:fill="auto"/>
            <w:noWrap/>
            <w:vAlign w:val="center"/>
            <w:hideMark/>
          </w:tcPr>
          <w:p w14:paraId="2E8DE173"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0.7385</w:t>
            </w:r>
          </w:p>
        </w:tc>
        <w:tc>
          <w:tcPr>
            <w:tcW w:w="1620" w:type="dxa"/>
            <w:tcBorders>
              <w:top w:val="nil"/>
              <w:left w:val="nil"/>
              <w:bottom w:val="single" w:sz="4" w:space="0" w:color="auto"/>
              <w:right w:val="single" w:sz="4" w:space="0" w:color="auto"/>
            </w:tcBorders>
            <w:shd w:val="clear" w:color="auto" w:fill="auto"/>
            <w:noWrap/>
            <w:vAlign w:val="center"/>
            <w:hideMark/>
          </w:tcPr>
          <w:p w14:paraId="140EBD1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-0.0092</w:t>
            </w:r>
          </w:p>
        </w:tc>
      </w:tr>
      <w:tr w:rsidR="00EB624F" w:rsidRPr="00EB624F" w14:paraId="08963963" w14:textId="77777777" w:rsidTr="00EB624F">
        <w:trPr>
          <w:trHeight w:val="245"/>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FE7DA4F" w14:textId="77777777" w:rsidR="00EB624F" w:rsidRPr="00EB624F" w:rsidRDefault="00EB624F" w:rsidP="00EB624F">
            <w:pPr>
              <w:spacing w:before="0" w:after="0" w:line="240" w:lineRule="auto"/>
              <w:jc w:val="left"/>
              <w:rPr>
                <w:rFonts w:cs="Calibri"/>
                <w:szCs w:val="22"/>
                <w:lang w:bidi="ne-NP"/>
              </w:rPr>
            </w:pPr>
            <w:r w:rsidRPr="00EB624F">
              <w:rPr>
                <w:rFonts w:cs="Calibri"/>
                <w:szCs w:val="22"/>
                <w:lang w:bidi="ne-NP"/>
              </w:rPr>
              <w:t>C</w:t>
            </w:r>
            <w:ins w:id="5229" w:author="Kumar Baral" w:date="2023-02-10T15:32:00Z">
              <w:r w:rsidRPr="00EB624F">
                <w:rPr>
                  <w:rFonts w:cs="Calibri"/>
                  <w:szCs w:val="22"/>
                  <w:lang w:bidi="ne-NP"/>
                </w:rPr>
                <w:t>haitra</w:t>
              </w:r>
            </w:ins>
          </w:p>
        </w:tc>
        <w:tc>
          <w:tcPr>
            <w:tcW w:w="1620" w:type="dxa"/>
            <w:tcBorders>
              <w:top w:val="nil"/>
              <w:left w:val="nil"/>
              <w:bottom w:val="single" w:sz="4" w:space="0" w:color="auto"/>
              <w:right w:val="single" w:sz="4" w:space="0" w:color="auto"/>
            </w:tcBorders>
            <w:shd w:val="clear" w:color="auto" w:fill="auto"/>
            <w:noWrap/>
            <w:vAlign w:val="center"/>
            <w:hideMark/>
          </w:tcPr>
          <w:p w14:paraId="1CAEDE7F"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2</w:t>
            </w:r>
          </w:p>
        </w:tc>
        <w:tc>
          <w:tcPr>
            <w:tcW w:w="1620" w:type="dxa"/>
            <w:tcBorders>
              <w:top w:val="nil"/>
              <w:left w:val="nil"/>
              <w:bottom w:val="single" w:sz="4" w:space="0" w:color="auto"/>
              <w:right w:val="single" w:sz="4" w:space="0" w:color="auto"/>
            </w:tcBorders>
            <w:shd w:val="clear" w:color="auto" w:fill="auto"/>
            <w:noWrap/>
            <w:vAlign w:val="center"/>
            <w:hideMark/>
          </w:tcPr>
          <w:p w14:paraId="7B9A60C9"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0.0057</w:t>
            </w:r>
          </w:p>
        </w:tc>
        <w:tc>
          <w:tcPr>
            <w:tcW w:w="1710" w:type="dxa"/>
            <w:tcBorders>
              <w:top w:val="nil"/>
              <w:left w:val="nil"/>
              <w:bottom w:val="single" w:sz="4" w:space="0" w:color="auto"/>
              <w:right w:val="single" w:sz="4" w:space="0" w:color="auto"/>
            </w:tcBorders>
            <w:shd w:val="clear" w:color="auto" w:fill="auto"/>
            <w:noWrap/>
            <w:vAlign w:val="center"/>
            <w:hideMark/>
          </w:tcPr>
          <w:p w14:paraId="6C7FF721"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0.9834</w:t>
            </w:r>
          </w:p>
        </w:tc>
        <w:tc>
          <w:tcPr>
            <w:tcW w:w="1620" w:type="dxa"/>
            <w:tcBorders>
              <w:top w:val="nil"/>
              <w:left w:val="nil"/>
              <w:bottom w:val="single" w:sz="4" w:space="0" w:color="auto"/>
              <w:right w:val="single" w:sz="4" w:space="0" w:color="auto"/>
            </w:tcBorders>
            <w:shd w:val="clear" w:color="auto" w:fill="auto"/>
            <w:noWrap/>
            <w:vAlign w:val="center"/>
            <w:hideMark/>
          </w:tcPr>
          <w:p w14:paraId="04388D6D" w14:textId="77777777" w:rsidR="00EB624F" w:rsidRPr="00EB624F" w:rsidRDefault="00EB624F" w:rsidP="00EB624F">
            <w:pPr>
              <w:spacing w:before="0" w:after="0" w:line="240" w:lineRule="auto"/>
              <w:jc w:val="center"/>
              <w:rPr>
                <w:rFonts w:cs="Calibri"/>
                <w:szCs w:val="22"/>
                <w:lang w:bidi="ne-NP"/>
              </w:rPr>
            </w:pPr>
            <w:r w:rsidRPr="00EB624F">
              <w:rPr>
                <w:rFonts w:cs="Calibri"/>
                <w:szCs w:val="22"/>
                <w:lang w:bidi="ne-NP"/>
              </w:rPr>
              <w:t>-0.0066</w:t>
            </w:r>
          </w:p>
        </w:tc>
      </w:tr>
    </w:tbl>
    <w:p w14:paraId="5984AE3F" w14:textId="390B36B8" w:rsidR="00EB624F" w:rsidRDefault="00EB624F" w:rsidP="00EB624F"/>
    <w:p w14:paraId="7E3F0788" w14:textId="77777777" w:rsidR="00EB624F" w:rsidRPr="00EB624F" w:rsidRDefault="00EB624F" w:rsidP="00EB624F">
      <w:pPr>
        <w:rPr>
          <w:ins w:id="5230" w:author="Kumar Baral" w:date="2023-02-10T15:18:00Z"/>
        </w:rPr>
      </w:pPr>
    </w:p>
    <w:p w14:paraId="7AADD0E5" w14:textId="3E030D8E" w:rsidR="00CE7042" w:rsidRDefault="00694E10" w:rsidP="005C2E26">
      <w:pPr>
        <w:rPr>
          <w:ins w:id="5231" w:author="Kumar Baral" w:date="2023-02-13T09:24:00Z"/>
        </w:rPr>
      </w:pPr>
      <w:ins w:id="5232" w:author="Kumar Baral" w:date="2023-02-12T12:06:00Z">
        <w:r>
          <w:t xml:space="preserve">The </w:t>
        </w:r>
      </w:ins>
      <w:ins w:id="5233" w:author="Kumar Baral" w:date="2023-02-13T09:27:00Z">
        <w:r w:rsidR="00E0509C">
          <w:t xml:space="preserve">rate of </w:t>
        </w:r>
      </w:ins>
      <w:ins w:id="5234" w:author="Kumar Baral" w:date="2023-02-12T12:06:00Z">
        <w:r>
          <w:t>change</w:t>
        </w:r>
      </w:ins>
      <w:ins w:id="5235" w:author="Kumar Baral" w:date="2023-02-13T09:27:00Z">
        <w:r w:rsidR="00E0509C">
          <w:t xml:space="preserve"> </w:t>
        </w:r>
      </w:ins>
      <w:r w:rsidR="001E3856">
        <w:t xml:space="preserve">of </w:t>
      </w:r>
      <w:ins w:id="5236" w:author="Kumar Baral" w:date="2023-02-13T09:27:00Z">
        <w:r w:rsidR="00E0509C">
          <w:t>discharge per year</w:t>
        </w:r>
      </w:ins>
      <w:ins w:id="5237" w:author="Kumar Baral" w:date="2023-02-12T12:06:00Z">
        <w:r>
          <w:t xml:space="preserve"> </w:t>
        </w:r>
      </w:ins>
      <w:ins w:id="5238" w:author="Kumar Baral" w:date="2023-02-12T12:07:00Z">
        <w:r w:rsidR="00CC2D59">
          <w:t>is given in</w:t>
        </w:r>
      </w:ins>
      <w:ins w:id="5239" w:author="Kumar Baral" w:date="2023-02-13T10:55:00Z">
        <w:r w:rsidR="00CC2D59">
          <w:t xml:space="preserve"> </w:t>
        </w:r>
      </w:ins>
      <w:ins w:id="5240" w:author="Kumar Baral" w:date="2023-02-13T12:22:00Z">
        <w:r w:rsidR="008E1FA3">
          <w:fldChar w:fldCharType="begin"/>
        </w:r>
        <w:r w:rsidR="008E1FA3">
          <w:instrText xml:space="preserve"> REF _Ref127183355 \h </w:instrText>
        </w:r>
      </w:ins>
      <w:r w:rsidR="008E1FA3">
        <w:fldChar w:fldCharType="separate"/>
      </w:r>
      <w:ins w:id="5241" w:author="Kumar Baral" w:date="2023-02-13T10:54:00Z">
        <w:r w:rsidR="008C4DA6">
          <w:t xml:space="preserve">Table </w:t>
        </w:r>
      </w:ins>
      <w:r w:rsidR="008C4DA6">
        <w:rPr>
          <w:noProof/>
        </w:rPr>
        <w:t>1</w:t>
      </w:r>
      <w:ins w:id="5242" w:author="Kumar Baral" w:date="2023-02-13T14:27:00Z">
        <w:r w:rsidR="008C4DA6">
          <w:noBreakHyphen/>
        </w:r>
      </w:ins>
      <w:r w:rsidR="008C4DA6">
        <w:rPr>
          <w:noProof/>
        </w:rPr>
        <w:t>7</w:t>
      </w:r>
      <w:ins w:id="5243" w:author="Kumar Baral" w:date="2023-02-13T12:22:00Z">
        <w:r w:rsidR="008E1FA3">
          <w:fldChar w:fldCharType="end"/>
        </w:r>
      </w:ins>
      <w:r w:rsidR="002D09A2">
        <w:t xml:space="preserve"> in the column called “Apparent trend”</w:t>
      </w:r>
      <w:ins w:id="5244" w:author="Kumar Baral" w:date="2023-02-13T12:22:00Z">
        <w:r w:rsidR="008E1FA3">
          <w:t xml:space="preserve">. </w:t>
        </w:r>
      </w:ins>
      <w:ins w:id="5245" w:author="Kumar Baral" w:date="2023-02-12T12:09:00Z">
        <w:r>
          <w:t>This trend is expected</w:t>
        </w:r>
      </w:ins>
      <w:ins w:id="5246" w:author="Kumar Baral" w:date="2023-02-13T10:56:00Z">
        <w:r w:rsidR="00CC2D59">
          <w:t xml:space="preserve"> to be present</w:t>
        </w:r>
      </w:ins>
      <w:ins w:id="5247" w:author="Kumar Baral" w:date="2023-02-12T12:09:00Z">
        <w:r w:rsidR="00CC2D59">
          <w:t xml:space="preserve"> in the next </w:t>
        </w:r>
      </w:ins>
      <w:r w:rsidR="002D09A2">
        <w:t xml:space="preserve">few </w:t>
      </w:r>
      <w:ins w:id="5248" w:author="Kumar Baral" w:date="2023-02-12T12:09:00Z">
        <w:r w:rsidR="00CC2D59">
          <w:t>years</w:t>
        </w:r>
        <w:r>
          <w:t xml:space="preserve">. </w:t>
        </w:r>
      </w:ins>
    </w:p>
    <w:p w14:paraId="7D12E6D9" w14:textId="245949F2" w:rsidR="008211B4" w:rsidRDefault="00053B33" w:rsidP="005C2E26">
      <w:ins w:id="5249" w:author="Kumar Baral" w:date="2023-02-13T12:25:00Z">
        <w:r>
          <w:t xml:space="preserve">However, </w:t>
        </w:r>
      </w:ins>
      <w:ins w:id="5250" w:author="Kumar Baral" w:date="2023-02-13T12:24:00Z">
        <w:r>
          <w:t xml:space="preserve">the sample size of discharge data </w:t>
        </w:r>
      </w:ins>
      <w:r w:rsidR="002D09A2">
        <w:t xml:space="preserve">will </w:t>
      </w:r>
      <w:ins w:id="5251" w:author="Kumar Baral" w:date="2023-02-13T12:24:00Z">
        <w:r>
          <w:t>increase</w:t>
        </w:r>
      </w:ins>
      <w:r w:rsidR="002D09A2">
        <w:t xml:space="preserve"> in coming</w:t>
      </w:r>
      <w:ins w:id="5252" w:author="Kumar Baral" w:date="2023-02-13T12:24:00Z">
        <w:r>
          <w:t xml:space="preserve"> </w:t>
        </w:r>
      </w:ins>
      <w:ins w:id="5253" w:author="Kumar Baral" w:date="2023-02-13T12:25:00Z">
        <w:r>
          <w:t>year</w:t>
        </w:r>
      </w:ins>
      <w:r w:rsidR="002D09A2">
        <w:t>s</w:t>
      </w:r>
      <w:ins w:id="5254" w:author="Kumar Baral" w:date="2023-02-13T12:25:00Z">
        <w:r>
          <w:t xml:space="preserve"> </w:t>
        </w:r>
      </w:ins>
      <w:ins w:id="5255" w:author="Kumar Baral" w:date="2023-02-13T12:24:00Z">
        <w:r>
          <w:t xml:space="preserve">because there is continuous measurement of discharge in the intake of </w:t>
        </w:r>
      </w:ins>
      <w:r w:rsidR="0062160E">
        <w:t>Jhimruk</w:t>
      </w:r>
      <w:r w:rsidR="00882E22">
        <w:t xml:space="preserve"> K</w:t>
      </w:r>
      <w:ins w:id="5256" w:author="Kumar Baral" w:date="2023-02-13T12:24:00Z">
        <w:r>
          <w:t xml:space="preserve">hola. With the increment in sample size the numerical value of apparent trend may change slightly in the future years. </w:t>
        </w:r>
      </w:ins>
    </w:p>
    <w:p w14:paraId="0BCAC76B" w14:textId="0A5A521C" w:rsidR="005433E9" w:rsidRDefault="00A31B7A">
      <w:pPr>
        <w:pStyle w:val="Heading3"/>
        <w:rPr>
          <w:ins w:id="5257" w:author="Kumar Baral" w:date="2023-02-10T14:01:00Z"/>
        </w:rPr>
        <w:pPrChange w:id="5258" w:author="Kumar Baral" w:date="2023-02-10T14:03:00Z">
          <w:pPr/>
        </w:pPrChange>
      </w:pPr>
      <w:del w:id="5259" w:author="Kumar Baral" w:date="2023-02-10T14:03:00Z">
        <w:r w:rsidDel="00C537C5">
          <w:delText xml:space="preserve">Result and </w:delText>
        </w:r>
      </w:del>
      <w:del w:id="5260" w:author="Kumar Baral" w:date="2023-02-10T15:55:00Z">
        <w:r w:rsidDel="00E8212E">
          <w:delText>d</w:delText>
        </w:r>
      </w:del>
      <w:bookmarkStart w:id="5261" w:name="_Toc127348188"/>
      <w:ins w:id="5262" w:author="Kumar Baral" w:date="2023-02-10T15:55:00Z">
        <w:r w:rsidR="00E8212E">
          <w:t>Discussion</w:t>
        </w:r>
      </w:ins>
      <w:bookmarkEnd w:id="5261"/>
      <w:del w:id="5263" w:author="Kumar Baral" w:date="2023-02-10T15:55:00Z">
        <w:r w:rsidDel="00E8212E">
          <w:delText>iscussion</w:delText>
        </w:r>
      </w:del>
    </w:p>
    <w:p w14:paraId="677F5D6B" w14:textId="5A04FF2D" w:rsidR="009B6D49" w:rsidRPr="00882E22" w:rsidRDefault="009B6D49" w:rsidP="005C2E26">
      <w:pPr>
        <w:rPr>
          <w:ins w:id="5264" w:author="Kumar Baral" w:date="2023-02-10T15:24:00Z"/>
        </w:rPr>
      </w:pPr>
      <w:ins w:id="5265" w:author="Kumar Baral" w:date="2023-02-10T15:22:00Z">
        <w:r w:rsidRPr="00882E22">
          <w:t>Alterations in the hydrological regime occur due to the i</w:t>
        </w:r>
        <w:r w:rsidR="007E2B9F" w:rsidRPr="00882E22">
          <w:t>nfluence from changing climatic conditions</w:t>
        </w:r>
        <w:r w:rsidRPr="00882E22">
          <w:t xml:space="preserve"> such as </w:t>
        </w:r>
        <w:r w:rsidR="007E2B9F" w:rsidRPr="00882E22">
          <w:t>GHG emissi</w:t>
        </w:r>
        <w:r w:rsidRPr="00882E22">
          <w:t xml:space="preserve">ons, pollution, </w:t>
        </w:r>
      </w:ins>
      <w:ins w:id="5266" w:author="Kumar Baral" w:date="2023-02-10T15:46:00Z">
        <w:r w:rsidR="00A00263" w:rsidRPr="00882E22">
          <w:t xml:space="preserve">environmental changes such as </w:t>
        </w:r>
      </w:ins>
      <w:ins w:id="5267" w:author="Kumar Baral" w:date="2023-02-10T15:22:00Z">
        <w:r w:rsidRPr="00882E22">
          <w:t>deforestation</w:t>
        </w:r>
      </w:ins>
      <w:ins w:id="5268" w:author="Kumar Baral" w:date="2023-02-10T15:54:00Z">
        <w:r w:rsidR="00E8212E" w:rsidRPr="00882E22">
          <w:t>, plantation etc</w:t>
        </w:r>
      </w:ins>
      <w:ins w:id="5269" w:author="Kumar Baral" w:date="2023-02-10T15:22:00Z">
        <w:r w:rsidRPr="00882E22">
          <w:t xml:space="preserve">. Moreover, the change </w:t>
        </w:r>
      </w:ins>
      <w:ins w:id="5270" w:author="Kumar Baral" w:date="2023-02-12T10:37:00Z">
        <w:r w:rsidR="007330F3" w:rsidRPr="00882E22">
          <w:t>could be</w:t>
        </w:r>
      </w:ins>
      <w:ins w:id="5271" w:author="Kumar Baral" w:date="2023-02-10T15:22:00Z">
        <w:r w:rsidRPr="00882E22">
          <w:t xml:space="preserve"> the i</w:t>
        </w:r>
        <w:r w:rsidR="007E2B9F" w:rsidRPr="00882E22">
          <w:t>nfluence from physical changes at the land surface</w:t>
        </w:r>
      </w:ins>
      <w:ins w:id="5272" w:author="Kumar Baral" w:date="2023-02-10T15:23:00Z">
        <w:r w:rsidRPr="00882E22">
          <w:t xml:space="preserve"> such as </w:t>
        </w:r>
      </w:ins>
      <w:ins w:id="5273" w:author="Kumar Baral" w:date="2023-02-10T15:22:00Z">
        <w:r w:rsidR="007E2B9F" w:rsidRPr="00882E22">
          <w:t>Land us</w:t>
        </w:r>
        <w:r w:rsidRPr="00882E22">
          <w:t xml:space="preserve">e, infrastructure, water use etc. </w:t>
        </w:r>
      </w:ins>
      <w:ins w:id="5274" w:author="Kumar Baral" w:date="2023-02-10T15:20:00Z">
        <w:r w:rsidRPr="00882E22">
          <w:t xml:space="preserve">In order to determine the impacts on the hydrology, continuous, long record and good quality data are required. </w:t>
        </w:r>
      </w:ins>
    </w:p>
    <w:p w14:paraId="6AEC6A79" w14:textId="512B56B0" w:rsidR="001E3856" w:rsidRPr="00882E22" w:rsidRDefault="009B6D49" w:rsidP="005C2E26">
      <w:ins w:id="5275" w:author="Kumar Baral" w:date="2023-02-10T15:21:00Z">
        <w:r w:rsidRPr="00882E22">
          <w:t>From the analysis</w:t>
        </w:r>
      </w:ins>
      <w:ins w:id="5276" w:author="Kumar Baral" w:date="2023-02-10T15:24:00Z">
        <w:r w:rsidRPr="00882E22">
          <w:t xml:space="preserve"> of the data series of </w:t>
        </w:r>
      </w:ins>
      <w:r w:rsidR="0062160E" w:rsidRPr="00882E22">
        <w:t>Jhimruk</w:t>
      </w:r>
      <w:ins w:id="5277" w:author="Kumar Baral" w:date="2023-02-10T15:24:00Z">
        <w:r w:rsidRPr="00882E22">
          <w:t xml:space="preserve"> Khola</w:t>
        </w:r>
      </w:ins>
      <w:ins w:id="5278" w:author="Kumar Baral" w:date="2023-02-10T15:21:00Z">
        <w:r w:rsidRPr="00882E22">
          <w:t xml:space="preserve">, it is clearly seen that the </w:t>
        </w:r>
      </w:ins>
      <w:r w:rsidR="00882E22" w:rsidRPr="00882E22">
        <w:t xml:space="preserve">considered </w:t>
      </w:r>
      <w:ins w:id="5279" w:author="Kumar Baral" w:date="2023-02-10T15:21:00Z">
        <w:r w:rsidRPr="00882E22">
          <w:t>series do not have significant trends</w:t>
        </w:r>
      </w:ins>
      <w:ins w:id="5280" w:author="Kumar Baral" w:date="2023-02-10T15:24:00Z">
        <w:r w:rsidRPr="00882E22">
          <w:t xml:space="preserve"> as suggested by the </w:t>
        </w:r>
      </w:ins>
      <w:ins w:id="5281" w:author="Kumar Baral" w:date="2023-02-10T15:25:00Z">
        <w:r w:rsidRPr="00882E22">
          <w:t xml:space="preserve">Mann-Kendall’s test. </w:t>
        </w:r>
      </w:ins>
      <w:ins w:id="5282" w:author="Kumar Baral" w:date="2023-02-12T10:47:00Z">
        <w:r w:rsidR="004E1579" w:rsidRPr="00882E22">
          <w:t>The p-value is greater than the significance level, which is taken as 0.01</w:t>
        </w:r>
      </w:ins>
      <w:r w:rsidR="001E3856" w:rsidRPr="00882E22">
        <w:t xml:space="preserve"> for this study</w:t>
      </w:r>
      <w:ins w:id="5283" w:author="Kumar Baral" w:date="2023-02-12T10:47:00Z">
        <w:r w:rsidR="004E1579" w:rsidRPr="00882E22">
          <w:t xml:space="preserve">. </w:t>
        </w:r>
      </w:ins>
      <w:ins w:id="5284" w:author="Kumar Baral" w:date="2023-02-12T10:48:00Z">
        <w:r w:rsidR="004E1579" w:rsidRPr="00882E22">
          <w:t xml:space="preserve">This means we are </w:t>
        </w:r>
      </w:ins>
      <w:ins w:id="5285" w:author="Kumar Baral" w:date="2023-02-13T09:29:00Z">
        <w:r w:rsidR="00E0509C" w:rsidRPr="00882E22">
          <w:t xml:space="preserve">99 percent </w:t>
        </w:r>
      </w:ins>
      <w:ins w:id="5286" w:author="Kumar Baral" w:date="2023-02-12T10:48:00Z">
        <w:r w:rsidR="004E1579" w:rsidRPr="00882E22">
          <w:t>sure that there is no trend</w:t>
        </w:r>
      </w:ins>
      <w:ins w:id="5287" w:author="Kumar Baral" w:date="2023-02-13T09:30:00Z">
        <w:r w:rsidR="00E0509C" w:rsidRPr="00882E22">
          <w:t>.</w:t>
        </w:r>
      </w:ins>
      <w:ins w:id="5288" w:author="Kumar Baral" w:date="2023-02-12T10:48:00Z">
        <w:r w:rsidR="00E0509C" w:rsidRPr="00882E22">
          <w:t xml:space="preserve"> </w:t>
        </w:r>
      </w:ins>
      <w:ins w:id="5289" w:author="Kumar Baral" w:date="2023-02-13T09:30:00Z">
        <w:r w:rsidR="00E0509C" w:rsidRPr="00882E22">
          <w:t>H</w:t>
        </w:r>
      </w:ins>
      <w:ins w:id="5290" w:author="Kumar Baral" w:date="2023-02-12T10:48:00Z">
        <w:r w:rsidR="004E1579" w:rsidRPr="00882E22">
          <w:t>owever</w:t>
        </w:r>
      </w:ins>
      <w:ins w:id="5291" w:author="Kumar Baral" w:date="2023-02-13T09:30:00Z">
        <w:r w:rsidR="00E0509C" w:rsidRPr="00882E22">
          <w:t>,</w:t>
        </w:r>
      </w:ins>
      <w:ins w:id="5292" w:author="Kumar Baral" w:date="2023-02-12T10:48:00Z">
        <w:r w:rsidR="004E1579" w:rsidRPr="00882E22">
          <w:t xml:space="preserve"> it indicates there is still 1</w:t>
        </w:r>
      </w:ins>
      <w:ins w:id="5293" w:author="Kumar Baral" w:date="2023-02-12T10:49:00Z">
        <w:r w:rsidR="004E1579" w:rsidRPr="00882E22">
          <w:t xml:space="preserve">% </w:t>
        </w:r>
      </w:ins>
      <w:ins w:id="5294" w:author="Kumar Baral" w:date="2023-02-13T09:30:00Z">
        <w:r w:rsidR="00E0509C" w:rsidRPr="00882E22">
          <w:t xml:space="preserve">chance </w:t>
        </w:r>
      </w:ins>
      <w:ins w:id="5295" w:author="Kumar Baral" w:date="2023-02-12T10:49:00Z">
        <w:r w:rsidR="004E1579" w:rsidRPr="00882E22">
          <w:t xml:space="preserve">of having </w:t>
        </w:r>
      </w:ins>
      <w:ins w:id="5296" w:author="Kumar Baral" w:date="2023-02-13T09:17:00Z">
        <w:r w:rsidR="00CE7042" w:rsidRPr="00882E22">
          <w:t>significant</w:t>
        </w:r>
      </w:ins>
      <w:ins w:id="5297" w:author="Kumar Baral" w:date="2023-02-12T10:49:00Z">
        <w:r w:rsidR="004E1579" w:rsidRPr="00882E22">
          <w:t xml:space="preserve"> </w:t>
        </w:r>
      </w:ins>
      <w:ins w:id="5298" w:author="Kumar Baral" w:date="2023-02-13T09:31:00Z">
        <w:r w:rsidR="00E0509C" w:rsidRPr="00882E22">
          <w:t>trend</w:t>
        </w:r>
      </w:ins>
      <w:ins w:id="5299" w:author="Kumar Baral" w:date="2023-02-12T10:49:00Z">
        <w:r w:rsidR="004E1579" w:rsidRPr="00882E22">
          <w:t xml:space="preserve">. </w:t>
        </w:r>
      </w:ins>
      <w:ins w:id="5300" w:author="Kumar Baral" w:date="2023-02-10T15:25:00Z">
        <w:r w:rsidRPr="00882E22">
          <w:t xml:space="preserve"> </w:t>
        </w:r>
      </w:ins>
    </w:p>
    <w:p w14:paraId="36C31E87" w14:textId="724709F6" w:rsidR="006B6441" w:rsidRPr="005C2E26" w:rsidRDefault="00A00263" w:rsidP="005C2E26">
      <w:ins w:id="5301" w:author="Kumar Baral" w:date="2023-02-10T15:41:00Z">
        <w:r w:rsidRPr="00882E22">
          <w:t xml:space="preserve">For the months </w:t>
        </w:r>
      </w:ins>
      <w:r w:rsidR="00882E22" w:rsidRPr="00882E22">
        <w:t>Baishakh, Ashwin, Kartik, Mangsir, Poush, Magh</w:t>
      </w:r>
      <w:ins w:id="5302" w:author="Kumar Baral" w:date="2023-02-10T15:42:00Z">
        <w:r w:rsidRPr="00882E22">
          <w:t xml:space="preserve">, the apparent trend of discharge </w:t>
        </w:r>
      </w:ins>
      <w:ins w:id="5303" w:author="Kumar Baral" w:date="2023-02-10T16:32:00Z">
        <w:r w:rsidR="006308C0" w:rsidRPr="00882E22">
          <w:t>appe</w:t>
        </w:r>
      </w:ins>
      <w:ins w:id="5304" w:author="Kumar Baral" w:date="2023-02-10T16:33:00Z">
        <w:r w:rsidR="006308C0" w:rsidRPr="00882E22">
          <w:t>a</w:t>
        </w:r>
      </w:ins>
      <w:ins w:id="5305" w:author="Kumar Baral" w:date="2023-02-10T16:32:00Z">
        <w:r w:rsidR="006308C0" w:rsidRPr="00882E22">
          <w:t>r</w:t>
        </w:r>
      </w:ins>
      <w:ins w:id="5306" w:author="Kumar Baral" w:date="2023-02-10T16:33:00Z">
        <w:r w:rsidR="006308C0" w:rsidRPr="00882E22">
          <w:t>s to be</w:t>
        </w:r>
      </w:ins>
      <w:ins w:id="5307" w:author="Kumar Baral" w:date="2023-02-10T15:42:00Z">
        <w:r w:rsidRPr="00882E22">
          <w:t xml:space="preserve"> </w:t>
        </w:r>
      </w:ins>
      <w:r w:rsidR="00882E22" w:rsidRPr="00882E22">
        <w:t>increasing</w:t>
      </w:r>
      <w:ins w:id="5308" w:author="Kumar Baral" w:date="2023-02-10T15:42:00Z">
        <w:r w:rsidRPr="00882E22">
          <w:t xml:space="preserve"> whereas for the rest of the months the apparent trend </w:t>
        </w:r>
      </w:ins>
      <w:ins w:id="5309" w:author="Kumar Baral" w:date="2023-02-10T16:34:00Z">
        <w:r w:rsidR="006308C0" w:rsidRPr="00882E22">
          <w:t xml:space="preserve">appears to be </w:t>
        </w:r>
      </w:ins>
      <w:r w:rsidR="00882E22" w:rsidRPr="00882E22">
        <w:t>de</w:t>
      </w:r>
      <w:ins w:id="5310" w:author="Kumar Baral" w:date="2023-02-10T16:34:00Z">
        <w:r w:rsidR="006308C0" w:rsidRPr="00882E22">
          <w:t>creasing</w:t>
        </w:r>
      </w:ins>
      <w:ins w:id="5311" w:author="Kumar Baral" w:date="2023-02-10T15:43:00Z">
        <w:r w:rsidRPr="00882E22">
          <w:t>.</w:t>
        </w:r>
        <w:r>
          <w:t xml:space="preserve"> </w:t>
        </w:r>
      </w:ins>
    </w:p>
    <w:p w14:paraId="5280F6EA" w14:textId="11D1AE63" w:rsidR="002A46D1" w:rsidRDefault="002A46D1" w:rsidP="002A46D1">
      <w:pPr>
        <w:pStyle w:val="Heading2"/>
      </w:pPr>
      <w:bookmarkStart w:id="5312" w:name="_Toc127348189"/>
      <w:r w:rsidRPr="006238CC">
        <w:t>Glacier Lake Outburst Flood (GLOF)</w:t>
      </w:r>
      <w:bookmarkEnd w:id="5312"/>
    </w:p>
    <w:p w14:paraId="319F8CF8" w14:textId="2B25C9A9" w:rsidR="00A31B7A" w:rsidRPr="00976A12" w:rsidRDefault="00A31B7A" w:rsidP="00A31B7A">
      <w:r>
        <w:t xml:space="preserve">No sign of GLOF is recorded in the catchment. </w:t>
      </w:r>
    </w:p>
    <w:p w14:paraId="70F2E9FC" w14:textId="77777777" w:rsidR="00A31B7A" w:rsidRPr="00A31B7A" w:rsidRDefault="00A31B7A" w:rsidP="00A31B7A"/>
    <w:p w14:paraId="430B4F5B" w14:textId="77777777" w:rsidR="006238CC" w:rsidRPr="006238CC" w:rsidRDefault="006238CC" w:rsidP="001F4328">
      <w:pPr>
        <w:pStyle w:val="Heading2"/>
      </w:pPr>
      <w:bookmarkStart w:id="5313" w:name="_Toc444150620"/>
      <w:bookmarkStart w:id="5314" w:name="_Toc454649676"/>
      <w:bookmarkStart w:id="5315" w:name="_Toc477261951"/>
      <w:bookmarkStart w:id="5316" w:name="_Toc23762146"/>
      <w:bookmarkStart w:id="5317" w:name="_Toc68879987"/>
      <w:bookmarkStart w:id="5318" w:name="_Toc127348190"/>
      <w:r w:rsidRPr="006238CC">
        <w:t>Conclusions</w:t>
      </w:r>
      <w:bookmarkEnd w:id="5313"/>
      <w:bookmarkEnd w:id="5314"/>
      <w:bookmarkEnd w:id="5315"/>
      <w:bookmarkEnd w:id="5316"/>
      <w:bookmarkEnd w:id="5317"/>
      <w:bookmarkEnd w:id="5318"/>
    </w:p>
    <w:p w14:paraId="23F038F7" w14:textId="77777777" w:rsidR="006238CC" w:rsidRPr="001E7B74" w:rsidRDefault="006238CC" w:rsidP="006238CC">
      <w:r w:rsidRPr="001E7B74">
        <w:t>Based on the above studies on hydrology, followings conclusions can be drawn for the design of hydropower project components.</w:t>
      </w:r>
    </w:p>
    <w:p w14:paraId="51C62C94" w14:textId="637DF273" w:rsidR="006238CC" w:rsidRPr="001E7B74" w:rsidRDefault="006238CC" w:rsidP="00F96D25">
      <w:pPr>
        <w:numPr>
          <w:ilvl w:val="0"/>
          <w:numId w:val="23"/>
        </w:numPr>
      </w:pPr>
      <w:r w:rsidRPr="001E7B74">
        <w:t xml:space="preserve">The </w:t>
      </w:r>
      <w:ins w:id="5319" w:author="Kumar Baral" w:date="2023-02-10T15:44:00Z">
        <w:r w:rsidR="00A00263" w:rsidRPr="001E7B74">
          <w:t xml:space="preserve">available </w:t>
        </w:r>
      </w:ins>
      <w:del w:id="5320" w:author="Kumar Baral" w:date="2023-02-10T15:44:00Z">
        <w:r w:rsidRPr="001E7B74" w:rsidDel="00A00263">
          <w:delText>design discharge has been adopted to be 12.50 m</w:delText>
        </w:r>
        <w:r w:rsidRPr="001E7B74" w:rsidDel="00A00263">
          <w:rPr>
            <w:vertAlign w:val="superscript"/>
          </w:rPr>
          <w:delText>3</w:delText>
        </w:r>
        <w:r w:rsidRPr="001E7B74" w:rsidDel="00A00263">
          <w:delText>/s</w:delText>
        </w:r>
      </w:del>
      <w:del w:id="5321" w:author="Kumar Baral" w:date="2022-12-12T15:22:00Z">
        <w:r w:rsidRPr="001E7B74" w:rsidDel="000C269E">
          <w:delText xml:space="preserve"> (35.</w:delText>
        </w:r>
        <w:r w:rsidR="000F1267" w:rsidRPr="001E7B74" w:rsidDel="000C269E">
          <w:delText>9</w:delText>
        </w:r>
        <w:r w:rsidRPr="001E7B74" w:rsidDel="000C269E">
          <w:delText>% exceedance flow</w:delText>
        </w:r>
        <w:r w:rsidR="00095876" w:rsidRPr="001E7B74" w:rsidDel="000C269E">
          <w:delText xml:space="preserve"> as per this study</w:delText>
        </w:r>
        <w:r w:rsidRPr="001E7B74" w:rsidDel="000C269E">
          <w:delText>).</w:delText>
        </w:r>
      </w:del>
      <w:ins w:id="5322" w:author="Kumar Baral" w:date="2023-02-10T15:44:00Z">
        <w:r w:rsidR="00A00263" w:rsidRPr="001E7B74">
          <w:t xml:space="preserve">discharge data </w:t>
        </w:r>
      </w:ins>
      <w:ins w:id="5323" w:author="Kumar Baral" w:date="2023-02-10T15:45:00Z">
        <w:r w:rsidR="00A00263" w:rsidRPr="001E7B74">
          <w:t xml:space="preserve">of </w:t>
        </w:r>
      </w:ins>
      <w:r w:rsidR="0062160E" w:rsidRPr="001E7B74">
        <w:t>Jhimruk</w:t>
      </w:r>
      <w:ins w:id="5324" w:author="Kumar Baral" w:date="2023-02-10T15:45:00Z">
        <w:r w:rsidR="00A00263" w:rsidRPr="001E7B74">
          <w:t xml:space="preserve"> Khola </w:t>
        </w:r>
      </w:ins>
      <w:ins w:id="5325" w:author="Kumar Baral" w:date="2023-02-10T15:44:00Z">
        <w:r w:rsidR="00A00263" w:rsidRPr="001E7B74">
          <w:t>reveals that there is no significant trend of changing discharge</w:t>
        </w:r>
      </w:ins>
      <w:ins w:id="5326" w:author="Kumar Baral" w:date="2023-02-10T15:45:00Z">
        <w:r w:rsidR="00A00263" w:rsidRPr="001E7B74">
          <w:t xml:space="preserve"> either increasing or decreasing</w:t>
        </w:r>
      </w:ins>
      <w:ins w:id="5327" w:author="Kumar Baral" w:date="2023-02-10T15:44:00Z">
        <w:r w:rsidR="00A00263" w:rsidRPr="001E7B74">
          <w:t xml:space="preserve"> because</w:t>
        </w:r>
      </w:ins>
      <w:ins w:id="5328" w:author="Kumar Baral" w:date="2023-02-10T15:45:00Z">
        <w:r w:rsidR="00A00263" w:rsidRPr="001E7B74">
          <w:t xml:space="preserve"> of the climatic reason, </w:t>
        </w:r>
      </w:ins>
      <w:ins w:id="5329" w:author="Kumar Baral" w:date="2023-02-10T15:46:00Z">
        <w:r w:rsidR="00A00263" w:rsidRPr="001E7B74">
          <w:t xml:space="preserve">environmental reason and physical changes. </w:t>
        </w:r>
      </w:ins>
    </w:p>
    <w:p w14:paraId="3EDB0517" w14:textId="27595BCD" w:rsidR="006F37BC" w:rsidRPr="006F37BC" w:rsidRDefault="006F37BC" w:rsidP="001E7B74">
      <w:pPr>
        <w:numPr>
          <w:ilvl w:val="0"/>
          <w:numId w:val="23"/>
        </w:numPr>
      </w:pPr>
      <w:r>
        <w:rPr>
          <w:rFonts w:cs="Calibri"/>
          <w:color w:val="000000"/>
          <w:lang w:bidi="ne-NP"/>
        </w:rPr>
        <w:t>The mean annual flow for the considered data series is found to be 23.99 m3/s.</w:t>
      </w:r>
    </w:p>
    <w:p w14:paraId="2A2399AC" w14:textId="1462F5F6" w:rsidR="006F37BC" w:rsidRDefault="006F37BC" w:rsidP="001E7B74">
      <w:pPr>
        <w:numPr>
          <w:ilvl w:val="0"/>
          <w:numId w:val="23"/>
        </w:numPr>
      </w:pPr>
      <w:r>
        <w:rPr>
          <w:rFonts w:eastAsiaTheme="minorHAnsi" w:cstheme="minorBidi"/>
          <w:szCs w:val="22"/>
        </w:rPr>
        <w:t>T</w:t>
      </w:r>
      <w:ins w:id="5330" w:author="Kumar Baral" w:date="2023-02-13T14:29:00Z">
        <w:r w:rsidRPr="00491422">
          <w:rPr>
            <w:rFonts w:eastAsiaTheme="minorHAnsi" w:cstheme="minorBidi"/>
            <w:szCs w:val="22"/>
          </w:rPr>
          <w:t xml:space="preserve">he </w:t>
        </w:r>
      </w:ins>
      <w:r>
        <w:rPr>
          <w:rFonts w:eastAsiaTheme="minorHAnsi" w:cstheme="minorBidi"/>
          <w:szCs w:val="22"/>
        </w:rPr>
        <w:t xml:space="preserve">design </w:t>
      </w:r>
      <w:ins w:id="5331" w:author="Kumar Baral" w:date="2023-02-13T14:29:00Z">
        <w:r w:rsidRPr="00491422">
          <w:rPr>
            <w:rFonts w:eastAsiaTheme="minorHAnsi" w:cstheme="minorBidi"/>
            <w:szCs w:val="22"/>
          </w:rPr>
          <w:t xml:space="preserve">discharge </w:t>
        </w:r>
      </w:ins>
      <w:r w:rsidRPr="00491422">
        <w:rPr>
          <w:rFonts w:eastAsiaTheme="minorHAnsi" w:cstheme="minorBidi"/>
          <w:szCs w:val="22"/>
        </w:rPr>
        <w:t>of 7 m3/s is 56.25 % flow exceedance</w:t>
      </w:r>
      <w:r>
        <w:rPr>
          <w:rFonts w:eastAsiaTheme="minorHAnsi" w:cstheme="minorBidi"/>
          <w:szCs w:val="22"/>
        </w:rPr>
        <w:t xml:space="preserve"> as per this study report. </w:t>
      </w:r>
    </w:p>
    <w:p w14:paraId="267486E8" w14:textId="6F30D151" w:rsidR="001E7B74" w:rsidRDefault="006F37BC" w:rsidP="001E7B74">
      <w:pPr>
        <w:numPr>
          <w:ilvl w:val="0"/>
          <w:numId w:val="23"/>
        </w:numPr>
      </w:pPr>
      <w:r>
        <w:t>The flood flow is calculated as per Log Pearson Type III distribution. The flows with return period 2 years, 10 years, 20 years and 100 years is found to be 180 m3/s, 348</w:t>
      </w:r>
      <w:r w:rsidRPr="006F37BC">
        <w:t xml:space="preserve"> </w:t>
      </w:r>
      <w:r>
        <w:t>m3/s, 432</w:t>
      </w:r>
      <w:r w:rsidRPr="006F37BC">
        <w:t xml:space="preserve"> </w:t>
      </w:r>
      <w:r>
        <w:t>m3/s and 683</w:t>
      </w:r>
      <w:r w:rsidRPr="006F37BC">
        <w:t xml:space="preserve"> </w:t>
      </w:r>
      <w:r>
        <w:t>m3/s.</w:t>
      </w:r>
    </w:p>
    <w:p w14:paraId="3F5F8EB6" w14:textId="31410549" w:rsidR="001E7B74" w:rsidRDefault="001E7B74" w:rsidP="001E7B74">
      <w:pPr>
        <w:numPr>
          <w:ilvl w:val="0"/>
          <w:numId w:val="23"/>
        </w:numPr>
      </w:pPr>
      <w:r>
        <w:rPr>
          <w:lang w:eastAsia="x-none"/>
        </w:rPr>
        <w:t>T</w:t>
      </w:r>
      <w:ins w:id="5332" w:author="Kumar Baral" w:date="2023-02-13T14:22:00Z">
        <w:r w:rsidRPr="005B6688">
          <w:rPr>
            <w:lang w:eastAsia="x-none"/>
          </w:rPr>
          <w:t xml:space="preserve">he </w:t>
        </w:r>
      </w:ins>
      <w:r>
        <w:rPr>
          <w:lang w:eastAsia="x-none"/>
        </w:rPr>
        <w:t>calculated</w:t>
      </w:r>
      <w:ins w:id="5333" w:author="Kumar Baral" w:date="2023-02-13T14:22:00Z">
        <w:r w:rsidRPr="005B6688">
          <w:rPr>
            <w:lang w:eastAsia="x-none"/>
          </w:rPr>
          <w:t xml:space="preserve"> low flows at the intake</w:t>
        </w:r>
      </w:ins>
      <w:r>
        <w:rPr>
          <w:lang w:eastAsia="x-none"/>
        </w:rPr>
        <w:t xml:space="preserve"> of the project</w:t>
      </w:r>
      <w:ins w:id="5334" w:author="Kumar Baral" w:date="2023-02-13T14:22:00Z">
        <w:r w:rsidRPr="005B6688">
          <w:rPr>
            <w:lang w:eastAsia="x-none"/>
          </w:rPr>
          <w:t xml:space="preserve"> for the 1-day, 7-day, 15-day, and 30-day periods are </w:t>
        </w:r>
      </w:ins>
      <w:ins w:id="5335" w:author="Kumar Baral" w:date="2023-02-13T14:25:00Z">
        <w:r>
          <w:rPr>
            <w:lang w:eastAsia="x-none"/>
          </w:rPr>
          <w:t>1.</w:t>
        </w:r>
      </w:ins>
      <w:r>
        <w:rPr>
          <w:lang w:eastAsia="x-none"/>
        </w:rPr>
        <w:t>42</w:t>
      </w:r>
      <w:ins w:id="5336" w:author="Kumar Baral" w:date="2023-02-13T14:22:00Z">
        <w:r w:rsidRPr="005B6688">
          <w:rPr>
            <w:lang w:eastAsia="x-none"/>
          </w:rPr>
          <w:t xml:space="preserve"> m3/s, </w:t>
        </w:r>
      </w:ins>
      <w:ins w:id="5337" w:author="Kumar Baral" w:date="2023-02-13T14:25:00Z">
        <w:r>
          <w:rPr>
            <w:lang w:eastAsia="x-none"/>
          </w:rPr>
          <w:t>1.</w:t>
        </w:r>
      </w:ins>
      <w:r>
        <w:rPr>
          <w:lang w:eastAsia="x-none"/>
        </w:rPr>
        <w:t>77</w:t>
      </w:r>
      <w:ins w:id="5338" w:author="Kumar Baral" w:date="2023-02-13T14:22:00Z">
        <w:r w:rsidRPr="005B6688">
          <w:rPr>
            <w:lang w:eastAsia="x-none"/>
          </w:rPr>
          <w:t xml:space="preserve"> m3/s, </w:t>
        </w:r>
      </w:ins>
      <w:r>
        <w:rPr>
          <w:lang w:eastAsia="x-none"/>
        </w:rPr>
        <w:t>2.09</w:t>
      </w:r>
      <w:ins w:id="5339" w:author="Kumar Baral" w:date="2023-02-13T14:22:00Z">
        <w:r w:rsidRPr="005B6688">
          <w:rPr>
            <w:lang w:eastAsia="x-none"/>
          </w:rPr>
          <w:t xml:space="preserve"> m3/s, and </w:t>
        </w:r>
      </w:ins>
      <w:ins w:id="5340" w:author="Kumar Baral" w:date="2023-02-13T14:25:00Z">
        <w:r>
          <w:rPr>
            <w:lang w:eastAsia="x-none"/>
          </w:rPr>
          <w:t>2.</w:t>
        </w:r>
      </w:ins>
      <w:r>
        <w:rPr>
          <w:lang w:eastAsia="x-none"/>
        </w:rPr>
        <w:t>75</w:t>
      </w:r>
      <w:ins w:id="5341" w:author="Kumar Baral" w:date="2023-02-13T14:22:00Z">
        <w:r w:rsidRPr="005B6688">
          <w:rPr>
            <w:lang w:eastAsia="x-none"/>
          </w:rPr>
          <w:t xml:space="preserve"> m3/s, respectively</w:t>
        </w:r>
      </w:ins>
      <w:r>
        <w:rPr>
          <w:lang w:eastAsia="x-none"/>
        </w:rPr>
        <w:t>.</w:t>
      </w:r>
    </w:p>
    <w:p w14:paraId="2733B3CC" w14:textId="0A813AB3" w:rsidR="00BE1CE9" w:rsidRPr="006238CC" w:rsidDel="00E8212E" w:rsidRDefault="00BE1CE9" w:rsidP="00F96D25">
      <w:pPr>
        <w:numPr>
          <w:ilvl w:val="0"/>
          <w:numId w:val="23"/>
        </w:numPr>
        <w:rPr>
          <w:del w:id="5342" w:author="Kumar Baral" w:date="2023-02-10T15:53:00Z"/>
        </w:rPr>
      </w:pPr>
      <w:del w:id="5343" w:author="Kumar Baral" w:date="2023-02-10T15:53:00Z">
        <w:r w:rsidRPr="006238CC" w:rsidDel="00E8212E">
          <w:delText>The construction flood of 1 in 20 years return period at the proposed headworks site</w:delText>
        </w:r>
        <w:r w:rsidDel="00E8212E">
          <w:delText>s</w:delText>
        </w:r>
        <w:r w:rsidRPr="006238CC" w:rsidDel="00E8212E">
          <w:delText xml:space="preserve"> of the project is </w:delText>
        </w:r>
      </w:del>
      <w:del w:id="5344" w:author="Kumar Baral" w:date="2022-12-12T16:47:00Z">
        <w:r w:rsidR="00F22BE5" w:rsidDel="00A04755">
          <w:delText>19.40</w:delText>
        </w:r>
      </w:del>
      <w:del w:id="5345" w:author="Kumar Baral" w:date="2023-02-10T15:53:00Z">
        <w:r w:rsidRPr="00BE1CE9" w:rsidDel="00E8212E">
          <w:delText xml:space="preserve"> m</w:delText>
        </w:r>
        <w:r w:rsidRPr="00BE1CE9" w:rsidDel="00E8212E">
          <w:rPr>
            <w:vertAlign w:val="superscript"/>
          </w:rPr>
          <w:delText>3</w:delText>
        </w:r>
        <w:r w:rsidRPr="00BE1CE9" w:rsidDel="00E8212E">
          <w:delText xml:space="preserve">/s and </w:delText>
        </w:r>
      </w:del>
      <w:del w:id="5346" w:author="Kumar Baral" w:date="2022-12-12T16:47:00Z">
        <w:r w:rsidRPr="00BE1CE9" w:rsidDel="00A04755">
          <w:delText>1</w:delText>
        </w:r>
        <w:r w:rsidR="00F22BE5" w:rsidDel="00A04755">
          <w:delText>0.14</w:delText>
        </w:r>
      </w:del>
      <w:del w:id="5347" w:author="Kumar Baral" w:date="2023-02-10T15:53:00Z">
        <w:r w:rsidRPr="00BE1CE9" w:rsidDel="00E8212E">
          <w:delText xml:space="preserve"> m</w:delText>
        </w:r>
        <w:r w:rsidRPr="00BE1CE9" w:rsidDel="00E8212E">
          <w:rPr>
            <w:vertAlign w:val="superscript"/>
          </w:rPr>
          <w:delText>3</w:delText>
        </w:r>
        <w:r w:rsidRPr="00BE1CE9" w:rsidDel="00E8212E">
          <w:delText>/s</w:delText>
        </w:r>
        <w:r w:rsidDel="00E8212E">
          <w:delText xml:space="preserve"> for Myagdi Intake and Kunban Intake.</w:delText>
        </w:r>
        <w:bookmarkStart w:id="5348" w:name="_Toc127182417"/>
        <w:bookmarkStart w:id="5349" w:name="_Toc127182754"/>
        <w:bookmarkStart w:id="5350" w:name="_Toc127191938"/>
        <w:bookmarkStart w:id="5351" w:name="_Toc127278403"/>
        <w:bookmarkStart w:id="5352" w:name="_Toc127348191"/>
        <w:bookmarkEnd w:id="5348"/>
        <w:bookmarkEnd w:id="5349"/>
        <w:bookmarkEnd w:id="5350"/>
        <w:bookmarkEnd w:id="5351"/>
        <w:bookmarkEnd w:id="5352"/>
      </w:del>
    </w:p>
    <w:p w14:paraId="328ED49E" w14:textId="39D9B4ED" w:rsidR="006238CC" w:rsidRPr="006238CC" w:rsidDel="00E8212E" w:rsidRDefault="006238CC">
      <w:pPr>
        <w:numPr>
          <w:ilvl w:val="0"/>
          <w:numId w:val="23"/>
        </w:numPr>
        <w:rPr>
          <w:del w:id="5353" w:author="Kumar Baral" w:date="2023-02-10T15:53:00Z"/>
        </w:rPr>
        <w:pPrChange w:id="5354" w:author="Kumar Baral" w:date="2022-12-12T16:48:00Z">
          <w:pPr/>
        </w:pPrChange>
      </w:pPr>
      <w:del w:id="5355" w:author="Kumar Baral" w:date="2023-02-10T15:53:00Z">
        <w:r w:rsidRPr="006238CC" w:rsidDel="00E8212E">
          <w:delText>Similarly, based on the final report on Glacier Lakes and Glacial Lake Outburst Floods in Nepal prepared by ICIMOD (2011)</w:delText>
        </w:r>
        <w:r w:rsidR="00201D80" w:rsidDel="00E8212E">
          <w:delText xml:space="preserve"> t</w:delText>
        </w:r>
        <w:r w:rsidRPr="006238CC" w:rsidDel="00E8212E">
          <w:delText>he project does not have any glacier lake and hence, it is</w:delText>
        </w:r>
        <w:r w:rsidR="00E75D9C" w:rsidDel="00E8212E">
          <w:delText xml:space="preserve"> considered</w:delText>
        </w:r>
        <w:r w:rsidRPr="006238CC" w:rsidDel="00E8212E">
          <w:delText xml:space="preserve"> out of GLOF risk. </w:delText>
        </w:r>
        <w:bookmarkStart w:id="5356" w:name="_Toc127182418"/>
        <w:bookmarkStart w:id="5357" w:name="_Toc127182755"/>
        <w:bookmarkStart w:id="5358" w:name="_Toc127191939"/>
        <w:bookmarkStart w:id="5359" w:name="_Toc127278404"/>
        <w:bookmarkStart w:id="5360" w:name="_Toc127348192"/>
        <w:bookmarkStart w:id="5361" w:name="_Toc444150621"/>
        <w:bookmarkEnd w:id="5356"/>
        <w:bookmarkEnd w:id="5357"/>
        <w:bookmarkEnd w:id="5358"/>
        <w:bookmarkEnd w:id="5359"/>
        <w:bookmarkEnd w:id="5360"/>
      </w:del>
    </w:p>
    <w:p w14:paraId="2C7F73DD" w14:textId="77777777" w:rsidR="006238CC" w:rsidRPr="006238CC" w:rsidRDefault="006238CC" w:rsidP="001F4328">
      <w:pPr>
        <w:pStyle w:val="Heading2"/>
      </w:pPr>
      <w:bookmarkStart w:id="5362" w:name="_Toc454649677"/>
      <w:bookmarkStart w:id="5363" w:name="_Toc477261952"/>
      <w:bookmarkStart w:id="5364" w:name="_Toc23762147"/>
      <w:bookmarkStart w:id="5365" w:name="_Toc68879988"/>
      <w:bookmarkStart w:id="5366" w:name="_Toc127348193"/>
      <w:r w:rsidRPr="006238CC">
        <w:t>Recommendations</w:t>
      </w:r>
      <w:bookmarkEnd w:id="5361"/>
      <w:bookmarkEnd w:id="5362"/>
      <w:bookmarkEnd w:id="5363"/>
      <w:bookmarkEnd w:id="5364"/>
      <w:bookmarkEnd w:id="5365"/>
      <w:bookmarkEnd w:id="5366"/>
    </w:p>
    <w:p w14:paraId="59E123E1" w14:textId="1FB9CF59" w:rsidR="00E8212E" w:rsidRPr="001E7B74" w:rsidRDefault="006238CC">
      <w:pPr>
        <w:rPr>
          <w:ins w:id="5367" w:author="Kumar Baral" w:date="2023-02-10T15:52:00Z"/>
        </w:rPr>
        <w:pPrChange w:id="5368" w:author="Kumar Baral" w:date="2023-02-10T15:51:00Z">
          <w:pPr>
            <w:spacing w:before="0" w:after="0" w:line="240" w:lineRule="auto"/>
            <w:jc w:val="left"/>
          </w:pPr>
        </w:pPrChange>
      </w:pPr>
      <w:del w:id="5369" w:author="Kumar Baral" w:date="2023-02-10T15:47:00Z">
        <w:r w:rsidRPr="001E7B74" w:rsidDel="00E8212E">
          <w:delText>For reliability of the adopted monthly flow at proposed intake site of the project, it</w:delText>
        </w:r>
      </w:del>
      <w:ins w:id="5370" w:author="Kumar Baral" w:date="2023-02-10T15:47:00Z">
        <w:r w:rsidR="00E8212E" w:rsidRPr="001E7B74">
          <w:t>It</w:t>
        </w:r>
      </w:ins>
      <w:r w:rsidRPr="001E7B74">
        <w:t xml:space="preserve"> is recommended </w:t>
      </w:r>
      <w:del w:id="5371" w:author="Kumar Baral" w:date="2023-02-10T15:47:00Z">
        <w:r w:rsidRPr="001E7B74" w:rsidDel="00E8212E">
          <w:delText>for further work prior to the detail design as</w:delText>
        </w:r>
      </w:del>
      <w:ins w:id="5372" w:author="Kumar Baral" w:date="2023-02-10T15:47:00Z">
        <w:r w:rsidR="00E8212E" w:rsidRPr="001E7B74">
          <w:t xml:space="preserve">to continue to measure the daily average data of </w:t>
        </w:r>
      </w:ins>
      <w:r w:rsidR="0062160E" w:rsidRPr="001E7B74">
        <w:t>Jhimruk</w:t>
      </w:r>
      <w:ins w:id="5373" w:author="Kumar Baral" w:date="2023-02-10T15:47:00Z">
        <w:r w:rsidR="00E8212E" w:rsidRPr="001E7B74">
          <w:t xml:space="preserve"> </w:t>
        </w:r>
      </w:ins>
      <w:ins w:id="5374" w:author="Kumar Baral" w:date="2023-02-10T15:48:00Z">
        <w:r w:rsidR="00E8212E" w:rsidRPr="001E7B74">
          <w:t xml:space="preserve">Khola. </w:t>
        </w:r>
      </w:ins>
    </w:p>
    <w:p w14:paraId="34535063" w14:textId="77777777" w:rsidR="00882E22" w:rsidRPr="001E7B74" w:rsidRDefault="00882E22">
      <w:pPr>
        <w:pPrChange w:id="5375" w:author="Kumar Baral" w:date="2023-02-10T15:51:00Z">
          <w:pPr>
            <w:spacing w:before="0" w:after="0" w:line="240" w:lineRule="auto"/>
            <w:jc w:val="left"/>
          </w:pPr>
        </w:pPrChange>
      </w:pPr>
      <w:r w:rsidRPr="001E7B74">
        <w:lastRenderedPageBreak/>
        <w:t xml:space="preserve">Since, there is no significant trend seen in the considered daily discharge series (2051/52-2079/80), </w:t>
      </w:r>
      <w:ins w:id="5376" w:author="Kumar Baral" w:date="2023-02-10T15:48:00Z">
        <w:r w:rsidR="00E8212E" w:rsidRPr="001E7B74">
          <w:t xml:space="preserve">it is </w:t>
        </w:r>
      </w:ins>
      <w:r w:rsidRPr="001E7B74">
        <w:t xml:space="preserve">not </w:t>
      </w:r>
      <w:ins w:id="5377" w:author="Kumar Baral" w:date="2023-02-10T15:48:00Z">
        <w:r w:rsidR="00E8212E" w:rsidRPr="001E7B74">
          <w:t>recommended to opt the detailed analysis of impact of climate change</w:t>
        </w:r>
      </w:ins>
      <w:r w:rsidRPr="001E7B74">
        <w:t>.</w:t>
      </w:r>
      <w:ins w:id="5378" w:author="Kumar Baral" w:date="2023-02-10T15:48:00Z">
        <w:r w:rsidR="00E8212E" w:rsidRPr="001E7B74">
          <w:t xml:space="preserve"> </w:t>
        </w:r>
      </w:ins>
    </w:p>
    <w:p w14:paraId="308C9D2F" w14:textId="32760CE6" w:rsidR="006238CC" w:rsidRPr="006238CC" w:rsidDel="00E8212E" w:rsidRDefault="00882E22" w:rsidP="00882E22">
      <w:pPr>
        <w:rPr>
          <w:del w:id="5379" w:author="Kumar Baral" w:date="2023-02-10T15:51:00Z"/>
        </w:rPr>
      </w:pPr>
      <w:r w:rsidRPr="001E7B74">
        <w:t xml:space="preserve">Trend analysis can be performed in the future too. If that analysis will show significant trend then the study of the climate change </w:t>
      </w:r>
      <w:ins w:id="5380" w:author="Kumar Baral" w:date="2023-02-10T15:48:00Z">
        <w:r w:rsidR="00E8212E" w:rsidRPr="001E7B74">
          <w:t xml:space="preserve">using climate model such as </w:t>
        </w:r>
      </w:ins>
      <w:ins w:id="5381" w:author="Kumar Baral" w:date="2023-02-12T12:03:00Z">
        <w:r w:rsidR="00694E10" w:rsidRPr="001E7B74">
          <w:t>General Circulation Model (</w:t>
        </w:r>
      </w:ins>
      <w:ins w:id="5382" w:author="Kumar Baral" w:date="2023-02-10T15:49:00Z">
        <w:r w:rsidR="00694E10" w:rsidRPr="001E7B74">
          <w:t>G</w:t>
        </w:r>
      </w:ins>
      <w:ins w:id="5383" w:author="Kumar Baral" w:date="2023-02-12T12:03:00Z">
        <w:r w:rsidR="00694E10" w:rsidRPr="001E7B74">
          <w:t>C</w:t>
        </w:r>
      </w:ins>
      <w:ins w:id="5384" w:author="Kumar Baral" w:date="2023-02-10T15:49:00Z">
        <w:r w:rsidR="00E8212E" w:rsidRPr="001E7B74">
          <w:t>M</w:t>
        </w:r>
      </w:ins>
      <w:ins w:id="5385" w:author="Kumar Baral" w:date="2023-02-12T12:03:00Z">
        <w:r w:rsidR="00694E10" w:rsidRPr="001E7B74">
          <w:t>)</w:t>
        </w:r>
      </w:ins>
      <w:ins w:id="5386" w:author="Kumar Baral" w:date="2023-02-10T15:49:00Z">
        <w:r w:rsidR="00E8212E" w:rsidRPr="001E7B74">
          <w:t>,</w:t>
        </w:r>
      </w:ins>
      <w:ins w:id="5387" w:author="Kumar Baral" w:date="2023-02-12T12:03:00Z">
        <w:r w:rsidR="00694E10" w:rsidRPr="001E7B74">
          <w:t xml:space="preserve"> Regional Climate Model (</w:t>
        </w:r>
      </w:ins>
      <w:ins w:id="5388" w:author="Kumar Baral" w:date="2023-02-10T15:49:00Z">
        <w:r w:rsidR="00E8212E" w:rsidRPr="001E7B74">
          <w:t>R</w:t>
        </w:r>
      </w:ins>
      <w:ins w:id="5389" w:author="Kumar Baral" w:date="2023-02-12T12:03:00Z">
        <w:r w:rsidR="00694E10" w:rsidRPr="001E7B74">
          <w:t>CM)</w:t>
        </w:r>
      </w:ins>
      <w:r w:rsidRPr="001E7B74">
        <w:t xml:space="preserve"> </w:t>
      </w:r>
      <w:r w:rsidR="001E7B74" w:rsidRPr="001E7B74">
        <w:t>could</w:t>
      </w:r>
      <w:r w:rsidRPr="001E7B74">
        <w:t xml:space="preserve"> be performed</w:t>
      </w:r>
      <w:ins w:id="5390" w:author="Kumar Baral" w:date="2023-02-10T15:49:00Z">
        <w:r w:rsidR="00E8212E" w:rsidRPr="001E7B74">
          <w:t>. These model uses the availa</w:t>
        </w:r>
      </w:ins>
      <w:ins w:id="5391" w:author="Kumar Baral" w:date="2023-02-12T12:06:00Z">
        <w:r w:rsidR="00694E10" w:rsidRPr="001E7B74">
          <w:t>b</w:t>
        </w:r>
      </w:ins>
      <w:ins w:id="5392" w:author="Kumar Baral" w:date="2023-02-10T15:49:00Z">
        <w:r w:rsidR="00E8212E" w:rsidRPr="001E7B74">
          <w:t xml:space="preserve">le </w:t>
        </w:r>
      </w:ins>
      <w:ins w:id="5393" w:author="Kumar Baral" w:date="2023-02-10T15:50:00Z">
        <w:r w:rsidR="00E8212E" w:rsidRPr="001E7B74">
          <w:t>temperature</w:t>
        </w:r>
      </w:ins>
      <w:ins w:id="5394" w:author="Kumar Baral" w:date="2023-02-10T15:49:00Z">
        <w:r w:rsidR="00E8212E" w:rsidRPr="001E7B74">
          <w:t xml:space="preserve"> </w:t>
        </w:r>
      </w:ins>
      <w:ins w:id="5395" w:author="Kumar Baral" w:date="2023-02-10T15:50:00Z">
        <w:r w:rsidR="00E8212E" w:rsidRPr="001E7B74">
          <w:t xml:space="preserve">and rainfall series to predict the future temperature and precipitation </w:t>
        </w:r>
      </w:ins>
      <w:r w:rsidR="001E3856" w:rsidRPr="001E7B74">
        <w:t>series</w:t>
      </w:r>
      <w:ins w:id="5396" w:author="Kumar Baral" w:date="2023-02-10T15:50:00Z">
        <w:r w:rsidR="00E8212E" w:rsidRPr="001E7B74">
          <w:t xml:space="preserve"> using predictor tools</w:t>
        </w:r>
      </w:ins>
      <w:ins w:id="5397" w:author="Kumar Baral" w:date="2023-02-12T12:04:00Z">
        <w:r w:rsidR="00694E10" w:rsidRPr="001E7B74">
          <w:t xml:space="preserve">. </w:t>
        </w:r>
      </w:ins>
      <w:ins w:id="5398" w:author="Kumar Baral" w:date="2023-02-10T15:51:00Z">
        <w:r w:rsidR="00E8212E" w:rsidRPr="001E7B74">
          <w:t xml:space="preserve">Ultimately, </w:t>
        </w:r>
      </w:ins>
      <w:ins w:id="5399" w:author="Kumar Baral" w:date="2023-02-10T17:05:00Z">
        <w:r w:rsidR="0043066A" w:rsidRPr="001E7B74">
          <w:t xml:space="preserve">the predicted temperature and precipitation is </w:t>
        </w:r>
      </w:ins>
      <w:r w:rsidR="001E3856" w:rsidRPr="001E7B74">
        <w:t xml:space="preserve">incorporated </w:t>
      </w:r>
      <w:ins w:id="5400" w:author="Kumar Baral" w:date="2023-02-10T17:05:00Z">
        <w:r w:rsidR="0043066A" w:rsidRPr="001E7B74">
          <w:t xml:space="preserve">to obtain </w:t>
        </w:r>
      </w:ins>
      <w:r w:rsidR="001E3856" w:rsidRPr="001E7B74">
        <w:t>runoff (</w:t>
      </w:r>
      <w:ins w:id="5401" w:author="Kumar Baral" w:date="2023-02-10T17:05:00Z">
        <w:r w:rsidR="0043066A" w:rsidRPr="001E7B74">
          <w:t>discharge</w:t>
        </w:r>
      </w:ins>
      <w:r w:rsidR="001E3856" w:rsidRPr="001E7B74">
        <w:t>)</w:t>
      </w:r>
      <w:ins w:id="5402" w:author="Kumar Baral" w:date="2023-02-10T17:05:00Z">
        <w:r w:rsidR="0043066A" w:rsidRPr="001E7B74">
          <w:t xml:space="preserve"> </w:t>
        </w:r>
      </w:ins>
      <w:ins w:id="5403" w:author="Kumar Baral" w:date="2023-02-10T15:51:00Z">
        <w:r w:rsidR="00E8212E" w:rsidRPr="001E7B74">
          <w:t>by using hydrological models such as HEC HMS, NAM, BHV</w:t>
        </w:r>
      </w:ins>
      <w:ins w:id="5404" w:author="Kumar Baral" w:date="2023-02-10T17:06:00Z">
        <w:r w:rsidR="0043066A" w:rsidRPr="001E7B74">
          <w:t>.</w:t>
        </w:r>
      </w:ins>
      <w:del w:id="5405" w:author="Kumar Baral" w:date="2023-02-10T15:48:00Z">
        <w:r w:rsidR="006238CC" w:rsidRPr="001E7B74" w:rsidDel="00E8212E">
          <w:delText>;</w:delText>
        </w:r>
      </w:del>
    </w:p>
    <w:p w14:paraId="1D76DAE2" w14:textId="05DE8A5E" w:rsidR="006238CC" w:rsidRPr="006238CC" w:rsidDel="00E8212E" w:rsidRDefault="006238CC" w:rsidP="00F96D25">
      <w:pPr>
        <w:numPr>
          <w:ilvl w:val="0"/>
          <w:numId w:val="22"/>
        </w:numPr>
        <w:rPr>
          <w:del w:id="5406" w:author="Kumar Baral" w:date="2023-02-10T15:51:00Z"/>
        </w:rPr>
      </w:pPr>
      <w:del w:id="5407" w:author="Kumar Baral" w:date="2023-02-10T15:51:00Z">
        <w:r w:rsidRPr="006238CC" w:rsidDel="00E8212E">
          <w:delText>Continuous measurement of the flows at intake site of the Myagdi Khola to obtain long-term time series of the flow data</w:delText>
        </w:r>
        <w:r w:rsidR="00183E95" w:rsidDel="00E8212E">
          <w:delText>.</w:delText>
        </w:r>
      </w:del>
    </w:p>
    <w:p w14:paraId="11B5E09D" w14:textId="19BF3626" w:rsidR="00BB7826" w:rsidDel="00A00263" w:rsidRDefault="006238CC" w:rsidP="006238CC">
      <w:pPr>
        <w:rPr>
          <w:del w:id="5408" w:author="Kumar Baral" w:date="2023-02-10T15:47:00Z"/>
        </w:rPr>
      </w:pPr>
      <w:del w:id="5409" w:author="Kumar Baral" w:date="2023-02-10T15:47:00Z">
        <w:r w:rsidRPr="006238CC" w:rsidDel="00A00263">
          <w:delText>Similarly, for improvement of the rating curve developed at weir axis and tailrace of the Myagdi Khola,</w:delText>
        </w:r>
      </w:del>
    </w:p>
    <w:p w14:paraId="6F940B5F" w14:textId="3E417933" w:rsidR="006238CC" w:rsidRPr="006238CC" w:rsidDel="00A00263" w:rsidRDefault="006238CC" w:rsidP="00F96D25">
      <w:pPr>
        <w:numPr>
          <w:ilvl w:val="0"/>
          <w:numId w:val="22"/>
        </w:numPr>
        <w:rPr>
          <w:del w:id="5410" w:author="Kumar Baral" w:date="2023-02-10T15:47:00Z"/>
        </w:rPr>
      </w:pPr>
      <w:del w:id="5411" w:author="Kumar Baral" w:date="2023-02-10T15:47:00Z">
        <w:r w:rsidRPr="006238CC" w:rsidDel="00A00263">
          <w:delText xml:space="preserve">the rating curve has to be developed based on the measured flow data in the </w:delText>
        </w:r>
        <w:r w:rsidR="00183E95" w:rsidRPr="006238CC" w:rsidDel="00A00263">
          <w:delText>future.</w:delText>
        </w:r>
      </w:del>
    </w:p>
    <w:p w14:paraId="1D851DBF" w14:textId="460BB8D1" w:rsidR="006238CC" w:rsidRPr="006238CC" w:rsidDel="00A00263" w:rsidRDefault="006238CC" w:rsidP="006238CC">
      <w:pPr>
        <w:rPr>
          <w:del w:id="5412" w:author="Kumar Baral" w:date="2023-02-10T15:47:00Z"/>
        </w:rPr>
      </w:pPr>
      <w:del w:id="5413" w:author="Kumar Baral" w:date="2023-02-10T15:47:00Z">
        <w:r w:rsidRPr="006238CC" w:rsidDel="00A00263">
          <w:delText>Moreover, based on the final report on Glacier Lakes and Glacial Lake Outburst Floods in Nepal prepared by ICIMOD (2011), the project area is out of GLOF risk. However;</w:delText>
        </w:r>
      </w:del>
    </w:p>
    <w:p w14:paraId="114A9FE0" w14:textId="5144B491" w:rsidR="001F4328" w:rsidDel="00A00263" w:rsidRDefault="006238CC" w:rsidP="00F96D25">
      <w:pPr>
        <w:numPr>
          <w:ilvl w:val="0"/>
          <w:numId w:val="22"/>
        </w:numPr>
        <w:rPr>
          <w:del w:id="5414" w:author="Kumar Baral" w:date="2023-02-10T15:47:00Z"/>
        </w:rPr>
      </w:pPr>
      <w:del w:id="5415" w:author="Kumar Baral" w:date="2023-02-10T15:47:00Z">
        <w:r w:rsidRPr="006238CC" w:rsidDel="00A00263">
          <w:delText>Monitoring of large glaciers in upper part of the catchment has to be recommended in the future for considering the formation of glacier lakes.</w:delText>
        </w:r>
      </w:del>
    </w:p>
    <w:p w14:paraId="208E8C3D" w14:textId="77777777" w:rsidR="000C7DC9" w:rsidRDefault="000C7DC9">
      <w:pPr>
        <w:rPr>
          <w:b/>
          <w:bCs/>
          <w:caps/>
          <w:kern w:val="32"/>
          <w:sz w:val="28"/>
          <w:szCs w:val="32"/>
        </w:rPr>
        <w:pPrChange w:id="5416" w:author="Kumar Baral" w:date="2023-02-10T15:51:00Z">
          <w:pPr>
            <w:spacing w:before="0" w:after="0" w:line="240" w:lineRule="auto"/>
            <w:jc w:val="left"/>
          </w:pPr>
        </w:pPrChange>
      </w:pPr>
      <w:bookmarkStart w:id="5417" w:name="_Toc257037412"/>
      <w:bookmarkStart w:id="5418" w:name="_Toc269719496"/>
      <w:bookmarkStart w:id="5419" w:name="_Toc483425861"/>
      <w:bookmarkStart w:id="5420" w:name="_Toc483427538"/>
      <w:bookmarkStart w:id="5421" w:name="_Toc483462498"/>
      <w:bookmarkStart w:id="5422" w:name="_Toc483468490"/>
      <w:bookmarkStart w:id="5423" w:name="_Toc483468636"/>
      <w:bookmarkStart w:id="5424" w:name="_Toc483475401"/>
      <w:bookmarkStart w:id="5425" w:name="_Toc483475451"/>
      <w:bookmarkStart w:id="5426" w:name="_Toc483482819"/>
      <w:bookmarkStart w:id="5427" w:name="_Toc483491643"/>
      <w:bookmarkEnd w:id="5417"/>
      <w:bookmarkEnd w:id="5418"/>
      <w:bookmarkEnd w:id="5419"/>
      <w:bookmarkEnd w:id="5420"/>
      <w:bookmarkEnd w:id="5421"/>
      <w:bookmarkEnd w:id="5422"/>
      <w:bookmarkEnd w:id="5423"/>
      <w:bookmarkEnd w:id="5424"/>
      <w:bookmarkEnd w:id="5425"/>
      <w:bookmarkEnd w:id="5426"/>
      <w:bookmarkEnd w:id="5427"/>
      <w:r>
        <w:br w:type="page"/>
      </w:r>
    </w:p>
    <w:p w14:paraId="5E8F5E6A" w14:textId="2AC61051" w:rsidR="00AA0E54" w:rsidRDefault="00AA0E54" w:rsidP="00545CE7">
      <w:pPr>
        <w:pStyle w:val="Heading1"/>
      </w:pPr>
      <w:bookmarkStart w:id="5428" w:name="_Toc127348194"/>
      <w:r w:rsidRPr="006D015F">
        <w:lastRenderedPageBreak/>
        <w:t>REFERENCES</w:t>
      </w:r>
      <w:bookmarkEnd w:id="5428"/>
    </w:p>
    <w:p w14:paraId="2DD980BD" w14:textId="6DDC0F99" w:rsidR="006905BE" w:rsidRDefault="006905BE" w:rsidP="006905BE">
      <w:pPr>
        <w:pStyle w:val="ListParagraph"/>
        <w:numPr>
          <w:ilvl w:val="0"/>
          <w:numId w:val="142"/>
        </w:numPr>
      </w:pPr>
      <w:r>
        <w:t>A Brief Introduction, Jhimruk Hydro Electric and Rural Electrification Project</w:t>
      </w:r>
    </w:p>
    <w:p w14:paraId="2E4F5985" w14:textId="395621CA" w:rsidR="006905BE" w:rsidRDefault="006905BE" w:rsidP="006905BE">
      <w:pPr>
        <w:pStyle w:val="ListParagraph"/>
        <w:numPr>
          <w:ilvl w:val="0"/>
          <w:numId w:val="142"/>
        </w:numPr>
      </w:pPr>
      <w:r>
        <w:t>Experiences from the Project Implementation, Jhimruk Hydro Electric and Rural Electrification Project in Nepal, Office of International cooperation, 1996</w:t>
      </w:r>
    </w:p>
    <w:p w14:paraId="385B1FF8" w14:textId="1A33CC20" w:rsidR="00964DD9" w:rsidRDefault="00964DD9" w:rsidP="006905BE">
      <w:pPr>
        <w:pStyle w:val="ListParagraph"/>
        <w:numPr>
          <w:ilvl w:val="0"/>
          <w:numId w:val="142"/>
        </w:numPr>
      </w:pPr>
      <w:r>
        <w:t xml:space="preserve">Hydrological calculation during Damage Repair Work at the </w:t>
      </w:r>
      <w:proofErr w:type="spellStart"/>
      <w:r>
        <w:t>headworks</w:t>
      </w:r>
      <w:proofErr w:type="spellEnd"/>
      <w:r>
        <w:t xml:space="preserve"> site of the project by Hydro Consult Private Limited.</w:t>
      </w:r>
    </w:p>
    <w:p w14:paraId="502AB7DF" w14:textId="1E42BA70" w:rsidR="006251B4" w:rsidRDefault="006251B4" w:rsidP="006905BE">
      <w:pPr>
        <w:pStyle w:val="ListParagraph"/>
        <w:numPr>
          <w:ilvl w:val="0"/>
          <w:numId w:val="142"/>
        </w:numPr>
      </w:pPr>
      <w:r w:rsidRPr="006251B4">
        <w:t>DScreen User Manual, DScreen Version 1.0 $</w:t>
      </w:r>
      <w:proofErr w:type="spellStart"/>
      <w:r w:rsidRPr="006251B4">
        <w:t>Exp</w:t>
      </w:r>
      <w:proofErr w:type="spellEnd"/>
      <w:r w:rsidRPr="006251B4">
        <w:t xml:space="preserve">, R. </w:t>
      </w:r>
      <w:proofErr w:type="spellStart"/>
      <w:r w:rsidRPr="006251B4">
        <w:t>Venneker</w:t>
      </w:r>
      <w:proofErr w:type="spellEnd"/>
      <w:r w:rsidRPr="006251B4">
        <w:t xml:space="preserve">, UNESCO-IHE, Delft, The Netherlands, 2011 </w:t>
      </w:r>
    </w:p>
    <w:p w14:paraId="67450144" w14:textId="77777777" w:rsidR="0006200E" w:rsidRPr="00CB234B" w:rsidRDefault="0006200E" w:rsidP="0006200E"/>
    <w:sectPr w:rsidR="0006200E" w:rsidRPr="00CB234B" w:rsidSect="009124BA">
      <w:headerReference w:type="default" r:id="rId28"/>
      <w:footerReference w:type="default" r:id="rId29"/>
      <w:pgSz w:w="11907" w:h="16839" w:code="9"/>
      <w:pgMar w:top="1296" w:right="1080" w:bottom="129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142B04" w14:textId="77777777" w:rsidR="00FE5DC6" w:rsidRDefault="00FE5DC6" w:rsidP="00E93729">
      <w:pPr>
        <w:spacing w:before="0" w:after="0" w:line="240" w:lineRule="auto"/>
      </w:pPr>
      <w:r>
        <w:separator/>
      </w:r>
    </w:p>
  </w:endnote>
  <w:endnote w:type="continuationSeparator" w:id="0">
    <w:p w14:paraId="6A939095" w14:textId="77777777" w:rsidR="00FE5DC6" w:rsidRDefault="00FE5DC6"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1"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charset w:val="00"/>
    <w:family w:val="auto"/>
    <w:pitch w:val="variable"/>
    <w:sig w:usb0="00000003" w:usb1="00000000" w:usb2="00000000" w:usb3="00000000" w:csb0="00000001" w:csb1="00000000"/>
  </w:font>
  <w:font w:name="Gill Sans">
    <w:altName w:val="Century Gothic"/>
    <w:charset w:val="00"/>
    <w:family w:val="swiss"/>
    <w:pitch w:val="variable"/>
    <w:sig w:usb0="00000005" w:usb1="00000000" w:usb2="00000000" w:usb3="00000000" w:csb0="00000093" w:csb1="00000000"/>
  </w:font>
  <w:font w:name="MS Mincho">
    <w:altName w:val="ＭＳ 明朝"/>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443CDEC2" w:rsidR="006905BE" w:rsidRPr="00FC10D0" w:rsidRDefault="006905BE"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547DC3">
      <w:rPr>
        <w:rFonts w:ascii="Gill Sans MT" w:hAnsi="Gill Sans MT"/>
        <w:i/>
        <w:noProof/>
        <w:sz w:val="18"/>
        <w:szCs w:val="18"/>
      </w:rPr>
      <w:t>vii</w:t>
    </w:r>
    <w:r w:rsidRPr="00FC10D0">
      <w:rPr>
        <w:rFonts w:ascii="Gill Sans MT" w:hAnsi="Gill Sans MT"/>
        <w:i/>
        <w:sz w:val="18"/>
        <w:szCs w:val="18"/>
      </w:rPr>
      <w:fldChar w:fldCharType="end"/>
    </w:r>
  </w:p>
  <w:p w14:paraId="74FB852C" w14:textId="77777777" w:rsidR="006905BE" w:rsidRDefault="006905B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631D0D67" w:rsidR="006905BE" w:rsidRPr="00FC10D0" w:rsidRDefault="006905BE"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547DC3">
      <w:rPr>
        <w:rFonts w:ascii="Gill Sans MT" w:hAnsi="Gill Sans MT"/>
        <w:i/>
        <w:noProof/>
        <w:sz w:val="18"/>
        <w:szCs w:val="18"/>
      </w:rPr>
      <w:t>10</w:t>
    </w:r>
    <w:r w:rsidRPr="00FC10D0">
      <w:rPr>
        <w:rFonts w:ascii="Gill Sans MT" w:hAnsi="Gill Sans MT"/>
        <w:i/>
        <w:sz w:val="18"/>
        <w:szCs w:val="18"/>
      </w:rPr>
      <w:fldChar w:fldCharType="end"/>
    </w:r>
  </w:p>
  <w:p w14:paraId="481986A1" w14:textId="77777777" w:rsidR="006905BE" w:rsidRPr="005118F5" w:rsidRDefault="006905BE"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74AEF0" w14:textId="77777777" w:rsidR="00FE5DC6" w:rsidRDefault="00FE5DC6" w:rsidP="00E93729">
      <w:pPr>
        <w:spacing w:before="0" w:after="0" w:line="240" w:lineRule="auto"/>
      </w:pPr>
      <w:r>
        <w:separator/>
      </w:r>
    </w:p>
  </w:footnote>
  <w:footnote w:type="continuationSeparator" w:id="0">
    <w:p w14:paraId="71758526" w14:textId="77777777" w:rsidR="00FE5DC6" w:rsidRDefault="00FE5DC6"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76CB3E8E" w:rsidR="006905BE" w:rsidRPr="002E23EF" w:rsidRDefault="006905BE" w:rsidP="00607207">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88"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w:delText>
      </w:r>
    </w:del>
    <w:r>
      <w:rPr>
        <w:rFonts w:ascii="Gill Sans MT" w:hAnsi="Gill Sans MT"/>
        <w:i/>
        <w:sz w:val="20"/>
      </w:rPr>
      <w:t>Jhimruk</w:t>
    </w:r>
    <w:ins w:id="89" w:author="Kumar Baral" w:date="2023-01-30T16:39:00Z">
      <w:r>
        <w:rPr>
          <w:rFonts w:ascii="Gill Sans MT" w:hAnsi="Gill Sans MT"/>
          <w:i/>
          <w:sz w:val="20"/>
        </w:rPr>
        <w:t xml:space="preserve"> Hydro</w:t>
      </w:r>
    </w:ins>
    <w:r>
      <w:rPr>
        <w:rFonts w:ascii="Gill Sans MT" w:hAnsi="Gill Sans MT"/>
        <w:i/>
        <w:sz w:val="20"/>
      </w:rPr>
      <w:t>electric and Rural Electrification</w:t>
    </w:r>
    <w:ins w:id="90" w:author="Kumar Baral" w:date="2023-01-30T16:39:00Z">
      <w:r>
        <w:rPr>
          <w:rFonts w:ascii="Gill Sans MT" w:hAnsi="Gill Sans MT"/>
          <w:i/>
          <w:sz w:val="20"/>
        </w:rPr>
        <w:t xml:space="preserve"> Project</w:t>
      </w:r>
    </w:ins>
    <w:r w:rsidDel="008B66D5">
      <w:rPr>
        <w:rFonts w:ascii="Gill Sans MT" w:hAnsi="Gill Sans MT"/>
        <w:i/>
        <w:sz w:val="20"/>
      </w:rPr>
      <w:t xml:space="preserve"> </w:t>
    </w:r>
    <w:del w:id="91" w:author="Kumar Baral" w:date="2023-01-30T16:39:00Z">
      <w:r w:rsidDel="008B66D5">
        <w:rPr>
          <w:rFonts w:ascii="Gill Sans MT" w:hAnsi="Gill Sans MT"/>
          <w:i/>
          <w:sz w:val="20"/>
        </w:rPr>
        <w:delText>(12</w:delText>
      </w:r>
    </w:del>
    <w:del w:id="92" w:author="Kumar Baral" w:date="2022-12-12T17:04:00Z">
      <w:r w:rsidDel="00BC56BD">
        <w:rPr>
          <w:rFonts w:ascii="Gill Sans MT" w:hAnsi="Gill Sans MT"/>
          <w:i/>
          <w:sz w:val="20"/>
        </w:rPr>
        <w:delText>57.3</w:delText>
      </w:r>
    </w:del>
    <w:del w:id="93" w:author="Kumar Baral" w:date="2023-01-30T16:39:00Z">
      <w:r w:rsidDel="008B66D5">
        <w:rPr>
          <w:rFonts w:ascii="Gill Sans MT" w:hAnsi="Gill Sans MT"/>
          <w:i/>
          <w:sz w:val="20"/>
        </w:rPr>
        <w:delText xml:space="preserve"> MW)</w:delText>
      </w:r>
    </w:del>
  </w:p>
  <w:p w14:paraId="371C9D60" w14:textId="32999542" w:rsidR="006905BE" w:rsidRPr="000E17ED" w:rsidRDefault="006905BE"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5405E484" w:rsidR="006905BE" w:rsidRPr="002E23EF" w:rsidRDefault="006905BE" w:rsidP="005118F5">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r>
    <w:del w:id="5429" w:author="Kumar Baral" w:date="2023-01-30T16:39:00Z">
      <w:r w:rsidDel="008B66D5">
        <w:rPr>
          <w:rFonts w:ascii="Gill Sans MT" w:hAnsi="Gill Sans MT"/>
          <w:i/>
          <w:sz w:val="20"/>
        </w:rPr>
        <w:delText>Jhimruk</w:delText>
      </w:r>
      <w:r w:rsidRPr="00141336" w:rsidDel="008B66D5">
        <w:rPr>
          <w:rFonts w:ascii="Gill Sans MT" w:hAnsi="Gill Sans MT"/>
          <w:i/>
          <w:sz w:val="20"/>
        </w:rPr>
        <w:delText xml:space="preserve"> Hydropower Project</w:delText>
      </w:r>
    </w:del>
    <w:r>
      <w:rPr>
        <w:rFonts w:ascii="Gill Sans MT" w:hAnsi="Gill Sans MT"/>
        <w:i/>
        <w:sz w:val="20"/>
      </w:rPr>
      <w:t>Jhimruk</w:t>
    </w:r>
    <w:ins w:id="5430" w:author="Kumar Baral" w:date="2023-01-30T16:39:00Z">
      <w:r>
        <w:rPr>
          <w:rFonts w:ascii="Gill Sans MT" w:hAnsi="Gill Sans MT"/>
          <w:i/>
          <w:sz w:val="20"/>
        </w:rPr>
        <w:t xml:space="preserve"> Hydro</w:t>
      </w:r>
    </w:ins>
    <w:r>
      <w:rPr>
        <w:rFonts w:ascii="Gill Sans MT" w:hAnsi="Gill Sans MT"/>
        <w:i/>
        <w:sz w:val="20"/>
      </w:rPr>
      <w:t>electric and Rural Electrification</w:t>
    </w:r>
    <w:ins w:id="5431" w:author="Kumar Baral" w:date="2023-01-30T16:39:00Z">
      <w:r>
        <w:rPr>
          <w:rFonts w:ascii="Gill Sans MT" w:hAnsi="Gill Sans MT"/>
          <w:i/>
          <w:sz w:val="20"/>
        </w:rPr>
        <w:t xml:space="preserve"> Project</w:t>
      </w:r>
    </w:ins>
    <w:del w:id="5432" w:author="Kumar Baral" w:date="2023-01-30T16:39:00Z">
      <w:r w:rsidDel="008B66D5">
        <w:rPr>
          <w:rFonts w:ascii="Gill Sans MT" w:hAnsi="Gill Sans MT"/>
          <w:i/>
          <w:sz w:val="20"/>
        </w:rPr>
        <w:delText>(9</w:delText>
      </w:r>
    </w:del>
    <w:del w:id="5433" w:author="Kumar Baral" w:date="2022-12-13T09:53:00Z">
      <w:r w:rsidDel="009B7EF6">
        <w:rPr>
          <w:rFonts w:ascii="Gill Sans MT" w:hAnsi="Gill Sans MT"/>
          <w:i/>
          <w:sz w:val="20"/>
        </w:rPr>
        <w:delText>57.3</w:delText>
      </w:r>
    </w:del>
    <w:del w:id="5434" w:author="Kumar Baral" w:date="2023-01-30T16:39:00Z">
      <w:r w:rsidDel="008B66D5">
        <w:rPr>
          <w:rFonts w:ascii="Gill Sans MT" w:hAnsi="Gill Sans MT"/>
          <w:i/>
          <w:sz w:val="20"/>
        </w:rPr>
        <w:delText xml:space="preserve"> MW)</w:delText>
      </w:r>
    </w:del>
  </w:p>
  <w:p w14:paraId="7DAA1BC5" w14:textId="0C07242C" w:rsidR="006905BE" w:rsidRPr="00085B18" w:rsidRDefault="006905BE"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p w14:paraId="01F85213" w14:textId="77777777" w:rsidR="006905BE" w:rsidRPr="005118F5" w:rsidRDefault="006905BE"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F1553D8"/>
    <w:multiLevelType w:val="hybridMultilevel"/>
    <w:tmpl w:val="30B61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6"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6B959EA"/>
    <w:multiLevelType w:val="hybridMultilevel"/>
    <w:tmpl w:val="7DF6AE2E"/>
    <w:lvl w:ilvl="0" w:tplc="9ED01276">
      <w:start w:val="1"/>
      <w:numFmt w:val="bullet"/>
      <w:lvlText w:val="•"/>
      <w:lvlJc w:val="left"/>
      <w:pPr>
        <w:tabs>
          <w:tab w:val="num" w:pos="720"/>
        </w:tabs>
        <w:ind w:left="720" w:hanging="360"/>
      </w:pPr>
      <w:rPr>
        <w:rFonts w:ascii="Arial" w:hAnsi="Arial" w:hint="default"/>
      </w:rPr>
    </w:lvl>
    <w:lvl w:ilvl="1" w:tplc="8948FC3C">
      <w:start w:val="1"/>
      <w:numFmt w:val="bullet"/>
      <w:lvlText w:val="•"/>
      <w:lvlJc w:val="left"/>
      <w:pPr>
        <w:tabs>
          <w:tab w:val="num" w:pos="1440"/>
        </w:tabs>
        <w:ind w:left="1440" w:hanging="360"/>
      </w:pPr>
      <w:rPr>
        <w:rFonts w:ascii="Arial" w:hAnsi="Arial" w:hint="default"/>
      </w:rPr>
    </w:lvl>
    <w:lvl w:ilvl="2" w:tplc="442496D2">
      <w:numFmt w:val="bullet"/>
      <w:lvlText w:val="o"/>
      <w:lvlJc w:val="left"/>
      <w:pPr>
        <w:tabs>
          <w:tab w:val="num" w:pos="2160"/>
        </w:tabs>
        <w:ind w:left="2160" w:hanging="360"/>
      </w:pPr>
      <w:rPr>
        <w:rFonts w:ascii="Courier New" w:hAnsi="Courier New" w:hint="default"/>
      </w:rPr>
    </w:lvl>
    <w:lvl w:ilvl="3" w:tplc="92540BC0" w:tentative="1">
      <w:start w:val="1"/>
      <w:numFmt w:val="bullet"/>
      <w:lvlText w:val="•"/>
      <w:lvlJc w:val="left"/>
      <w:pPr>
        <w:tabs>
          <w:tab w:val="num" w:pos="2880"/>
        </w:tabs>
        <w:ind w:left="2880" w:hanging="360"/>
      </w:pPr>
      <w:rPr>
        <w:rFonts w:ascii="Arial" w:hAnsi="Arial" w:hint="default"/>
      </w:rPr>
    </w:lvl>
    <w:lvl w:ilvl="4" w:tplc="4800A1DA" w:tentative="1">
      <w:start w:val="1"/>
      <w:numFmt w:val="bullet"/>
      <w:lvlText w:val="•"/>
      <w:lvlJc w:val="left"/>
      <w:pPr>
        <w:tabs>
          <w:tab w:val="num" w:pos="3600"/>
        </w:tabs>
        <w:ind w:left="3600" w:hanging="360"/>
      </w:pPr>
      <w:rPr>
        <w:rFonts w:ascii="Arial" w:hAnsi="Arial" w:hint="default"/>
      </w:rPr>
    </w:lvl>
    <w:lvl w:ilvl="5" w:tplc="ABC663E2" w:tentative="1">
      <w:start w:val="1"/>
      <w:numFmt w:val="bullet"/>
      <w:lvlText w:val="•"/>
      <w:lvlJc w:val="left"/>
      <w:pPr>
        <w:tabs>
          <w:tab w:val="num" w:pos="4320"/>
        </w:tabs>
        <w:ind w:left="4320" w:hanging="360"/>
      </w:pPr>
      <w:rPr>
        <w:rFonts w:ascii="Arial" w:hAnsi="Arial" w:hint="default"/>
      </w:rPr>
    </w:lvl>
    <w:lvl w:ilvl="6" w:tplc="36D27B68" w:tentative="1">
      <w:start w:val="1"/>
      <w:numFmt w:val="bullet"/>
      <w:lvlText w:val="•"/>
      <w:lvlJc w:val="left"/>
      <w:pPr>
        <w:tabs>
          <w:tab w:val="num" w:pos="5040"/>
        </w:tabs>
        <w:ind w:left="5040" w:hanging="360"/>
      </w:pPr>
      <w:rPr>
        <w:rFonts w:ascii="Arial" w:hAnsi="Arial" w:hint="default"/>
      </w:rPr>
    </w:lvl>
    <w:lvl w:ilvl="7" w:tplc="C3A0889C" w:tentative="1">
      <w:start w:val="1"/>
      <w:numFmt w:val="bullet"/>
      <w:lvlText w:val="•"/>
      <w:lvlJc w:val="left"/>
      <w:pPr>
        <w:tabs>
          <w:tab w:val="num" w:pos="5760"/>
        </w:tabs>
        <w:ind w:left="5760" w:hanging="360"/>
      </w:pPr>
      <w:rPr>
        <w:rFonts w:ascii="Arial" w:hAnsi="Arial" w:hint="default"/>
      </w:rPr>
    </w:lvl>
    <w:lvl w:ilvl="8" w:tplc="652EF9E4"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1"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2"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3"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101"/>
  </w:num>
  <w:num w:numId="15">
    <w:abstractNumId w:val="94"/>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3"/>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9"/>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6"/>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5"/>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2"/>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8"/>
  </w:num>
  <w:num w:numId="100">
    <w:abstractNumId w:val="52"/>
  </w:num>
  <w:num w:numId="101">
    <w:abstractNumId w:val="58"/>
  </w:num>
  <w:num w:numId="102">
    <w:abstractNumId w:val="93"/>
  </w:num>
  <w:num w:numId="103">
    <w:abstractNumId w:val="4"/>
  </w:num>
  <w:num w:numId="104">
    <w:abstractNumId w:val="89"/>
  </w:num>
  <w:num w:numId="105">
    <w:abstractNumId w:val="28"/>
  </w:num>
  <w:num w:numId="106">
    <w:abstractNumId w:val="81"/>
  </w:num>
  <w:num w:numId="107">
    <w:abstractNumId w:val="87"/>
  </w:num>
  <w:num w:numId="108">
    <w:abstractNumId w:val="100"/>
  </w:num>
  <w:num w:numId="109">
    <w:abstractNumId w:val="10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10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 w:numId="139">
    <w:abstractNumId w:val="52"/>
  </w:num>
  <w:num w:numId="140">
    <w:abstractNumId w:val="52"/>
  </w:num>
  <w:num w:numId="141">
    <w:abstractNumId w:val="97"/>
  </w:num>
  <w:num w:numId="142">
    <w:abstractNumId w:val="92"/>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AD" w15:userId="S-1-5-21-2237983844-3594422194-1566261666-1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448"/>
    <w:rsid w:val="00002B4A"/>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B33"/>
    <w:rsid w:val="00053D9D"/>
    <w:rsid w:val="0005443B"/>
    <w:rsid w:val="00054459"/>
    <w:rsid w:val="00054F41"/>
    <w:rsid w:val="000553A4"/>
    <w:rsid w:val="000556F3"/>
    <w:rsid w:val="00055CA1"/>
    <w:rsid w:val="00055EBF"/>
    <w:rsid w:val="00055F20"/>
    <w:rsid w:val="000564CD"/>
    <w:rsid w:val="00056B0E"/>
    <w:rsid w:val="00057BBC"/>
    <w:rsid w:val="0006200E"/>
    <w:rsid w:val="00062C96"/>
    <w:rsid w:val="00062EF4"/>
    <w:rsid w:val="00063075"/>
    <w:rsid w:val="00063B95"/>
    <w:rsid w:val="000646F2"/>
    <w:rsid w:val="00065B02"/>
    <w:rsid w:val="000661F4"/>
    <w:rsid w:val="00066423"/>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4FB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5A61"/>
    <w:rsid w:val="000C666F"/>
    <w:rsid w:val="000C6897"/>
    <w:rsid w:val="000C712C"/>
    <w:rsid w:val="000C7BA0"/>
    <w:rsid w:val="000C7C48"/>
    <w:rsid w:val="000C7D11"/>
    <w:rsid w:val="000C7DC9"/>
    <w:rsid w:val="000D028B"/>
    <w:rsid w:val="000D0882"/>
    <w:rsid w:val="000D1098"/>
    <w:rsid w:val="000D1C26"/>
    <w:rsid w:val="000D1C68"/>
    <w:rsid w:val="000D1DF1"/>
    <w:rsid w:val="000D21C6"/>
    <w:rsid w:val="000D22D2"/>
    <w:rsid w:val="000D2658"/>
    <w:rsid w:val="000D26D2"/>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5AB"/>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5CD"/>
    <w:rsid w:val="001406F9"/>
    <w:rsid w:val="00140A41"/>
    <w:rsid w:val="00140E69"/>
    <w:rsid w:val="00141336"/>
    <w:rsid w:val="00141539"/>
    <w:rsid w:val="00141D16"/>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889"/>
    <w:rsid w:val="001529E3"/>
    <w:rsid w:val="00152EC7"/>
    <w:rsid w:val="001542DD"/>
    <w:rsid w:val="001546BC"/>
    <w:rsid w:val="00155FD6"/>
    <w:rsid w:val="00156116"/>
    <w:rsid w:val="001566BB"/>
    <w:rsid w:val="001567FB"/>
    <w:rsid w:val="00156AA8"/>
    <w:rsid w:val="0015737C"/>
    <w:rsid w:val="001577AC"/>
    <w:rsid w:val="001579DE"/>
    <w:rsid w:val="00157A8B"/>
    <w:rsid w:val="00160465"/>
    <w:rsid w:val="00160519"/>
    <w:rsid w:val="00160B06"/>
    <w:rsid w:val="001611DE"/>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0DF3"/>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46D3"/>
    <w:rsid w:val="00185387"/>
    <w:rsid w:val="0018542E"/>
    <w:rsid w:val="00185774"/>
    <w:rsid w:val="00186903"/>
    <w:rsid w:val="00186C10"/>
    <w:rsid w:val="00187174"/>
    <w:rsid w:val="001877B5"/>
    <w:rsid w:val="0019013A"/>
    <w:rsid w:val="00192010"/>
    <w:rsid w:val="00192279"/>
    <w:rsid w:val="00192955"/>
    <w:rsid w:val="00192D67"/>
    <w:rsid w:val="00192FEA"/>
    <w:rsid w:val="00193007"/>
    <w:rsid w:val="0019338F"/>
    <w:rsid w:val="00194EBD"/>
    <w:rsid w:val="00195562"/>
    <w:rsid w:val="0019633A"/>
    <w:rsid w:val="0019711F"/>
    <w:rsid w:val="001976AC"/>
    <w:rsid w:val="001977F9"/>
    <w:rsid w:val="00197B13"/>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A76"/>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856"/>
    <w:rsid w:val="001E3A43"/>
    <w:rsid w:val="001E3ADA"/>
    <w:rsid w:val="001E3BC8"/>
    <w:rsid w:val="001E46DE"/>
    <w:rsid w:val="001E4E2A"/>
    <w:rsid w:val="001E53E7"/>
    <w:rsid w:val="001E5467"/>
    <w:rsid w:val="001E5855"/>
    <w:rsid w:val="001E5A51"/>
    <w:rsid w:val="001E5F06"/>
    <w:rsid w:val="001E7B74"/>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1F6995"/>
    <w:rsid w:val="002004B2"/>
    <w:rsid w:val="00200A07"/>
    <w:rsid w:val="0020114A"/>
    <w:rsid w:val="002018DE"/>
    <w:rsid w:val="00201D80"/>
    <w:rsid w:val="00201EFC"/>
    <w:rsid w:val="00201F79"/>
    <w:rsid w:val="00202364"/>
    <w:rsid w:val="002023F4"/>
    <w:rsid w:val="0020243B"/>
    <w:rsid w:val="00202EED"/>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5E71"/>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1CD8"/>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1E8"/>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09A2"/>
    <w:rsid w:val="002D1343"/>
    <w:rsid w:val="002D1FBD"/>
    <w:rsid w:val="002D2301"/>
    <w:rsid w:val="002D253C"/>
    <w:rsid w:val="002D2797"/>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821"/>
    <w:rsid w:val="002E2E99"/>
    <w:rsid w:val="002E318A"/>
    <w:rsid w:val="002E3DD7"/>
    <w:rsid w:val="002E3EAD"/>
    <w:rsid w:val="002E4015"/>
    <w:rsid w:val="002E4ABD"/>
    <w:rsid w:val="002E4C93"/>
    <w:rsid w:val="002E4E08"/>
    <w:rsid w:val="002E5B4E"/>
    <w:rsid w:val="002E6814"/>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20"/>
    <w:rsid w:val="0030313B"/>
    <w:rsid w:val="0030314B"/>
    <w:rsid w:val="00304249"/>
    <w:rsid w:val="00304668"/>
    <w:rsid w:val="00304BF7"/>
    <w:rsid w:val="003050AD"/>
    <w:rsid w:val="003057B5"/>
    <w:rsid w:val="003062C0"/>
    <w:rsid w:val="00306AA2"/>
    <w:rsid w:val="00306AEB"/>
    <w:rsid w:val="00307F06"/>
    <w:rsid w:val="00307F9E"/>
    <w:rsid w:val="003100E9"/>
    <w:rsid w:val="00310848"/>
    <w:rsid w:val="00310DE8"/>
    <w:rsid w:val="00310FA7"/>
    <w:rsid w:val="0031181A"/>
    <w:rsid w:val="003138FE"/>
    <w:rsid w:val="00315AE3"/>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2AA1"/>
    <w:rsid w:val="00352BC0"/>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641"/>
    <w:rsid w:val="00366CA9"/>
    <w:rsid w:val="00367D2E"/>
    <w:rsid w:val="0037027F"/>
    <w:rsid w:val="003704A2"/>
    <w:rsid w:val="00370915"/>
    <w:rsid w:val="00370A48"/>
    <w:rsid w:val="0037126F"/>
    <w:rsid w:val="00372599"/>
    <w:rsid w:val="00373554"/>
    <w:rsid w:val="00373851"/>
    <w:rsid w:val="003738EF"/>
    <w:rsid w:val="00373A50"/>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3C9"/>
    <w:rsid w:val="0039142A"/>
    <w:rsid w:val="00391817"/>
    <w:rsid w:val="00391EEF"/>
    <w:rsid w:val="00392156"/>
    <w:rsid w:val="003924B1"/>
    <w:rsid w:val="003931F7"/>
    <w:rsid w:val="003933FC"/>
    <w:rsid w:val="003943A1"/>
    <w:rsid w:val="003947B6"/>
    <w:rsid w:val="00394C79"/>
    <w:rsid w:val="00394CFE"/>
    <w:rsid w:val="0039535D"/>
    <w:rsid w:val="003956CC"/>
    <w:rsid w:val="00395A4F"/>
    <w:rsid w:val="003965AE"/>
    <w:rsid w:val="00396865"/>
    <w:rsid w:val="003968C6"/>
    <w:rsid w:val="00397303"/>
    <w:rsid w:val="00397A7B"/>
    <w:rsid w:val="003A019A"/>
    <w:rsid w:val="003A023A"/>
    <w:rsid w:val="003A0335"/>
    <w:rsid w:val="003A0649"/>
    <w:rsid w:val="003A106C"/>
    <w:rsid w:val="003A19B0"/>
    <w:rsid w:val="003A1BAD"/>
    <w:rsid w:val="003A1D67"/>
    <w:rsid w:val="003A29D4"/>
    <w:rsid w:val="003A3C8F"/>
    <w:rsid w:val="003A4158"/>
    <w:rsid w:val="003A4432"/>
    <w:rsid w:val="003A45A2"/>
    <w:rsid w:val="003A4C98"/>
    <w:rsid w:val="003A4D1F"/>
    <w:rsid w:val="003A4EE8"/>
    <w:rsid w:val="003A605E"/>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572"/>
    <w:rsid w:val="003C7B8D"/>
    <w:rsid w:val="003D108A"/>
    <w:rsid w:val="003D14E8"/>
    <w:rsid w:val="003D1FE8"/>
    <w:rsid w:val="003D276E"/>
    <w:rsid w:val="003D2778"/>
    <w:rsid w:val="003D3023"/>
    <w:rsid w:val="003D32AB"/>
    <w:rsid w:val="003D3564"/>
    <w:rsid w:val="003D3773"/>
    <w:rsid w:val="003D37DF"/>
    <w:rsid w:val="003D406B"/>
    <w:rsid w:val="003D50BD"/>
    <w:rsid w:val="003D54F3"/>
    <w:rsid w:val="003D5634"/>
    <w:rsid w:val="003D5682"/>
    <w:rsid w:val="003D6AA8"/>
    <w:rsid w:val="003D71C5"/>
    <w:rsid w:val="003D7508"/>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C6F"/>
    <w:rsid w:val="004062BF"/>
    <w:rsid w:val="004067A2"/>
    <w:rsid w:val="00406CD4"/>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5DC4"/>
    <w:rsid w:val="00416020"/>
    <w:rsid w:val="004163C1"/>
    <w:rsid w:val="004164CC"/>
    <w:rsid w:val="00416580"/>
    <w:rsid w:val="004169A5"/>
    <w:rsid w:val="004169C3"/>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66A"/>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0E28"/>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0A61"/>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422"/>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39D9"/>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9A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579"/>
    <w:rsid w:val="004E166B"/>
    <w:rsid w:val="004E1A30"/>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371"/>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0E75"/>
    <w:rsid w:val="005211DB"/>
    <w:rsid w:val="005217F6"/>
    <w:rsid w:val="00522138"/>
    <w:rsid w:val="0052251E"/>
    <w:rsid w:val="005225D1"/>
    <w:rsid w:val="00522C40"/>
    <w:rsid w:val="00522D7D"/>
    <w:rsid w:val="00522F17"/>
    <w:rsid w:val="00522F2B"/>
    <w:rsid w:val="00524924"/>
    <w:rsid w:val="00524A71"/>
    <w:rsid w:val="00525A3E"/>
    <w:rsid w:val="00526412"/>
    <w:rsid w:val="0052662E"/>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41F5"/>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3E9"/>
    <w:rsid w:val="00543FCA"/>
    <w:rsid w:val="0054428D"/>
    <w:rsid w:val="00544369"/>
    <w:rsid w:val="00544B39"/>
    <w:rsid w:val="00545932"/>
    <w:rsid w:val="00545CAE"/>
    <w:rsid w:val="00545CE7"/>
    <w:rsid w:val="00546151"/>
    <w:rsid w:val="00546471"/>
    <w:rsid w:val="00547DC3"/>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22"/>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6E7"/>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0AD9"/>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3483"/>
    <w:rsid w:val="006143F3"/>
    <w:rsid w:val="0061463D"/>
    <w:rsid w:val="00615750"/>
    <w:rsid w:val="006161B8"/>
    <w:rsid w:val="00616A87"/>
    <w:rsid w:val="00616F99"/>
    <w:rsid w:val="00617834"/>
    <w:rsid w:val="006205BB"/>
    <w:rsid w:val="00620957"/>
    <w:rsid w:val="00620990"/>
    <w:rsid w:val="00620A07"/>
    <w:rsid w:val="0062160E"/>
    <w:rsid w:val="00621A2C"/>
    <w:rsid w:val="00621BA3"/>
    <w:rsid w:val="00621E6B"/>
    <w:rsid w:val="006238CC"/>
    <w:rsid w:val="0062406C"/>
    <w:rsid w:val="006242B9"/>
    <w:rsid w:val="006251B4"/>
    <w:rsid w:val="006259B1"/>
    <w:rsid w:val="00625A61"/>
    <w:rsid w:val="00626FEB"/>
    <w:rsid w:val="00627062"/>
    <w:rsid w:val="0062763B"/>
    <w:rsid w:val="0063007F"/>
    <w:rsid w:val="00630082"/>
    <w:rsid w:val="00630535"/>
    <w:rsid w:val="006308C0"/>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482"/>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982"/>
    <w:rsid w:val="00644C47"/>
    <w:rsid w:val="00645802"/>
    <w:rsid w:val="00645E0C"/>
    <w:rsid w:val="006461BD"/>
    <w:rsid w:val="006467A1"/>
    <w:rsid w:val="00646AF2"/>
    <w:rsid w:val="006470D2"/>
    <w:rsid w:val="00647330"/>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51E9"/>
    <w:rsid w:val="00655207"/>
    <w:rsid w:val="006553AB"/>
    <w:rsid w:val="00655BA1"/>
    <w:rsid w:val="00656C12"/>
    <w:rsid w:val="00657CEA"/>
    <w:rsid w:val="0066016F"/>
    <w:rsid w:val="0066076D"/>
    <w:rsid w:val="0066076F"/>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2E0"/>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5BE"/>
    <w:rsid w:val="0069095C"/>
    <w:rsid w:val="00690D56"/>
    <w:rsid w:val="00690F88"/>
    <w:rsid w:val="006910B1"/>
    <w:rsid w:val="006915F2"/>
    <w:rsid w:val="00693029"/>
    <w:rsid w:val="0069379E"/>
    <w:rsid w:val="00693CC2"/>
    <w:rsid w:val="00694CD8"/>
    <w:rsid w:val="00694E10"/>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441"/>
    <w:rsid w:val="006B66B3"/>
    <w:rsid w:val="006B73AB"/>
    <w:rsid w:val="006C01B9"/>
    <w:rsid w:val="006C07AB"/>
    <w:rsid w:val="006C2905"/>
    <w:rsid w:val="006C2A5C"/>
    <w:rsid w:val="006C32E6"/>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470"/>
    <w:rsid w:val="006D1915"/>
    <w:rsid w:val="006D1D95"/>
    <w:rsid w:val="006D2486"/>
    <w:rsid w:val="006D2E08"/>
    <w:rsid w:val="006D2FE5"/>
    <w:rsid w:val="006D40AB"/>
    <w:rsid w:val="006D4786"/>
    <w:rsid w:val="006D47AF"/>
    <w:rsid w:val="006D5254"/>
    <w:rsid w:val="006D52FC"/>
    <w:rsid w:val="006D5C6C"/>
    <w:rsid w:val="006D5FCE"/>
    <w:rsid w:val="006D60A1"/>
    <w:rsid w:val="006D64D5"/>
    <w:rsid w:val="006D6882"/>
    <w:rsid w:val="006D755F"/>
    <w:rsid w:val="006E05CA"/>
    <w:rsid w:val="006E061D"/>
    <w:rsid w:val="006E071C"/>
    <w:rsid w:val="006E0827"/>
    <w:rsid w:val="006E0878"/>
    <w:rsid w:val="006E0BCE"/>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37BC"/>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0F3"/>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6DBF"/>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369"/>
    <w:rsid w:val="00757CD7"/>
    <w:rsid w:val="00760DC5"/>
    <w:rsid w:val="00760E0F"/>
    <w:rsid w:val="00761B59"/>
    <w:rsid w:val="00761B9F"/>
    <w:rsid w:val="00761F6D"/>
    <w:rsid w:val="007621B5"/>
    <w:rsid w:val="007624C5"/>
    <w:rsid w:val="00762C32"/>
    <w:rsid w:val="007635A2"/>
    <w:rsid w:val="007636A2"/>
    <w:rsid w:val="00764286"/>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967"/>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3DCD"/>
    <w:rsid w:val="007C468C"/>
    <w:rsid w:val="007C4B44"/>
    <w:rsid w:val="007D0454"/>
    <w:rsid w:val="007D0649"/>
    <w:rsid w:val="007D0849"/>
    <w:rsid w:val="007D0894"/>
    <w:rsid w:val="007D0F7A"/>
    <w:rsid w:val="007D2466"/>
    <w:rsid w:val="007D28C6"/>
    <w:rsid w:val="007D3001"/>
    <w:rsid w:val="007D31BA"/>
    <w:rsid w:val="007D3266"/>
    <w:rsid w:val="007D36D3"/>
    <w:rsid w:val="007D39AF"/>
    <w:rsid w:val="007D3B0A"/>
    <w:rsid w:val="007D4869"/>
    <w:rsid w:val="007D5224"/>
    <w:rsid w:val="007D53CE"/>
    <w:rsid w:val="007D55AC"/>
    <w:rsid w:val="007D57C8"/>
    <w:rsid w:val="007D589A"/>
    <w:rsid w:val="007D598A"/>
    <w:rsid w:val="007D5E0B"/>
    <w:rsid w:val="007D6397"/>
    <w:rsid w:val="007D6D50"/>
    <w:rsid w:val="007D74D7"/>
    <w:rsid w:val="007E04CE"/>
    <w:rsid w:val="007E0D94"/>
    <w:rsid w:val="007E1B81"/>
    <w:rsid w:val="007E2458"/>
    <w:rsid w:val="007E27AC"/>
    <w:rsid w:val="007E2952"/>
    <w:rsid w:val="007E2B9F"/>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1B4"/>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05E"/>
    <w:rsid w:val="00833336"/>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9B8"/>
    <w:rsid w:val="00856AA3"/>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2E22"/>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32C4"/>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AAC"/>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6D5"/>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4DA6"/>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057B"/>
    <w:rsid w:val="008E12B5"/>
    <w:rsid w:val="008E18E0"/>
    <w:rsid w:val="008E1E20"/>
    <w:rsid w:val="008E1EE2"/>
    <w:rsid w:val="008E1FA3"/>
    <w:rsid w:val="008E36AB"/>
    <w:rsid w:val="008E3CE8"/>
    <w:rsid w:val="008E3FA6"/>
    <w:rsid w:val="008E4EB2"/>
    <w:rsid w:val="008E50D5"/>
    <w:rsid w:val="008E548D"/>
    <w:rsid w:val="008E5933"/>
    <w:rsid w:val="008E5EAA"/>
    <w:rsid w:val="008E5EE2"/>
    <w:rsid w:val="008E648F"/>
    <w:rsid w:val="008E65AE"/>
    <w:rsid w:val="008E66C4"/>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541"/>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B5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3B2"/>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3C41"/>
    <w:rsid w:val="00944AD9"/>
    <w:rsid w:val="00945DF6"/>
    <w:rsid w:val="00945FC9"/>
    <w:rsid w:val="00946503"/>
    <w:rsid w:val="00947CD6"/>
    <w:rsid w:val="00950282"/>
    <w:rsid w:val="00950348"/>
    <w:rsid w:val="009512B2"/>
    <w:rsid w:val="00951965"/>
    <w:rsid w:val="00951CAD"/>
    <w:rsid w:val="00952598"/>
    <w:rsid w:val="00954095"/>
    <w:rsid w:val="00954E9E"/>
    <w:rsid w:val="009562D0"/>
    <w:rsid w:val="0095643B"/>
    <w:rsid w:val="009564D9"/>
    <w:rsid w:val="009567B4"/>
    <w:rsid w:val="00960A41"/>
    <w:rsid w:val="009616A9"/>
    <w:rsid w:val="00961849"/>
    <w:rsid w:val="009618C2"/>
    <w:rsid w:val="009618C9"/>
    <w:rsid w:val="00961A9E"/>
    <w:rsid w:val="00961D1D"/>
    <w:rsid w:val="00961FF8"/>
    <w:rsid w:val="00962788"/>
    <w:rsid w:val="00963453"/>
    <w:rsid w:val="00963DCC"/>
    <w:rsid w:val="009644DA"/>
    <w:rsid w:val="0096498D"/>
    <w:rsid w:val="00964ABA"/>
    <w:rsid w:val="00964DD9"/>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4A5"/>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DA1"/>
    <w:rsid w:val="00983572"/>
    <w:rsid w:val="00983CD0"/>
    <w:rsid w:val="009845A8"/>
    <w:rsid w:val="00984D92"/>
    <w:rsid w:val="0098521B"/>
    <w:rsid w:val="0098672C"/>
    <w:rsid w:val="00986946"/>
    <w:rsid w:val="00986ED4"/>
    <w:rsid w:val="00986FEC"/>
    <w:rsid w:val="00987CA5"/>
    <w:rsid w:val="00990B82"/>
    <w:rsid w:val="00990FAD"/>
    <w:rsid w:val="009915A1"/>
    <w:rsid w:val="00991B37"/>
    <w:rsid w:val="00992878"/>
    <w:rsid w:val="009928A9"/>
    <w:rsid w:val="00992D03"/>
    <w:rsid w:val="009936EA"/>
    <w:rsid w:val="0099405E"/>
    <w:rsid w:val="00994388"/>
    <w:rsid w:val="009947ED"/>
    <w:rsid w:val="0099520C"/>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6D49"/>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6B"/>
    <w:rsid w:val="009E22AD"/>
    <w:rsid w:val="009E37B8"/>
    <w:rsid w:val="009E5F89"/>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63"/>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65C"/>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1B7A"/>
    <w:rsid w:val="00A32264"/>
    <w:rsid w:val="00A32523"/>
    <w:rsid w:val="00A32C55"/>
    <w:rsid w:val="00A3364C"/>
    <w:rsid w:val="00A337B8"/>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00D"/>
    <w:rsid w:val="00A62A7C"/>
    <w:rsid w:val="00A62B91"/>
    <w:rsid w:val="00A63CA2"/>
    <w:rsid w:val="00A63F65"/>
    <w:rsid w:val="00A64211"/>
    <w:rsid w:val="00A642B3"/>
    <w:rsid w:val="00A64573"/>
    <w:rsid w:val="00A64BFA"/>
    <w:rsid w:val="00A64FCB"/>
    <w:rsid w:val="00A64FFF"/>
    <w:rsid w:val="00A65234"/>
    <w:rsid w:val="00A658D6"/>
    <w:rsid w:val="00A65CE5"/>
    <w:rsid w:val="00A6607D"/>
    <w:rsid w:val="00A66B81"/>
    <w:rsid w:val="00A66EF5"/>
    <w:rsid w:val="00A67009"/>
    <w:rsid w:val="00A6729D"/>
    <w:rsid w:val="00A70160"/>
    <w:rsid w:val="00A70800"/>
    <w:rsid w:val="00A70E53"/>
    <w:rsid w:val="00A71920"/>
    <w:rsid w:val="00A7193E"/>
    <w:rsid w:val="00A72167"/>
    <w:rsid w:val="00A72D45"/>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6F48"/>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11E"/>
    <w:rsid w:val="00AC55F6"/>
    <w:rsid w:val="00AC5A62"/>
    <w:rsid w:val="00AC5D4A"/>
    <w:rsid w:val="00AC6342"/>
    <w:rsid w:val="00AC7BC3"/>
    <w:rsid w:val="00AD0658"/>
    <w:rsid w:val="00AD0706"/>
    <w:rsid w:val="00AD0811"/>
    <w:rsid w:val="00AD11BA"/>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520"/>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3E8"/>
    <w:rsid w:val="00AF4446"/>
    <w:rsid w:val="00AF4DE2"/>
    <w:rsid w:val="00AF5284"/>
    <w:rsid w:val="00AF5354"/>
    <w:rsid w:val="00AF56B7"/>
    <w:rsid w:val="00AF57D6"/>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2C2"/>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69D"/>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52"/>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0E1E"/>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57B"/>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3DA7"/>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2A6"/>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344"/>
    <w:rsid w:val="00C274C3"/>
    <w:rsid w:val="00C2794D"/>
    <w:rsid w:val="00C30A3C"/>
    <w:rsid w:val="00C30FC4"/>
    <w:rsid w:val="00C31084"/>
    <w:rsid w:val="00C32004"/>
    <w:rsid w:val="00C32F52"/>
    <w:rsid w:val="00C33155"/>
    <w:rsid w:val="00C33ACB"/>
    <w:rsid w:val="00C344D9"/>
    <w:rsid w:val="00C3472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0D5"/>
    <w:rsid w:val="00C4330A"/>
    <w:rsid w:val="00C442D0"/>
    <w:rsid w:val="00C44EFE"/>
    <w:rsid w:val="00C45A93"/>
    <w:rsid w:val="00C45C66"/>
    <w:rsid w:val="00C45CB1"/>
    <w:rsid w:val="00C4611C"/>
    <w:rsid w:val="00C46277"/>
    <w:rsid w:val="00C46AED"/>
    <w:rsid w:val="00C46BB3"/>
    <w:rsid w:val="00C46CD6"/>
    <w:rsid w:val="00C46F91"/>
    <w:rsid w:val="00C4753F"/>
    <w:rsid w:val="00C47C87"/>
    <w:rsid w:val="00C47DD5"/>
    <w:rsid w:val="00C506B4"/>
    <w:rsid w:val="00C509E5"/>
    <w:rsid w:val="00C50ECB"/>
    <w:rsid w:val="00C51100"/>
    <w:rsid w:val="00C51486"/>
    <w:rsid w:val="00C5227F"/>
    <w:rsid w:val="00C52322"/>
    <w:rsid w:val="00C526F2"/>
    <w:rsid w:val="00C537C5"/>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4B"/>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28B0"/>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34B"/>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D59"/>
    <w:rsid w:val="00CC2E15"/>
    <w:rsid w:val="00CC3143"/>
    <w:rsid w:val="00CC3A9F"/>
    <w:rsid w:val="00CC3C3B"/>
    <w:rsid w:val="00CC4025"/>
    <w:rsid w:val="00CC422F"/>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E7042"/>
    <w:rsid w:val="00CF00F3"/>
    <w:rsid w:val="00CF015D"/>
    <w:rsid w:val="00CF0BFE"/>
    <w:rsid w:val="00CF171C"/>
    <w:rsid w:val="00CF1AB4"/>
    <w:rsid w:val="00CF402C"/>
    <w:rsid w:val="00CF4269"/>
    <w:rsid w:val="00CF4793"/>
    <w:rsid w:val="00CF483A"/>
    <w:rsid w:val="00CF4A9B"/>
    <w:rsid w:val="00CF6510"/>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2D7"/>
    <w:rsid w:val="00D04644"/>
    <w:rsid w:val="00D04796"/>
    <w:rsid w:val="00D04A2E"/>
    <w:rsid w:val="00D05974"/>
    <w:rsid w:val="00D05FC1"/>
    <w:rsid w:val="00D06CD7"/>
    <w:rsid w:val="00D07848"/>
    <w:rsid w:val="00D078BA"/>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0E7B"/>
    <w:rsid w:val="00D218E8"/>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C78"/>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2C6D"/>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4E2"/>
    <w:rsid w:val="00D83ECA"/>
    <w:rsid w:val="00D84030"/>
    <w:rsid w:val="00D844E6"/>
    <w:rsid w:val="00D84826"/>
    <w:rsid w:val="00D8537B"/>
    <w:rsid w:val="00D85633"/>
    <w:rsid w:val="00D878B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5C2A"/>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AEA"/>
    <w:rsid w:val="00DC3BF0"/>
    <w:rsid w:val="00DC4427"/>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AE"/>
    <w:rsid w:val="00DD5DC3"/>
    <w:rsid w:val="00DD60C2"/>
    <w:rsid w:val="00DD6D5D"/>
    <w:rsid w:val="00DD7314"/>
    <w:rsid w:val="00DD7B75"/>
    <w:rsid w:val="00DD7CC9"/>
    <w:rsid w:val="00DE003D"/>
    <w:rsid w:val="00DE1440"/>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4287"/>
    <w:rsid w:val="00DF4BD8"/>
    <w:rsid w:val="00DF4DA5"/>
    <w:rsid w:val="00DF50A3"/>
    <w:rsid w:val="00DF59EC"/>
    <w:rsid w:val="00DF647F"/>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509C"/>
    <w:rsid w:val="00E0766B"/>
    <w:rsid w:val="00E07721"/>
    <w:rsid w:val="00E07F75"/>
    <w:rsid w:val="00E10D3D"/>
    <w:rsid w:val="00E12113"/>
    <w:rsid w:val="00E12348"/>
    <w:rsid w:val="00E12411"/>
    <w:rsid w:val="00E12A75"/>
    <w:rsid w:val="00E13517"/>
    <w:rsid w:val="00E1463D"/>
    <w:rsid w:val="00E1480C"/>
    <w:rsid w:val="00E15316"/>
    <w:rsid w:val="00E154F9"/>
    <w:rsid w:val="00E15A9C"/>
    <w:rsid w:val="00E15BB2"/>
    <w:rsid w:val="00E15C9D"/>
    <w:rsid w:val="00E1614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CBF"/>
    <w:rsid w:val="00E44D16"/>
    <w:rsid w:val="00E44FA8"/>
    <w:rsid w:val="00E451B2"/>
    <w:rsid w:val="00E45251"/>
    <w:rsid w:val="00E464A6"/>
    <w:rsid w:val="00E474DB"/>
    <w:rsid w:val="00E475AB"/>
    <w:rsid w:val="00E4777D"/>
    <w:rsid w:val="00E47F01"/>
    <w:rsid w:val="00E508A4"/>
    <w:rsid w:val="00E50F04"/>
    <w:rsid w:val="00E51A36"/>
    <w:rsid w:val="00E520F5"/>
    <w:rsid w:val="00E52856"/>
    <w:rsid w:val="00E5492E"/>
    <w:rsid w:val="00E549E2"/>
    <w:rsid w:val="00E54C22"/>
    <w:rsid w:val="00E5574C"/>
    <w:rsid w:val="00E56138"/>
    <w:rsid w:val="00E567ED"/>
    <w:rsid w:val="00E574E8"/>
    <w:rsid w:val="00E57F4C"/>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04F"/>
    <w:rsid w:val="00E75519"/>
    <w:rsid w:val="00E75D9C"/>
    <w:rsid w:val="00E766BD"/>
    <w:rsid w:val="00E770A3"/>
    <w:rsid w:val="00E77829"/>
    <w:rsid w:val="00E77D7C"/>
    <w:rsid w:val="00E80AB0"/>
    <w:rsid w:val="00E80AC7"/>
    <w:rsid w:val="00E8212E"/>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3C6"/>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5C8"/>
    <w:rsid w:val="00EB5691"/>
    <w:rsid w:val="00EB5934"/>
    <w:rsid w:val="00EB5C5C"/>
    <w:rsid w:val="00EB61A7"/>
    <w:rsid w:val="00EB624F"/>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5FDE"/>
    <w:rsid w:val="00ED64DC"/>
    <w:rsid w:val="00ED6B5A"/>
    <w:rsid w:val="00ED707A"/>
    <w:rsid w:val="00ED73DA"/>
    <w:rsid w:val="00EE013B"/>
    <w:rsid w:val="00EE0176"/>
    <w:rsid w:val="00EE06B8"/>
    <w:rsid w:val="00EE1010"/>
    <w:rsid w:val="00EE1FAA"/>
    <w:rsid w:val="00EE257B"/>
    <w:rsid w:val="00EE2B32"/>
    <w:rsid w:val="00EE2F84"/>
    <w:rsid w:val="00EE3585"/>
    <w:rsid w:val="00EE3AB3"/>
    <w:rsid w:val="00EE4123"/>
    <w:rsid w:val="00EE5920"/>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72"/>
    <w:rsid w:val="00F23EF2"/>
    <w:rsid w:val="00F2521C"/>
    <w:rsid w:val="00F25C33"/>
    <w:rsid w:val="00F2614E"/>
    <w:rsid w:val="00F264B4"/>
    <w:rsid w:val="00F26B26"/>
    <w:rsid w:val="00F26F33"/>
    <w:rsid w:val="00F27A68"/>
    <w:rsid w:val="00F27DBE"/>
    <w:rsid w:val="00F30F44"/>
    <w:rsid w:val="00F31722"/>
    <w:rsid w:val="00F31B28"/>
    <w:rsid w:val="00F32073"/>
    <w:rsid w:val="00F32B3F"/>
    <w:rsid w:val="00F32CDD"/>
    <w:rsid w:val="00F32E8D"/>
    <w:rsid w:val="00F33030"/>
    <w:rsid w:val="00F3344A"/>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5FCA"/>
    <w:rsid w:val="00F664CE"/>
    <w:rsid w:val="00F66646"/>
    <w:rsid w:val="00F66651"/>
    <w:rsid w:val="00F66D19"/>
    <w:rsid w:val="00F6798C"/>
    <w:rsid w:val="00F67DE4"/>
    <w:rsid w:val="00F67E66"/>
    <w:rsid w:val="00F70819"/>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4B2D"/>
    <w:rsid w:val="00F94B50"/>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04"/>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24E"/>
    <w:rsid w:val="00FC241E"/>
    <w:rsid w:val="00FC2A26"/>
    <w:rsid w:val="00FC349F"/>
    <w:rsid w:val="00FC3668"/>
    <w:rsid w:val="00FC3712"/>
    <w:rsid w:val="00FC37D0"/>
    <w:rsid w:val="00FC3D84"/>
    <w:rsid w:val="00FC5D48"/>
    <w:rsid w:val="00FC688F"/>
    <w:rsid w:val="00FC6D78"/>
    <w:rsid w:val="00FC6F62"/>
    <w:rsid w:val="00FD0217"/>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D753C"/>
    <w:rsid w:val="00FE0CC0"/>
    <w:rsid w:val="00FE14FA"/>
    <w:rsid w:val="00FE191B"/>
    <w:rsid w:val="00FE3171"/>
    <w:rsid w:val="00FE318F"/>
    <w:rsid w:val="00FE3449"/>
    <w:rsid w:val="00FE3703"/>
    <w:rsid w:val="00FE5094"/>
    <w:rsid w:val="00FE516F"/>
    <w:rsid w:val="00FE52CF"/>
    <w:rsid w:val="00FE5DC6"/>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94198033-F2F1-48A6-9654-33686B78B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194580310">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38433944">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14475335">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67717110">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3686467">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1078215">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0584765">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3356480">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8252988">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16938037">
      <w:bodyDiv w:val="1"/>
      <w:marLeft w:val="0"/>
      <w:marRight w:val="0"/>
      <w:marTop w:val="0"/>
      <w:marBottom w:val="0"/>
      <w:divBdr>
        <w:top w:val="none" w:sz="0" w:space="0" w:color="auto"/>
        <w:left w:val="none" w:sz="0" w:space="0" w:color="auto"/>
        <w:bottom w:val="none" w:sz="0" w:space="0" w:color="auto"/>
        <w:right w:val="none" w:sz="0" w:space="0" w:color="auto"/>
      </w:divBdr>
      <w:divsChild>
        <w:div w:id="207299388">
          <w:marLeft w:val="1440"/>
          <w:marRight w:val="0"/>
          <w:marTop w:val="0"/>
          <w:marBottom w:val="0"/>
          <w:divBdr>
            <w:top w:val="none" w:sz="0" w:space="0" w:color="auto"/>
            <w:left w:val="none" w:sz="0" w:space="0" w:color="auto"/>
            <w:bottom w:val="none" w:sz="0" w:space="0" w:color="auto"/>
            <w:right w:val="none" w:sz="0" w:space="0" w:color="auto"/>
          </w:divBdr>
        </w:div>
        <w:div w:id="519466820">
          <w:marLeft w:val="720"/>
          <w:marRight w:val="0"/>
          <w:marTop w:val="0"/>
          <w:marBottom w:val="0"/>
          <w:divBdr>
            <w:top w:val="none" w:sz="0" w:space="0" w:color="auto"/>
            <w:left w:val="none" w:sz="0" w:space="0" w:color="auto"/>
            <w:bottom w:val="none" w:sz="0" w:space="0" w:color="auto"/>
            <w:right w:val="none" w:sz="0" w:space="0" w:color="auto"/>
          </w:divBdr>
        </w:div>
        <w:div w:id="935678508">
          <w:marLeft w:val="1440"/>
          <w:marRight w:val="0"/>
          <w:marTop w:val="0"/>
          <w:marBottom w:val="0"/>
          <w:divBdr>
            <w:top w:val="none" w:sz="0" w:space="0" w:color="auto"/>
            <w:left w:val="none" w:sz="0" w:space="0" w:color="auto"/>
            <w:bottom w:val="none" w:sz="0" w:space="0" w:color="auto"/>
            <w:right w:val="none" w:sz="0" w:space="0" w:color="auto"/>
          </w:divBdr>
        </w:div>
        <w:div w:id="1111510557">
          <w:marLeft w:val="720"/>
          <w:marRight w:val="0"/>
          <w:marTop w:val="0"/>
          <w:marBottom w:val="0"/>
          <w:divBdr>
            <w:top w:val="none" w:sz="0" w:space="0" w:color="auto"/>
            <w:left w:val="none" w:sz="0" w:space="0" w:color="auto"/>
            <w:bottom w:val="none" w:sz="0" w:space="0" w:color="auto"/>
            <w:right w:val="none" w:sz="0" w:space="0" w:color="auto"/>
          </w:divBdr>
        </w:div>
      </w:divsChild>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5707350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2201193">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27813478">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2697586">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5531608">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34126890">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chart" Target="charts/chart5.xm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chart" Target="charts/chart1.xm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Andhi%20Khola%20and%20Jhimruk\02Jhimruk_working\Jhimruk\Jhimruk%20Final%20resutls\Jhimruk_daily_serie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D:\Andhi%20Khola%20and%20Jhimruk\Andhikhola_working\Andhi_Khola\Andhikhola_files_for_report\Average_monthly_discharge_seri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Andhi%20Khola%20and%20Jhimruk\02Jhimruk_working\Jhimruk\FLow%20calcualtion%20Jhimruk_andhi\fileee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D:\Andhi%20Khola%20and%20Jhimruk\Andhikhola_working\Dscreen\average%20flows\00monthly%20avererage%20ser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Andhi%20Khola%20and%20Jhimruk\02Jhimruk_working\Jhimruk\Jhimruk%20Final%20resutls\Jhimruk%20Mean%20Monthly%20flow_compariso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Andhi%20Khola%20and%20Jhimruk\Andhikhola_working\Andhi_Khola\Andhikhola_files_for_report\Average_monthly_flow_for_all_year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Andhi%20Khola%20and%20Jhimruk\02Jhimruk_working\Jhimruk\Jhimruk%20Final%20resutls\Jhimruk_FDC.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D:\Andhi%20Khola%20and%20Jhimruk\02Jhimruk_working\Jhimruk\Jhimruk%20Final%20resutls\Jhimruk_Trend%20Analysis%20of%20Jhimruk%20Khola_Mean_monthly_serie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Daily Discharge Series </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9.716322842822217E-2"/>
          <c:y val="8.1954832917100956E-2"/>
          <c:w val="0.84674205443945672"/>
          <c:h val="0.55073826124157388"/>
        </c:manualLayout>
      </c:layout>
      <c:lineChart>
        <c:grouping val="standard"/>
        <c:varyColors val="0"/>
        <c:ser>
          <c:idx val="0"/>
          <c:order val="0"/>
          <c:tx>
            <c:strRef>
              <c:f>'Daily data'!$B$12:$B$4185</c:f>
              <c:strCache>
                <c:ptCount val="4174"/>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107.37</c:v>
                </c:pt>
                <c:pt idx="39">
                  <c:v>112.01</c:v>
                </c:pt>
                <c:pt idx="40">
                  <c:v>120.5</c:v>
                </c:pt>
                <c:pt idx="41">
                  <c:v>103.69</c:v>
                </c:pt>
                <c:pt idx="42">
                  <c:v>101.91</c:v>
                </c:pt>
                <c:pt idx="43">
                  <c:v>86.82</c:v>
                </c:pt>
                <c:pt idx="44">
                  <c:v>97.56</c:v>
                </c:pt>
                <c:pt idx="45">
                  <c:v>72.11</c:v>
                </c:pt>
                <c:pt idx="46">
                  <c:v>66.94</c:v>
                </c:pt>
                <c:pt idx="47">
                  <c:v>62.21</c:v>
                </c:pt>
                <c:pt idx="48">
                  <c:v>55.33</c:v>
                </c:pt>
                <c:pt idx="49">
                  <c:v>48.52</c:v>
                </c:pt>
                <c:pt idx="50">
                  <c:v>46.29</c:v>
                </c:pt>
                <c:pt idx="51">
                  <c:v>47.68</c:v>
                </c:pt>
                <c:pt idx="52">
                  <c:v>42.71</c:v>
                </c:pt>
                <c:pt idx="53">
                  <c:v>41.41</c:v>
                </c:pt>
                <c:pt idx="54">
                  <c:v>35.72</c:v>
                </c:pt>
                <c:pt idx="55">
                  <c:v>37.44</c:v>
                </c:pt>
                <c:pt idx="56">
                  <c:v>64.84</c:v>
                </c:pt>
                <c:pt idx="57">
                  <c:v>47.36</c:v>
                </c:pt>
                <c:pt idx="58">
                  <c:v>63.94</c:v>
                </c:pt>
                <c:pt idx="59">
                  <c:v>59.51</c:v>
                </c:pt>
                <c:pt idx="60">
                  <c:v>46.19</c:v>
                </c:pt>
                <c:pt idx="61">
                  <c:v>44.26</c:v>
                </c:pt>
                <c:pt idx="62">
                  <c:v>38.8</c:v>
                </c:pt>
                <c:pt idx="63">
                  <c:v>NA</c:v>
                </c:pt>
                <c:pt idx="64">
                  <c:v>40.99</c:v>
                </c:pt>
                <c:pt idx="65">
                  <c:v>45.03</c:v>
                </c:pt>
                <c:pt idx="66">
                  <c:v>68.41</c:v>
                </c:pt>
                <c:pt idx="67">
                  <c:v>54.74</c:v>
                </c:pt>
                <c:pt idx="68">
                  <c:v>50.26</c:v>
                </c:pt>
                <c:pt idx="69">
                  <c:v>42.36</c:v>
                </c:pt>
                <c:pt idx="70">
                  <c:v>42.32</c:v>
                </c:pt>
                <c:pt idx="71">
                  <c:v>38.82</c:v>
                </c:pt>
                <c:pt idx="72">
                  <c:v>35.54</c:v>
                </c:pt>
                <c:pt idx="73">
                  <c:v>33.45</c:v>
                </c:pt>
                <c:pt idx="74">
                  <c:v>31.75</c:v>
                </c:pt>
                <c:pt idx="75">
                  <c:v>31.16</c:v>
                </c:pt>
                <c:pt idx="76">
                  <c:v>27.2</c:v>
                </c:pt>
                <c:pt idx="77">
                  <c:v>27.01</c:v>
                </c:pt>
                <c:pt idx="78">
                  <c:v>25.46</c:v>
                </c:pt>
                <c:pt idx="79">
                  <c:v>26.51</c:v>
                </c:pt>
                <c:pt idx="80">
                  <c:v>26.9</c:v>
                </c:pt>
                <c:pt idx="81">
                  <c:v>27.48</c:v>
                </c:pt>
                <c:pt idx="82">
                  <c:v>26.99</c:v>
                </c:pt>
                <c:pt idx="83">
                  <c:v>25.56</c:v>
                </c:pt>
                <c:pt idx="84">
                  <c:v>23.72</c:v>
                </c:pt>
                <c:pt idx="85">
                  <c:v>18.52</c:v>
                </c:pt>
                <c:pt idx="86">
                  <c:v>17.97</c:v>
                </c:pt>
                <c:pt idx="87">
                  <c:v>17.95</c:v>
                </c:pt>
                <c:pt idx="88">
                  <c:v>17.84</c:v>
                </c:pt>
                <c:pt idx="89">
                  <c:v>17.78</c:v>
                </c:pt>
                <c:pt idx="90">
                  <c:v>17.84</c:v>
                </c:pt>
                <c:pt idx="91">
                  <c:v>17.78</c:v>
                </c:pt>
                <c:pt idx="92">
                  <c:v>17.94</c:v>
                </c:pt>
                <c:pt idx="93">
                  <c:v>17.87</c:v>
                </c:pt>
                <c:pt idx="94">
                  <c:v>17.72</c:v>
                </c:pt>
                <c:pt idx="96">
                  <c:v>12.67</c:v>
                </c:pt>
                <c:pt idx="97">
                  <c:v>17.78</c:v>
                </c:pt>
                <c:pt idx="98">
                  <c:v>17.8</c:v>
                </c:pt>
                <c:pt idx="99">
                  <c:v>13.95</c:v>
                </c:pt>
                <c:pt idx="100">
                  <c:v>10.18</c:v>
                </c:pt>
                <c:pt idx="101">
                  <c:v>10.16</c:v>
                </c:pt>
                <c:pt idx="102">
                  <c:v>10.14</c:v>
                </c:pt>
                <c:pt idx="103">
                  <c:v>10.09</c:v>
                </c:pt>
                <c:pt idx="104">
                  <c:v>10.14</c:v>
                </c:pt>
                <c:pt idx="105">
                  <c:v>10.65</c:v>
                </c:pt>
                <c:pt idx="106">
                  <c:v>11.02</c:v>
                </c:pt>
                <c:pt idx="107">
                  <c:v>12.12</c:v>
                </c:pt>
                <c:pt idx="108">
                  <c:v>11.82</c:v>
                </c:pt>
                <c:pt idx="109">
                  <c:v>11.62</c:v>
                </c:pt>
                <c:pt idx="110">
                  <c:v>11.68</c:v>
                </c:pt>
                <c:pt idx="111">
                  <c:v>11.13</c:v>
                </c:pt>
                <c:pt idx="112">
                  <c:v>12.44</c:v>
                </c:pt>
                <c:pt idx="113">
                  <c:v>12.38</c:v>
                </c:pt>
                <c:pt idx="114">
                  <c:v>10.421</c:v>
                </c:pt>
                <c:pt idx="115">
                  <c:v>8.12</c:v>
                </c:pt>
                <c:pt idx="116">
                  <c:v>8.09</c:v>
                </c:pt>
                <c:pt idx="117">
                  <c:v>7.42</c:v>
                </c:pt>
                <c:pt idx="118">
                  <c:v>9.19</c:v>
                </c:pt>
                <c:pt idx="119">
                  <c:v>10.16</c:v>
                </c:pt>
                <c:pt idx="120">
                  <c:v>8.85</c:v>
                </c:pt>
                <c:pt idx="121">
                  <c:v>10.12</c:v>
                </c:pt>
                <c:pt idx="122">
                  <c:v>9.06</c:v>
                </c:pt>
                <c:pt idx="123">
                  <c:v>8.7</c:v>
                </c:pt>
                <c:pt idx="124">
                  <c:v>8.6</c:v>
                </c:pt>
                <c:pt idx="125">
                  <c:v>8.49</c:v>
                </c:pt>
                <c:pt idx="128">
                  <c:v>7.65</c:v>
                </c:pt>
                <c:pt idx="129">
                  <c:v>8.23</c:v>
                </c:pt>
                <c:pt idx="130">
                  <c:v>7.83</c:v>
                </c:pt>
                <c:pt idx="131">
                  <c:v>8.72</c:v>
                </c:pt>
                <c:pt idx="132">
                  <c:v>7.47</c:v>
                </c:pt>
                <c:pt idx="133">
                  <c:v>7.45</c:v>
                </c:pt>
                <c:pt idx="134">
                  <c:v>7.23</c:v>
                </c:pt>
                <c:pt idx="135">
                  <c:v>7.51</c:v>
                </c:pt>
                <c:pt idx="136">
                  <c:v>7.99</c:v>
                </c:pt>
                <c:pt idx="137">
                  <c:v>7.88</c:v>
                </c:pt>
                <c:pt idx="138">
                  <c:v>8.02</c:v>
                </c:pt>
                <c:pt idx="139">
                  <c:v>7.99</c:v>
                </c:pt>
                <c:pt idx="140">
                  <c:v>7.99</c:v>
                </c:pt>
                <c:pt idx="141">
                  <c:v>7.77</c:v>
                </c:pt>
                <c:pt idx="142">
                  <c:v>7.19</c:v>
                </c:pt>
                <c:pt idx="143">
                  <c:v>8.02</c:v>
                </c:pt>
                <c:pt idx="144">
                  <c:v>7.85</c:v>
                </c:pt>
                <c:pt idx="145">
                  <c:v>6.84</c:v>
                </c:pt>
                <c:pt idx="146">
                  <c:v>4.97</c:v>
                </c:pt>
                <c:pt idx="147">
                  <c:v>7.41</c:v>
                </c:pt>
                <c:pt idx="148">
                  <c:v>7.42</c:v>
                </c:pt>
                <c:pt idx="149">
                  <c:v>8.15</c:v>
                </c:pt>
                <c:pt idx="150">
                  <c:v>7.76</c:v>
                </c:pt>
                <c:pt idx="151">
                  <c:v>7.44</c:v>
                </c:pt>
                <c:pt idx="152">
                  <c:v>7.21</c:v>
                </c:pt>
                <c:pt idx="153">
                  <c:v>7.23</c:v>
                </c:pt>
                <c:pt idx="154">
                  <c:v>7.08</c:v>
                </c:pt>
                <c:pt idx="155">
                  <c:v>7.07</c:v>
                </c:pt>
                <c:pt idx="156">
                  <c:v>6.35</c:v>
                </c:pt>
                <c:pt idx="160">
                  <c:v>6.35</c:v>
                </c:pt>
                <c:pt idx="161">
                  <c:v>6.66</c:v>
                </c:pt>
                <c:pt idx="162">
                  <c:v>6.83</c:v>
                </c:pt>
                <c:pt idx="163">
                  <c:v>6.78</c:v>
                </c:pt>
                <c:pt idx="164">
                  <c:v>6.46</c:v>
                </c:pt>
                <c:pt idx="165">
                  <c:v>6.29</c:v>
                </c:pt>
                <c:pt idx="166">
                  <c:v>6.39</c:v>
                </c:pt>
                <c:pt idx="167">
                  <c:v>6.2</c:v>
                </c:pt>
                <c:pt idx="168">
                  <c:v>6.18</c:v>
                </c:pt>
                <c:pt idx="169">
                  <c:v>6.37</c:v>
                </c:pt>
                <c:pt idx="170">
                  <c:v>5.98</c:v>
                </c:pt>
                <c:pt idx="171">
                  <c:v>5.88</c:v>
                </c:pt>
                <c:pt idx="172">
                  <c:v>6.4</c:v>
                </c:pt>
                <c:pt idx="173">
                  <c:v>5.95</c:v>
                </c:pt>
                <c:pt idx="174">
                  <c:v>5.53</c:v>
                </c:pt>
                <c:pt idx="175">
                  <c:v>5.86</c:v>
                </c:pt>
                <c:pt idx="176">
                  <c:v>5.85</c:v>
                </c:pt>
                <c:pt idx="177">
                  <c:v>5.77</c:v>
                </c:pt>
                <c:pt idx="178">
                  <c:v>5.74</c:v>
                </c:pt>
                <c:pt idx="179">
                  <c:v>5.71</c:v>
                </c:pt>
                <c:pt idx="180">
                  <c:v>5.61</c:v>
                </c:pt>
                <c:pt idx="181">
                  <c:v>5.57</c:v>
                </c:pt>
                <c:pt idx="182">
                  <c:v>5.47</c:v>
                </c:pt>
                <c:pt idx="183">
                  <c:v>6.25</c:v>
                </c:pt>
                <c:pt idx="184">
                  <c:v>7.2</c:v>
                </c:pt>
                <c:pt idx="185">
                  <c:v>6.46</c:v>
                </c:pt>
                <c:pt idx="186">
                  <c:v>6.46</c:v>
                </c:pt>
                <c:pt idx="187">
                  <c:v>4.78</c:v>
                </c:pt>
                <c:pt idx="188">
                  <c:v>7.23</c:v>
                </c:pt>
                <c:pt idx="189">
                  <c:v>6.21</c:v>
                </c:pt>
                <c:pt idx="192">
                  <c:v>5.22</c:v>
                </c:pt>
                <c:pt idx="193">
                  <c:v>4.54</c:v>
                </c:pt>
                <c:pt idx="194">
                  <c:v>4.43</c:v>
                </c:pt>
                <c:pt idx="195">
                  <c:v>4.32</c:v>
                </c:pt>
                <c:pt idx="196">
                  <c:v>4.17</c:v>
                </c:pt>
                <c:pt idx="197">
                  <c:v>4.41</c:v>
                </c:pt>
                <c:pt idx="198">
                  <c:v>4.79</c:v>
                </c:pt>
                <c:pt idx="199">
                  <c:v>4.75</c:v>
                </c:pt>
                <c:pt idx="200">
                  <c:v>4.84</c:v>
                </c:pt>
                <c:pt idx="201">
                  <c:v>5.23</c:v>
                </c:pt>
                <c:pt idx="202">
                  <c:v>4.82</c:v>
                </c:pt>
                <c:pt idx="203">
                  <c:v>5.34</c:v>
                </c:pt>
                <c:pt idx="204">
                  <c:v>4.65</c:v>
                </c:pt>
                <c:pt idx="205">
                  <c:v>5.03</c:v>
                </c:pt>
                <c:pt idx="206">
                  <c:v>5.63</c:v>
                </c:pt>
                <c:pt idx="207">
                  <c:v>4.88</c:v>
                </c:pt>
                <c:pt idx="208">
                  <c:v>4.82</c:v>
                </c:pt>
                <c:pt idx="209">
                  <c:v>4.83</c:v>
                </c:pt>
                <c:pt idx="210">
                  <c:v>4.64</c:v>
                </c:pt>
                <c:pt idx="211">
                  <c:v>4.48</c:v>
                </c:pt>
                <c:pt idx="212">
                  <c:v>4.58</c:v>
                </c:pt>
                <c:pt idx="213">
                  <c:v>4.38</c:v>
                </c:pt>
                <c:pt idx="214">
                  <c:v>4.37</c:v>
                </c:pt>
                <c:pt idx="215">
                  <c:v>4.54</c:v>
                </c:pt>
                <c:pt idx="216">
                  <c:v>4.36</c:v>
                </c:pt>
                <c:pt idx="217">
                  <c:v>4.33</c:v>
                </c:pt>
                <c:pt idx="218">
                  <c:v>4.48</c:v>
                </c:pt>
                <c:pt idx="219">
                  <c:v>4.43</c:v>
                </c:pt>
                <c:pt idx="220">
                  <c:v>4.24</c:v>
                </c:pt>
                <c:pt idx="224">
                  <c:v>4.45</c:v>
                </c:pt>
                <c:pt idx="225">
                  <c:v>4.04</c:v>
                </c:pt>
                <c:pt idx="226">
                  <c:v>5.28</c:v>
                </c:pt>
                <c:pt idx="227">
                  <c:v>5.6</c:v>
                </c:pt>
                <c:pt idx="228">
                  <c:v>4.97</c:v>
                </c:pt>
                <c:pt idx="229">
                  <c:v>4.98</c:v>
                </c:pt>
                <c:pt idx="230">
                  <c:v>4.65</c:v>
                </c:pt>
                <c:pt idx="231">
                  <c:v>4.57</c:v>
                </c:pt>
                <c:pt idx="232">
                  <c:v>4.6</c:v>
                </c:pt>
                <c:pt idx="233">
                  <c:v>4.46</c:v>
                </c:pt>
                <c:pt idx="234">
                  <c:v>5.42</c:v>
                </c:pt>
                <c:pt idx="235">
                  <c:v>5.36</c:v>
                </c:pt>
                <c:pt idx="236">
                  <c:v>5.11</c:v>
                </c:pt>
                <c:pt idx="237">
                  <c:v>4.98</c:v>
                </c:pt>
                <c:pt idx="238">
                  <c:v>4.89</c:v>
                </c:pt>
                <c:pt idx="239">
                  <c:v>3.17</c:v>
                </c:pt>
                <c:pt idx="240">
                  <c:v>4.3</c:v>
                </c:pt>
                <c:pt idx="241">
                  <c:v>4.23</c:v>
                </c:pt>
                <c:pt idx="242">
                  <c:v>4.22</c:v>
                </c:pt>
                <c:pt idx="243">
                  <c:v>4.15</c:v>
                </c:pt>
                <c:pt idx="244">
                  <c:v>4.46</c:v>
                </c:pt>
                <c:pt idx="245">
                  <c:v>4.12</c:v>
                </c:pt>
                <c:pt idx="246">
                  <c:v>4.02</c:v>
                </c:pt>
                <c:pt idx="247">
                  <c:v>2.6</c:v>
                </c:pt>
                <c:pt idx="248">
                  <c:v>4.13</c:v>
                </c:pt>
                <c:pt idx="249">
                  <c:v>3.93</c:v>
                </c:pt>
                <c:pt idx="250">
                  <c:v>3.78</c:v>
                </c:pt>
                <c:pt idx="251">
                  <c:v>3.64</c:v>
                </c:pt>
                <c:pt idx="252">
                  <c:v>3.56</c:v>
                </c:pt>
                <c:pt idx="253">
                  <c:v>3.53</c:v>
                </c:pt>
                <c:pt idx="256">
                  <c:v>3.27</c:v>
                </c:pt>
                <c:pt idx="257">
                  <c:v>3.33</c:v>
                </c:pt>
                <c:pt idx="258">
                  <c:v>2.76</c:v>
                </c:pt>
                <c:pt idx="259">
                  <c:v>2.84</c:v>
                </c:pt>
                <c:pt idx="260">
                  <c:v>2.89</c:v>
                </c:pt>
                <c:pt idx="261">
                  <c:v>2.89</c:v>
                </c:pt>
                <c:pt idx="262">
                  <c:v>2.89</c:v>
                </c:pt>
                <c:pt idx="263">
                  <c:v>2.89</c:v>
                </c:pt>
                <c:pt idx="264">
                  <c:v>2.79</c:v>
                </c:pt>
                <c:pt idx="265">
                  <c:v>2.89</c:v>
                </c:pt>
                <c:pt idx="266">
                  <c:v>2.87</c:v>
                </c:pt>
                <c:pt idx="267">
                  <c:v>2.87</c:v>
                </c:pt>
                <c:pt idx="268">
                  <c:v>2.42</c:v>
                </c:pt>
                <c:pt idx="269">
                  <c:v>2.87</c:v>
                </c:pt>
                <c:pt idx="270">
                  <c:v>2.87</c:v>
                </c:pt>
                <c:pt idx="271">
                  <c:v>2.75</c:v>
                </c:pt>
                <c:pt idx="272">
                  <c:v>2.84</c:v>
                </c:pt>
                <c:pt idx="273">
                  <c:v>2.77</c:v>
                </c:pt>
                <c:pt idx="274">
                  <c:v>2.77</c:v>
                </c:pt>
                <c:pt idx="275">
                  <c:v>2.71</c:v>
                </c:pt>
                <c:pt idx="276">
                  <c:v>2.71</c:v>
                </c:pt>
                <c:pt idx="277">
                  <c:v>2.54</c:v>
                </c:pt>
                <c:pt idx="278">
                  <c:v>2.63</c:v>
                </c:pt>
                <c:pt idx="279">
                  <c:v>2.77</c:v>
                </c:pt>
                <c:pt idx="280">
                  <c:v>2.77</c:v>
                </c:pt>
                <c:pt idx="281">
                  <c:v>2.77</c:v>
                </c:pt>
                <c:pt idx="282">
                  <c:v>2.77</c:v>
                </c:pt>
                <c:pt idx="283">
                  <c:v>2.77</c:v>
                </c:pt>
                <c:pt idx="284">
                  <c:v>2.71</c:v>
                </c:pt>
                <c:pt idx="285">
                  <c:v>2.74</c:v>
                </c:pt>
                <c:pt idx="288">
                  <c:v>2.85</c:v>
                </c:pt>
                <c:pt idx="289">
                  <c:v>2.65</c:v>
                </c:pt>
                <c:pt idx="290">
                  <c:v>2.397</c:v>
                </c:pt>
                <c:pt idx="291">
                  <c:v>2.32</c:v>
                </c:pt>
                <c:pt idx="292">
                  <c:v>2.449</c:v>
                </c:pt>
                <c:pt idx="293">
                  <c:v>2.199</c:v>
                </c:pt>
                <c:pt idx="294">
                  <c:v>1.99</c:v>
                </c:pt>
                <c:pt idx="295">
                  <c:v>1.984</c:v>
                </c:pt>
                <c:pt idx="296">
                  <c:v>2.2</c:v>
                </c:pt>
                <c:pt idx="297">
                  <c:v>2.02</c:v>
                </c:pt>
                <c:pt idx="298">
                  <c:v>1.94</c:v>
                </c:pt>
                <c:pt idx="299">
                  <c:v>1.96</c:v>
                </c:pt>
                <c:pt idx="300">
                  <c:v>Irrigation use</c:v>
                </c:pt>
                <c:pt idx="301">
                  <c:v>Irrigation use</c:v>
                </c:pt>
                <c:pt idx="302">
                  <c:v>Irrigation use</c:v>
                </c:pt>
                <c:pt idx="303">
                  <c:v>Irrigation use</c:v>
                </c:pt>
                <c:pt idx="304">
                  <c:v>Irrigation use</c:v>
                </c:pt>
                <c:pt idx="305">
                  <c:v>Irrigation use</c:v>
                </c:pt>
                <c:pt idx="306">
                  <c:v>Irrigation use</c:v>
                </c:pt>
                <c:pt idx="307">
                  <c:v>Irrigation use</c:v>
                </c:pt>
                <c:pt idx="308">
                  <c:v>Irrigation use</c:v>
                </c:pt>
                <c:pt idx="309">
                  <c:v>Irrigation use</c:v>
                </c:pt>
                <c:pt idx="310">
                  <c:v>Irrigation use</c:v>
                </c:pt>
                <c:pt idx="311">
                  <c:v>Irrigation use</c:v>
                </c:pt>
                <c:pt idx="312">
                  <c:v>Irrigation use</c:v>
                </c:pt>
                <c:pt idx="313">
                  <c:v>Irrigation use</c:v>
                </c:pt>
                <c:pt idx="314">
                  <c:v>Irrigation use</c:v>
                </c:pt>
                <c:pt idx="315">
                  <c:v>Irrigation use</c:v>
                </c:pt>
                <c:pt idx="316">
                  <c:v>Irrigation use</c:v>
                </c:pt>
                <c:pt idx="317">
                  <c:v>Irrigation use</c:v>
                </c:pt>
                <c:pt idx="318">
                  <c:v>Irrigation use</c:v>
                </c:pt>
                <c:pt idx="319">
                  <c:v>Irrigation use</c:v>
                </c:pt>
                <c:pt idx="320">
                  <c:v>Irrigation use</c:v>
                </c:pt>
                <c:pt idx="321">
                  <c:v>Irrigation use</c:v>
                </c:pt>
                <c:pt idx="322">
                  <c:v>Irrigation use</c:v>
                </c:pt>
                <c:pt idx="323">
                  <c:v>Irrigation use</c:v>
                </c:pt>
                <c:pt idx="324">
                  <c:v>Irrigation use</c:v>
                </c:pt>
                <c:pt idx="325">
                  <c:v>Irrigation use</c:v>
                </c:pt>
                <c:pt idx="326">
                  <c:v>Irrigation use</c:v>
                </c:pt>
                <c:pt idx="327">
                  <c:v>Irrigation use</c:v>
                </c:pt>
                <c:pt idx="328">
                  <c:v>Irrigation use</c:v>
                </c:pt>
                <c:pt idx="329">
                  <c:v>Irrigation use</c:v>
                </c:pt>
                <c:pt idx="330">
                  <c:v>Irrigation use</c:v>
                </c:pt>
                <c:pt idx="331">
                  <c:v>Irrigation use</c:v>
                </c:pt>
                <c:pt idx="332">
                  <c:v>Irrigation use</c:v>
                </c:pt>
                <c:pt idx="333">
                  <c:v>Irrigation use</c:v>
                </c:pt>
                <c:pt idx="334">
                  <c:v>Irrigation use</c:v>
                </c:pt>
                <c:pt idx="335">
                  <c:v>Irrigation use</c:v>
                </c:pt>
                <c:pt idx="336">
                  <c:v>Irrigation use</c:v>
                </c:pt>
                <c:pt idx="337">
                  <c:v>Irrigation use</c:v>
                </c:pt>
                <c:pt idx="338">
                  <c:v>Irrigation use</c:v>
                </c:pt>
                <c:pt idx="339">
                  <c:v>Irrigation use</c:v>
                </c:pt>
                <c:pt idx="340">
                  <c:v>Irrigation use</c:v>
                </c:pt>
                <c:pt idx="341">
                  <c:v>Irrigation use</c:v>
                </c:pt>
                <c:pt idx="342">
                  <c:v>Irrigation use</c:v>
                </c:pt>
                <c:pt idx="343">
                  <c:v>Irrigation use</c:v>
                </c:pt>
                <c:pt idx="344">
                  <c:v>Irrigation use</c:v>
                </c:pt>
                <c:pt idx="345">
                  <c:v>Irrigation use</c:v>
                </c:pt>
                <c:pt idx="346">
                  <c:v>Irrigation use</c:v>
                </c:pt>
                <c:pt idx="347">
                  <c:v>Irrigation use</c:v>
                </c:pt>
                <c:pt idx="348">
                  <c:v>Irrigation use</c:v>
                </c:pt>
                <c:pt idx="349">
                  <c:v>Irrigation use</c:v>
                </c:pt>
                <c:pt idx="350">
                  <c:v>Irrigation use</c:v>
                </c:pt>
                <c:pt idx="351">
                  <c:v>Irrigation use</c:v>
                </c:pt>
                <c:pt idx="352">
                  <c:v>8.69</c:v>
                </c:pt>
                <c:pt idx="353">
                  <c:v>7.31</c:v>
                </c:pt>
                <c:pt idx="354">
                  <c:v>13.78</c:v>
                </c:pt>
                <c:pt idx="355">
                  <c:v>15.52</c:v>
                </c:pt>
                <c:pt idx="356">
                  <c:v>18</c:v>
                </c:pt>
                <c:pt idx="357">
                  <c:v>27.14</c:v>
                </c:pt>
                <c:pt idx="358">
                  <c:v>20.67</c:v>
                </c:pt>
                <c:pt idx="359">
                  <c:v>50.36</c:v>
                </c:pt>
                <c:pt idx="360">
                  <c:v>42.6</c:v>
                </c:pt>
                <c:pt idx="361">
                  <c:v>46.18</c:v>
                </c:pt>
                <c:pt idx="362">
                  <c:v>42.93</c:v>
                </c:pt>
                <c:pt idx="363">
                  <c:v>39.02</c:v>
                </c:pt>
                <c:pt idx="364">
                  <c:v>38.82</c:v>
                </c:pt>
                <c:pt idx="365">
                  <c:v>55.33</c:v>
                </c:pt>
                <c:pt idx="366">
                  <c:v>50.31</c:v>
                </c:pt>
                <c:pt idx="367">
                  <c:v>39.49</c:v>
                </c:pt>
                <c:pt idx="368">
                  <c:v>50.14</c:v>
                </c:pt>
                <c:pt idx="369">
                  <c:v>59.32</c:v>
                </c:pt>
                <c:pt idx="370">
                  <c:v>44.7</c:v>
                </c:pt>
                <c:pt idx="371">
                  <c:v>35.49</c:v>
                </c:pt>
                <c:pt idx="372">
                  <c:v>29.92</c:v>
                </c:pt>
                <c:pt idx="373">
                  <c:v>30.79</c:v>
                </c:pt>
                <c:pt idx="374">
                  <c:v>28.62</c:v>
                </c:pt>
                <c:pt idx="375">
                  <c:v>36.84</c:v>
                </c:pt>
                <c:pt idx="376">
                  <c:v>35.65</c:v>
                </c:pt>
                <c:pt idx="377">
                  <c:v>122.63</c:v>
                </c:pt>
                <c:pt idx="378">
                  <c:v>79.47</c:v>
                </c:pt>
                <c:pt idx="379">
                  <c:v>67.16</c:v>
                </c:pt>
                <c:pt idx="380">
                  <c:v>61.52</c:v>
                </c:pt>
                <c:pt idx="381">
                  <c:v>57.05</c:v>
                </c:pt>
                <c:pt idx="382">
                  <c:v>57.87</c:v>
                </c:pt>
                <c:pt idx="383">
                  <c:v>63.35</c:v>
                </c:pt>
                <c:pt idx="384">
                  <c:v>93.46</c:v>
                </c:pt>
                <c:pt idx="385">
                  <c:v>98.37</c:v>
                </c:pt>
                <c:pt idx="386">
                  <c:v>97.67</c:v>
                </c:pt>
                <c:pt idx="387">
                  <c:v>80.83</c:v>
                </c:pt>
                <c:pt idx="388">
                  <c:v>67.33</c:v>
                </c:pt>
                <c:pt idx="389">
                  <c:v>56.86</c:v>
                </c:pt>
                <c:pt idx="390">
                  <c:v>61.75</c:v>
                </c:pt>
                <c:pt idx="391">
                  <c:v>43.9</c:v>
                </c:pt>
                <c:pt idx="392">
                  <c:v>44.76</c:v>
                </c:pt>
                <c:pt idx="393">
                  <c:v>39.6</c:v>
                </c:pt>
                <c:pt idx="394">
                  <c:v>50.49</c:v>
                </c:pt>
                <c:pt idx="395">
                  <c:v>82.32</c:v>
                </c:pt>
                <c:pt idx="396">
                  <c:v>57.04</c:v>
                </c:pt>
                <c:pt idx="397">
                  <c:v>40.64</c:v>
                </c:pt>
                <c:pt idx="398">
                  <c:v>56.3</c:v>
                </c:pt>
                <c:pt idx="399">
                  <c:v>79.79</c:v>
                </c:pt>
                <c:pt idx="400">
                  <c:v>69.58</c:v>
                </c:pt>
                <c:pt idx="401">
                  <c:v>64.47</c:v>
                </c:pt>
                <c:pt idx="402">
                  <c:v>58.79</c:v>
                </c:pt>
                <c:pt idx="403">
                  <c:v>53.62</c:v>
                </c:pt>
                <c:pt idx="404">
                  <c:v>47.5</c:v>
                </c:pt>
                <c:pt idx="405">
                  <c:v>51.28</c:v>
                </c:pt>
                <c:pt idx="406">
                  <c:v>50.71</c:v>
                </c:pt>
                <c:pt idx="407">
                  <c:v>46.73</c:v>
                </c:pt>
                <c:pt idx="408">
                  <c:v>51.19</c:v>
                </c:pt>
                <c:pt idx="409">
                  <c:v>42.33</c:v>
                </c:pt>
                <c:pt idx="410">
                  <c:v>48.46</c:v>
                </c:pt>
                <c:pt idx="411">
                  <c:v>67.96</c:v>
                </c:pt>
                <c:pt idx="412">
                  <c:v>77.62</c:v>
                </c:pt>
                <c:pt idx="413">
                  <c:v>103.09</c:v>
                </c:pt>
                <c:pt idx="414">
                  <c:v>111.57</c:v>
                </c:pt>
                <c:pt idx="415">
                  <c:v>108.6</c:v>
                </c:pt>
                <c:pt idx="416">
                  <c:v>108.6</c:v>
                </c:pt>
                <c:pt idx="417">
                  <c:v>96.91</c:v>
                </c:pt>
                <c:pt idx="418">
                  <c:v>109.77</c:v>
                </c:pt>
                <c:pt idx="419">
                  <c:v>119.3</c:v>
                </c:pt>
                <c:pt idx="420">
                  <c:v>86.81</c:v>
                </c:pt>
                <c:pt idx="421">
                  <c:v>78.54</c:v>
                </c:pt>
                <c:pt idx="422">
                  <c:v>83.72</c:v>
                </c:pt>
                <c:pt idx="423">
                  <c:v>86.04</c:v>
                </c:pt>
                <c:pt idx="424">
                  <c:v>57.75</c:v>
                </c:pt>
                <c:pt idx="425">
                  <c:v>84.44</c:v>
                </c:pt>
                <c:pt idx="426">
                  <c:v>69.21</c:v>
                </c:pt>
                <c:pt idx="427">
                  <c:v>70.4</c:v>
                </c:pt>
                <c:pt idx="428">
                  <c:v>87.12</c:v>
                </c:pt>
                <c:pt idx="429">
                  <c:v>102.26</c:v>
                </c:pt>
                <c:pt idx="430">
                  <c:v>83.71</c:v>
                </c:pt>
                <c:pt idx="431">
                  <c:v>64.75</c:v>
                </c:pt>
                <c:pt idx="432">
                  <c:v>53.58</c:v>
                </c:pt>
                <c:pt idx="433">
                  <c:v>75.38</c:v>
                </c:pt>
                <c:pt idx="434">
                  <c:v>58.62</c:v>
                </c:pt>
                <c:pt idx="435">
                  <c:v>62.74</c:v>
                </c:pt>
                <c:pt idx="436">
                  <c:v>60.11</c:v>
                </c:pt>
                <c:pt idx="437">
                  <c:v>57.01</c:v>
                </c:pt>
                <c:pt idx="438">
                  <c:v>57.98</c:v>
                </c:pt>
                <c:pt idx="439">
                  <c:v>49.33</c:v>
                </c:pt>
                <c:pt idx="440">
                  <c:v>50.77</c:v>
                </c:pt>
                <c:pt idx="441">
                  <c:v>40.33</c:v>
                </c:pt>
                <c:pt idx="442">
                  <c:v>39.52</c:v>
                </c:pt>
                <c:pt idx="443">
                  <c:v>39.84</c:v>
                </c:pt>
                <c:pt idx="444">
                  <c:v>38.09</c:v>
                </c:pt>
                <c:pt idx="445">
                  <c:v>55.2</c:v>
                </c:pt>
                <c:pt idx="446">
                  <c:v>39.89</c:v>
                </c:pt>
                <c:pt idx="448">
                  <c:v>53.8</c:v>
                </c:pt>
                <c:pt idx="449">
                  <c:v>53.8</c:v>
                </c:pt>
                <c:pt idx="450">
                  <c:v>41.18</c:v>
                </c:pt>
                <c:pt idx="451">
                  <c:v>38.9</c:v>
                </c:pt>
                <c:pt idx="452">
                  <c:v>36.44</c:v>
                </c:pt>
                <c:pt idx="453">
                  <c:v>38.48</c:v>
                </c:pt>
                <c:pt idx="454">
                  <c:v>33.87</c:v>
                </c:pt>
                <c:pt idx="455">
                  <c:v>32.99</c:v>
                </c:pt>
                <c:pt idx="456">
                  <c:v>29.49</c:v>
                </c:pt>
                <c:pt idx="457">
                  <c:v>32</c:v>
                </c:pt>
                <c:pt idx="458">
                  <c:v>29.48</c:v>
                </c:pt>
                <c:pt idx="459">
                  <c:v>30.53</c:v>
                </c:pt>
                <c:pt idx="460">
                  <c:v>27.97</c:v>
                </c:pt>
                <c:pt idx="461">
                  <c:v>26.43</c:v>
                </c:pt>
                <c:pt idx="462">
                  <c:v>23.73</c:v>
                </c:pt>
                <c:pt idx="463">
                  <c:v>25.27</c:v>
                </c:pt>
                <c:pt idx="464">
                  <c:v>23.48</c:v>
                </c:pt>
                <c:pt idx="465">
                  <c:v>22.58</c:v>
                </c:pt>
                <c:pt idx="466">
                  <c:v>22.91</c:v>
                </c:pt>
                <c:pt idx="467">
                  <c:v>21.14</c:v>
                </c:pt>
                <c:pt idx="468">
                  <c:v>20.1</c:v>
                </c:pt>
                <c:pt idx="469">
                  <c:v>18.84</c:v>
                </c:pt>
                <c:pt idx="470">
                  <c:v>18.97</c:v>
                </c:pt>
                <c:pt idx="471">
                  <c:v>17.64</c:v>
                </c:pt>
                <c:pt idx="472">
                  <c:v>17.43</c:v>
                </c:pt>
                <c:pt idx="473">
                  <c:v>16.46</c:v>
                </c:pt>
                <c:pt idx="474">
                  <c:v>17.71</c:v>
                </c:pt>
                <c:pt idx="475">
                  <c:v>17.45</c:v>
                </c:pt>
                <c:pt idx="476">
                  <c:v>13.64</c:v>
                </c:pt>
                <c:pt idx="477">
                  <c:v>13.65</c:v>
                </c:pt>
                <c:pt idx="478">
                  <c:v>12.98</c:v>
                </c:pt>
                <c:pt idx="480">
                  <c:v>12.49</c:v>
                </c:pt>
                <c:pt idx="481">
                  <c:v>11.35</c:v>
                </c:pt>
                <c:pt idx="482">
                  <c:v>11.91</c:v>
                </c:pt>
                <c:pt idx="483">
                  <c:v>12.67</c:v>
                </c:pt>
                <c:pt idx="484">
                  <c:v>11.89</c:v>
                </c:pt>
                <c:pt idx="485">
                  <c:v>11.09</c:v>
                </c:pt>
                <c:pt idx="486">
                  <c:v>12.3</c:v>
                </c:pt>
                <c:pt idx="487">
                  <c:v>10.65</c:v>
                </c:pt>
                <c:pt idx="488">
                  <c:v>9.59</c:v>
                </c:pt>
                <c:pt idx="489">
                  <c:v>9.88</c:v>
                </c:pt>
                <c:pt idx="490">
                  <c:v>9.36</c:v>
                </c:pt>
                <c:pt idx="491">
                  <c:v>9.67</c:v>
                </c:pt>
                <c:pt idx="492">
                  <c:v>8.87</c:v>
                </c:pt>
                <c:pt idx="493">
                  <c:v>9.78</c:v>
                </c:pt>
                <c:pt idx="494">
                  <c:v>9.02</c:v>
                </c:pt>
                <c:pt idx="495">
                  <c:v>8.21</c:v>
                </c:pt>
                <c:pt idx="496">
                  <c:v>8.6</c:v>
                </c:pt>
                <c:pt idx="497">
                  <c:v>9.46</c:v>
                </c:pt>
                <c:pt idx="498">
                  <c:v>8.74</c:v>
                </c:pt>
                <c:pt idx="499">
                  <c:v>8.2</c:v>
                </c:pt>
                <c:pt idx="500">
                  <c:v>7.23</c:v>
                </c:pt>
                <c:pt idx="501">
                  <c:v>7.58</c:v>
                </c:pt>
                <c:pt idx="502">
                  <c:v>7.21</c:v>
                </c:pt>
                <c:pt idx="503">
                  <c:v>9.4</c:v>
                </c:pt>
                <c:pt idx="504">
                  <c:v>30.27</c:v>
                </c:pt>
                <c:pt idx="505">
                  <c:v>12.83</c:v>
                </c:pt>
                <c:pt idx="506">
                  <c:v>10.58</c:v>
                </c:pt>
                <c:pt idx="507">
                  <c:v>9.05</c:v>
                </c:pt>
                <c:pt idx="508">
                  <c:v>8.93</c:v>
                </c:pt>
                <c:pt idx="509">
                  <c:v>8.54</c:v>
                </c:pt>
                <c:pt idx="512">
                  <c:v>8.98</c:v>
                </c:pt>
                <c:pt idx="513">
                  <c:v>8.49</c:v>
                </c:pt>
                <c:pt idx="514">
                  <c:v>8.37</c:v>
                </c:pt>
                <c:pt idx="515">
                  <c:v>8.22</c:v>
                </c:pt>
                <c:pt idx="516">
                  <c:v>8.17</c:v>
                </c:pt>
                <c:pt idx="517">
                  <c:v>8.26</c:v>
                </c:pt>
                <c:pt idx="518">
                  <c:v>9.01</c:v>
                </c:pt>
                <c:pt idx="519">
                  <c:v>9.1</c:v>
                </c:pt>
                <c:pt idx="520">
                  <c:v>8.66</c:v>
                </c:pt>
                <c:pt idx="521">
                  <c:v>8.31</c:v>
                </c:pt>
                <c:pt idx="522">
                  <c:v>8.01</c:v>
                </c:pt>
                <c:pt idx="523">
                  <c:v>8.02</c:v>
                </c:pt>
                <c:pt idx="524">
                  <c:v>8.6</c:v>
                </c:pt>
                <c:pt idx="525">
                  <c:v>7.72</c:v>
                </c:pt>
                <c:pt idx="526">
                  <c:v>7.98</c:v>
                </c:pt>
                <c:pt idx="527">
                  <c:v>8.59</c:v>
                </c:pt>
                <c:pt idx="528">
                  <c:v>8.3</c:v>
                </c:pt>
                <c:pt idx="529">
                  <c:v>7.75</c:v>
                </c:pt>
                <c:pt idx="530">
                  <c:v>8.07</c:v>
                </c:pt>
                <c:pt idx="531">
                  <c:v>7.79</c:v>
                </c:pt>
                <c:pt idx="532">
                  <c:v>7.89</c:v>
                </c:pt>
                <c:pt idx="533">
                  <c:v>8.01</c:v>
                </c:pt>
                <c:pt idx="534">
                  <c:v>8.54</c:v>
                </c:pt>
                <c:pt idx="535">
                  <c:v>8.36</c:v>
                </c:pt>
                <c:pt idx="536">
                  <c:v>8.13</c:v>
                </c:pt>
                <c:pt idx="537">
                  <c:v>8.24</c:v>
                </c:pt>
                <c:pt idx="538">
                  <c:v>7.92</c:v>
                </c:pt>
                <c:pt idx="539">
                  <c:v>7.28</c:v>
                </c:pt>
                <c:pt idx="540">
                  <c:v>7.31</c:v>
                </c:pt>
                <c:pt idx="544">
                  <c:v>6.59</c:v>
                </c:pt>
                <c:pt idx="545">
                  <c:v>6.59</c:v>
                </c:pt>
                <c:pt idx="546">
                  <c:v>6.93</c:v>
                </c:pt>
                <c:pt idx="547">
                  <c:v>6.75</c:v>
                </c:pt>
                <c:pt idx="548">
                  <c:v>6.49</c:v>
                </c:pt>
                <c:pt idx="549">
                  <c:v>6.5</c:v>
                </c:pt>
                <c:pt idx="550">
                  <c:v>6.45</c:v>
                </c:pt>
                <c:pt idx="551">
                  <c:v>6.41</c:v>
                </c:pt>
                <c:pt idx="552">
                  <c:v>6.29</c:v>
                </c:pt>
                <c:pt idx="553">
                  <c:v>6.36</c:v>
                </c:pt>
                <c:pt idx="554">
                  <c:v>5.81</c:v>
                </c:pt>
                <c:pt idx="555">
                  <c:v>6.09</c:v>
                </c:pt>
                <c:pt idx="556">
                  <c:v>5.81</c:v>
                </c:pt>
                <c:pt idx="557">
                  <c:v>5.89</c:v>
                </c:pt>
                <c:pt idx="558">
                  <c:v>6.14</c:v>
                </c:pt>
                <c:pt idx="559">
                  <c:v>5.99</c:v>
                </c:pt>
                <c:pt idx="560">
                  <c:v>6.5</c:v>
                </c:pt>
                <c:pt idx="561">
                  <c:v>5.53</c:v>
                </c:pt>
                <c:pt idx="562">
                  <c:v>5.43</c:v>
                </c:pt>
                <c:pt idx="563">
                  <c:v>6.76</c:v>
                </c:pt>
                <c:pt idx="564">
                  <c:v>6.01</c:v>
                </c:pt>
                <c:pt idx="565">
                  <c:v>5.96</c:v>
                </c:pt>
                <c:pt idx="566">
                  <c:v>5.78</c:v>
                </c:pt>
                <c:pt idx="567">
                  <c:v>6.04</c:v>
                </c:pt>
                <c:pt idx="568">
                  <c:v>6.35</c:v>
                </c:pt>
                <c:pt idx="569">
                  <c:v>5.93</c:v>
                </c:pt>
                <c:pt idx="570">
                  <c:v>5.78</c:v>
                </c:pt>
                <c:pt idx="571">
                  <c:v>5.42</c:v>
                </c:pt>
                <c:pt idx="572">
                  <c:v>5.31</c:v>
                </c:pt>
                <c:pt idx="573">
                  <c:v>5.62</c:v>
                </c:pt>
                <c:pt idx="576">
                  <c:v>6.31</c:v>
                </c:pt>
                <c:pt idx="577">
                  <c:v>11.04</c:v>
                </c:pt>
                <c:pt idx="578">
                  <c:v>7.95</c:v>
                </c:pt>
                <c:pt idx="579">
                  <c:v>7.23</c:v>
                </c:pt>
                <c:pt idx="580">
                  <c:v>6.79</c:v>
                </c:pt>
                <c:pt idx="581">
                  <c:v>6.66</c:v>
                </c:pt>
                <c:pt idx="582">
                  <c:v>6.43</c:v>
                </c:pt>
                <c:pt idx="583">
                  <c:v>6.33</c:v>
                </c:pt>
                <c:pt idx="584">
                  <c:v>6.2</c:v>
                </c:pt>
                <c:pt idx="585">
                  <c:v>5.62</c:v>
                </c:pt>
                <c:pt idx="586">
                  <c:v>5.92</c:v>
                </c:pt>
                <c:pt idx="587">
                  <c:v>5.69</c:v>
                </c:pt>
                <c:pt idx="588">
                  <c:v>5.82</c:v>
                </c:pt>
                <c:pt idx="589">
                  <c:v>5.85</c:v>
                </c:pt>
                <c:pt idx="590">
                  <c:v>5.7</c:v>
                </c:pt>
                <c:pt idx="591">
                  <c:v>5.65</c:v>
                </c:pt>
                <c:pt idx="592">
                  <c:v>5.63</c:v>
                </c:pt>
                <c:pt idx="593">
                  <c:v>5.54</c:v>
                </c:pt>
                <c:pt idx="594">
                  <c:v>5.4</c:v>
                </c:pt>
                <c:pt idx="595">
                  <c:v>5.17</c:v>
                </c:pt>
                <c:pt idx="596">
                  <c:v>5.2</c:v>
                </c:pt>
                <c:pt idx="597">
                  <c:v>4.99</c:v>
                </c:pt>
                <c:pt idx="598">
                  <c:v>5.04</c:v>
                </c:pt>
                <c:pt idx="599">
                  <c:v>4.84</c:v>
                </c:pt>
                <c:pt idx="600">
                  <c:v>5.18</c:v>
                </c:pt>
                <c:pt idx="601">
                  <c:v>5.11</c:v>
                </c:pt>
                <c:pt idx="602">
                  <c:v>13.2</c:v>
                </c:pt>
                <c:pt idx="603">
                  <c:v>12.67</c:v>
                </c:pt>
                <c:pt idx="604">
                  <c:v>9.04</c:v>
                </c:pt>
                <c:pt idx="608">
                  <c:v>7.48</c:v>
                </c:pt>
                <c:pt idx="609">
                  <c:v>7.38</c:v>
                </c:pt>
                <c:pt idx="610">
                  <c:v>6.55</c:v>
                </c:pt>
                <c:pt idx="611">
                  <c:v>6.53</c:v>
                </c:pt>
                <c:pt idx="612">
                  <c:v>6.16</c:v>
                </c:pt>
                <c:pt idx="613">
                  <c:v>5.93</c:v>
                </c:pt>
                <c:pt idx="614">
                  <c:v>5.73</c:v>
                </c:pt>
                <c:pt idx="615">
                  <c:v>5.99</c:v>
                </c:pt>
                <c:pt idx="616">
                  <c:v>5.59</c:v>
                </c:pt>
                <c:pt idx="617">
                  <c:v>5.83</c:v>
                </c:pt>
                <c:pt idx="618">
                  <c:v>5.52</c:v>
                </c:pt>
                <c:pt idx="619">
                  <c:v>5.66</c:v>
                </c:pt>
                <c:pt idx="620">
                  <c:v>5.84</c:v>
                </c:pt>
                <c:pt idx="621">
                  <c:v>7.39</c:v>
                </c:pt>
                <c:pt idx="622">
                  <c:v>8.38</c:v>
                </c:pt>
                <c:pt idx="623">
                  <c:v>7.13</c:v>
                </c:pt>
                <c:pt idx="624">
                  <c:v>5.79</c:v>
                </c:pt>
                <c:pt idx="625">
                  <c:v>5.32</c:v>
                </c:pt>
                <c:pt idx="626">
                  <c:v>5.36</c:v>
                </c:pt>
                <c:pt idx="627">
                  <c:v>5.52</c:v>
                </c:pt>
                <c:pt idx="628">
                  <c:v>6.98</c:v>
                </c:pt>
                <c:pt idx="629">
                  <c:v>6.83</c:v>
                </c:pt>
                <c:pt idx="630">
                  <c:v>6.59</c:v>
                </c:pt>
                <c:pt idx="631">
                  <c:v>6.33</c:v>
                </c:pt>
                <c:pt idx="632">
                  <c:v>5.91</c:v>
                </c:pt>
                <c:pt idx="633">
                  <c:v>5.51</c:v>
                </c:pt>
                <c:pt idx="634">
                  <c:v>5.34</c:v>
                </c:pt>
                <c:pt idx="635">
                  <c:v>4.89</c:v>
                </c:pt>
                <c:pt idx="636">
                  <c:v>5.06</c:v>
                </c:pt>
                <c:pt idx="637">
                  <c:v>5.56</c:v>
                </c:pt>
                <c:pt idx="640">
                  <c:v>4.73</c:v>
                </c:pt>
                <c:pt idx="641">
                  <c:v>4.82</c:v>
                </c:pt>
                <c:pt idx="642">
                  <c:v>4.44</c:v>
                </c:pt>
                <c:pt idx="643">
                  <c:v>5.05</c:v>
                </c:pt>
                <c:pt idx="644">
                  <c:v>4.58</c:v>
                </c:pt>
                <c:pt idx="645">
                  <c:v>4.22</c:v>
                </c:pt>
                <c:pt idx="646">
                  <c:v>4.57</c:v>
                </c:pt>
                <c:pt idx="647">
                  <c:v>3.75</c:v>
                </c:pt>
                <c:pt idx="648">
                  <c:v>3.97</c:v>
                </c:pt>
                <c:pt idx="649">
                  <c:v>4.12</c:v>
                </c:pt>
                <c:pt idx="650">
                  <c:v>4.15</c:v>
                </c:pt>
                <c:pt idx="651">
                  <c:v>4.08</c:v>
                </c:pt>
                <c:pt idx="652">
                  <c:v>3.94</c:v>
                </c:pt>
                <c:pt idx="653">
                  <c:v>3.81</c:v>
                </c:pt>
                <c:pt idx="654">
                  <c:v>3.96</c:v>
                </c:pt>
                <c:pt idx="655">
                  <c:v>3.88</c:v>
                </c:pt>
                <c:pt idx="656">
                  <c:v>3.63</c:v>
                </c:pt>
                <c:pt idx="657">
                  <c:v>4.01</c:v>
                </c:pt>
                <c:pt idx="658">
                  <c:v>3.84</c:v>
                </c:pt>
                <c:pt idx="659">
                  <c:v>3.79</c:v>
                </c:pt>
                <c:pt idx="660">
                  <c:v>3.56</c:v>
                </c:pt>
                <c:pt idx="661">
                  <c:v>3.33</c:v>
                </c:pt>
                <c:pt idx="662">
                  <c:v>3.32</c:v>
                </c:pt>
                <c:pt idx="663">
                  <c:v>3.37</c:v>
                </c:pt>
                <c:pt idx="664">
                  <c:v>3.45</c:v>
                </c:pt>
                <c:pt idx="665">
                  <c:v>3.36</c:v>
                </c:pt>
                <c:pt idx="666">
                  <c:v>3.13</c:v>
                </c:pt>
                <c:pt idx="667">
                  <c:v>3</c:v>
                </c:pt>
                <c:pt idx="668">
                  <c:v>2.82</c:v>
                </c:pt>
                <c:pt idx="669">
                  <c:v>2.73</c:v>
                </c:pt>
                <c:pt idx="672">
                  <c:v>2.37</c:v>
                </c:pt>
                <c:pt idx="673">
                  <c:v>2.29</c:v>
                </c:pt>
                <c:pt idx="674">
                  <c:v>2.6</c:v>
                </c:pt>
                <c:pt idx="675">
                  <c:v>2.76</c:v>
                </c:pt>
                <c:pt idx="676">
                  <c:v>2.52</c:v>
                </c:pt>
                <c:pt idx="677">
                  <c:v>2.85</c:v>
                </c:pt>
                <c:pt idx="678">
                  <c:v>2.14</c:v>
                </c:pt>
                <c:pt idx="679">
                  <c:v>1.76</c:v>
                </c:pt>
                <c:pt idx="680">
                  <c:v>2.45</c:v>
                </c:pt>
                <c:pt idx="681">
                  <c:v>2.58</c:v>
                </c:pt>
                <c:pt idx="682">
                  <c:v>2.42</c:v>
                </c:pt>
                <c:pt idx="683">
                  <c:v>2.1</c:v>
                </c:pt>
                <c:pt idx="684">
                  <c:v>4.05</c:v>
                </c:pt>
                <c:pt idx="685">
                  <c:v>3.59</c:v>
                </c:pt>
                <c:pt idx="686">
                  <c:v>3.18</c:v>
                </c:pt>
                <c:pt idx="687">
                  <c:v>2.87</c:v>
                </c:pt>
                <c:pt idx="688">
                  <c:v>2.44</c:v>
                </c:pt>
                <c:pt idx="689">
                  <c:v>2.78</c:v>
                </c:pt>
                <c:pt idx="690">
                  <c:v>2.18</c:v>
                </c:pt>
                <c:pt idx="691">
                  <c:v>2.15</c:v>
                </c:pt>
                <c:pt idx="692">
                  <c:v>2.11</c:v>
                </c:pt>
                <c:pt idx="693">
                  <c:v>1.77</c:v>
                </c:pt>
                <c:pt idx="694">
                  <c:v>1.08</c:v>
                </c:pt>
                <c:pt idx="695">
                  <c:v>1.1</c:v>
                </c:pt>
                <c:pt idx="696">
                  <c:v>1.18</c:v>
                </c:pt>
                <c:pt idx="697">
                  <c:v>0.93</c:v>
                </c:pt>
                <c:pt idx="698">
                  <c:v>0.81</c:v>
                </c:pt>
                <c:pt idx="699">
                  <c:v>1.61</c:v>
                </c:pt>
                <c:pt idx="700">
                  <c:v>0.59</c:v>
                </c:pt>
                <c:pt idx="701">
                  <c:v>0.69</c:v>
                </c:pt>
                <c:pt idx="702">
                  <c:v>0.77</c:v>
                </c:pt>
                <c:pt idx="704">
                  <c:v>0.419</c:v>
                </c:pt>
                <c:pt idx="705">
                  <c:v>0.785</c:v>
                </c:pt>
                <c:pt idx="706">
                  <c:v>0.775</c:v>
                </c:pt>
                <c:pt idx="707">
                  <c:v>1.09</c:v>
                </c:pt>
                <c:pt idx="708">
                  <c:v>0.888</c:v>
                </c:pt>
                <c:pt idx="709">
                  <c:v>0.659</c:v>
                </c:pt>
                <c:pt idx="710">
                  <c:v>0.864</c:v>
                </c:pt>
                <c:pt idx="711">
                  <c:v>1.015</c:v>
                </c:pt>
                <c:pt idx="712">
                  <c:v>0.888</c:v>
                </c:pt>
                <c:pt idx="713">
                  <c:v>1.547</c:v>
                </c:pt>
                <c:pt idx="714">
                  <c:v>1.47</c:v>
                </c:pt>
                <c:pt idx="715">
                  <c:v>1.237</c:v>
                </c:pt>
                <c:pt idx="716">
                  <c:v>1.238</c:v>
                </c:pt>
                <c:pt idx="717">
                  <c:v>1.139</c:v>
                </c:pt>
                <c:pt idx="718">
                  <c:v>0.92</c:v>
                </c:pt>
                <c:pt idx="719">
                  <c:v>1.11</c:v>
                </c:pt>
                <c:pt idx="720">
                  <c:v>1.01</c:v>
                </c:pt>
                <c:pt idx="721">
                  <c:v>1.1</c:v>
                </c:pt>
                <c:pt idx="722">
                  <c:v>1.56</c:v>
                </c:pt>
                <c:pt idx="723">
                  <c:v>2.39</c:v>
                </c:pt>
                <c:pt idx="724">
                  <c:v>3.1</c:v>
                </c:pt>
                <c:pt idx="725">
                  <c:v>2.87</c:v>
                </c:pt>
                <c:pt idx="726">
                  <c:v>4.499</c:v>
                </c:pt>
                <c:pt idx="727">
                  <c:v>2.34</c:v>
                </c:pt>
                <c:pt idx="728">
                  <c:v>2.39</c:v>
                </c:pt>
                <c:pt idx="729">
                  <c:v>3.47</c:v>
                </c:pt>
                <c:pt idx="730">
                  <c:v>2.85</c:v>
                </c:pt>
                <c:pt idx="731">
                  <c:v>2.17</c:v>
                </c:pt>
                <c:pt idx="732">
                  <c:v>7.33</c:v>
                </c:pt>
                <c:pt idx="733">
                  <c:v>8.62</c:v>
                </c:pt>
                <c:pt idx="734">
                  <c:v>4.05</c:v>
                </c:pt>
                <c:pt idx="735">
                  <c:v>24.34</c:v>
                </c:pt>
                <c:pt idx="736">
                  <c:v>14.03</c:v>
                </c:pt>
                <c:pt idx="737">
                  <c:v>7.23</c:v>
                </c:pt>
                <c:pt idx="738">
                  <c:v>14.09</c:v>
                </c:pt>
                <c:pt idx="739">
                  <c:v>7.02</c:v>
                </c:pt>
                <c:pt idx="740">
                  <c:v>4.46</c:v>
                </c:pt>
                <c:pt idx="741">
                  <c:v>5.82</c:v>
                </c:pt>
                <c:pt idx="742">
                  <c:v>6.09</c:v>
                </c:pt>
                <c:pt idx="743">
                  <c:v>51.41</c:v>
                </c:pt>
                <c:pt idx="744">
                  <c:v>20.93</c:v>
                </c:pt>
                <c:pt idx="745">
                  <c:v>21.29</c:v>
                </c:pt>
                <c:pt idx="746">
                  <c:v>33.2</c:v>
                </c:pt>
                <c:pt idx="747">
                  <c:v>21.16</c:v>
                </c:pt>
                <c:pt idx="748">
                  <c:v>13.989</c:v>
                </c:pt>
                <c:pt idx="749">
                  <c:v>17.28</c:v>
                </c:pt>
                <c:pt idx="750">
                  <c:v>14.62</c:v>
                </c:pt>
                <c:pt idx="751">
                  <c:v>25.098</c:v>
                </c:pt>
                <c:pt idx="752">
                  <c:v>32.77</c:v>
                </c:pt>
                <c:pt idx="753">
                  <c:v>15.58</c:v>
                </c:pt>
                <c:pt idx="754">
                  <c:v>13.73</c:v>
                </c:pt>
                <c:pt idx="755">
                  <c:v>14.52</c:v>
                </c:pt>
                <c:pt idx="756">
                  <c:v>13.56</c:v>
                </c:pt>
                <c:pt idx="757">
                  <c:v>41.349</c:v>
                </c:pt>
                <c:pt idx="758">
                  <c:v>24.42</c:v>
                </c:pt>
                <c:pt idx="759">
                  <c:v>21.67</c:v>
                </c:pt>
                <c:pt idx="760">
                  <c:v>26.29</c:v>
                </c:pt>
                <c:pt idx="761">
                  <c:v>25.48</c:v>
                </c:pt>
                <c:pt idx="762">
                  <c:v>44.65</c:v>
                </c:pt>
                <c:pt idx="763">
                  <c:v>55.3</c:v>
                </c:pt>
                <c:pt idx="764">
                  <c:v>78.38</c:v>
                </c:pt>
                <c:pt idx="765">
                  <c:v>106.51</c:v>
                </c:pt>
                <c:pt idx="766">
                  <c:v>100.47</c:v>
                </c:pt>
                <c:pt idx="768">
                  <c:v>81.18</c:v>
                </c:pt>
                <c:pt idx="769">
                  <c:v>91.34</c:v>
                </c:pt>
                <c:pt idx="770">
                  <c:v>110.91</c:v>
                </c:pt>
                <c:pt idx="771">
                  <c:v>376.97</c:v>
                </c:pt>
                <c:pt idx="772">
                  <c:v>134.78</c:v>
                </c:pt>
                <c:pt idx="773">
                  <c:v>123.15</c:v>
                </c:pt>
                <c:pt idx="774">
                  <c:v>126.58</c:v>
                </c:pt>
                <c:pt idx="775">
                  <c:v>97.98</c:v>
                </c:pt>
                <c:pt idx="776">
                  <c:v>100.03</c:v>
                </c:pt>
                <c:pt idx="777">
                  <c:v>87.13</c:v>
                </c:pt>
                <c:pt idx="778">
                  <c:v>73.89</c:v>
                </c:pt>
                <c:pt idx="779">
                  <c:v>67.17</c:v>
                </c:pt>
                <c:pt idx="780">
                  <c:v>62.96</c:v>
                </c:pt>
                <c:pt idx="781">
                  <c:v>59.55</c:v>
                </c:pt>
                <c:pt idx="782">
                  <c:v>57.04</c:v>
                </c:pt>
                <c:pt idx="783">
                  <c:v>136.33</c:v>
                </c:pt>
                <c:pt idx="784">
                  <c:v>94.09</c:v>
                </c:pt>
                <c:pt idx="785">
                  <c:v>98.14</c:v>
                </c:pt>
                <c:pt idx="786">
                  <c:v>83.68</c:v>
                </c:pt>
                <c:pt idx="787">
                  <c:v>78.03</c:v>
                </c:pt>
                <c:pt idx="788">
                  <c:v>64.59</c:v>
                </c:pt>
                <c:pt idx="789">
                  <c:v>69.83</c:v>
                </c:pt>
                <c:pt idx="790">
                  <c:v>76.53</c:v>
                </c:pt>
                <c:pt idx="791">
                  <c:v>88.32</c:v>
                </c:pt>
                <c:pt idx="792">
                  <c:v>85.53</c:v>
                </c:pt>
                <c:pt idx="793">
                  <c:v>85.85</c:v>
                </c:pt>
                <c:pt idx="794">
                  <c:v>86.01</c:v>
                </c:pt>
                <c:pt idx="795">
                  <c:v>88.47</c:v>
                </c:pt>
                <c:pt idx="796">
                  <c:v>91.13</c:v>
                </c:pt>
                <c:pt idx="797">
                  <c:v>82.82</c:v>
                </c:pt>
                <c:pt idx="798">
                  <c:v>76.9</c:v>
                </c:pt>
                <c:pt idx="799">
                  <c:v>76.95</c:v>
                </c:pt>
                <c:pt idx="800">
                  <c:v>96.14</c:v>
                </c:pt>
                <c:pt idx="801">
                  <c:v>127.45</c:v>
                </c:pt>
                <c:pt idx="802">
                  <c:v>115.56</c:v>
                </c:pt>
                <c:pt idx="803">
                  <c:v>101.75</c:v>
                </c:pt>
                <c:pt idx="804">
                  <c:v>92.28</c:v>
                </c:pt>
                <c:pt idx="805">
                  <c:v>95.92</c:v>
                </c:pt>
                <c:pt idx="806">
                  <c:v>97.39</c:v>
                </c:pt>
                <c:pt idx="807">
                  <c:v>108.65</c:v>
                </c:pt>
                <c:pt idx="808">
                  <c:v>108.63</c:v>
                </c:pt>
                <c:pt idx="809">
                  <c:v>75.73</c:v>
                </c:pt>
                <c:pt idx="810">
                  <c:v>83.08</c:v>
                </c:pt>
                <c:pt idx="811">
                  <c:v>71.94</c:v>
                </c:pt>
                <c:pt idx="812">
                  <c:v>72.16</c:v>
                </c:pt>
                <c:pt idx="813">
                  <c:v>97.14</c:v>
                </c:pt>
                <c:pt idx="814">
                  <c:v>113.97</c:v>
                </c:pt>
                <c:pt idx="815">
                  <c:v>129.88</c:v>
                </c:pt>
                <c:pt idx="816">
                  <c:v>122.77</c:v>
                </c:pt>
                <c:pt idx="817">
                  <c:v>116.6</c:v>
                </c:pt>
                <c:pt idx="818">
                  <c:v>104.4</c:v>
                </c:pt>
                <c:pt idx="819">
                  <c:v>95.25</c:v>
                </c:pt>
                <c:pt idx="820">
                  <c:v>93.6</c:v>
                </c:pt>
                <c:pt idx="821">
                  <c:v>88.4</c:v>
                </c:pt>
                <c:pt idx="822">
                  <c:v>84.45</c:v>
                </c:pt>
                <c:pt idx="823">
                  <c:v>77.14</c:v>
                </c:pt>
                <c:pt idx="824">
                  <c:v>71.81</c:v>
                </c:pt>
                <c:pt idx="825">
                  <c:v>74.81</c:v>
                </c:pt>
                <c:pt idx="826">
                  <c:v>73.36</c:v>
                </c:pt>
                <c:pt idx="827">
                  <c:v>82.75</c:v>
                </c:pt>
                <c:pt idx="828">
                  <c:v>74.23</c:v>
                </c:pt>
                <c:pt idx="829">
                  <c:v>68.39</c:v>
                </c:pt>
                <c:pt idx="830">
                  <c:v>62.67</c:v>
                </c:pt>
                <c:pt idx="832">
                  <c:v>58.77</c:v>
                </c:pt>
                <c:pt idx="833">
                  <c:v>53.76</c:v>
                </c:pt>
                <c:pt idx="834">
                  <c:v>53.86</c:v>
                </c:pt>
                <c:pt idx="835">
                  <c:v>48.23</c:v>
                </c:pt>
                <c:pt idx="836">
                  <c:v>44.98</c:v>
                </c:pt>
                <c:pt idx="837">
                  <c:v>43.29</c:v>
                </c:pt>
                <c:pt idx="838">
                  <c:v>46.21</c:v>
                </c:pt>
                <c:pt idx="839">
                  <c:v>40.63</c:v>
                </c:pt>
                <c:pt idx="840">
                  <c:v>38.86</c:v>
                </c:pt>
                <c:pt idx="841">
                  <c:v>37.66</c:v>
                </c:pt>
                <c:pt idx="842">
                  <c:v>63.8</c:v>
                </c:pt>
                <c:pt idx="843">
                  <c:v>43.38</c:v>
                </c:pt>
                <c:pt idx="844">
                  <c:v>69.62</c:v>
                </c:pt>
                <c:pt idx="845">
                  <c:v>55.26</c:v>
                </c:pt>
                <c:pt idx="846">
                  <c:v>49.49</c:v>
                </c:pt>
                <c:pt idx="847">
                  <c:v>51.8</c:v>
                </c:pt>
                <c:pt idx="848">
                  <c:v>44.66</c:v>
                </c:pt>
                <c:pt idx="849">
                  <c:v>72.14</c:v>
                </c:pt>
                <c:pt idx="850">
                  <c:v>88.15</c:v>
                </c:pt>
                <c:pt idx="851">
                  <c:v>70.56</c:v>
                </c:pt>
                <c:pt idx="852">
                  <c:v>59.54</c:v>
                </c:pt>
                <c:pt idx="853">
                  <c:v>58.66</c:v>
                </c:pt>
                <c:pt idx="854">
                  <c:v>44.92</c:v>
                </c:pt>
                <c:pt idx="855">
                  <c:v>43.34</c:v>
                </c:pt>
                <c:pt idx="856">
                  <c:v>37.15</c:v>
                </c:pt>
                <c:pt idx="857">
                  <c:v>39.12</c:v>
                </c:pt>
                <c:pt idx="858">
                  <c:v>38.97</c:v>
                </c:pt>
                <c:pt idx="859">
                  <c:v>36.35</c:v>
                </c:pt>
                <c:pt idx="860">
                  <c:v>35.16</c:v>
                </c:pt>
                <c:pt idx="861">
                  <c:v>33.89</c:v>
                </c:pt>
                <c:pt idx="864">
                  <c:v>31.48</c:v>
                </c:pt>
                <c:pt idx="865">
                  <c:v>30.69</c:v>
                </c:pt>
                <c:pt idx="866">
                  <c:v>38.6</c:v>
                </c:pt>
                <c:pt idx="867">
                  <c:v>27.74</c:v>
                </c:pt>
                <c:pt idx="868">
                  <c:v>26.81</c:v>
                </c:pt>
                <c:pt idx="869">
                  <c:v>25.43</c:v>
                </c:pt>
                <c:pt idx="870">
                  <c:v>25.25</c:v>
                </c:pt>
                <c:pt idx="871">
                  <c:v>24.18</c:v>
                </c:pt>
                <c:pt idx="872">
                  <c:v>23.51</c:v>
                </c:pt>
                <c:pt idx="873">
                  <c:v>24.54</c:v>
                </c:pt>
                <c:pt idx="874">
                  <c:v>23.86</c:v>
                </c:pt>
                <c:pt idx="875">
                  <c:v>21.78</c:v>
                </c:pt>
                <c:pt idx="876">
                  <c:v>19.59</c:v>
                </c:pt>
                <c:pt idx="877">
                  <c:v>19.34</c:v>
                </c:pt>
                <c:pt idx="878">
                  <c:v>20.61</c:v>
                </c:pt>
                <c:pt idx="879">
                  <c:v>17.27</c:v>
                </c:pt>
                <c:pt idx="880">
                  <c:v>16.41</c:v>
                </c:pt>
                <c:pt idx="881">
                  <c:v>18.13</c:v>
                </c:pt>
                <c:pt idx="882">
                  <c:v>15.71</c:v>
                </c:pt>
                <c:pt idx="883">
                  <c:v>15.35</c:v>
                </c:pt>
                <c:pt idx="884">
                  <c:v>15.3</c:v>
                </c:pt>
                <c:pt idx="885">
                  <c:v>15</c:v>
                </c:pt>
                <c:pt idx="886">
                  <c:v>15.22</c:v>
                </c:pt>
                <c:pt idx="887">
                  <c:v>14.3</c:v>
                </c:pt>
                <c:pt idx="888">
                  <c:v>13.5</c:v>
                </c:pt>
                <c:pt idx="889">
                  <c:v>13.43</c:v>
                </c:pt>
                <c:pt idx="890">
                  <c:v>13.48</c:v>
                </c:pt>
                <c:pt idx="891">
                  <c:v>12.93</c:v>
                </c:pt>
                <c:pt idx="892">
                  <c:v>15.08</c:v>
                </c:pt>
                <c:pt idx="893">
                  <c:v>14.63</c:v>
                </c:pt>
                <c:pt idx="896">
                  <c:v>11.6</c:v>
                </c:pt>
                <c:pt idx="897">
                  <c:v>11.27</c:v>
                </c:pt>
                <c:pt idx="898">
                  <c:v>10.64</c:v>
                </c:pt>
                <c:pt idx="899">
                  <c:v>11.01</c:v>
                </c:pt>
                <c:pt idx="900">
                  <c:v>12.37</c:v>
                </c:pt>
                <c:pt idx="901">
                  <c:v>12.79</c:v>
                </c:pt>
                <c:pt idx="902">
                  <c:v>11.17</c:v>
                </c:pt>
                <c:pt idx="903">
                  <c:v>10.53</c:v>
                </c:pt>
                <c:pt idx="904">
                  <c:v>10.77</c:v>
                </c:pt>
                <c:pt idx="905">
                  <c:v>9.75</c:v>
                </c:pt>
                <c:pt idx="906">
                  <c:v>9.25</c:v>
                </c:pt>
                <c:pt idx="907">
                  <c:v>9.26</c:v>
                </c:pt>
                <c:pt idx="908">
                  <c:v>9.28</c:v>
                </c:pt>
                <c:pt idx="909">
                  <c:v>9.37</c:v>
                </c:pt>
                <c:pt idx="910">
                  <c:v>9.96</c:v>
                </c:pt>
                <c:pt idx="911">
                  <c:v>8.93</c:v>
                </c:pt>
                <c:pt idx="912">
                  <c:v>8.9</c:v>
                </c:pt>
                <c:pt idx="913">
                  <c:v>8.59</c:v>
                </c:pt>
                <c:pt idx="914">
                  <c:v>8.38</c:v>
                </c:pt>
                <c:pt idx="915">
                  <c:v>8.19</c:v>
                </c:pt>
                <c:pt idx="916">
                  <c:v>8.26</c:v>
                </c:pt>
                <c:pt idx="917">
                  <c:v>8.34</c:v>
                </c:pt>
                <c:pt idx="918">
                  <c:v>8.29</c:v>
                </c:pt>
                <c:pt idx="919">
                  <c:v>8.16</c:v>
                </c:pt>
                <c:pt idx="920">
                  <c:v>8.23</c:v>
                </c:pt>
                <c:pt idx="921">
                  <c:v>8.28</c:v>
                </c:pt>
                <c:pt idx="922">
                  <c:v>8.35</c:v>
                </c:pt>
                <c:pt idx="923">
                  <c:v>8.38</c:v>
                </c:pt>
                <c:pt idx="924">
                  <c:v>8.38</c:v>
                </c:pt>
                <c:pt idx="925">
                  <c:v>8.21</c:v>
                </c:pt>
                <c:pt idx="928">
                  <c:v>8.18</c:v>
                </c:pt>
                <c:pt idx="929">
                  <c:v>7.91</c:v>
                </c:pt>
                <c:pt idx="930">
                  <c:v>8.24</c:v>
                </c:pt>
                <c:pt idx="931">
                  <c:v>7.92</c:v>
                </c:pt>
                <c:pt idx="932">
                  <c:v>7.69</c:v>
                </c:pt>
                <c:pt idx="933">
                  <c:v>7.15</c:v>
                </c:pt>
                <c:pt idx="934">
                  <c:v>7.21</c:v>
                </c:pt>
                <c:pt idx="935">
                  <c:v>7.23</c:v>
                </c:pt>
                <c:pt idx="936">
                  <c:v>7.97</c:v>
                </c:pt>
                <c:pt idx="937">
                  <c:v>7.387</c:v>
                </c:pt>
                <c:pt idx="938">
                  <c:v>7.28</c:v>
                </c:pt>
                <c:pt idx="939">
                  <c:v>7.14</c:v>
                </c:pt>
                <c:pt idx="940">
                  <c:v>6.79</c:v>
                </c:pt>
                <c:pt idx="941">
                  <c:v>6.99</c:v>
                </c:pt>
                <c:pt idx="942">
                  <c:v>6.62</c:v>
                </c:pt>
                <c:pt idx="943">
                  <c:v>6.99</c:v>
                </c:pt>
                <c:pt idx="944">
                  <c:v>6.92</c:v>
                </c:pt>
                <c:pt idx="945">
                  <c:v>6.68</c:v>
                </c:pt>
                <c:pt idx="946">
                  <c:v>6.07</c:v>
                </c:pt>
                <c:pt idx="947">
                  <c:v>6.77</c:v>
                </c:pt>
                <c:pt idx="948">
                  <c:v>6.66</c:v>
                </c:pt>
                <c:pt idx="949">
                  <c:v>6.63</c:v>
                </c:pt>
                <c:pt idx="950">
                  <c:v>6.64</c:v>
                </c:pt>
                <c:pt idx="951">
                  <c:v>6.3</c:v>
                </c:pt>
                <c:pt idx="952">
                  <c:v>6.49</c:v>
                </c:pt>
                <c:pt idx="953">
                  <c:v>6.36</c:v>
                </c:pt>
                <c:pt idx="954">
                  <c:v>6.04</c:v>
                </c:pt>
                <c:pt idx="955">
                  <c:v>6</c:v>
                </c:pt>
                <c:pt idx="956">
                  <c:v>6.08</c:v>
                </c:pt>
                <c:pt idx="957">
                  <c:v>6.02</c:v>
                </c:pt>
                <c:pt idx="960">
                  <c:v>6.02</c:v>
                </c:pt>
                <c:pt idx="961">
                  <c:v>5.87</c:v>
                </c:pt>
                <c:pt idx="962">
                  <c:v>5.96</c:v>
                </c:pt>
                <c:pt idx="963">
                  <c:v>5.83</c:v>
                </c:pt>
                <c:pt idx="964">
                  <c:v>5.88</c:v>
                </c:pt>
                <c:pt idx="965">
                  <c:v>5.62</c:v>
                </c:pt>
                <c:pt idx="966">
                  <c:v>7.95</c:v>
                </c:pt>
                <c:pt idx="967">
                  <c:v>8</c:v>
                </c:pt>
                <c:pt idx="968">
                  <c:v>8.09</c:v>
                </c:pt>
                <c:pt idx="969">
                  <c:v>7.47</c:v>
                </c:pt>
                <c:pt idx="970">
                  <c:v>6.89</c:v>
                </c:pt>
                <c:pt idx="971">
                  <c:v>6.62</c:v>
                </c:pt>
                <c:pt idx="972">
                  <c:v>6.46</c:v>
                </c:pt>
                <c:pt idx="973">
                  <c:v>6.39</c:v>
                </c:pt>
                <c:pt idx="974">
                  <c:v>6.4</c:v>
                </c:pt>
                <c:pt idx="975">
                  <c:v>6.27</c:v>
                </c:pt>
                <c:pt idx="976">
                  <c:v>6.23</c:v>
                </c:pt>
                <c:pt idx="977">
                  <c:v>6.22</c:v>
                </c:pt>
                <c:pt idx="978">
                  <c:v>6.17</c:v>
                </c:pt>
                <c:pt idx="979">
                  <c:v>6.11</c:v>
                </c:pt>
                <c:pt idx="980">
                  <c:v>6.57</c:v>
                </c:pt>
                <c:pt idx="981">
                  <c:v>6.09</c:v>
                </c:pt>
                <c:pt idx="982">
                  <c:v>5.98</c:v>
                </c:pt>
                <c:pt idx="983">
                  <c:v>5.85</c:v>
                </c:pt>
                <c:pt idx="984">
                  <c:v>5.76</c:v>
                </c:pt>
                <c:pt idx="985">
                  <c:v>5.68</c:v>
                </c:pt>
                <c:pt idx="986">
                  <c:v>5.64</c:v>
                </c:pt>
                <c:pt idx="987">
                  <c:v>5.49</c:v>
                </c:pt>
                <c:pt idx="988">
                  <c:v>5.55</c:v>
                </c:pt>
                <c:pt idx="992">
                  <c:v>5.51</c:v>
                </c:pt>
                <c:pt idx="993">
                  <c:v>5.39</c:v>
                </c:pt>
                <c:pt idx="994">
                  <c:v>5.14</c:v>
                </c:pt>
                <c:pt idx="995">
                  <c:v>4.92</c:v>
                </c:pt>
                <c:pt idx="996">
                  <c:v>4.76</c:v>
                </c:pt>
                <c:pt idx="997">
                  <c:v>4.66</c:v>
                </c:pt>
                <c:pt idx="998">
                  <c:v>4.32</c:v>
                </c:pt>
                <c:pt idx="999">
                  <c:v>4.55</c:v>
                </c:pt>
                <c:pt idx="1000">
                  <c:v>4.67</c:v>
                </c:pt>
                <c:pt idx="1001">
                  <c:v>4.37</c:v>
                </c:pt>
                <c:pt idx="1002">
                  <c:v>4.27</c:v>
                </c:pt>
                <c:pt idx="1003">
                  <c:v>4.09</c:v>
                </c:pt>
                <c:pt idx="1004">
                  <c:v>4.03</c:v>
                </c:pt>
                <c:pt idx="1005">
                  <c:v>4.25</c:v>
                </c:pt>
                <c:pt idx="1006">
                  <c:v>3.83</c:v>
                </c:pt>
                <c:pt idx="1007">
                  <c:v>4.37</c:v>
                </c:pt>
                <c:pt idx="1008">
                  <c:v>4.09</c:v>
                </c:pt>
                <c:pt idx="1009">
                  <c:v>4.27</c:v>
                </c:pt>
                <c:pt idx="1010">
                  <c:v>4.29</c:v>
                </c:pt>
                <c:pt idx="1011">
                  <c:v>4.27</c:v>
                </c:pt>
                <c:pt idx="1012">
                  <c:v>4.08</c:v>
                </c:pt>
                <c:pt idx="1013">
                  <c:v>4.2</c:v>
                </c:pt>
                <c:pt idx="1014">
                  <c:v>4.2</c:v>
                </c:pt>
                <c:pt idx="1015">
                  <c:v>4.24</c:v>
                </c:pt>
                <c:pt idx="1016">
                  <c:v>4.02</c:v>
                </c:pt>
                <c:pt idx="1017">
                  <c:v>4.3</c:v>
                </c:pt>
                <c:pt idx="1018">
                  <c:v>4.34</c:v>
                </c:pt>
                <c:pt idx="1019">
                  <c:v>4.24</c:v>
                </c:pt>
                <c:pt idx="1020">
                  <c:v>4.09</c:v>
                </c:pt>
                <c:pt idx="1021">
                  <c:v>4.22</c:v>
                </c:pt>
                <c:pt idx="1024">
                  <c:v>4.61</c:v>
                </c:pt>
                <c:pt idx="1025">
                  <c:v>4.28</c:v>
                </c:pt>
                <c:pt idx="1026">
                  <c:v>4.16</c:v>
                </c:pt>
                <c:pt idx="1027">
                  <c:v>4.08</c:v>
                </c:pt>
                <c:pt idx="1028">
                  <c:v>3.93</c:v>
                </c:pt>
                <c:pt idx="1029">
                  <c:v>4.05</c:v>
                </c:pt>
                <c:pt idx="1030">
                  <c:v>3.94</c:v>
                </c:pt>
                <c:pt idx="1031">
                  <c:v>3.86</c:v>
                </c:pt>
                <c:pt idx="1032">
                  <c:v>3.88</c:v>
                </c:pt>
                <c:pt idx="1033">
                  <c:v>3.85</c:v>
                </c:pt>
                <c:pt idx="1034">
                  <c:v>3.75</c:v>
                </c:pt>
                <c:pt idx="1035">
                  <c:v>4.7</c:v>
                </c:pt>
                <c:pt idx="1036">
                  <c:v>3.79</c:v>
                </c:pt>
                <c:pt idx="1037">
                  <c:v>3.78</c:v>
                </c:pt>
                <c:pt idx="1038">
                  <c:v>3.78</c:v>
                </c:pt>
                <c:pt idx="1039">
                  <c:v>3.81</c:v>
                </c:pt>
                <c:pt idx="1040">
                  <c:v>4.56</c:v>
                </c:pt>
                <c:pt idx="1041">
                  <c:v>5.44</c:v>
                </c:pt>
                <c:pt idx="1042">
                  <c:v>4.35</c:v>
                </c:pt>
                <c:pt idx="1043">
                  <c:v>4.5</c:v>
                </c:pt>
                <c:pt idx="1044">
                  <c:v>4.36</c:v>
                </c:pt>
                <c:pt idx="1045">
                  <c:v>5.99</c:v>
                </c:pt>
                <c:pt idx="1046">
                  <c:v>4.92</c:v>
                </c:pt>
                <c:pt idx="1047">
                  <c:v>5.26</c:v>
                </c:pt>
                <c:pt idx="1048">
                  <c:v>4.92</c:v>
                </c:pt>
                <c:pt idx="1049">
                  <c:v>4.06</c:v>
                </c:pt>
                <c:pt idx="1050">
                  <c:v>6.67</c:v>
                </c:pt>
                <c:pt idx="1051">
                  <c:v>5.69</c:v>
                </c:pt>
                <c:pt idx="1052">
                  <c:v>5.11</c:v>
                </c:pt>
                <c:pt idx="1053">
                  <c:v>4.57</c:v>
                </c:pt>
                <c:pt idx="1056">
                  <c:v>4.3</c:v>
                </c:pt>
                <c:pt idx="1057">
                  <c:v>4.23</c:v>
                </c:pt>
                <c:pt idx="1058">
                  <c:v>4</c:v>
                </c:pt>
                <c:pt idx="1059">
                  <c:v>3.92</c:v>
                </c:pt>
                <c:pt idx="1060">
                  <c:v>4.3</c:v>
                </c:pt>
                <c:pt idx="1061">
                  <c:v>3.59</c:v>
                </c:pt>
                <c:pt idx="1062">
                  <c:v>3.57</c:v>
                </c:pt>
                <c:pt idx="1063">
                  <c:v>3.58</c:v>
                </c:pt>
                <c:pt idx="1064">
                  <c:v>3.04</c:v>
                </c:pt>
                <c:pt idx="1065">
                  <c:v>3.39</c:v>
                </c:pt>
                <c:pt idx="1066">
                  <c:v>6.01</c:v>
                </c:pt>
                <c:pt idx="1067">
                  <c:v>3.64</c:v>
                </c:pt>
                <c:pt idx="1068">
                  <c:v>3.75</c:v>
                </c:pt>
                <c:pt idx="1069">
                  <c:v>8.12</c:v>
                </c:pt>
                <c:pt idx="1070">
                  <c:v>7.2</c:v>
                </c:pt>
                <c:pt idx="1071">
                  <c:v>4.93</c:v>
                </c:pt>
                <c:pt idx="1072">
                  <c:v>4.68</c:v>
                </c:pt>
                <c:pt idx="1073">
                  <c:v>3.98</c:v>
                </c:pt>
                <c:pt idx="1074">
                  <c:v>3.61</c:v>
                </c:pt>
                <c:pt idx="1075">
                  <c:v>3.45</c:v>
                </c:pt>
                <c:pt idx="1076">
                  <c:v>4.47</c:v>
                </c:pt>
                <c:pt idx="1077">
                  <c:v>3.43</c:v>
                </c:pt>
                <c:pt idx="1078">
                  <c:v>2.97</c:v>
                </c:pt>
                <c:pt idx="1079">
                  <c:v>2.87</c:v>
                </c:pt>
                <c:pt idx="1080">
                  <c:v>2.19</c:v>
                </c:pt>
                <c:pt idx="1081">
                  <c:v>4.45</c:v>
                </c:pt>
                <c:pt idx="1082">
                  <c:v>3.98</c:v>
                </c:pt>
                <c:pt idx="1083">
                  <c:v>3.39</c:v>
                </c:pt>
                <c:pt idx="1084">
                  <c:v>2.78</c:v>
                </c:pt>
                <c:pt idx="1085">
                  <c:v>2.37</c:v>
                </c:pt>
                <c:pt idx="1086">
                  <c:v>2.06</c:v>
                </c:pt>
                <c:pt idx="1088">
                  <c:v>1.73</c:v>
                </c:pt>
                <c:pt idx="1089">
                  <c:v>1.98</c:v>
                </c:pt>
                <c:pt idx="1090">
                  <c:v>1.89</c:v>
                </c:pt>
                <c:pt idx="1091">
                  <c:v>1.76</c:v>
                </c:pt>
                <c:pt idx="1092">
                  <c:v>2.09</c:v>
                </c:pt>
                <c:pt idx="1093">
                  <c:v>2.06</c:v>
                </c:pt>
                <c:pt idx="1094">
                  <c:v>1.47</c:v>
                </c:pt>
                <c:pt idx="1095">
                  <c:v>1.98</c:v>
                </c:pt>
                <c:pt idx="1096">
                  <c:v>1.93</c:v>
                </c:pt>
                <c:pt idx="1097">
                  <c:v>3.15</c:v>
                </c:pt>
                <c:pt idx="1098">
                  <c:v>2.07</c:v>
                </c:pt>
                <c:pt idx="1099">
                  <c:v>2.57</c:v>
                </c:pt>
                <c:pt idx="1100">
                  <c:v>2.51</c:v>
                </c:pt>
                <c:pt idx="1101">
                  <c:v>3.5</c:v>
                </c:pt>
                <c:pt idx="1102">
                  <c:v>3.47</c:v>
                </c:pt>
                <c:pt idx="1103">
                  <c:v>4.78</c:v>
                </c:pt>
                <c:pt idx="1104">
                  <c:v>5.15</c:v>
                </c:pt>
                <c:pt idx="1105">
                  <c:v>4.06</c:v>
                </c:pt>
                <c:pt idx="1106">
                  <c:v>3.83</c:v>
                </c:pt>
                <c:pt idx="1107">
                  <c:v>3.35</c:v>
                </c:pt>
                <c:pt idx="1108">
                  <c:v>3.19</c:v>
                </c:pt>
                <c:pt idx="1109">
                  <c:v>3.47</c:v>
                </c:pt>
                <c:pt idx="1110">
                  <c:v>3.39</c:v>
                </c:pt>
                <c:pt idx="1111">
                  <c:v>4.55</c:v>
                </c:pt>
                <c:pt idx="1112">
                  <c:v>4.32</c:v>
                </c:pt>
                <c:pt idx="1113">
                  <c:v>3.26</c:v>
                </c:pt>
                <c:pt idx="1114">
                  <c:v>2.64</c:v>
                </c:pt>
                <c:pt idx="1115">
                  <c:v>2.65</c:v>
                </c:pt>
                <c:pt idx="1116">
                  <c:v>5.33</c:v>
                </c:pt>
                <c:pt idx="1117">
                  <c:v>6.07</c:v>
                </c:pt>
                <c:pt idx="1118">
                  <c:v>4.61</c:v>
                </c:pt>
                <c:pt idx="1119">
                  <c:v>3.3</c:v>
                </c:pt>
                <c:pt idx="1120">
                  <c:v>2.34</c:v>
                </c:pt>
                <c:pt idx="1121">
                  <c:v>2.3</c:v>
                </c:pt>
                <c:pt idx="1122">
                  <c:v>2.08</c:v>
                </c:pt>
                <c:pt idx="1123">
                  <c:v>1.81</c:v>
                </c:pt>
                <c:pt idx="1124">
                  <c:v>23.13</c:v>
                </c:pt>
                <c:pt idx="1125">
                  <c:v>6.07</c:v>
                </c:pt>
                <c:pt idx="1126">
                  <c:v>3.22</c:v>
                </c:pt>
                <c:pt idx="1127">
                  <c:v>2.63</c:v>
                </c:pt>
                <c:pt idx="1128">
                  <c:v>3.78</c:v>
                </c:pt>
                <c:pt idx="1129">
                  <c:v>28.4</c:v>
                </c:pt>
                <c:pt idx="1130">
                  <c:v>9.85</c:v>
                </c:pt>
                <c:pt idx="1131">
                  <c:v>19.36</c:v>
                </c:pt>
                <c:pt idx="1132">
                  <c:v>19.29</c:v>
                </c:pt>
                <c:pt idx="1133">
                  <c:v>13.23</c:v>
                </c:pt>
                <c:pt idx="1134">
                  <c:v>20.57</c:v>
                </c:pt>
                <c:pt idx="1135">
                  <c:v>14.1</c:v>
                </c:pt>
                <c:pt idx="1136">
                  <c:v>25.34</c:v>
                </c:pt>
                <c:pt idx="1137">
                  <c:v>10.68</c:v>
                </c:pt>
                <c:pt idx="1138">
                  <c:v>21.68</c:v>
                </c:pt>
                <c:pt idx="1139">
                  <c:v>33.54</c:v>
                </c:pt>
                <c:pt idx="1140">
                  <c:v>28.76</c:v>
                </c:pt>
                <c:pt idx="1141">
                  <c:v>62.75</c:v>
                </c:pt>
                <c:pt idx="1142">
                  <c:v>70.14</c:v>
                </c:pt>
                <c:pt idx="1143">
                  <c:v>59.67</c:v>
                </c:pt>
                <c:pt idx="1144">
                  <c:v>69.05</c:v>
                </c:pt>
                <c:pt idx="1145">
                  <c:v>85.56</c:v>
                </c:pt>
                <c:pt idx="1146">
                  <c:v>330.98</c:v>
                </c:pt>
                <c:pt idx="1147">
                  <c:v>133.78</c:v>
                </c:pt>
                <c:pt idx="1148">
                  <c:v>127.72</c:v>
                </c:pt>
                <c:pt idx="1149">
                  <c:v>113.99</c:v>
                </c:pt>
                <c:pt idx="1150">
                  <c:v>95.88</c:v>
                </c:pt>
                <c:pt idx="1152">
                  <c:v>114.22</c:v>
                </c:pt>
                <c:pt idx="1153">
                  <c:v>108.92</c:v>
                </c:pt>
                <c:pt idx="1154">
                  <c:v>127.24</c:v>
                </c:pt>
                <c:pt idx="1155">
                  <c:v>168.9</c:v>
                </c:pt>
                <c:pt idx="1156">
                  <c:v>116.84</c:v>
                </c:pt>
                <c:pt idx="1157">
                  <c:v>323.26</c:v>
                </c:pt>
                <c:pt idx="1158">
                  <c:v>135.56</c:v>
                </c:pt>
                <c:pt idx="1159">
                  <c:v>123.88</c:v>
                </c:pt>
                <c:pt idx="1160">
                  <c:v>130.52</c:v>
                </c:pt>
                <c:pt idx="1161">
                  <c:v>105.67</c:v>
                </c:pt>
                <c:pt idx="1162">
                  <c:v>94.96</c:v>
                </c:pt>
                <c:pt idx="1163">
                  <c:v>93.67</c:v>
                </c:pt>
                <c:pt idx="1164">
                  <c:v>95.39</c:v>
                </c:pt>
                <c:pt idx="1165">
                  <c:v>137.83</c:v>
                </c:pt>
                <c:pt idx="1166">
                  <c:v>207.87</c:v>
                </c:pt>
                <c:pt idx="1167">
                  <c:v>99.79</c:v>
                </c:pt>
                <c:pt idx="1168">
                  <c:v>110.02</c:v>
                </c:pt>
                <c:pt idx="1169">
                  <c:v>94.1</c:v>
                </c:pt>
                <c:pt idx="1170">
                  <c:v>108.58</c:v>
                </c:pt>
                <c:pt idx="1171">
                  <c:v>82.29</c:v>
                </c:pt>
                <c:pt idx="1172">
                  <c:v>91.69</c:v>
                </c:pt>
                <c:pt idx="1173">
                  <c:v>69.74</c:v>
                </c:pt>
                <c:pt idx="1174">
                  <c:v>58.05</c:v>
                </c:pt>
                <c:pt idx="1175">
                  <c:v>64.02</c:v>
                </c:pt>
                <c:pt idx="1176">
                  <c:v>56.53</c:v>
                </c:pt>
                <c:pt idx="1177">
                  <c:v>72.38</c:v>
                </c:pt>
                <c:pt idx="1178">
                  <c:v>88.73</c:v>
                </c:pt>
                <c:pt idx="1179">
                  <c:v>537.89</c:v>
                </c:pt>
                <c:pt idx="1180">
                  <c:v>151.9</c:v>
                </c:pt>
                <c:pt idx="1181">
                  <c:v>12.07</c:v>
                </c:pt>
                <c:pt idx="1182">
                  <c:v>122.31</c:v>
                </c:pt>
                <c:pt idx="1183">
                  <c:v>101.67</c:v>
                </c:pt>
                <c:pt idx="1184">
                  <c:v>105.19</c:v>
                </c:pt>
                <c:pt idx="1185">
                  <c:v>168.02</c:v>
                </c:pt>
                <c:pt idx="1186">
                  <c:v>119.58</c:v>
                </c:pt>
                <c:pt idx="1187">
                  <c:v>107.71</c:v>
                </c:pt>
                <c:pt idx="1188">
                  <c:v>95.41</c:v>
                </c:pt>
                <c:pt idx="1189">
                  <c:v>90.63</c:v>
                </c:pt>
                <c:pt idx="1190">
                  <c:v>76.38</c:v>
                </c:pt>
                <c:pt idx="1191">
                  <c:v>70.75</c:v>
                </c:pt>
                <c:pt idx="1192">
                  <c:v>64.73</c:v>
                </c:pt>
                <c:pt idx="1193">
                  <c:v>61.77</c:v>
                </c:pt>
                <c:pt idx="1194">
                  <c:v>53.71</c:v>
                </c:pt>
                <c:pt idx="1195">
                  <c:v>54.58</c:v>
                </c:pt>
                <c:pt idx="1196">
                  <c:v>58.18</c:v>
                </c:pt>
                <c:pt idx="1197">
                  <c:v>87.21</c:v>
                </c:pt>
                <c:pt idx="1198">
                  <c:v>71.72</c:v>
                </c:pt>
                <c:pt idx="1199">
                  <c:v>58.83</c:v>
                </c:pt>
                <c:pt idx="1200">
                  <c:v>52.36</c:v>
                </c:pt>
                <c:pt idx="1201">
                  <c:v>45.64</c:v>
                </c:pt>
                <c:pt idx="1202">
                  <c:v>43</c:v>
                </c:pt>
                <c:pt idx="1203">
                  <c:v>62.33</c:v>
                </c:pt>
                <c:pt idx="1204">
                  <c:v>72.11</c:v>
                </c:pt>
                <c:pt idx="1205">
                  <c:v>51.4</c:v>
                </c:pt>
                <c:pt idx="1206">
                  <c:v>55.23</c:v>
                </c:pt>
                <c:pt idx="1207">
                  <c:v>51.2</c:v>
                </c:pt>
                <c:pt idx="1208">
                  <c:v>50.49</c:v>
                </c:pt>
                <c:pt idx="1209">
                  <c:v>54.02</c:v>
                </c:pt>
                <c:pt idx="1210">
                  <c:v>57.98</c:v>
                </c:pt>
                <c:pt idx="1211">
                  <c:v>71.18</c:v>
                </c:pt>
                <c:pt idx="1212">
                  <c:v>65.95</c:v>
                </c:pt>
                <c:pt idx="1213">
                  <c:v>58.39</c:v>
                </c:pt>
                <c:pt idx="1214">
                  <c:v>57.6</c:v>
                </c:pt>
                <c:pt idx="1216">
                  <c:v>54.57</c:v>
                </c:pt>
                <c:pt idx="1217">
                  <c:v>52.14</c:v>
                </c:pt>
                <c:pt idx="1218">
                  <c:v>51.05</c:v>
                </c:pt>
                <c:pt idx="1219">
                  <c:v>47.13</c:v>
                </c:pt>
                <c:pt idx="1220">
                  <c:v>48.2</c:v>
                </c:pt>
                <c:pt idx="1221">
                  <c:v>45.47</c:v>
                </c:pt>
                <c:pt idx="1222">
                  <c:v>41.76</c:v>
                </c:pt>
                <c:pt idx="1223">
                  <c:v>40.6</c:v>
                </c:pt>
                <c:pt idx="1224">
                  <c:v>38.68</c:v>
                </c:pt>
                <c:pt idx="1225">
                  <c:v>86.24</c:v>
                </c:pt>
                <c:pt idx="1226">
                  <c:v>35.79</c:v>
                </c:pt>
                <c:pt idx="1227">
                  <c:v>35.39</c:v>
                </c:pt>
                <c:pt idx="1228">
                  <c:v>31.82</c:v>
                </c:pt>
                <c:pt idx="1229">
                  <c:v>30.86</c:v>
                </c:pt>
                <c:pt idx="1230">
                  <c:v>30.58</c:v>
                </c:pt>
                <c:pt idx="1231">
                  <c:v>30.27</c:v>
                </c:pt>
                <c:pt idx="1232">
                  <c:v>30.3</c:v>
                </c:pt>
                <c:pt idx="1233">
                  <c:v>29.81</c:v>
                </c:pt>
                <c:pt idx="1234">
                  <c:v>28.33</c:v>
                </c:pt>
                <c:pt idx="1235">
                  <c:v>27.03</c:v>
                </c:pt>
                <c:pt idx="1236">
                  <c:v>26.64</c:v>
                </c:pt>
                <c:pt idx="1237">
                  <c:v>23.98</c:v>
                </c:pt>
                <c:pt idx="1238">
                  <c:v>23.45</c:v>
                </c:pt>
                <c:pt idx="1239">
                  <c:v>22.99</c:v>
                </c:pt>
                <c:pt idx="1240">
                  <c:v>21.82</c:v>
                </c:pt>
                <c:pt idx="1241">
                  <c:v>22.22</c:v>
                </c:pt>
                <c:pt idx="1242">
                  <c:v>21.35</c:v>
                </c:pt>
                <c:pt idx="1243">
                  <c:v>20.91</c:v>
                </c:pt>
                <c:pt idx="1244">
                  <c:v>19.44</c:v>
                </c:pt>
                <c:pt idx="1245">
                  <c:v>18.9</c:v>
                </c:pt>
                <c:pt idx="1248">
                  <c:v>17.69</c:v>
                </c:pt>
                <c:pt idx="1249">
                  <c:v>16.65</c:v>
                </c:pt>
                <c:pt idx="1250">
                  <c:v>15.61</c:v>
                </c:pt>
                <c:pt idx="1251">
                  <c:v>15.68</c:v>
                </c:pt>
                <c:pt idx="1252">
                  <c:v>15.24</c:v>
                </c:pt>
                <c:pt idx="1253">
                  <c:v>16.21</c:v>
                </c:pt>
                <c:pt idx="1254">
                  <c:v>16.39</c:v>
                </c:pt>
                <c:pt idx="1255">
                  <c:v>19.28</c:v>
                </c:pt>
                <c:pt idx="1256">
                  <c:v>20.61</c:v>
                </c:pt>
                <c:pt idx="1257">
                  <c:v>17.21</c:v>
                </c:pt>
                <c:pt idx="1258">
                  <c:v>16.84</c:v>
                </c:pt>
                <c:pt idx="1259">
                  <c:v>16.84</c:v>
                </c:pt>
                <c:pt idx="1260">
                  <c:v>16.51</c:v>
                </c:pt>
                <c:pt idx="1261">
                  <c:v>15.55</c:v>
                </c:pt>
                <c:pt idx="1262">
                  <c:v>15.15</c:v>
                </c:pt>
                <c:pt idx="1263">
                  <c:v>12.79</c:v>
                </c:pt>
                <c:pt idx="1264">
                  <c:v>12.78</c:v>
                </c:pt>
                <c:pt idx="1265">
                  <c:v>11.45</c:v>
                </c:pt>
                <c:pt idx="1266">
                  <c:v>11.41</c:v>
                </c:pt>
                <c:pt idx="1267">
                  <c:v>10.84</c:v>
                </c:pt>
                <c:pt idx="1268">
                  <c:v>11.19</c:v>
                </c:pt>
                <c:pt idx="1269">
                  <c:v>11.11</c:v>
                </c:pt>
                <c:pt idx="1270">
                  <c:v>10.89</c:v>
                </c:pt>
                <c:pt idx="1271">
                  <c:v>10.45</c:v>
                </c:pt>
                <c:pt idx="1272">
                  <c:v>10.79</c:v>
                </c:pt>
                <c:pt idx="1273">
                  <c:v>10.37</c:v>
                </c:pt>
                <c:pt idx="1274">
                  <c:v>9.68</c:v>
                </c:pt>
                <c:pt idx="1275">
                  <c:v>9.43</c:v>
                </c:pt>
                <c:pt idx="1276">
                  <c:v>40.64</c:v>
                </c:pt>
                <c:pt idx="1277">
                  <c:v>11.07</c:v>
                </c:pt>
                <c:pt idx="1280">
                  <c:v>10.98</c:v>
                </c:pt>
                <c:pt idx="1281">
                  <c:v>11.05</c:v>
                </c:pt>
                <c:pt idx="1282">
                  <c:v>10.52</c:v>
                </c:pt>
                <c:pt idx="1283">
                  <c:v>11.49</c:v>
                </c:pt>
                <c:pt idx="1284">
                  <c:v>11.38</c:v>
                </c:pt>
                <c:pt idx="1285">
                  <c:v>10.95</c:v>
                </c:pt>
                <c:pt idx="1286">
                  <c:v>10.96</c:v>
                </c:pt>
                <c:pt idx="1287">
                  <c:v>10.63</c:v>
                </c:pt>
                <c:pt idx="1288">
                  <c:v>9.42</c:v>
                </c:pt>
                <c:pt idx="1289">
                  <c:v>10.09</c:v>
                </c:pt>
                <c:pt idx="1290">
                  <c:v>14.64</c:v>
                </c:pt>
                <c:pt idx="1291">
                  <c:v>12.29</c:v>
                </c:pt>
                <c:pt idx="1292">
                  <c:v>10.96</c:v>
                </c:pt>
                <c:pt idx="1293">
                  <c:v>10.05</c:v>
                </c:pt>
                <c:pt idx="1294">
                  <c:v>10.82</c:v>
                </c:pt>
                <c:pt idx="1295">
                  <c:v>12.92</c:v>
                </c:pt>
                <c:pt idx="1296">
                  <c:v>11.63</c:v>
                </c:pt>
                <c:pt idx="1297">
                  <c:v>10.55</c:v>
                </c:pt>
                <c:pt idx="1298">
                  <c:v>10.13</c:v>
                </c:pt>
                <c:pt idx="1299">
                  <c:v>9.5</c:v>
                </c:pt>
                <c:pt idx="1300">
                  <c:v>9.65</c:v>
                </c:pt>
                <c:pt idx="1301">
                  <c:v>9.47</c:v>
                </c:pt>
                <c:pt idx="1302">
                  <c:v>9.64</c:v>
                </c:pt>
                <c:pt idx="1303">
                  <c:v>12.93</c:v>
                </c:pt>
                <c:pt idx="1304">
                  <c:v>22.94</c:v>
                </c:pt>
                <c:pt idx="1305">
                  <c:v>14.96</c:v>
                </c:pt>
                <c:pt idx="1306">
                  <c:v>12.23</c:v>
                </c:pt>
                <c:pt idx="1307">
                  <c:v>10.32</c:v>
                </c:pt>
                <c:pt idx="1308">
                  <c:v>11.11</c:v>
                </c:pt>
                <c:pt idx="1309">
                  <c:v>10.61</c:v>
                </c:pt>
                <c:pt idx="1312">
                  <c:v>10.06</c:v>
                </c:pt>
                <c:pt idx="1313">
                  <c:v>9.75</c:v>
                </c:pt>
                <c:pt idx="1314">
                  <c:v>9.05</c:v>
                </c:pt>
                <c:pt idx="1315">
                  <c:v>9.09</c:v>
                </c:pt>
                <c:pt idx="1316">
                  <c:v>9.02</c:v>
                </c:pt>
                <c:pt idx="1317">
                  <c:v>8.82</c:v>
                </c:pt>
                <c:pt idx="1318">
                  <c:v>8.89</c:v>
                </c:pt>
                <c:pt idx="1319">
                  <c:v>8.9</c:v>
                </c:pt>
                <c:pt idx="1320">
                  <c:v>8.76</c:v>
                </c:pt>
                <c:pt idx="1321">
                  <c:v>8.54</c:v>
                </c:pt>
                <c:pt idx="1322">
                  <c:v>8.21</c:v>
                </c:pt>
                <c:pt idx="1323">
                  <c:v>8.15</c:v>
                </c:pt>
                <c:pt idx="1324">
                  <c:v>8.38</c:v>
                </c:pt>
                <c:pt idx="1325">
                  <c:v>8.36</c:v>
                </c:pt>
                <c:pt idx="1326">
                  <c:v>8.13</c:v>
                </c:pt>
                <c:pt idx="1327">
                  <c:v>7.96</c:v>
                </c:pt>
                <c:pt idx="1328">
                  <c:v>7.75</c:v>
                </c:pt>
                <c:pt idx="1329">
                  <c:v>7.61</c:v>
                </c:pt>
                <c:pt idx="1330">
                  <c:v>7.53</c:v>
                </c:pt>
                <c:pt idx="1331">
                  <c:v>7.4</c:v>
                </c:pt>
                <c:pt idx="1332">
                  <c:v>7.41</c:v>
                </c:pt>
                <c:pt idx="1333">
                  <c:v>7.27</c:v>
                </c:pt>
                <c:pt idx="1334">
                  <c:v>7.17</c:v>
                </c:pt>
                <c:pt idx="1335">
                  <c:v>7.05</c:v>
                </c:pt>
                <c:pt idx="1336">
                  <c:v>7</c:v>
                </c:pt>
                <c:pt idx="1337">
                  <c:v>6.85</c:v>
                </c:pt>
                <c:pt idx="1338">
                  <c:v>6.66</c:v>
                </c:pt>
                <c:pt idx="1339">
                  <c:v>6.76</c:v>
                </c:pt>
                <c:pt idx="1340">
                  <c:v>6.63</c:v>
                </c:pt>
                <c:pt idx="1344">
                  <c:v>6.42</c:v>
                </c:pt>
                <c:pt idx="1345">
                  <c:v>6.27</c:v>
                </c:pt>
                <c:pt idx="1346">
                  <c:v>6.11</c:v>
                </c:pt>
                <c:pt idx="1347">
                  <c:v>6.36</c:v>
                </c:pt>
                <c:pt idx="1348">
                  <c:v>5.95</c:v>
                </c:pt>
                <c:pt idx="1349">
                  <c:v>5.64</c:v>
                </c:pt>
                <c:pt idx="1350">
                  <c:v>5.36</c:v>
                </c:pt>
                <c:pt idx="1351">
                  <c:v>5.37</c:v>
                </c:pt>
                <c:pt idx="1352">
                  <c:v>5.45</c:v>
                </c:pt>
                <c:pt idx="1353">
                  <c:v>5.44</c:v>
                </c:pt>
                <c:pt idx="1354">
                  <c:v>5.4</c:v>
                </c:pt>
                <c:pt idx="1355">
                  <c:v>5.32</c:v>
                </c:pt>
                <c:pt idx="1356">
                  <c:v>5.27</c:v>
                </c:pt>
                <c:pt idx="1357">
                  <c:v>5.26</c:v>
                </c:pt>
                <c:pt idx="1358">
                  <c:v>5.22</c:v>
                </c:pt>
                <c:pt idx="1359">
                  <c:v>5.32</c:v>
                </c:pt>
                <c:pt idx="1360">
                  <c:v>5.6</c:v>
                </c:pt>
                <c:pt idx="1361">
                  <c:v>5.37</c:v>
                </c:pt>
                <c:pt idx="1362">
                  <c:v>5.58</c:v>
                </c:pt>
                <c:pt idx="1363">
                  <c:v>5.57</c:v>
                </c:pt>
                <c:pt idx="1364">
                  <c:v>5.5</c:v>
                </c:pt>
                <c:pt idx="1365">
                  <c:v>5.35</c:v>
                </c:pt>
                <c:pt idx="1366">
                  <c:v>5.35</c:v>
                </c:pt>
                <c:pt idx="1367">
                  <c:v>5.34</c:v>
                </c:pt>
                <c:pt idx="1368">
                  <c:v>5.19</c:v>
                </c:pt>
                <c:pt idx="1369">
                  <c:v>5.18</c:v>
                </c:pt>
                <c:pt idx="1370">
                  <c:v>5.14</c:v>
                </c:pt>
                <c:pt idx="1371">
                  <c:v>5.18</c:v>
                </c:pt>
                <c:pt idx="1372">
                  <c:v>5.65</c:v>
                </c:pt>
                <c:pt idx="1373">
                  <c:v>5.06</c:v>
                </c:pt>
                <c:pt idx="1376">
                  <c:v>4.91</c:v>
                </c:pt>
                <c:pt idx="1377">
                  <c:v>5.03</c:v>
                </c:pt>
                <c:pt idx="1378">
                  <c:v>5.03</c:v>
                </c:pt>
                <c:pt idx="1379">
                  <c:v>4.9</c:v>
                </c:pt>
                <c:pt idx="1380">
                  <c:v>4.79</c:v>
                </c:pt>
                <c:pt idx="1381">
                  <c:v>4.81</c:v>
                </c:pt>
                <c:pt idx="1382">
                  <c:v>4.81</c:v>
                </c:pt>
                <c:pt idx="1383">
                  <c:v>4.58</c:v>
                </c:pt>
                <c:pt idx="1384">
                  <c:v>4.58</c:v>
                </c:pt>
                <c:pt idx="1385">
                  <c:v>4.37</c:v>
                </c:pt>
                <c:pt idx="1386">
                  <c:v>4.32</c:v>
                </c:pt>
                <c:pt idx="1387">
                  <c:v>4.68</c:v>
                </c:pt>
                <c:pt idx="1388">
                  <c:v>5.91</c:v>
                </c:pt>
                <c:pt idx="1389">
                  <c:v>5.6</c:v>
                </c:pt>
                <c:pt idx="1390">
                  <c:v>5.44</c:v>
                </c:pt>
                <c:pt idx="1391">
                  <c:v>5.16</c:v>
                </c:pt>
                <c:pt idx="1392">
                  <c:v>5</c:v>
                </c:pt>
                <c:pt idx="1393">
                  <c:v>4.77</c:v>
                </c:pt>
                <c:pt idx="1394">
                  <c:v>4.72</c:v>
                </c:pt>
                <c:pt idx="1395">
                  <c:v>4.76</c:v>
                </c:pt>
                <c:pt idx="1396">
                  <c:v>4.79</c:v>
                </c:pt>
                <c:pt idx="1397">
                  <c:v>6.14</c:v>
                </c:pt>
                <c:pt idx="1398">
                  <c:v>6.31</c:v>
                </c:pt>
                <c:pt idx="1399">
                  <c:v>5.51</c:v>
                </c:pt>
                <c:pt idx="1400">
                  <c:v>5.23</c:v>
                </c:pt>
                <c:pt idx="1401">
                  <c:v>5.16</c:v>
                </c:pt>
                <c:pt idx="1402">
                  <c:v>5.07</c:v>
                </c:pt>
                <c:pt idx="1403">
                  <c:v>5.05</c:v>
                </c:pt>
                <c:pt idx="1404">
                  <c:v>6.23</c:v>
                </c:pt>
                <c:pt idx="1408">
                  <c:v>6.51</c:v>
                </c:pt>
                <c:pt idx="1409">
                  <c:v>5.35</c:v>
                </c:pt>
                <c:pt idx="1410">
                  <c:v>5.12</c:v>
                </c:pt>
                <c:pt idx="1411">
                  <c:v>4.96</c:v>
                </c:pt>
                <c:pt idx="1412">
                  <c:v>5.24</c:v>
                </c:pt>
                <c:pt idx="1413">
                  <c:v>5.83</c:v>
                </c:pt>
                <c:pt idx="1414">
                  <c:v>5.17</c:v>
                </c:pt>
                <c:pt idx="1415">
                  <c:v>4.92</c:v>
                </c:pt>
                <c:pt idx="1416">
                  <c:v>4.82</c:v>
                </c:pt>
                <c:pt idx="1417">
                  <c:v>4.68</c:v>
                </c:pt>
                <c:pt idx="1418">
                  <c:v>4.71</c:v>
                </c:pt>
                <c:pt idx="1419">
                  <c:v>4.58</c:v>
                </c:pt>
                <c:pt idx="1420">
                  <c:v>4.57</c:v>
                </c:pt>
                <c:pt idx="1421">
                  <c:v>4.22</c:v>
                </c:pt>
                <c:pt idx="1422">
                  <c:v>4.37</c:v>
                </c:pt>
                <c:pt idx="1423">
                  <c:v>5.26</c:v>
                </c:pt>
                <c:pt idx="1424">
                  <c:v>7.2</c:v>
                </c:pt>
                <c:pt idx="1425">
                  <c:v>5.33</c:v>
                </c:pt>
                <c:pt idx="1426">
                  <c:v>4.63</c:v>
                </c:pt>
                <c:pt idx="1427">
                  <c:v>4.63</c:v>
                </c:pt>
                <c:pt idx="1428">
                  <c:v>4.33</c:v>
                </c:pt>
                <c:pt idx="1429">
                  <c:v>6.95</c:v>
                </c:pt>
                <c:pt idx="1430">
                  <c:v>5.15</c:v>
                </c:pt>
                <c:pt idx="1431">
                  <c:v>5.52</c:v>
                </c:pt>
                <c:pt idx="1432">
                  <c:v>4.79</c:v>
                </c:pt>
                <c:pt idx="1433">
                  <c:v>5.26</c:v>
                </c:pt>
                <c:pt idx="1434">
                  <c:v>5.59</c:v>
                </c:pt>
                <c:pt idx="1435">
                  <c:v>4.72</c:v>
                </c:pt>
                <c:pt idx="1436">
                  <c:v>4.44</c:v>
                </c:pt>
                <c:pt idx="1437">
                  <c:v>4.13</c:v>
                </c:pt>
                <c:pt idx="1440">
                  <c:v>3.68</c:v>
                </c:pt>
                <c:pt idx="1441">
                  <c:v>3.5</c:v>
                </c:pt>
                <c:pt idx="1442">
                  <c:v>3.25</c:v>
                </c:pt>
                <c:pt idx="1443">
                  <c:v>3.17</c:v>
                </c:pt>
                <c:pt idx="1444">
                  <c:v>3.33</c:v>
                </c:pt>
                <c:pt idx="1445">
                  <c:v>3.29</c:v>
                </c:pt>
                <c:pt idx="1446">
                  <c:v>3.09</c:v>
                </c:pt>
                <c:pt idx="1447">
                  <c:v>2.94</c:v>
                </c:pt>
                <c:pt idx="1448">
                  <c:v>2.99</c:v>
                </c:pt>
                <c:pt idx="1449">
                  <c:v>4.17</c:v>
                </c:pt>
                <c:pt idx="1450">
                  <c:v>4.16</c:v>
                </c:pt>
                <c:pt idx="1451">
                  <c:v>4.86</c:v>
                </c:pt>
                <c:pt idx="1452">
                  <c:v>4.34</c:v>
                </c:pt>
                <c:pt idx="1453">
                  <c:v>4.34</c:v>
                </c:pt>
                <c:pt idx="1454">
                  <c:v>3.5</c:v>
                </c:pt>
                <c:pt idx="1455">
                  <c:v>3.13</c:v>
                </c:pt>
                <c:pt idx="1456">
                  <c:v>3.14</c:v>
                </c:pt>
                <c:pt idx="1457">
                  <c:v>2.78</c:v>
                </c:pt>
                <c:pt idx="1458">
                  <c:v>4.43</c:v>
                </c:pt>
                <c:pt idx="1459">
                  <c:v>8.14</c:v>
                </c:pt>
                <c:pt idx="1460">
                  <c:v>3.18</c:v>
                </c:pt>
                <c:pt idx="1461">
                  <c:v>18.39</c:v>
                </c:pt>
                <c:pt idx="1462">
                  <c:v>6.58</c:v>
                </c:pt>
                <c:pt idx="1463">
                  <c:v>4</c:v>
                </c:pt>
                <c:pt idx="1464">
                  <c:v>3.68</c:v>
                </c:pt>
                <c:pt idx="1465">
                  <c:v>3.11</c:v>
                </c:pt>
                <c:pt idx="1466">
                  <c:v>3.22</c:v>
                </c:pt>
                <c:pt idx="1467">
                  <c:v>2.9</c:v>
                </c:pt>
                <c:pt idx="1468">
                  <c:v>4.16</c:v>
                </c:pt>
                <c:pt idx="1469">
                  <c:v>3.54</c:v>
                </c:pt>
                <c:pt idx="1470">
                  <c:v>14.72</c:v>
                </c:pt>
                <c:pt idx="1472">
                  <c:v>17.17</c:v>
                </c:pt>
                <c:pt idx="1473">
                  <c:v>10.04</c:v>
                </c:pt>
                <c:pt idx="1474">
                  <c:v>7.11</c:v>
                </c:pt>
                <c:pt idx="1475">
                  <c:v>2.05</c:v>
                </c:pt>
                <c:pt idx="1476">
                  <c:v>2.39</c:v>
                </c:pt>
                <c:pt idx="1477">
                  <c:v>1.88</c:v>
                </c:pt>
                <c:pt idx="1478">
                  <c:v>1.94</c:v>
                </c:pt>
                <c:pt idx="1479">
                  <c:v>2.16</c:v>
                </c:pt>
                <c:pt idx="1480">
                  <c:v>2.12</c:v>
                </c:pt>
                <c:pt idx="1481">
                  <c:v>4.79</c:v>
                </c:pt>
                <c:pt idx="1482">
                  <c:v>11.46</c:v>
                </c:pt>
                <c:pt idx="1483">
                  <c:v>12.23</c:v>
                </c:pt>
                <c:pt idx="1484">
                  <c:v>4.99</c:v>
                </c:pt>
                <c:pt idx="1485">
                  <c:v>2.93</c:v>
                </c:pt>
                <c:pt idx="1486">
                  <c:v>2.49</c:v>
                </c:pt>
                <c:pt idx="1487">
                  <c:v>2.45</c:v>
                </c:pt>
                <c:pt idx="1488">
                  <c:v>2.05</c:v>
                </c:pt>
                <c:pt idx="1489">
                  <c:v>2.18</c:v>
                </c:pt>
                <c:pt idx="1490">
                  <c:v>2.27</c:v>
                </c:pt>
                <c:pt idx="1491">
                  <c:v>2.07</c:v>
                </c:pt>
                <c:pt idx="1492">
                  <c:v>2.11</c:v>
                </c:pt>
                <c:pt idx="1493">
                  <c:v>1.95</c:v>
                </c:pt>
                <c:pt idx="1494">
                  <c:v>1.85</c:v>
                </c:pt>
                <c:pt idx="1495">
                  <c:v>2.03</c:v>
                </c:pt>
                <c:pt idx="1496">
                  <c:v>1.83</c:v>
                </c:pt>
                <c:pt idx="1497">
                  <c:v>1.68</c:v>
                </c:pt>
                <c:pt idx="1498">
                  <c:v>1.65</c:v>
                </c:pt>
                <c:pt idx="1499">
                  <c:v>1.66</c:v>
                </c:pt>
                <c:pt idx="1500">
                  <c:v>1.39</c:v>
                </c:pt>
                <c:pt idx="1501">
                  <c:v>5.58</c:v>
                </c:pt>
                <c:pt idx="1502">
                  <c:v>4.96</c:v>
                </c:pt>
                <c:pt idx="1504">
                  <c:v>6.16</c:v>
                </c:pt>
                <c:pt idx="1505">
                  <c:v>5.63</c:v>
                </c:pt>
                <c:pt idx="1506">
                  <c:v>4.38</c:v>
                </c:pt>
                <c:pt idx="1507">
                  <c:v>4.07</c:v>
                </c:pt>
                <c:pt idx="1508">
                  <c:v>10.33</c:v>
                </c:pt>
                <c:pt idx="1509">
                  <c:v>25.87</c:v>
                </c:pt>
                <c:pt idx="1510">
                  <c:v>83.39</c:v>
                </c:pt>
                <c:pt idx="1511">
                  <c:v>34.07</c:v>
                </c:pt>
                <c:pt idx="1512">
                  <c:v>32.72</c:v>
                </c:pt>
                <c:pt idx="1513">
                  <c:v>29.77</c:v>
                </c:pt>
                <c:pt idx="1514">
                  <c:v>61.95</c:v>
                </c:pt>
                <c:pt idx="1515">
                  <c:v>100.24</c:v>
                </c:pt>
                <c:pt idx="1516">
                  <c:v>74.57</c:v>
                </c:pt>
                <c:pt idx="1517">
                  <c:v>68.58</c:v>
                </c:pt>
                <c:pt idx="1518">
                  <c:v>60.1</c:v>
                </c:pt>
                <c:pt idx="1519">
                  <c:v>45.81</c:v>
                </c:pt>
                <c:pt idx="1520">
                  <c:v>64.65</c:v>
                </c:pt>
                <c:pt idx="1521">
                  <c:v>45.67</c:v>
                </c:pt>
                <c:pt idx="1522">
                  <c:v>45.23</c:v>
                </c:pt>
                <c:pt idx="1523">
                  <c:v>46.7</c:v>
                </c:pt>
                <c:pt idx="1524">
                  <c:v>109.71</c:v>
                </c:pt>
                <c:pt idx="1525">
                  <c:v>108.4</c:v>
                </c:pt>
                <c:pt idx="1526">
                  <c:v>182.53</c:v>
                </c:pt>
                <c:pt idx="1527">
                  <c:v>144.17</c:v>
                </c:pt>
                <c:pt idx="1528">
                  <c:v>122.35</c:v>
                </c:pt>
                <c:pt idx="1529">
                  <c:v>96.15</c:v>
                </c:pt>
                <c:pt idx="1530">
                  <c:v>85.93</c:v>
                </c:pt>
                <c:pt idx="1531">
                  <c:v>150.43</c:v>
                </c:pt>
                <c:pt idx="1532">
                  <c:v>94.4</c:v>
                </c:pt>
                <c:pt idx="1533">
                  <c:v>82.39</c:v>
                </c:pt>
                <c:pt idx="1534">
                  <c:v>85.07</c:v>
                </c:pt>
                <c:pt idx="1535">
                  <c:v>77.59</c:v>
                </c:pt>
                <c:pt idx="1536">
                  <c:v>85.56</c:v>
                </c:pt>
                <c:pt idx="1537">
                  <c:v>102.75</c:v>
                </c:pt>
                <c:pt idx="1538">
                  <c:v>98.3</c:v>
                </c:pt>
                <c:pt idx="1539">
                  <c:v>115.93</c:v>
                </c:pt>
                <c:pt idx="1540">
                  <c:v>106.38</c:v>
                </c:pt>
                <c:pt idx="1541">
                  <c:v>93.6</c:v>
                </c:pt>
                <c:pt idx="1542">
                  <c:v>84.28</c:v>
                </c:pt>
                <c:pt idx="1543">
                  <c:v>88.83</c:v>
                </c:pt>
                <c:pt idx="1544">
                  <c:v>88.28</c:v>
                </c:pt>
                <c:pt idx="1545">
                  <c:v>72.47</c:v>
                </c:pt>
                <c:pt idx="1546">
                  <c:v>86.83</c:v>
                </c:pt>
                <c:pt idx="1547">
                  <c:v>74.85</c:v>
                </c:pt>
                <c:pt idx="1548">
                  <c:v>67.44</c:v>
                </c:pt>
                <c:pt idx="1549">
                  <c:v>58.65</c:v>
                </c:pt>
                <c:pt idx="1550">
                  <c:v>59.47</c:v>
                </c:pt>
                <c:pt idx="1551">
                  <c:v>74.11</c:v>
                </c:pt>
                <c:pt idx="1552">
                  <c:v>63.79</c:v>
                </c:pt>
                <c:pt idx="1553">
                  <c:v>96.79</c:v>
                </c:pt>
                <c:pt idx="1554">
                  <c:v>103.74</c:v>
                </c:pt>
                <c:pt idx="1555">
                  <c:v>120.24</c:v>
                </c:pt>
                <c:pt idx="1556">
                  <c:v>111.93</c:v>
                </c:pt>
                <c:pt idx="1557">
                  <c:v>97.53</c:v>
                </c:pt>
                <c:pt idx="1558">
                  <c:v>90.6</c:v>
                </c:pt>
                <c:pt idx="1559">
                  <c:v>94.18</c:v>
                </c:pt>
                <c:pt idx="1560">
                  <c:v>99.71</c:v>
                </c:pt>
                <c:pt idx="1561">
                  <c:v>113.23</c:v>
                </c:pt>
                <c:pt idx="1562">
                  <c:v>116.06</c:v>
                </c:pt>
                <c:pt idx="1563">
                  <c:v>135.71</c:v>
                </c:pt>
                <c:pt idx="1564">
                  <c:v>150.31</c:v>
                </c:pt>
                <c:pt idx="1565">
                  <c:v>124.79</c:v>
                </c:pt>
                <c:pt idx="1566">
                  <c:v>112.99</c:v>
                </c:pt>
                <c:pt idx="1568">
                  <c:v>101.09</c:v>
                </c:pt>
                <c:pt idx="1569">
                  <c:v>117.63</c:v>
                </c:pt>
                <c:pt idx="1570">
                  <c:v>122.2</c:v>
                </c:pt>
                <c:pt idx="1571">
                  <c:v>111.34</c:v>
                </c:pt>
                <c:pt idx="1572">
                  <c:v>154.49</c:v>
                </c:pt>
                <c:pt idx="1573">
                  <c:v>128.01</c:v>
                </c:pt>
                <c:pt idx="1574">
                  <c:v>146.2</c:v>
                </c:pt>
                <c:pt idx="1575">
                  <c:v>134.83</c:v>
                </c:pt>
                <c:pt idx="1576">
                  <c:v>151.22</c:v>
                </c:pt>
                <c:pt idx="1577">
                  <c:v>145.13</c:v>
                </c:pt>
                <c:pt idx="1578">
                  <c:v>188.24</c:v>
                </c:pt>
                <c:pt idx="1579">
                  <c:v>135.73</c:v>
                </c:pt>
                <c:pt idx="1580">
                  <c:v>121.78</c:v>
                </c:pt>
                <c:pt idx="1581">
                  <c:v>117.21</c:v>
                </c:pt>
                <c:pt idx="1582">
                  <c:v>114.73</c:v>
                </c:pt>
                <c:pt idx="1583">
                  <c:v>255.4</c:v>
                </c:pt>
                <c:pt idx="1584">
                  <c:v>139.61</c:v>
                </c:pt>
                <c:pt idx="1585">
                  <c:v>159.45</c:v>
                </c:pt>
                <c:pt idx="1586">
                  <c:v>159.3</c:v>
                </c:pt>
                <c:pt idx="1587">
                  <c:v>137.53</c:v>
                </c:pt>
                <c:pt idx="1588">
                  <c:v>153.09</c:v>
                </c:pt>
                <c:pt idx="1589">
                  <c:v>126.58</c:v>
                </c:pt>
                <c:pt idx="1590">
                  <c:v>113.26</c:v>
                </c:pt>
                <c:pt idx="1591">
                  <c:v>104.29</c:v>
                </c:pt>
                <c:pt idx="1592">
                  <c:v>94.48</c:v>
                </c:pt>
                <c:pt idx="1593">
                  <c:v>87.48</c:v>
                </c:pt>
                <c:pt idx="1594">
                  <c:v>72.25</c:v>
                </c:pt>
                <c:pt idx="1595">
                  <c:v>70.75</c:v>
                </c:pt>
                <c:pt idx="1596">
                  <c:v>63.92</c:v>
                </c:pt>
                <c:pt idx="1597">
                  <c:v>59.57</c:v>
                </c:pt>
                <c:pt idx="1598">
                  <c:v>56.23</c:v>
                </c:pt>
                <c:pt idx="1600">
                  <c:v>53.42</c:v>
                </c:pt>
                <c:pt idx="1601">
                  <c:v>53.41</c:v>
                </c:pt>
                <c:pt idx="1602">
                  <c:v>51.99</c:v>
                </c:pt>
                <c:pt idx="1603">
                  <c:v>47.72</c:v>
                </c:pt>
                <c:pt idx="1604">
                  <c:v>46.49</c:v>
                </c:pt>
                <c:pt idx="1605">
                  <c:v>42.33</c:v>
                </c:pt>
                <c:pt idx="1606">
                  <c:v>41.75</c:v>
                </c:pt>
                <c:pt idx="1607">
                  <c:v>39</c:v>
                </c:pt>
                <c:pt idx="1608">
                  <c:v>36.08</c:v>
                </c:pt>
                <c:pt idx="1609">
                  <c:v>34.31</c:v>
                </c:pt>
                <c:pt idx="1610">
                  <c:v>34.76</c:v>
                </c:pt>
                <c:pt idx="1611">
                  <c:v>39.1</c:v>
                </c:pt>
                <c:pt idx="1612">
                  <c:v>55.27</c:v>
                </c:pt>
                <c:pt idx="1613">
                  <c:v>42.87</c:v>
                </c:pt>
                <c:pt idx="1614">
                  <c:v>49.81</c:v>
                </c:pt>
                <c:pt idx="1615">
                  <c:v>51.51</c:v>
                </c:pt>
                <c:pt idx="1616">
                  <c:v>91.57</c:v>
                </c:pt>
                <c:pt idx="1617">
                  <c:v>76.26</c:v>
                </c:pt>
                <c:pt idx="1618">
                  <c:v>58.97</c:v>
                </c:pt>
                <c:pt idx="1619">
                  <c:v>52.91</c:v>
                </c:pt>
                <c:pt idx="1620">
                  <c:v>47.19</c:v>
                </c:pt>
                <c:pt idx="1621">
                  <c:v>45.6</c:v>
                </c:pt>
                <c:pt idx="1622">
                  <c:v>42.39</c:v>
                </c:pt>
                <c:pt idx="1623">
                  <c:v>38.58</c:v>
                </c:pt>
                <c:pt idx="1624">
                  <c:v>35.95</c:v>
                </c:pt>
                <c:pt idx="1625">
                  <c:v>34.8</c:v>
                </c:pt>
                <c:pt idx="1626">
                  <c:v>33.11</c:v>
                </c:pt>
                <c:pt idx="1627">
                  <c:v>31.2</c:v>
                </c:pt>
                <c:pt idx="1628">
                  <c:v>31.58</c:v>
                </c:pt>
                <c:pt idx="1629">
                  <c:v>30.9</c:v>
                </c:pt>
                <c:pt idx="1630">
                  <c:v>29.84</c:v>
                </c:pt>
                <c:pt idx="1632">
                  <c:v>33.14</c:v>
                </c:pt>
                <c:pt idx="1633">
                  <c:v>30.58</c:v>
                </c:pt>
                <c:pt idx="1634">
                  <c:v>28.31</c:v>
                </c:pt>
                <c:pt idx="1635">
                  <c:v>26.76</c:v>
                </c:pt>
                <c:pt idx="1636">
                  <c:v>24.12</c:v>
                </c:pt>
                <c:pt idx="1637">
                  <c:v>23.34</c:v>
                </c:pt>
                <c:pt idx="1638">
                  <c:v>22.64</c:v>
                </c:pt>
                <c:pt idx="1639">
                  <c:v>20.86</c:v>
                </c:pt>
                <c:pt idx="1640">
                  <c:v>19.47</c:v>
                </c:pt>
                <c:pt idx="1641">
                  <c:v>17.77</c:v>
                </c:pt>
                <c:pt idx="1642">
                  <c:v>17.14</c:v>
                </c:pt>
                <c:pt idx="1643">
                  <c:v>17.52</c:v>
                </c:pt>
                <c:pt idx="1644">
                  <c:v>16.37</c:v>
                </c:pt>
                <c:pt idx="1645">
                  <c:v>15.59</c:v>
                </c:pt>
                <c:pt idx="1646">
                  <c:v>15.59</c:v>
                </c:pt>
                <c:pt idx="1647">
                  <c:v>15.59</c:v>
                </c:pt>
                <c:pt idx="1648">
                  <c:v>15.59</c:v>
                </c:pt>
                <c:pt idx="1649">
                  <c:v>14.95</c:v>
                </c:pt>
                <c:pt idx="1650">
                  <c:v>14.04</c:v>
                </c:pt>
                <c:pt idx="1651">
                  <c:v>14.04</c:v>
                </c:pt>
                <c:pt idx="1652">
                  <c:v>14.05</c:v>
                </c:pt>
                <c:pt idx="1653">
                  <c:v>14.97</c:v>
                </c:pt>
                <c:pt idx="1654">
                  <c:v>16.37</c:v>
                </c:pt>
                <c:pt idx="1655">
                  <c:v>14.11</c:v>
                </c:pt>
                <c:pt idx="1656">
                  <c:v>14.04</c:v>
                </c:pt>
                <c:pt idx="1657">
                  <c:v>14.14</c:v>
                </c:pt>
                <c:pt idx="1658">
                  <c:v>13.89</c:v>
                </c:pt>
                <c:pt idx="1659">
                  <c:v>14.02</c:v>
                </c:pt>
                <c:pt idx="1660">
                  <c:v>14.02</c:v>
                </c:pt>
                <c:pt idx="1661">
                  <c:v>13.94</c:v>
                </c:pt>
                <c:pt idx="1664">
                  <c:v>14.04</c:v>
                </c:pt>
                <c:pt idx="1665">
                  <c:v>14.04</c:v>
                </c:pt>
                <c:pt idx="1666">
                  <c:v>15.64</c:v>
                </c:pt>
                <c:pt idx="1667">
                  <c:v>17.46</c:v>
                </c:pt>
                <c:pt idx="1668">
                  <c:v>14.1</c:v>
                </c:pt>
                <c:pt idx="1669">
                  <c:v>14.03</c:v>
                </c:pt>
                <c:pt idx="1670">
                  <c:v>13.76</c:v>
                </c:pt>
                <c:pt idx="1671">
                  <c:v>12.84</c:v>
                </c:pt>
                <c:pt idx="1672">
                  <c:v>12.78</c:v>
                </c:pt>
                <c:pt idx="1673">
                  <c:v>12.09</c:v>
                </c:pt>
                <c:pt idx="1674">
                  <c:v>11.61</c:v>
                </c:pt>
                <c:pt idx="1675">
                  <c:v>11.4</c:v>
                </c:pt>
                <c:pt idx="1676">
                  <c:v>10.86</c:v>
                </c:pt>
                <c:pt idx="1677">
                  <c:v>10.91</c:v>
                </c:pt>
                <c:pt idx="1678">
                  <c:v>10.94</c:v>
                </c:pt>
                <c:pt idx="1679">
                  <c:v>10.94</c:v>
                </c:pt>
                <c:pt idx="1680">
                  <c:v>10.94</c:v>
                </c:pt>
                <c:pt idx="1681">
                  <c:v>10.97</c:v>
                </c:pt>
                <c:pt idx="1682">
                  <c:v>10.57</c:v>
                </c:pt>
                <c:pt idx="1683">
                  <c:v>10.29</c:v>
                </c:pt>
                <c:pt idx="1684">
                  <c:v>10.2</c:v>
                </c:pt>
                <c:pt idx="1685">
                  <c:v>9.38</c:v>
                </c:pt>
                <c:pt idx="1686">
                  <c:v>9.36</c:v>
                </c:pt>
                <c:pt idx="1687">
                  <c:v>8.77</c:v>
                </c:pt>
                <c:pt idx="1688">
                  <c:v>8.49</c:v>
                </c:pt>
                <c:pt idx="1689">
                  <c:v>8.46</c:v>
                </c:pt>
                <c:pt idx="1690">
                  <c:v>8.46</c:v>
                </c:pt>
                <c:pt idx="1691">
                  <c:v>8.46</c:v>
                </c:pt>
                <c:pt idx="1692">
                  <c:v>8.46</c:v>
                </c:pt>
                <c:pt idx="1696">
                  <c:v>8.1</c:v>
                </c:pt>
                <c:pt idx="1697">
                  <c:v>7.79</c:v>
                </c:pt>
                <c:pt idx="1698">
                  <c:v>7.99</c:v>
                </c:pt>
                <c:pt idx="1699">
                  <c:v>7.49</c:v>
                </c:pt>
                <c:pt idx="1700">
                  <c:v>7.39</c:v>
                </c:pt>
                <c:pt idx="1701">
                  <c:v>7.33</c:v>
                </c:pt>
                <c:pt idx="1702">
                  <c:v>6.87</c:v>
                </c:pt>
                <c:pt idx="1703">
                  <c:v>6.95</c:v>
                </c:pt>
                <c:pt idx="1704">
                  <c:v>7.14</c:v>
                </c:pt>
                <c:pt idx="1705">
                  <c:v>7.08</c:v>
                </c:pt>
                <c:pt idx="1706">
                  <c:v>7.24</c:v>
                </c:pt>
                <c:pt idx="1707">
                  <c:v>7.26</c:v>
                </c:pt>
                <c:pt idx="1708">
                  <c:v>7.21</c:v>
                </c:pt>
                <c:pt idx="1709">
                  <c:v>7.24</c:v>
                </c:pt>
                <c:pt idx="1710">
                  <c:v>6.91</c:v>
                </c:pt>
                <c:pt idx="1711">
                  <c:v>6.79</c:v>
                </c:pt>
                <c:pt idx="1712">
                  <c:v>6.85</c:v>
                </c:pt>
                <c:pt idx="1713">
                  <c:v>6.68</c:v>
                </c:pt>
                <c:pt idx="1714">
                  <c:v>6.56</c:v>
                </c:pt>
                <c:pt idx="1715">
                  <c:v>6.79</c:v>
                </c:pt>
                <c:pt idx="1716">
                  <c:v>6.77</c:v>
                </c:pt>
                <c:pt idx="1717">
                  <c:v>6.71</c:v>
                </c:pt>
                <c:pt idx="1718">
                  <c:v>6.62</c:v>
                </c:pt>
                <c:pt idx="1719">
                  <c:v>6.57</c:v>
                </c:pt>
                <c:pt idx="1720">
                  <c:v>6.88</c:v>
                </c:pt>
                <c:pt idx="1721">
                  <c:v>7.4</c:v>
                </c:pt>
                <c:pt idx="1722">
                  <c:v>7.07</c:v>
                </c:pt>
                <c:pt idx="1723">
                  <c:v>7.05</c:v>
                </c:pt>
                <c:pt idx="1724">
                  <c:v>6.81</c:v>
                </c:pt>
                <c:pt idx="1725">
                  <c:v>6.97</c:v>
                </c:pt>
                <c:pt idx="1728">
                  <c:v>6.89</c:v>
                </c:pt>
                <c:pt idx="1729">
                  <c:v>6.45</c:v>
                </c:pt>
                <c:pt idx="1730">
                  <c:v>6.37</c:v>
                </c:pt>
                <c:pt idx="1731">
                  <c:v>6.26</c:v>
                </c:pt>
                <c:pt idx="1732">
                  <c:v>6.14</c:v>
                </c:pt>
                <c:pt idx="1733">
                  <c:v>6</c:v>
                </c:pt>
                <c:pt idx="1734">
                  <c:v>6.02</c:v>
                </c:pt>
                <c:pt idx="1735">
                  <c:v>5.65</c:v>
                </c:pt>
                <c:pt idx="1736">
                  <c:v>5.88</c:v>
                </c:pt>
                <c:pt idx="1737">
                  <c:v>5.82</c:v>
                </c:pt>
                <c:pt idx="1738">
                  <c:v>5.49</c:v>
                </c:pt>
                <c:pt idx="1739">
                  <c:v>5.3</c:v>
                </c:pt>
                <c:pt idx="1740">
                  <c:v>5.19</c:v>
                </c:pt>
                <c:pt idx="1741">
                  <c:v>5.14</c:v>
                </c:pt>
                <c:pt idx="1742">
                  <c:v>5.63</c:v>
                </c:pt>
                <c:pt idx="1743">
                  <c:v>5.72</c:v>
                </c:pt>
                <c:pt idx="1744">
                  <c:v>5.5</c:v>
                </c:pt>
                <c:pt idx="1745">
                  <c:v>5.29</c:v>
                </c:pt>
                <c:pt idx="1746">
                  <c:v>5.12</c:v>
                </c:pt>
                <c:pt idx="1747">
                  <c:v>5.12</c:v>
                </c:pt>
                <c:pt idx="1748">
                  <c:v>5.3</c:v>
                </c:pt>
                <c:pt idx="1749">
                  <c:v>5.83</c:v>
                </c:pt>
                <c:pt idx="1750">
                  <c:v>5.79</c:v>
                </c:pt>
                <c:pt idx="1751">
                  <c:v>5.79</c:v>
                </c:pt>
                <c:pt idx="1752">
                  <c:v>5.76</c:v>
                </c:pt>
                <c:pt idx="1753">
                  <c:v>5.76</c:v>
                </c:pt>
                <c:pt idx="1754">
                  <c:v>5.7</c:v>
                </c:pt>
                <c:pt idx="1755">
                  <c:v>5.66</c:v>
                </c:pt>
                <c:pt idx="1756">
                  <c:v>5.6</c:v>
                </c:pt>
                <c:pt idx="1760">
                  <c:v>5.28</c:v>
                </c:pt>
                <c:pt idx="1761">
                  <c:v>4.98</c:v>
                </c:pt>
                <c:pt idx="1762">
                  <c:v>4.56</c:v>
                </c:pt>
                <c:pt idx="1763">
                  <c:v>4.71</c:v>
                </c:pt>
                <c:pt idx="1764">
                  <c:v>4.69</c:v>
                </c:pt>
                <c:pt idx="1765">
                  <c:v>4.29</c:v>
                </c:pt>
                <c:pt idx="1766">
                  <c:v>4.26</c:v>
                </c:pt>
                <c:pt idx="1767">
                  <c:v>4.67</c:v>
                </c:pt>
                <c:pt idx="1768">
                  <c:v>4.91</c:v>
                </c:pt>
                <c:pt idx="1769">
                  <c:v>4.97</c:v>
                </c:pt>
                <c:pt idx="1770">
                  <c:v>4.84</c:v>
                </c:pt>
                <c:pt idx="1771">
                  <c:v>4.88</c:v>
                </c:pt>
                <c:pt idx="1772">
                  <c:v>4.81</c:v>
                </c:pt>
                <c:pt idx="1773">
                  <c:v>4.4</c:v>
                </c:pt>
                <c:pt idx="1774">
                  <c:v>4.44</c:v>
                </c:pt>
                <c:pt idx="1775">
                  <c:v>4.36</c:v>
                </c:pt>
                <c:pt idx="1776">
                  <c:v>4.41</c:v>
                </c:pt>
                <c:pt idx="1777">
                  <c:v>4.4</c:v>
                </c:pt>
                <c:pt idx="1778">
                  <c:v>4.4</c:v>
                </c:pt>
                <c:pt idx="1779">
                  <c:v>4.44</c:v>
                </c:pt>
                <c:pt idx="1780">
                  <c:v>4.26</c:v>
                </c:pt>
                <c:pt idx="1781">
                  <c:v>4.26</c:v>
                </c:pt>
                <c:pt idx="1782">
                  <c:v>4.21</c:v>
                </c:pt>
                <c:pt idx="1783">
                  <c:v>4.34</c:v>
                </c:pt>
                <c:pt idx="1784">
                  <c:v>4.13</c:v>
                </c:pt>
                <c:pt idx="1785">
                  <c:v>4.14</c:v>
                </c:pt>
                <c:pt idx="1786">
                  <c:v>4.09</c:v>
                </c:pt>
                <c:pt idx="1787">
                  <c:v>4.06</c:v>
                </c:pt>
                <c:pt idx="1788">
                  <c:v>4.92</c:v>
                </c:pt>
                <c:pt idx="1789">
                  <c:v>4.23</c:v>
                </c:pt>
                <c:pt idx="1792">
                  <c:v>4.11</c:v>
                </c:pt>
                <c:pt idx="1793">
                  <c:v>4.12</c:v>
                </c:pt>
                <c:pt idx="1794">
                  <c:v>4.17</c:v>
                </c:pt>
                <c:pt idx="1795">
                  <c:v>4.08</c:v>
                </c:pt>
                <c:pt idx="1796">
                  <c:v>4</c:v>
                </c:pt>
                <c:pt idx="1797">
                  <c:v>3.83</c:v>
                </c:pt>
                <c:pt idx="1798">
                  <c:v>3.94</c:v>
                </c:pt>
                <c:pt idx="1799">
                  <c:v>3.92</c:v>
                </c:pt>
                <c:pt idx="1800">
                  <c:v>4.01</c:v>
                </c:pt>
                <c:pt idx="1801">
                  <c:v>3.57</c:v>
                </c:pt>
                <c:pt idx="1802">
                  <c:v>3.92</c:v>
                </c:pt>
                <c:pt idx="1803">
                  <c:v>3.82</c:v>
                </c:pt>
                <c:pt idx="1804">
                  <c:v>3.77</c:v>
                </c:pt>
                <c:pt idx="1805">
                  <c:v>3.91</c:v>
                </c:pt>
                <c:pt idx="1806">
                  <c:v>3.79</c:v>
                </c:pt>
                <c:pt idx="1807">
                  <c:v>3.89</c:v>
                </c:pt>
                <c:pt idx="1808">
                  <c:v>3.84</c:v>
                </c:pt>
                <c:pt idx="1809">
                  <c:v>3.75</c:v>
                </c:pt>
                <c:pt idx="1810">
                  <c:v>3.52</c:v>
                </c:pt>
                <c:pt idx="1811">
                  <c:v>3.53</c:v>
                </c:pt>
                <c:pt idx="1812">
                  <c:v>3.55</c:v>
                </c:pt>
                <c:pt idx="1813">
                  <c:v>3.49</c:v>
                </c:pt>
                <c:pt idx="1814">
                  <c:v>3.46</c:v>
                </c:pt>
                <c:pt idx="1815">
                  <c:v>3.54</c:v>
                </c:pt>
                <c:pt idx="1816">
                  <c:v>3.51</c:v>
                </c:pt>
                <c:pt idx="1817">
                  <c:v>4.28</c:v>
                </c:pt>
                <c:pt idx="1818">
                  <c:v>3.59</c:v>
                </c:pt>
                <c:pt idx="1819">
                  <c:v>3.55</c:v>
                </c:pt>
                <c:pt idx="1820">
                  <c:v>3.48</c:v>
                </c:pt>
                <c:pt idx="1821">
                  <c:v>3.32</c:v>
                </c:pt>
                <c:pt idx="1824">
                  <c:v>3.16</c:v>
                </c:pt>
                <c:pt idx="1825">
                  <c:v>3.06</c:v>
                </c:pt>
                <c:pt idx="1826">
                  <c:v>2.93</c:v>
                </c:pt>
                <c:pt idx="1827">
                  <c:v>2.95</c:v>
                </c:pt>
                <c:pt idx="1828">
                  <c:v>2.88</c:v>
                </c:pt>
                <c:pt idx="1829">
                  <c:v>2.86</c:v>
                </c:pt>
                <c:pt idx="1830">
                  <c:v>2.66</c:v>
                </c:pt>
                <c:pt idx="1831">
                  <c:v>2.45</c:v>
                </c:pt>
                <c:pt idx="1832">
                  <c:v>1.6</c:v>
                </c:pt>
                <c:pt idx="1833">
                  <c:v>1.79</c:v>
                </c:pt>
                <c:pt idx="1834">
                  <c:v>1.58</c:v>
                </c:pt>
                <c:pt idx="1835">
                  <c:v>1.5</c:v>
                </c:pt>
                <c:pt idx="1836">
                  <c:v>1.39</c:v>
                </c:pt>
                <c:pt idx="1837">
                  <c:v>1.31</c:v>
                </c:pt>
                <c:pt idx="1838">
                  <c:v>1.29</c:v>
                </c:pt>
                <c:pt idx="1839">
                  <c:v>1.23</c:v>
                </c:pt>
                <c:pt idx="1840">
                  <c:v>1.24</c:v>
                </c:pt>
                <c:pt idx="1841">
                  <c:v>1.26</c:v>
                </c:pt>
                <c:pt idx="1842">
                  <c:v>1.76</c:v>
                </c:pt>
                <c:pt idx="1843">
                  <c:v>1.35</c:v>
                </c:pt>
                <c:pt idx="1844">
                  <c:v>1.34</c:v>
                </c:pt>
                <c:pt idx="1845">
                  <c:v>1.28</c:v>
                </c:pt>
                <c:pt idx="1846">
                  <c:v>1.26</c:v>
                </c:pt>
                <c:pt idx="1847">
                  <c:v>1.18</c:v>
                </c:pt>
                <c:pt idx="1848">
                  <c:v>1.18</c:v>
                </c:pt>
                <c:pt idx="1849">
                  <c:v>1.29</c:v>
                </c:pt>
                <c:pt idx="1850">
                  <c:v>1.58</c:v>
                </c:pt>
                <c:pt idx="1851">
                  <c:v>1.83</c:v>
                </c:pt>
                <c:pt idx="1852">
                  <c:v>7.18</c:v>
                </c:pt>
                <c:pt idx="1853">
                  <c:v>7.12</c:v>
                </c:pt>
                <c:pt idx="1854">
                  <c:v>6.32</c:v>
                </c:pt>
                <c:pt idx="1856">
                  <c:v>5.4</c:v>
                </c:pt>
                <c:pt idx="1857">
                  <c:v>3.64</c:v>
                </c:pt>
                <c:pt idx="1858">
                  <c:v>2.93</c:v>
                </c:pt>
                <c:pt idx="1859">
                  <c:v>4.92</c:v>
                </c:pt>
                <c:pt idx="1860">
                  <c:v>5.69</c:v>
                </c:pt>
                <c:pt idx="1861">
                  <c:v>1.86</c:v>
                </c:pt>
                <c:pt idx="1862">
                  <c:v>3.53</c:v>
                </c:pt>
                <c:pt idx="1863">
                  <c:v>3.31</c:v>
                </c:pt>
                <c:pt idx="1864">
                  <c:v>1.76</c:v>
                </c:pt>
                <c:pt idx="1865">
                  <c:v>1.57</c:v>
                </c:pt>
                <c:pt idx="1866">
                  <c:v>1.5</c:v>
                </c:pt>
                <c:pt idx="1867">
                  <c:v>4.34</c:v>
                </c:pt>
                <c:pt idx="1868">
                  <c:v>5.63</c:v>
                </c:pt>
                <c:pt idx="1869">
                  <c:v>5.28</c:v>
                </c:pt>
                <c:pt idx="1870">
                  <c:v>3.05</c:v>
                </c:pt>
                <c:pt idx="1871">
                  <c:v>1.48</c:v>
                </c:pt>
                <c:pt idx="1872">
                  <c:v>1.29</c:v>
                </c:pt>
                <c:pt idx="1873">
                  <c:v>1.34</c:v>
                </c:pt>
                <c:pt idx="1874">
                  <c:v>1.35</c:v>
                </c:pt>
                <c:pt idx="1875">
                  <c:v>1.35</c:v>
                </c:pt>
                <c:pt idx="1876">
                  <c:v>1.34</c:v>
                </c:pt>
                <c:pt idx="1877">
                  <c:v>1.34</c:v>
                </c:pt>
                <c:pt idx="1878">
                  <c:v>1.34</c:v>
                </c:pt>
                <c:pt idx="1879">
                  <c:v>1.34</c:v>
                </c:pt>
                <c:pt idx="1880">
                  <c:v>1.74</c:v>
                </c:pt>
                <c:pt idx="1881">
                  <c:v>1.9</c:v>
                </c:pt>
                <c:pt idx="1882">
                  <c:v>6.26</c:v>
                </c:pt>
                <c:pt idx="1883">
                  <c:v>8.75</c:v>
                </c:pt>
                <c:pt idx="1884">
                  <c:v>56.67</c:v>
                </c:pt>
                <c:pt idx="1885">
                  <c:v>116.33</c:v>
                </c:pt>
                <c:pt idx="1886">
                  <c:v>50.09</c:v>
                </c:pt>
                <c:pt idx="1888">
                  <c:v>15.82</c:v>
                </c:pt>
                <c:pt idx="1889">
                  <c:v>11.72</c:v>
                </c:pt>
                <c:pt idx="1890">
                  <c:v>19.71</c:v>
                </c:pt>
                <c:pt idx="1891">
                  <c:v>10.3</c:v>
                </c:pt>
                <c:pt idx="1892">
                  <c:v>8.59</c:v>
                </c:pt>
                <c:pt idx="1893">
                  <c:v>11.15</c:v>
                </c:pt>
                <c:pt idx="1894">
                  <c:v>11.54</c:v>
                </c:pt>
                <c:pt idx="1895">
                  <c:v>22.98</c:v>
                </c:pt>
                <c:pt idx="1896">
                  <c:v>42.71</c:v>
                </c:pt>
                <c:pt idx="1897">
                  <c:v>37.06</c:v>
                </c:pt>
                <c:pt idx="1898">
                  <c:v>24.7</c:v>
                </c:pt>
                <c:pt idx="1899">
                  <c:v>25.52</c:v>
                </c:pt>
                <c:pt idx="1900">
                  <c:v>34.76</c:v>
                </c:pt>
                <c:pt idx="1901">
                  <c:v>37.83</c:v>
                </c:pt>
                <c:pt idx="1902">
                  <c:v>30.53</c:v>
                </c:pt>
                <c:pt idx="1903">
                  <c:v>30.68</c:v>
                </c:pt>
                <c:pt idx="1904">
                  <c:v>29.83</c:v>
                </c:pt>
                <c:pt idx="1905">
                  <c:v>27.25</c:v>
                </c:pt>
                <c:pt idx="1906">
                  <c:v>34.05</c:v>
                </c:pt>
                <c:pt idx="1907">
                  <c:v>33.21</c:v>
                </c:pt>
                <c:pt idx="1908">
                  <c:v>37.76</c:v>
                </c:pt>
                <c:pt idx="1909">
                  <c:v>55.16</c:v>
                </c:pt>
                <c:pt idx="1910">
                  <c:v>63.11</c:v>
                </c:pt>
                <c:pt idx="1911">
                  <c:v>50.61</c:v>
                </c:pt>
                <c:pt idx="1912">
                  <c:v>42.08</c:v>
                </c:pt>
                <c:pt idx="1913">
                  <c:v>42.27</c:v>
                </c:pt>
                <c:pt idx="1914">
                  <c:v>170.35</c:v>
                </c:pt>
                <c:pt idx="1915">
                  <c:v>48.09</c:v>
                </c:pt>
                <c:pt idx="1916">
                  <c:v>49.94</c:v>
                </c:pt>
                <c:pt idx="1917">
                  <c:v>80.57</c:v>
                </c:pt>
                <c:pt idx="1918">
                  <c:v>56.62</c:v>
                </c:pt>
                <c:pt idx="1919">
                  <c:v>48.93</c:v>
                </c:pt>
                <c:pt idx="1920">
                  <c:v>44.33</c:v>
                </c:pt>
                <c:pt idx="1921">
                  <c:v>44.45</c:v>
                </c:pt>
                <c:pt idx="1922">
                  <c:v>49.46</c:v>
                </c:pt>
                <c:pt idx="1923">
                  <c:v>57.55</c:v>
                </c:pt>
                <c:pt idx="1924">
                  <c:v>52.34</c:v>
                </c:pt>
                <c:pt idx="1925">
                  <c:v>50.04</c:v>
                </c:pt>
                <c:pt idx="1926">
                  <c:v>43.87</c:v>
                </c:pt>
                <c:pt idx="1927">
                  <c:v>42.83</c:v>
                </c:pt>
                <c:pt idx="1928">
                  <c:v>48.91</c:v>
                </c:pt>
                <c:pt idx="1929">
                  <c:v>62.29</c:v>
                </c:pt>
                <c:pt idx="1930">
                  <c:v>70.95</c:v>
                </c:pt>
                <c:pt idx="1931">
                  <c:v>74.4</c:v>
                </c:pt>
                <c:pt idx="1932">
                  <c:v>68.65</c:v>
                </c:pt>
                <c:pt idx="1933">
                  <c:v>63.31</c:v>
                </c:pt>
                <c:pt idx="1934">
                  <c:v>69.37</c:v>
                </c:pt>
                <c:pt idx="1935">
                  <c:v>58.33</c:v>
                </c:pt>
                <c:pt idx="1936">
                  <c:v>49.92</c:v>
                </c:pt>
                <c:pt idx="1937">
                  <c:v>52.34</c:v>
                </c:pt>
                <c:pt idx="1938">
                  <c:v>47.81</c:v>
                </c:pt>
                <c:pt idx="1939">
                  <c:v>59.74</c:v>
                </c:pt>
                <c:pt idx="1940">
                  <c:v>57.33</c:v>
                </c:pt>
                <c:pt idx="1941">
                  <c:v>55.12</c:v>
                </c:pt>
                <c:pt idx="1942">
                  <c:v>54.94</c:v>
                </c:pt>
                <c:pt idx="1943">
                  <c:v>48.69</c:v>
                </c:pt>
                <c:pt idx="1944">
                  <c:v>42.98</c:v>
                </c:pt>
                <c:pt idx="1945">
                  <c:v>63.16</c:v>
                </c:pt>
                <c:pt idx="1946">
                  <c:v>77.97</c:v>
                </c:pt>
                <c:pt idx="1947">
                  <c:v>94.12</c:v>
                </c:pt>
                <c:pt idx="1948">
                  <c:v>95</c:v>
                </c:pt>
                <c:pt idx="1949">
                  <c:v>95.4</c:v>
                </c:pt>
                <c:pt idx="1950">
                  <c:v>87.53</c:v>
                </c:pt>
                <c:pt idx="1952">
                  <c:v>77.72</c:v>
                </c:pt>
                <c:pt idx="1953">
                  <c:v>93.4</c:v>
                </c:pt>
                <c:pt idx="1954">
                  <c:v>90.48</c:v>
                </c:pt>
                <c:pt idx="1955">
                  <c:v>83.44</c:v>
                </c:pt>
                <c:pt idx="1956">
                  <c:v>81.64</c:v>
                </c:pt>
                <c:pt idx="1957">
                  <c:v>90.74</c:v>
                </c:pt>
                <c:pt idx="1958">
                  <c:v>112.37</c:v>
                </c:pt>
                <c:pt idx="1959">
                  <c:v>120.35</c:v>
                </c:pt>
                <c:pt idx="1960">
                  <c:v>136.78</c:v>
                </c:pt>
                <c:pt idx="1961">
                  <c:v>137.55</c:v>
                </c:pt>
                <c:pt idx="1962">
                  <c:v>125.66</c:v>
                </c:pt>
                <c:pt idx="1963">
                  <c:v>116.72</c:v>
                </c:pt>
                <c:pt idx="1964">
                  <c:v>161.18</c:v>
                </c:pt>
                <c:pt idx="1965">
                  <c:v>211.2</c:v>
                </c:pt>
                <c:pt idx="1966">
                  <c:v>232.44</c:v>
                </c:pt>
                <c:pt idx="1967">
                  <c:v>157.94</c:v>
                </c:pt>
                <c:pt idx="1968">
                  <c:v>134.8</c:v>
                </c:pt>
                <c:pt idx="1969">
                  <c:v>119.96</c:v>
                </c:pt>
                <c:pt idx="1970">
                  <c:v>112.22</c:v>
                </c:pt>
                <c:pt idx="1971">
                  <c:v>104.06</c:v>
                </c:pt>
                <c:pt idx="1972">
                  <c:v>91.48</c:v>
                </c:pt>
                <c:pt idx="1973">
                  <c:v>86.19</c:v>
                </c:pt>
                <c:pt idx="1974">
                  <c:v>102.1</c:v>
                </c:pt>
                <c:pt idx="1975">
                  <c:v>103.64</c:v>
                </c:pt>
                <c:pt idx="1976">
                  <c:v>96.36</c:v>
                </c:pt>
                <c:pt idx="1977">
                  <c:v>103.78</c:v>
                </c:pt>
                <c:pt idx="1978">
                  <c:v>87.68</c:v>
                </c:pt>
                <c:pt idx="1979">
                  <c:v>82.07</c:v>
                </c:pt>
                <c:pt idx="1980">
                  <c:v>68.59</c:v>
                </c:pt>
                <c:pt idx="1981">
                  <c:v>78.85</c:v>
                </c:pt>
                <c:pt idx="1982">
                  <c:v>75.11</c:v>
                </c:pt>
                <c:pt idx="1983">
                  <c:v>72.61</c:v>
                </c:pt>
                <c:pt idx="1984">
                  <c:v>82.16</c:v>
                </c:pt>
                <c:pt idx="1985">
                  <c:v>99.76</c:v>
                </c:pt>
                <c:pt idx="1986">
                  <c:v>69.33</c:v>
                </c:pt>
                <c:pt idx="1987">
                  <c:v>92.25</c:v>
                </c:pt>
                <c:pt idx="1988">
                  <c:v>73.87</c:v>
                </c:pt>
                <c:pt idx="1989">
                  <c:v>80.04</c:v>
                </c:pt>
                <c:pt idx="1990">
                  <c:v>81.49</c:v>
                </c:pt>
                <c:pt idx="1991">
                  <c:v>81.46</c:v>
                </c:pt>
                <c:pt idx="1992">
                  <c:v>75.15</c:v>
                </c:pt>
                <c:pt idx="1993">
                  <c:v>101.78</c:v>
                </c:pt>
                <c:pt idx="1994">
                  <c:v>84.06</c:v>
                </c:pt>
                <c:pt idx="1995">
                  <c:v>80.07</c:v>
                </c:pt>
                <c:pt idx="1996">
                  <c:v>103.57</c:v>
                </c:pt>
                <c:pt idx="1997">
                  <c:v>91.96</c:v>
                </c:pt>
                <c:pt idx="1998">
                  <c:v>93.81</c:v>
                </c:pt>
                <c:pt idx="1999">
                  <c:v>100.28</c:v>
                </c:pt>
                <c:pt idx="2000">
                  <c:v>86.94</c:v>
                </c:pt>
                <c:pt idx="2001">
                  <c:v>91.77</c:v>
                </c:pt>
                <c:pt idx="2002">
                  <c:v>82.56</c:v>
                </c:pt>
                <c:pt idx="2003">
                  <c:v>75.26</c:v>
                </c:pt>
                <c:pt idx="2004">
                  <c:v>68.28</c:v>
                </c:pt>
                <c:pt idx="2005">
                  <c:v>60.99</c:v>
                </c:pt>
                <c:pt idx="2006">
                  <c:v>54.86</c:v>
                </c:pt>
                <c:pt idx="2007">
                  <c:v>51.91</c:v>
                </c:pt>
                <c:pt idx="2008">
                  <c:v>48.14</c:v>
                </c:pt>
                <c:pt idx="2009">
                  <c:v>45.43</c:v>
                </c:pt>
                <c:pt idx="2010">
                  <c:v>42.94</c:v>
                </c:pt>
                <c:pt idx="2011">
                  <c:v>38.65</c:v>
                </c:pt>
                <c:pt idx="2012">
                  <c:v>37.97</c:v>
                </c:pt>
                <c:pt idx="2013">
                  <c:v>35.996</c:v>
                </c:pt>
                <c:pt idx="2016">
                  <c:v>34.229</c:v>
                </c:pt>
                <c:pt idx="2017">
                  <c:v>32.54</c:v>
                </c:pt>
                <c:pt idx="2018">
                  <c:v>32.81</c:v>
                </c:pt>
                <c:pt idx="2019">
                  <c:v>23.81</c:v>
                </c:pt>
                <c:pt idx="2020">
                  <c:v>29.45</c:v>
                </c:pt>
                <c:pt idx="2021">
                  <c:v>27.53</c:v>
                </c:pt>
                <c:pt idx="2022">
                  <c:v>27.04</c:v>
                </c:pt>
                <c:pt idx="2023">
                  <c:v>24.48</c:v>
                </c:pt>
                <c:pt idx="2024">
                  <c:v>23.08</c:v>
                </c:pt>
                <c:pt idx="2025">
                  <c:v>22.94</c:v>
                </c:pt>
                <c:pt idx="2026">
                  <c:v>21.49</c:v>
                </c:pt>
                <c:pt idx="2027">
                  <c:v>19.53</c:v>
                </c:pt>
                <c:pt idx="2028">
                  <c:v>18.49</c:v>
                </c:pt>
                <c:pt idx="2029">
                  <c:v>18.69</c:v>
                </c:pt>
                <c:pt idx="2030">
                  <c:v>18.69</c:v>
                </c:pt>
                <c:pt idx="2031">
                  <c:v>18.23</c:v>
                </c:pt>
                <c:pt idx="2032">
                  <c:v>18.14</c:v>
                </c:pt>
                <c:pt idx="2033">
                  <c:v>18.69</c:v>
                </c:pt>
                <c:pt idx="2034">
                  <c:v>18.69</c:v>
                </c:pt>
                <c:pt idx="2035">
                  <c:v>18.7</c:v>
                </c:pt>
                <c:pt idx="2036">
                  <c:v>18.43</c:v>
                </c:pt>
                <c:pt idx="2037">
                  <c:v>18.28</c:v>
                </c:pt>
                <c:pt idx="2038">
                  <c:v>17.11</c:v>
                </c:pt>
                <c:pt idx="2039">
                  <c:v>16.94</c:v>
                </c:pt>
                <c:pt idx="2040">
                  <c:v>16.33</c:v>
                </c:pt>
                <c:pt idx="2041">
                  <c:v>15.91</c:v>
                </c:pt>
                <c:pt idx="2042">
                  <c:v>15.19</c:v>
                </c:pt>
                <c:pt idx="2043">
                  <c:v>14.18</c:v>
                </c:pt>
                <c:pt idx="2044">
                  <c:v>14.37</c:v>
                </c:pt>
                <c:pt idx="2045">
                  <c:v>14.186</c:v>
                </c:pt>
                <c:pt idx="2048">
                  <c:v>14.07</c:v>
                </c:pt>
                <c:pt idx="2049">
                  <c:v>13.93</c:v>
                </c:pt>
                <c:pt idx="2050">
                  <c:v>13.17</c:v>
                </c:pt>
                <c:pt idx="2051">
                  <c:v>12.24</c:v>
                </c:pt>
                <c:pt idx="2052">
                  <c:v>11.87</c:v>
                </c:pt>
                <c:pt idx="2053">
                  <c:v>11.09</c:v>
                </c:pt>
                <c:pt idx="2054">
                  <c:v>10.51</c:v>
                </c:pt>
                <c:pt idx="2055">
                  <c:v>10.85</c:v>
                </c:pt>
                <c:pt idx="2056">
                  <c:v>10.94</c:v>
                </c:pt>
                <c:pt idx="2057">
                  <c:v>10.94</c:v>
                </c:pt>
                <c:pt idx="2058">
                  <c:v>10.94</c:v>
                </c:pt>
                <c:pt idx="2059">
                  <c:v>10.91</c:v>
                </c:pt>
                <c:pt idx="2060">
                  <c:v>10.85</c:v>
                </c:pt>
                <c:pt idx="2061">
                  <c:v>10.84</c:v>
                </c:pt>
                <c:pt idx="2062">
                  <c:v>10.84</c:v>
                </c:pt>
                <c:pt idx="2063">
                  <c:v>10.58</c:v>
                </c:pt>
                <c:pt idx="2064">
                  <c:v>9.92</c:v>
                </c:pt>
                <c:pt idx="2065">
                  <c:v>9.92</c:v>
                </c:pt>
                <c:pt idx="2066">
                  <c:v>9.31</c:v>
                </c:pt>
                <c:pt idx="2067">
                  <c:v>9.31</c:v>
                </c:pt>
                <c:pt idx="2068">
                  <c:v>9.13</c:v>
                </c:pt>
                <c:pt idx="2069">
                  <c:v>9.02</c:v>
                </c:pt>
                <c:pt idx="2070">
                  <c:v>9.02</c:v>
                </c:pt>
                <c:pt idx="2071">
                  <c:v>8.95</c:v>
                </c:pt>
                <c:pt idx="2072">
                  <c:v>8.79</c:v>
                </c:pt>
                <c:pt idx="2073">
                  <c:v>8.71</c:v>
                </c:pt>
                <c:pt idx="2074">
                  <c:v>8.24</c:v>
                </c:pt>
                <c:pt idx="2075">
                  <c:v>8.4</c:v>
                </c:pt>
                <c:pt idx="2076">
                  <c:v>8.41</c:v>
                </c:pt>
                <c:pt idx="2080">
                  <c:v>8.435</c:v>
                </c:pt>
                <c:pt idx="2081">
                  <c:v>8.16</c:v>
                </c:pt>
                <c:pt idx="2082">
                  <c:v>8.02</c:v>
                </c:pt>
                <c:pt idx="2083">
                  <c:v>7.98</c:v>
                </c:pt>
                <c:pt idx="2084">
                  <c:v>7.86</c:v>
                </c:pt>
                <c:pt idx="2085">
                  <c:v>7.996</c:v>
                </c:pt>
                <c:pt idx="2086">
                  <c:v>8.08</c:v>
                </c:pt>
                <c:pt idx="2087">
                  <c:v>8.05</c:v>
                </c:pt>
                <c:pt idx="2088">
                  <c:v>8.002</c:v>
                </c:pt>
                <c:pt idx="2089">
                  <c:v>7.976</c:v>
                </c:pt>
                <c:pt idx="2090">
                  <c:v>7.71</c:v>
                </c:pt>
                <c:pt idx="2091">
                  <c:v>7.725</c:v>
                </c:pt>
                <c:pt idx="2092">
                  <c:v>7.615</c:v>
                </c:pt>
                <c:pt idx="2093">
                  <c:v>7.457</c:v>
                </c:pt>
                <c:pt idx="2094">
                  <c:v>7.55</c:v>
                </c:pt>
                <c:pt idx="2095">
                  <c:v>7.455</c:v>
                </c:pt>
                <c:pt idx="2096">
                  <c:v>7.35</c:v>
                </c:pt>
                <c:pt idx="2097">
                  <c:v>7.09</c:v>
                </c:pt>
                <c:pt idx="2098">
                  <c:v>7.014</c:v>
                </c:pt>
                <c:pt idx="2099">
                  <c:v>9.912</c:v>
                </c:pt>
                <c:pt idx="2100">
                  <c:v>6.892</c:v>
                </c:pt>
                <c:pt idx="2101">
                  <c:v>6.899</c:v>
                </c:pt>
                <c:pt idx="2102">
                  <c:v>6.736</c:v>
                </c:pt>
                <c:pt idx="2103">
                  <c:v>6.698</c:v>
                </c:pt>
                <c:pt idx="2104">
                  <c:v>6.694</c:v>
                </c:pt>
                <c:pt idx="2105">
                  <c:v>6.711</c:v>
                </c:pt>
                <c:pt idx="2106">
                  <c:v>6.604</c:v>
                </c:pt>
                <c:pt idx="2107">
                  <c:v>6.464</c:v>
                </c:pt>
                <c:pt idx="2108">
                  <c:v>8.047</c:v>
                </c:pt>
                <c:pt idx="2109">
                  <c:v>7.991</c:v>
                </c:pt>
                <c:pt idx="2112">
                  <c:v>7.449</c:v>
                </c:pt>
                <c:pt idx="2113">
                  <c:v>7.143</c:v>
                </c:pt>
                <c:pt idx="2114">
                  <c:v>7.065</c:v>
                </c:pt>
                <c:pt idx="2115">
                  <c:v>6.904</c:v>
                </c:pt>
                <c:pt idx="2116">
                  <c:v>6.837</c:v>
                </c:pt>
                <c:pt idx="2117">
                  <c:v>6.821</c:v>
                </c:pt>
                <c:pt idx="2118">
                  <c:v>6.761</c:v>
                </c:pt>
                <c:pt idx="2119">
                  <c:v>6.711</c:v>
                </c:pt>
                <c:pt idx="2120">
                  <c:v>6.644</c:v>
                </c:pt>
                <c:pt idx="2121">
                  <c:v>6.543</c:v>
                </c:pt>
                <c:pt idx="2122">
                  <c:v>6.442</c:v>
                </c:pt>
                <c:pt idx="2123">
                  <c:v>6.054</c:v>
                </c:pt>
                <c:pt idx="2124">
                  <c:v>6.378</c:v>
                </c:pt>
                <c:pt idx="2125">
                  <c:v>6.045</c:v>
                </c:pt>
                <c:pt idx="2126">
                  <c:v>5.92</c:v>
                </c:pt>
                <c:pt idx="2127">
                  <c:v>5.568</c:v>
                </c:pt>
                <c:pt idx="2128">
                  <c:v>5.779</c:v>
                </c:pt>
                <c:pt idx="2129">
                  <c:v>5.879</c:v>
                </c:pt>
                <c:pt idx="2130">
                  <c:v>5.932</c:v>
                </c:pt>
                <c:pt idx="2131">
                  <c:v>5.945</c:v>
                </c:pt>
                <c:pt idx="2132">
                  <c:v>5.805</c:v>
                </c:pt>
                <c:pt idx="2133">
                  <c:v>6.68</c:v>
                </c:pt>
                <c:pt idx="2134">
                  <c:v>7.724</c:v>
                </c:pt>
                <c:pt idx="2135">
                  <c:v>7.035</c:v>
                </c:pt>
                <c:pt idx="2136">
                  <c:v>6.45</c:v>
                </c:pt>
                <c:pt idx="2137">
                  <c:v>6.142</c:v>
                </c:pt>
                <c:pt idx="2138">
                  <c:v>6.048</c:v>
                </c:pt>
                <c:pt idx="2139">
                  <c:v>6.064</c:v>
                </c:pt>
                <c:pt idx="2140">
                  <c:v>7.05</c:v>
                </c:pt>
                <c:pt idx="2144">
                  <c:v>6.37</c:v>
                </c:pt>
                <c:pt idx="2145">
                  <c:v>6.11</c:v>
                </c:pt>
                <c:pt idx="2146">
                  <c:v>5.92</c:v>
                </c:pt>
                <c:pt idx="2147">
                  <c:v>5.94</c:v>
                </c:pt>
                <c:pt idx="2148">
                  <c:v>9.98</c:v>
                </c:pt>
                <c:pt idx="2149">
                  <c:v>6.04</c:v>
                </c:pt>
                <c:pt idx="2150">
                  <c:v>6</c:v>
                </c:pt>
                <c:pt idx="2151">
                  <c:v>5.97</c:v>
                </c:pt>
                <c:pt idx="2152">
                  <c:v>5.83</c:v>
                </c:pt>
                <c:pt idx="2153">
                  <c:v>5.74</c:v>
                </c:pt>
                <c:pt idx="2154">
                  <c:v>5.65</c:v>
                </c:pt>
                <c:pt idx="2155">
                  <c:v>5.62</c:v>
                </c:pt>
                <c:pt idx="2156">
                  <c:v>5.2</c:v>
                </c:pt>
                <c:pt idx="2157">
                  <c:v>4.96</c:v>
                </c:pt>
                <c:pt idx="2158">
                  <c:v>5.23</c:v>
                </c:pt>
                <c:pt idx="2159">
                  <c:v>4.86</c:v>
                </c:pt>
                <c:pt idx="2160">
                  <c:v>4.98</c:v>
                </c:pt>
                <c:pt idx="2161">
                  <c:v>4.92</c:v>
                </c:pt>
                <c:pt idx="2162">
                  <c:v>4.83</c:v>
                </c:pt>
                <c:pt idx="2163">
                  <c:v>4.91</c:v>
                </c:pt>
                <c:pt idx="2164">
                  <c:v>4.9</c:v>
                </c:pt>
                <c:pt idx="2165">
                  <c:v>4.82</c:v>
                </c:pt>
                <c:pt idx="2166">
                  <c:v>4.5</c:v>
                </c:pt>
                <c:pt idx="2167">
                  <c:v>4.45</c:v>
                </c:pt>
                <c:pt idx="2168">
                  <c:v>4.21</c:v>
                </c:pt>
                <c:pt idx="2169">
                  <c:v>4.2</c:v>
                </c:pt>
                <c:pt idx="2170">
                  <c:v>4.18</c:v>
                </c:pt>
                <c:pt idx="2171">
                  <c:v>4.13</c:v>
                </c:pt>
                <c:pt idx="2172">
                  <c:v>4.14</c:v>
                </c:pt>
                <c:pt idx="2173">
                  <c:v>4.15</c:v>
                </c:pt>
                <c:pt idx="2176">
                  <c:v>4.48</c:v>
                </c:pt>
                <c:pt idx="2177">
                  <c:v>4.42</c:v>
                </c:pt>
                <c:pt idx="2178">
                  <c:v>4.33</c:v>
                </c:pt>
                <c:pt idx="2179">
                  <c:v>4.23</c:v>
                </c:pt>
                <c:pt idx="2180">
                  <c:v>4.21</c:v>
                </c:pt>
                <c:pt idx="2181">
                  <c:v>4.23</c:v>
                </c:pt>
                <c:pt idx="2182">
                  <c:v>4.23</c:v>
                </c:pt>
                <c:pt idx="2183">
                  <c:v>4.17</c:v>
                </c:pt>
                <c:pt idx="2184">
                  <c:v>4.14</c:v>
                </c:pt>
                <c:pt idx="2185">
                  <c:v>4.95</c:v>
                </c:pt>
                <c:pt idx="2186">
                  <c:v>5.43</c:v>
                </c:pt>
                <c:pt idx="2187">
                  <c:v>4.6</c:v>
                </c:pt>
                <c:pt idx="2188">
                  <c:v>4.43</c:v>
                </c:pt>
                <c:pt idx="2189">
                  <c:v>4.39</c:v>
                </c:pt>
                <c:pt idx="2190">
                  <c:v>4.21</c:v>
                </c:pt>
                <c:pt idx="2191">
                  <c:v>4.22</c:v>
                </c:pt>
                <c:pt idx="2192">
                  <c:v>4.1</c:v>
                </c:pt>
                <c:pt idx="2193">
                  <c:v>4.02</c:v>
                </c:pt>
                <c:pt idx="2194">
                  <c:v>3.87</c:v>
                </c:pt>
                <c:pt idx="2195">
                  <c:v>3.77</c:v>
                </c:pt>
                <c:pt idx="2196">
                  <c:v>3.6</c:v>
                </c:pt>
                <c:pt idx="2197">
                  <c:v>3.3</c:v>
                </c:pt>
                <c:pt idx="2198">
                  <c:v>3.32</c:v>
                </c:pt>
                <c:pt idx="2199">
                  <c:v>3.33</c:v>
                </c:pt>
                <c:pt idx="2200">
                  <c:v>3.26</c:v>
                </c:pt>
                <c:pt idx="2201">
                  <c:v>3.23</c:v>
                </c:pt>
                <c:pt idx="2202">
                  <c:v>3.2</c:v>
                </c:pt>
                <c:pt idx="2203">
                  <c:v>3.22</c:v>
                </c:pt>
                <c:pt idx="2204">
                  <c:v>3.19</c:v>
                </c:pt>
                <c:pt idx="2205">
                  <c:v>3.14</c:v>
                </c:pt>
                <c:pt idx="2208">
                  <c:v>3.14</c:v>
                </c:pt>
                <c:pt idx="2209">
                  <c:v>6.78</c:v>
                </c:pt>
                <c:pt idx="2210">
                  <c:v>4.03</c:v>
                </c:pt>
                <c:pt idx="2211">
                  <c:v>3.76</c:v>
                </c:pt>
                <c:pt idx="2212">
                  <c:v>3.26</c:v>
                </c:pt>
                <c:pt idx="2213">
                  <c:v>3.26</c:v>
                </c:pt>
                <c:pt idx="2214">
                  <c:v>13.65</c:v>
                </c:pt>
                <c:pt idx="2215">
                  <c:v>8.66</c:v>
                </c:pt>
                <c:pt idx="2216">
                  <c:v>4.57</c:v>
                </c:pt>
                <c:pt idx="2217">
                  <c:v>3.6</c:v>
                </c:pt>
                <c:pt idx="2218">
                  <c:v>3.63</c:v>
                </c:pt>
                <c:pt idx="2219">
                  <c:v>5.3</c:v>
                </c:pt>
                <c:pt idx="2220">
                  <c:v>6.36</c:v>
                </c:pt>
                <c:pt idx="2221">
                  <c:v>5.29</c:v>
                </c:pt>
                <c:pt idx="2222">
                  <c:v>4.06</c:v>
                </c:pt>
                <c:pt idx="2223">
                  <c:v>3.34</c:v>
                </c:pt>
                <c:pt idx="2224">
                  <c:v>3.14</c:v>
                </c:pt>
                <c:pt idx="2225">
                  <c:v>3.66</c:v>
                </c:pt>
                <c:pt idx="2226">
                  <c:v>2.52</c:v>
                </c:pt>
                <c:pt idx="2227">
                  <c:v>2.35</c:v>
                </c:pt>
                <c:pt idx="2228">
                  <c:v>2.76</c:v>
                </c:pt>
                <c:pt idx="2229">
                  <c:v>2.41</c:v>
                </c:pt>
                <c:pt idx="2230">
                  <c:v>3.59</c:v>
                </c:pt>
                <c:pt idx="2231">
                  <c:v>6.48</c:v>
                </c:pt>
                <c:pt idx="2232">
                  <c:v>8.87</c:v>
                </c:pt>
                <c:pt idx="2233">
                  <c:v>8.74</c:v>
                </c:pt>
                <c:pt idx="2234">
                  <c:v>8.95</c:v>
                </c:pt>
                <c:pt idx="2235">
                  <c:v>8.74</c:v>
                </c:pt>
                <c:pt idx="2236">
                  <c:v>8.74</c:v>
                </c:pt>
                <c:pt idx="2237">
                  <c:v>9.2</c:v>
                </c:pt>
                <c:pt idx="2240">
                  <c:v>5.38</c:v>
                </c:pt>
                <c:pt idx="2241">
                  <c:v>5.62</c:v>
                </c:pt>
                <c:pt idx="2242">
                  <c:v>7.61</c:v>
                </c:pt>
                <c:pt idx="2243">
                  <c:v>5.59</c:v>
                </c:pt>
                <c:pt idx="2244">
                  <c:v>4.76</c:v>
                </c:pt>
                <c:pt idx="2245">
                  <c:v>4.44</c:v>
                </c:pt>
                <c:pt idx="2246">
                  <c:v>7.12</c:v>
                </c:pt>
                <c:pt idx="2247">
                  <c:v>7.86</c:v>
                </c:pt>
                <c:pt idx="2248">
                  <c:v>11.88</c:v>
                </c:pt>
                <c:pt idx="2249">
                  <c:v>19</c:v>
                </c:pt>
                <c:pt idx="2250">
                  <c:v>19.5</c:v>
                </c:pt>
                <c:pt idx="2251">
                  <c:v>22.33</c:v>
                </c:pt>
                <c:pt idx="2252">
                  <c:v>19.15</c:v>
                </c:pt>
                <c:pt idx="2253">
                  <c:v>7.44</c:v>
                </c:pt>
                <c:pt idx="2254">
                  <c:v>6.6</c:v>
                </c:pt>
                <c:pt idx="2255">
                  <c:v>14.67</c:v>
                </c:pt>
                <c:pt idx="2256">
                  <c:v>28.85</c:v>
                </c:pt>
                <c:pt idx="2257">
                  <c:v>17.8</c:v>
                </c:pt>
                <c:pt idx="2258">
                  <c:v>15.85</c:v>
                </c:pt>
                <c:pt idx="2259">
                  <c:v>17.2</c:v>
                </c:pt>
                <c:pt idx="2260">
                  <c:v>9.73</c:v>
                </c:pt>
                <c:pt idx="2261">
                  <c:v>10.13</c:v>
                </c:pt>
                <c:pt idx="2262">
                  <c:v>10.11</c:v>
                </c:pt>
                <c:pt idx="2263">
                  <c:v>6.32</c:v>
                </c:pt>
                <c:pt idx="2264">
                  <c:v>25.99</c:v>
                </c:pt>
                <c:pt idx="2265">
                  <c:v>230.56</c:v>
                </c:pt>
                <c:pt idx="2266">
                  <c:v>113.14</c:v>
                </c:pt>
                <c:pt idx="2267">
                  <c:v>88.37</c:v>
                </c:pt>
                <c:pt idx="2268">
                  <c:v>42.24</c:v>
                </c:pt>
                <c:pt idx="2269">
                  <c:v>16.63</c:v>
                </c:pt>
                <c:pt idx="2270">
                  <c:v>9.04</c:v>
                </c:pt>
                <c:pt idx="2271">
                  <c:v>15.54</c:v>
                </c:pt>
                <c:pt idx="2272">
                  <c:v>34.68</c:v>
                </c:pt>
                <c:pt idx="2273">
                  <c:v>26.01</c:v>
                </c:pt>
                <c:pt idx="2274">
                  <c:v>32.9</c:v>
                </c:pt>
                <c:pt idx="2275">
                  <c:v>63.93</c:v>
                </c:pt>
                <c:pt idx="2276">
                  <c:v>48.19</c:v>
                </c:pt>
                <c:pt idx="2277">
                  <c:v>40.13</c:v>
                </c:pt>
                <c:pt idx="2278">
                  <c:v>52.56</c:v>
                </c:pt>
                <c:pt idx="2279">
                  <c:v>90.82</c:v>
                </c:pt>
                <c:pt idx="2280">
                  <c:v>81.38</c:v>
                </c:pt>
                <c:pt idx="2281">
                  <c:v>59.63</c:v>
                </c:pt>
                <c:pt idx="2282">
                  <c:v>59.34</c:v>
                </c:pt>
                <c:pt idx="2283">
                  <c:v>63.99</c:v>
                </c:pt>
                <c:pt idx="2284">
                  <c:v>50.58</c:v>
                </c:pt>
                <c:pt idx="2285">
                  <c:v>37.41</c:v>
                </c:pt>
                <c:pt idx="2286">
                  <c:v>75.72</c:v>
                </c:pt>
                <c:pt idx="2287">
                  <c:v>72.19</c:v>
                </c:pt>
                <c:pt idx="2288">
                  <c:v>66.21</c:v>
                </c:pt>
                <c:pt idx="2289">
                  <c:v>86.15</c:v>
                </c:pt>
                <c:pt idx="2290">
                  <c:v>66.42</c:v>
                </c:pt>
                <c:pt idx="2291">
                  <c:v>54.1</c:v>
                </c:pt>
                <c:pt idx="2292">
                  <c:v>48.47</c:v>
                </c:pt>
                <c:pt idx="2293">
                  <c:v>45.19</c:v>
                </c:pt>
                <c:pt idx="2294">
                  <c:v>74.5</c:v>
                </c:pt>
                <c:pt idx="2295">
                  <c:v>57.22</c:v>
                </c:pt>
                <c:pt idx="2296">
                  <c:v>52.55</c:v>
                </c:pt>
                <c:pt idx="2297">
                  <c:v>62.63</c:v>
                </c:pt>
                <c:pt idx="2298">
                  <c:v>64.58</c:v>
                </c:pt>
                <c:pt idx="2299">
                  <c:v>62.24</c:v>
                </c:pt>
                <c:pt idx="2300">
                  <c:v>44.34</c:v>
                </c:pt>
                <c:pt idx="2301">
                  <c:v>45.85</c:v>
                </c:pt>
                <c:pt idx="2302">
                  <c:v>54.9</c:v>
                </c:pt>
                <c:pt idx="2304">
                  <c:v>60.94</c:v>
                </c:pt>
                <c:pt idx="2305">
                  <c:v>58.77</c:v>
                </c:pt>
                <c:pt idx="2306">
                  <c:v>53.25</c:v>
                </c:pt>
                <c:pt idx="2307">
                  <c:v>50.95</c:v>
                </c:pt>
                <c:pt idx="2308">
                  <c:v>57.66</c:v>
                </c:pt>
                <c:pt idx="2309">
                  <c:v>58.72</c:v>
                </c:pt>
                <c:pt idx="2310">
                  <c:v>70.98</c:v>
                </c:pt>
                <c:pt idx="2311">
                  <c:v>57.81</c:v>
                </c:pt>
                <c:pt idx="2312">
                  <c:v>64.89</c:v>
                </c:pt>
                <c:pt idx="2313">
                  <c:v>79.16</c:v>
                </c:pt>
                <c:pt idx="2314">
                  <c:v>78.5</c:v>
                </c:pt>
                <c:pt idx="2315">
                  <c:v>101.1</c:v>
                </c:pt>
                <c:pt idx="2316">
                  <c:v>87.91</c:v>
                </c:pt>
                <c:pt idx="2317">
                  <c:v>99.8</c:v>
                </c:pt>
                <c:pt idx="2318">
                  <c:v>98.58</c:v>
                </c:pt>
                <c:pt idx="2319">
                  <c:v>116.84</c:v>
                </c:pt>
                <c:pt idx="2320">
                  <c:v>118.87</c:v>
                </c:pt>
                <c:pt idx="2321">
                  <c:v>104.4</c:v>
                </c:pt>
                <c:pt idx="2322">
                  <c:v>88.63</c:v>
                </c:pt>
                <c:pt idx="2323">
                  <c:v>76.55</c:v>
                </c:pt>
                <c:pt idx="2324">
                  <c:v>68.6</c:v>
                </c:pt>
                <c:pt idx="2325">
                  <c:v>61.65</c:v>
                </c:pt>
                <c:pt idx="2326">
                  <c:v>94.99</c:v>
                </c:pt>
                <c:pt idx="2327">
                  <c:v>141.08</c:v>
                </c:pt>
                <c:pt idx="2328">
                  <c:v>100.58</c:v>
                </c:pt>
                <c:pt idx="2329">
                  <c:v>154.78</c:v>
                </c:pt>
                <c:pt idx="2330">
                  <c:v>123.38</c:v>
                </c:pt>
                <c:pt idx="2331">
                  <c:v>107.67</c:v>
                </c:pt>
                <c:pt idx="2332">
                  <c:v>92.36</c:v>
                </c:pt>
                <c:pt idx="2333">
                  <c:v>128.95</c:v>
                </c:pt>
                <c:pt idx="2334">
                  <c:v>128.56</c:v>
                </c:pt>
                <c:pt idx="2335">
                  <c:v>124.19</c:v>
                </c:pt>
                <c:pt idx="2336">
                  <c:v>115.19</c:v>
                </c:pt>
                <c:pt idx="2337">
                  <c:v>112.43</c:v>
                </c:pt>
                <c:pt idx="2338">
                  <c:v>98.44</c:v>
                </c:pt>
                <c:pt idx="2339">
                  <c:v>93.87</c:v>
                </c:pt>
                <c:pt idx="2340">
                  <c:v>109.43</c:v>
                </c:pt>
                <c:pt idx="2341">
                  <c:v>124.2</c:v>
                </c:pt>
                <c:pt idx="2342">
                  <c:v>111.87</c:v>
                </c:pt>
                <c:pt idx="2343">
                  <c:v>116.29</c:v>
                </c:pt>
                <c:pt idx="2344">
                  <c:v>147.64</c:v>
                </c:pt>
                <c:pt idx="2345">
                  <c:v>116.07</c:v>
                </c:pt>
                <c:pt idx="2346">
                  <c:v>113.41</c:v>
                </c:pt>
                <c:pt idx="2347">
                  <c:v>104.89</c:v>
                </c:pt>
                <c:pt idx="2348">
                  <c:v>136.35</c:v>
                </c:pt>
                <c:pt idx="2349">
                  <c:v>157.26</c:v>
                </c:pt>
                <c:pt idx="2350">
                  <c:v>127.02</c:v>
                </c:pt>
                <c:pt idx="2351">
                  <c:v>126.06</c:v>
                </c:pt>
                <c:pt idx="2352">
                  <c:v>113.11</c:v>
                </c:pt>
                <c:pt idx="2353">
                  <c:v>98.32</c:v>
                </c:pt>
                <c:pt idx="2354">
                  <c:v>117.39</c:v>
                </c:pt>
                <c:pt idx="2355">
                  <c:v>101.82</c:v>
                </c:pt>
                <c:pt idx="2356">
                  <c:v>110</c:v>
                </c:pt>
                <c:pt idx="2357">
                  <c:v>111.82</c:v>
                </c:pt>
                <c:pt idx="2358">
                  <c:v>155.89</c:v>
                </c:pt>
                <c:pt idx="2359">
                  <c:v>134.69</c:v>
                </c:pt>
                <c:pt idx="2360">
                  <c:v>130.82</c:v>
                </c:pt>
                <c:pt idx="2361">
                  <c:v>124.07</c:v>
                </c:pt>
                <c:pt idx="2362">
                  <c:v>116.86</c:v>
                </c:pt>
                <c:pt idx="2363">
                  <c:v>107.52</c:v>
                </c:pt>
                <c:pt idx="2364">
                  <c:v>103.49</c:v>
                </c:pt>
                <c:pt idx="2365">
                  <c:v>103.05</c:v>
                </c:pt>
                <c:pt idx="2366">
                  <c:v>93.13</c:v>
                </c:pt>
                <c:pt idx="2368">
                  <c:v>87.31</c:v>
                </c:pt>
                <c:pt idx="2369">
                  <c:v>127.61</c:v>
                </c:pt>
                <c:pt idx="2370">
                  <c:v>155.67</c:v>
                </c:pt>
                <c:pt idx="2371">
                  <c:v>121.28</c:v>
                </c:pt>
                <c:pt idx="2372">
                  <c:v>104.37</c:v>
                </c:pt>
                <c:pt idx="2373">
                  <c:v>112.08</c:v>
                </c:pt>
                <c:pt idx="2374">
                  <c:v>104.31</c:v>
                </c:pt>
                <c:pt idx="2375">
                  <c:v>91.37</c:v>
                </c:pt>
                <c:pt idx="2376">
                  <c:v>87.24</c:v>
                </c:pt>
                <c:pt idx="2377">
                  <c:v>81.1</c:v>
                </c:pt>
                <c:pt idx="2378">
                  <c:v>75.07</c:v>
                </c:pt>
                <c:pt idx="2379">
                  <c:v>69.45</c:v>
                </c:pt>
                <c:pt idx="2380">
                  <c:v>68.58</c:v>
                </c:pt>
                <c:pt idx="2381">
                  <c:v>60.11</c:v>
                </c:pt>
                <c:pt idx="2382">
                  <c:v>54.79</c:v>
                </c:pt>
                <c:pt idx="2383">
                  <c:v>52.38</c:v>
                </c:pt>
                <c:pt idx="2384">
                  <c:v>50.06</c:v>
                </c:pt>
                <c:pt idx="2385">
                  <c:v>40.47</c:v>
                </c:pt>
                <c:pt idx="2386">
                  <c:v>39.92</c:v>
                </c:pt>
                <c:pt idx="2387">
                  <c:v>39.5</c:v>
                </c:pt>
                <c:pt idx="2388">
                  <c:v>36.65</c:v>
                </c:pt>
                <c:pt idx="2389">
                  <c:v>35.13</c:v>
                </c:pt>
                <c:pt idx="2390">
                  <c:v>35.95</c:v>
                </c:pt>
                <c:pt idx="2391">
                  <c:v>34.17</c:v>
                </c:pt>
                <c:pt idx="2392">
                  <c:v>33.08</c:v>
                </c:pt>
                <c:pt idx="2393">
                  <c:v>30.71</c:v>
                </c:pt>
                <c:pt idx="2394">
                  <c:v>30.33</c:v>
                </c:pt>
                <c:pt idx="2395">
                  <c:v>28.43</c:v>
                </c:pt>
                <c:pt idx="2396">
                  <c:v>27.28</c:v>
                </c:pt>
                <c:pt idx="2397">
                  <c:v>26.84</c:v>
                </c:pt>
                <c:pt idx="2400">
                  <c:v>25.49</c:v>
                </c:pt>
                <c:pt idx="2401">
                  <c:v>23.87</c:v>
                </c:pt>
                <c:pt idx="2402">
                  <c:v>23.06</c:v>
                </c:pt>
                <c:pt idx="2403">
                  <c:v>22.55</c:v>
                </c:pt>
                <c:pt idx="2404">
                  <c:v>21.62</c:v>
                </c:pt>
                <c:pt idx="2405">
                  <c:v>20.97</c:v>
                </c:pt>
                <c:pt idx="2406">
                  <c:v>20.32</c:v>
                </c:pt>
                <c:pt idx="2407">
                  <c:v>19.41</c:v>
                </c:pt>
                <c:pt idx="2408">
                  <c:v>19.38</c:v>
                </c:pt>
                <c:pt idx="2409">
                  <c:v>18.5</c:v>
                </c:pt>
                <c:pt idx="2410">
                  <c:v>17.01</c:v>
                </c:pt>
                <c:pt idx="2411">
                  <c:v>17.43</c:v>
                </c:pt>
                <c:pt idx="2412">
                  <c:v>17.41</c:v>
                </c:pt>
                <c:pt idx="2413">
                  <c:v>16.18</c:v>
                </c:pt>
                <c:pt idx="2414">
                  <c:v>15.95</c:v>
                </c:pt>
                <c:pt idx="2415">
                  <c:v>15.99</c:v>
                </c:pt>
                <c:pt idx="2416">
                  <c:v>15.55</c:v>
                </c:pt>
                <c:pt idx="2417">
                  <c:v>14.21</c:v>
                </c:pt>
                <c:pt idx="2418">
                  <c:v>14.33</c:v>
                </c:pt>
                <c:pt idx="2419">
                  <c:v>13.63</c:v>
                </c:pt>
                <c:pt idx="2420">
                  <c:v>14.02</c:v>
                </c:pt>
                <c:pt idx="2421">
                  <c:v>14.26</c:v>
                </c:pt>
                <c:pt idx="2422">
                  <c:v>13.22</c:v>
                </c:pt>
                <c:pt idx="2423">
                  <c:v>12.23</c:v>
                </c:pt>
                <c:pt idx="2424">
                  <c:v>13.88</c:v>
                </c:pt>
                <c:pt idx="2425">
                  <c:v>15.26</c:v>
                </c:pt>
                <c:pt idx="2426">
                  <c:v>14.9</c:v>
                </c:pt>
                <c:pt idx="2427">
                  <c:v>14.75</c:v>
                </c:pt>
                <c:pt idx="2428">
                  <c:v>14.03</c:v>
                </c:pt>
                <c:pt idx="2429">
                  <c:v>13.85</c:v>
                </c:pt>
                <c:pt idx="2432">
                  <c:v>13.51</c:v>
                </c:pt>
                <c:pt idx="2433">
                  <c:v>13.83</c:v>
                </c:pt>
                <c:pt idx="2434">
                  <c:v>12.5</c:v>
                </c:pt>
                <c:pt idx="2435">
                  <c:v>12.86</c:v>
                </c:pt>
                <c:pt idx="2436">
                  <c:v>12.04</c:v>
                </c:pt>
                <c:pt idx="2437">
                  <c:v>11.39</c:v>
                </c:pt>
                <c:pt idx="2438">
                  <c:v>11.44</c:v>
                </c:pt>
                <c:pt idx="2439">
                  <c:v>11.12</c:v>
                </c:pt>
                <c:pt idx="2440">
                  <c:v>10.86</c:v>
                </c:pt>
                <c:pt idx="2441">
                  <c:v>10.86</c:v>
                </c:pt>
                <c:pt idx="2442">
                  <c:v>10.42</c:v>
                </c:pt>
                <c:pt idx="2443">
                  <c:v>10.24</c:v>
                </c:pt>
                <c:pt idx="2444">
                  <c:v>10.21</c:v>
                </c:pt>
                <c:pt idx="2445">
                  <c:v>10.02</c:v>
                </c:pt>
                <c:pt idx="2446">
                  <c:v>9.53</c:v>
                </c:pt>
                <c:pt idx="2447">
                  <c:v>9.39</c:v>
                </c:pt>
                <c:pt idx="2448">
                  <c:v>9.61</c:v>
                </c:pt>
                <c:pt idx="2449">
                  <c:v>9.78</c:v>
                </c:pt>
                <c:pt idx="2450">
                  <c:v>9.34</c:v>
                </c:pt>
                <c:pt idx="2451">
                  <c:v>9.38</c:v>
                </c:pt>
                <c:pt idx="2452">
                  <c:v>9.21</c:v>
                </c:pt>
                <c:pt idx="2453">
                  <c:v>9.16</c:v>
                </c:pt>
                <c:pt idx="2454">
                  <c:v>9.35</c:v>
                </c:pt>
                <c:pt idx="2455">
                  <c:v>8.67</c:v>
                </c:pt>
                <c:pt idx="2456">
                  <c:v>8.48</c:v>
                </c:pt>
                <c:pt idx="2457">
                  <c:v>8.28</c:v>
                </c:pt>
                <c:pt idx="2458">
                  <c:v>8.28</c:v>
                </c:pt>
                <c:pt idx="2459">
                  <c:v>8.26</c:v>
                </c:pt>
                <c:pt idx="2460">
                  <c:v>8.21</c:v>
                </c:pt>
                <c:pt idx="2461">
                  <c:v>8.08</c:v>
                </c:pt>
                <c:pt idx="2464">
                  <c:v>7.98</c:v>
                </c:pt>
                <c:pt idx="2465">
                  <c:v>7.68</c:v>
                </c:pt>
                <c:pt idx="2466">
                  <c:v>7.68</c:v>
                </c:pt>
                <c:pt idx="2467">
                  <c:v>7.54</c:v>
                </c:pt>
                <c:pt idx="2468">
                  <c:v>7.57</c:v>
                </c:pt>
                <c:pt idx="2469">
                  <c:v>7.12</c:v>
                </c:pt>
                <c:pt idx="2470">
                  <c:v>7.86</c:v>
                </c:pt>
                <c:pt idx="2471">
                  <c:v>7.66</c:v>
                </c:pt>
                <c:pt idx="2472">
                  <c:v>7.58</c:v>
                </c:pt>
                <c:pt idx="2473">
                  <c:v>7.48</c:v>
                </c:pt>
                <c:pt idx="2474">
                  <c:v>7.7</c:v>
                </c:pt>
                <c:pt idx="2475">
                  <c:v>7.38</c:v>
                </c:pt>
                <c:pt idx="2476">
                  <c:v>7.19</c:v>
                </c:pt>
                <c:pt idx="2477">
                  <c:v>7.11</c:v>
                </c:pt>
                <c:pt idx="2478">
                  <c:v>7.1</c:v>
                </c:pt>
                <c:pt idx="2479">
                  <c:v>7.07</c:v>
                </c:pt>
                <c:pt idx="2480">
                  <c:v>7.23</c:v>
                </c:pt>
                <c:pt idx="2481">
                  <c:v>7.43</c:v>
                </c:pt>
                <c:pt idx="2482">
                  <c:v>7.45</c:v>
                </c:pt>
                <c:pt idx="2483">
                  <c:v>7.26</c:v>
                </c:pt>
                <c:pt idx="2484">
                  <c:v>7.37</c:v>
                </c:pt>
                <c:pt idx="2485">
                  <c:v>7.31</c:v>
                </c:pt>
                <c:pt idx="2486">
                  <c:v>7.27</c:v>
                </c:pt>
                <c:pt idx="2487">
                  <c:v>7.08</c:v>
                </c:pt>
                <c:pt idx="2488">
                  <c:v>7.13</c:v>
                </c:pt>
                <c:pt idx="2489">
                  <c:v>7.01</c:v>
                </c:pt>
                <c:pt idx="2490">
                  <c:v>6.9</c:v>
                </c:pt>
                <c:pt idx="2491">
                  <c:v>6.91</c:v>
                </c:pt>
                <c:pt idx="2492">
                  <c:v>6.88</c:v>
                </c:pt>
                <c:pt idx="2496">
                  <c:v>6.86</c:v>
                </c:pt>
                <c:pt idx="2497">
                  <c:v>6.84</c:v>
                </c:pt>
                <c:pt idx="2498">
                  <c:v>6.69</c:v>
                </c:pt>
                <c:pt idx="2499">
                  <c:v>6.67</c:v>
                </c:pt>
                <c:pt idx="2500">
                  <c:v>6.49</c:v>
                </c:pt>
                <c:pt idx="2501">
                  <c:v>6.48</c:v>
                </c:pt>
                <c:pt idx="2502">
                  <c:v>6.21</c:v>
                </c:pt>
                <c:pt idx="2503">
                  <c:v>6.3</c:v>
                </c:pt>
                <c:pt idx="2504">
                  <c:v>6.3</c:v>
                </c:pt>
                <c:pt idx="2505">
                  <c:v>6.13</c:v>
                </c:pt>
                <c:pt idx="2506">
                  <c:v>6.09</c:v>
                </c:pt>
                <c:pt idx="2507">
                  <c:v>6.14</c:v>
                </c:pt>
                <c:pt idx="2508">
                  <c:v>6.14</c:v>
                </c:pt>
                <c:pt idx="2509">
                  <c:v>6.14</c:v>
                </c:pt>
                <c:pt idx="2510">
                  <c:v>6.09</c:v>
                </c:pt>
                <c:pt idx="2511">
                  <c:v>6.07</c:v>
                </c:pt>
                <c:pt idx="2512">
                  <c:v>6.05</c:v>
                </c:pt>
                <c:pt idx="2513">
                  <c:v>5.98</c:v>
                </c:pt>
                <c:pt idx="2514">
                  <c:v>5.87</c:v>
                </c:pt>
                <c:pt idx="2515">
                  <c:v>5.84</c:v>
                </c:pt>
                <c:pt idx="2516">
                  <c:v>5.74</c:v>
                </c:pt>
                <c:pt idx="2517">
                  <c:v>5.68</c:v>
                </c:pt>
                <c:pt idx="2518">
                  <c:v>5.66</c:v>
                </c:pt>
                <c:pt idx="2519">
                  <c:v>5.54</c:v>
                </c:pt>
                <c:pt idx="2520">
                  <c:v>5.44</c:v>
                </c:pt>
                <c:pt idx="2521">
                  <c:v>5.53</c:v>
                </c:pt>
                <c:pt idx="2522">
                  <c:v>5.5</c:v>
                </c:pt>
                <c:pt idx="2523">
                  <c:v>5.44</c:v>
                </c:pt>
                <c:pt idx="2524">
                  <c:v>5.43</c:v>
                </c:pt>
                <c:pt idx="2528">
                  <c:v>5.44</c:v>
                </c:pt>
                <c:pt idx="2529">
                  <c:v>5.44</c:v>
                </c:pt>
                <c:pt idx="2530">
                  <c:v>5.43</c:v>
                </c:pt>
                <c:pt idx="2531">
                  <c:v>5.4</c:v>
                </c:pt>
                <c:pt idx="2532">
                  <c:v>5.4</c:v>
                </c:pt>
                <c:pt idx="2533">
                  <c:v>5.37</c:v>
                </c:pt>
                <c:pt idx="2534">
                  <c:v>5.37</c:v>
                </c:pt>
                <c:pt idx="2535">
                  <c:v>5.1</c:v>
                </c:pt>
                <c:pt idx="2536">
                  <c:v>5.03</c:v>
                </c:pt>
                <c:pt idx="2537">
                  <c:v>5.05</c:v>
                </c:pt>
                <c:pt idx="2538">
                  <c:v>4.96</c:v>
                </c:pt>
                <c:pt idx="2539">
                  <c:v>4.99</c:v>
                </c:pt>
                <c:pt idx="2540">
                  <c:v>4.99</c:v>
                </c:pt>
                <c:pt idx="2541">
                  <c:v>5.44</c:v>
                </c:pt>
                <c:pt idx="2542">
                  <c:v>6.16</c:v>
                </c:pt>
                <c:pt idx="2543">
                  <c:v>6.13</c:v>
                </c:pt>
                <c:pt idx="2544">
                  <c:v>6.04</c:v>
                </c:pt>
                <c:pt idx="2545">
                  <c:v>5.74</c:v>
                </c:pt>
                <c:pt idx="2546">
                  <c:v>5.48</c:v>
                </c:pt>
                <c:pt idx="2547">
                  <c:v>5.22</c:v>
                </c:pt>
                <c:pt idx="2548">
                  <c:v>5.02</c:v>
                </c:pt>
                <c:pt idx="2549">
                  <c:v>5</c:v>
                </c:pt>
                <c:pt idx="2550">
                  <c:v>4.93</c:v>
                </c:pt>
                <c:pt idx="2551">
                  <c:v>4.91</c:v>
                </c:pt>
                <c:pt idx="2552">
                  <c:v>5.08</c:v>
                </c:pt>
                <c:pt idx="2553">
                  <c:v>5.66</c:v>
                </c:pt>
                <c:pt idx="2554">
                  <c:v>5.29</c:v>
                </c:pt>
                <c:pt idx="2555">
                  <c:v>5.06</c:v>
                </c:pt>
                <c:pt idx="2556">
                  <c:v>5.02</c:v>
                </c:pt>
                <c:pt idx="2557">
                  <c:v>5.02</c:v>
                </c:pt>
                <c:pt idx="2560">
                  <c:v>4.98</c:v>
                </c:pt>
                <c:pt idx="2561">
                  <c:v>4.76</c:v>
                </c:pt>
                <c:pt idx="2562">
                  <c:v>4.97</c:v>
                </c:pt>
                <c:pt idx="2563">
                  <c:v>4.69</c:v>
                </c:pt>
                <c:pt idx="2564">
                  <c:v>4.54</c:v>
                </c:pt>
                <c:pt idx="2565">
                  <c:v>4.35</c:v>
                </c:pt>
                <c:pt idx="2566">
                  <c:v>4.37</c:v>
                </c:pt>
                <c:pt idx="2567">
                  <c:v>4.41</c:v>
                </c:pt>
                <c:pt idx="2568">
                  <c:v>4.46</c:v>
                </c:pt>
                <c:pt idx="2569">
                  <c:v>4.69</c:v>
                </c:pt>
                <c:pt idx="2570">
                  <c:v>4.37</c:v>
                </c:pt>
                <c:pt idx="2571">
                  <c:v>4.15</c:v>
                </c:pt>
                <c:pt idx="2572">
                  <c:v>4.11</c:v>
                </c:pt>
                <c:pt idx="2573">
                  <c:v>4.1</c:v>
                </c:pt>
                <c:pt idx="2574">
                  <c:v>4.04</c:v>
                </c:pt>
                <c:pt idx="2575">
                  <c:v>4.06</c:v>
                </c:pt>
                <c:pt idx="2576">
                  <c:v>4.2</c:v>
                </c:pt>
                <c:pt idx="2577">
                  <c:v>4.17</c:v>
                </c:pt>
                <c:pt idx="2578">
                  <c:v>4.76</c:v>
                </c:pt>
                <c:pt idx="2579">
                  <c:v>4.3</c:v>
                </c:pt>
                <c:pt idx="2580">
                  <c:v>4.08</c:v>
                </c:pt>
                <c:pt idx="2581">
                  <c:v>3.83</c:v>
                </c:pt>
                <c:pt idx="2582">
                  <c:v>3.77</c:v>
                </c:pt>
                <c:pt idx="2583">
                  <c:v>3.54</c:v>
                </c:pt>
                <c:pt idx="2584">
                  <c:v>3.53</c:v>
                </c:pt>
                <c:pt idx="2585">
                  <c:v>3.49</c:v>
                </c:pt>
                <c:pt idx="2586">
                  <c:v>3.47</c:v>
                </c:pt>
                <c:pt idx="2587">
                  <c:v>3.49</c:v>
                </c:pt>
                <c:pt idx="2588">
                  <c:v>3.49</c:v>
                </c:pt>
                <c:pt idx="2589">
                  <c:v>3.29</c:v>
                </c:pt>
                <c:pt idx="2590">
                  <c:v>3.28</c:v>
                </c:pt>
                <c:pt idx="2592">
                  <c:v>3.41</c:v>
                </c:pt>
                <c:pt idx="2593">
                  <c:v>5.3</c:v>
                </c:pt>
                <c:pt idx="2594">
                  <c:v>4.71</c:v>
                </c:pt>
                <c:pt idx="2595">
                  <c:v>4.85</c:v>
                </c:pt>
                <c:pt idx="2596">
                  <c:v>2.45</c:v>
                </c:pt>
                <c:pt idx="2597">
                  <c:v>4.6</c:v>
                </c:pt>
                <c:pt idx="2598">
                  <c:v>3.96</c:v>
                </c:pt>
                <c:pt idx="2599">
                  <c:v>3.47</c:v>
                </c:pt>
                <c:pt idx="2600">
                  <c:v>3.08</c:v>
                </c:pt>
                <c:pt idx="2601">
                  <c:v>3.06</c:v>
                </c:pt>
                <c:pt idx="2602">
                  <c:v>2.9</c:v>
                </c:pt>
                <c:pt idx="2603">
                  <c:v>2.71</c:v>
                </c:pt>
                <c:pt idx="2604">
                  <c:v>2.69</c:v>
                </c:pt>
                <c:pt idx="2605">
                  <c:v>2.59</c:v>
                </c:pt>
                <c:pt idx="2606">
                  <c:v>2.55</c:v>
                </c:pt>
                <c:pt idx="2607">
                  <c:v>2.23</c:v>
                </c:pt>
                <c:pt idx="2608">
                  <c:v>2.79</c:v>
                </c:pt>
                <c:pt idx="2609">
                  <c:v>6.8</c:v>
                </c:pt>
                <c:pt idx="2610">
                  <c:v>6.9</c:v>
                </c:pt>
                <c:pt idx="2611">
                  <c:v>3.63</c:v>
                </c:pt>
                <c:pt idx="2612">
                  <c:v>9.75</c:v>
                </c:pt>
                <c:pt idx="2613">
                  <c:v>6.31</c:v>
                </c:pt>
                <c:pt idx="2614">
                  <c:v>3.65</c:v>
                </c:pt>
                <c:pt idx="2615">
                  <c:v>6.11</c:v>
                </c:pt>
                <c:pt idx="2616">
                  <c:v>3.29</c:v>
                </c:pt>
                <c:pt idx="2617">
                  <c:v>4.32</c:v>
                </c:pt>
                <c:pt idx="2618">
                  <c:v>28.19</c:v>
                </c:pt>
                <c:pt idx="2619">
                  <c:v>13.69</c:v>
                </c:pt>
                <c:pt idx="2620">
                  <c:v>5.85</c:v>
                </c:pt>
                <c:pt idx="2621">
                  <c:v>3.9</c:v>
                </c:pt>
                <c:pt idx="2624">
                  <c:v>3.53</c:v>
                </c:pt>
                <c:pt idx="2625">
                  <c:v>3.53</c:v>
                </c:pt>
                <c:pt idx="2626">
                  <c:v>6.13</c:v>
                </c:pt>
                <c:pt idx="2627">
                  <c:v>6.97</c:v>
                </c:pt>
                <c:pt idx="2628">
                  <c:v>6.23</c:v>
                </c:pt>
                <c:pt idx="2629">
                  <c:v>4.02</c:v>
                </c:pt>
                <c:pt idx="2630">
                  <c:v>6.67</c:v>
                </c:pt>
                <c:pt idx="2631">
                  <c:v>3.57</c:v>
                </c:pt>
                <c:pt idx="2632">
                  <c:v>3.53</c:v>
                </c:pt>
                <c:pt idx="2633">
                  <c:v>3.53</c:v>
                </c:pt>
                <c:pt idx="2634">
                  <c:v>3.53</c:v>
                </c:pt>
                <c:pt idx="2635">
                  <c:v>3.53</c:v>
                </c:pt>
                <c:pt idx="2636">
                  <c:v>3.25</c:v>
                </c:pt>
                <c:pt idx="2637">
                  <c:v>2.72</c:v>
                </c:pt>
                <c:pt idx="2638">
                  <c:v>3.22</c:v>
                </c:pt>
                <c:pt idx="2639">
                  <c:v>7.21</c:v>
                </c:pt>
                <c:pt idx="2640">
                  <c:v>5.14</c:v>
                </c:pt>
                <c:pt idx="2641">
                  <c:v>3.67</c:v>
                </c:pt>
                <c:pt idx="2642">
                  <c:v>2.95</c:v>
                </c:pt>
                <c:pt idx="2643">
                  <c:v>28.23</c:v>
                </c:pt>
                <c:pt idx="2644">
                  <c:v>23.45</c:v>
                </c:pt>
                <c:pt idx="2645">
                  <c:v>28.31</c:v>
                </c:pt>
                <c:pt idx="2646">
                  <c:v>31.81</c:v>
                </c:pt>
                <c:pt idx="2647">
                  <c:v>15.41</c:v>
                </c:pt>
                <c:pt idx="2648">
                  <c:v>16.28</c:v>
                </c:pt>
                <c:pt idx="2649">
                  <c:v>17.35</c:v>
                </c:pt>
                <c:pt idx="2650">
                  <c:v>15.05</c:v>
                </c:pt>
                <c:pt idx="2651">
                  <c:v>27.81</c:v>
                </c:pt>
                <c:pt idx="2652">
                  <c:v>13.87</c:v>
                </c:pt>
                <c:pt idx="2653">
                  <c:v>10.51</c:v>
                </c:pt>
                <c:pt idx="2654">
                  <c:v>13.53</c:v>
                </c:pt>
                <c:pt idx="2655">
                  <c:v>16.81</c:v>
                </c:pt>
                <c:pt idx="2656">
                  <c:v>43.48</c:v>
                </c:pt>
                <c:pt idx="2657">
                  <c:v>26.46</c:v>
                </c:pt>
                <c:pt idx="2658">
                  <c:v>30.07</c:v>
                </c:pt>
                <c:pt idx="2659">
                  <c:v>20.91</c:v>
                </c:pt>
                <c:pt idx="2660">
                  <c:v>16.17</c:v>
                </c:pt>
                <c:pt idx="2661">
                  <c:v>51.41</c:v>
                </c:pt>
                <c:pt idx="2662">
                  <c:v>42.54</c:v>
                </c:pt>
                <c:pt idx="2663">
                  <c:v>46.65</c:v>
                </c:pt>
                <c:pt idx="2664">
                  <c:v>40.3</c:v>
                </c:pt>
                <c:pt idx="2665">
                  <c:v>29.06</c:v>
                </c:pt>
                <c:pt idx="2666">
                  <c:v>28.44</c:v>
                </c:pt>
                <c:pt idx="2667">
                  <c:v>26.34</c:v>
                </c:pt>
                <c:pt idx="2668">
                  <c:v>26.55</c:v>
                </c:pt>
                <c:pt idx="2669">
                  <c:v>29.01</c:v>
                </c:pt>
                <c:pt idx="2670">
                  <c:v>75.16</c:v>
                </c:pt>
                <c:pt idx="2671">
                  <c:v>59.48</c:v>
                </c:pt>
                <c:pt idx="2672">
                  <c:v>75.19</c:v>
                </c:pt>
                <c:pt idx="2673">
                  <c:v>47.45</c:v>
                </c:pt>
                <c:pt idx="2674">
                  <c:v>45.76</c:v>
                </c:pt>
                <c:pt idx="2675">
                  <c:v>44.54</c:v>
                </c:pt>
                <c:pt idx="2676">
                  <c:v>63.3</c:v>
                </c:pt>
                <c:pt idx="2677">
                  <c:v>39.1</c:v>
                </c:pt>
                <c:pt idx="2678">
                  <c:v>45.16</c:v>
                </c:pt>
                <c:pt idx="2679">
                  <c:v>35.89</c:v>
                </c:pt>
                <c:pt idx="2680">
                  <c:v>31.29</c:v>
                </c:pt>
                <c:pt idx="2681">
                  <c:v>30.35</c:v>
                </c:pt>
                <c:pt idx="2682">
                  <c:v>28.15</c:v>
                </c:pt>
                <c:pt idx="2683">
                  <c:v>26.06</c:v>
                </c:pt>
                <c:pt idx="2684">
                  <c:v>30.1</c:v>
                </c:pt>
                <c:pt idx="2685">
                  <c:v>33.01</c:v>
                </c:pt>
                <c:pt idx="2686">
                  <c:v>55.5</c:v>
                </c:pt>
                <c:pt idx="2688">
                  <c:v>102.71</c:v>
                </c:pt>
                <c:pt idx="2689">
                  <c:v>94.94</c:v>
                </c:pt>
                <c:pt idx="2690">
                  <c:v>86.121</c:v>
                </c:pt>
                <c:pt idx="2691">
                  <c:v>76.17</c:v>
                </c:pt>
                <c:pt idx="2692">
                  <c:v>81.79</c:v>
                </c:pt>
                <c:pt idx="2693">
                  <c:v>64.96</c:v>
                </c:pt>
                <c:pt idx="2694">
                  <c:v>76.77</c:v>
                </c:pt>
                <c:pt idx="2695">
                  <c:v>63.27</c:v>
                </c:pt>
                <c:pt idx="2696">
                  <c:v>69.01</c:v>
                </c:pt>
                <c:pt idx="2697">
                  <c:v>64.91</c:v>
                </c:pt>
                <c:pt idx="2698">
                  <c:v>71.68</c:v>
                </c:pt>
                <c:pt idx="2699">
                  <c:v>77.49</c:v>
                </c:pt>
                <c:pt idx="2700">
                  <c:v>72.36</c:v>
                </c:pt>
                <c:pt idx="2701">
                  <c:v>89.45</c:v>
                </c:pt>
                <c:pt idx="2702">
                  <c:v>104.71</c:v>
                </c:pt>
                <c:pt idx="2703">
                  <c:v>114.73</c:v>
                </c:pt>
                <c:pt idx="2704">
                  <c:v>98.4</c:v>
                </c:pt>
                <c:pt idx="2705">
                  <c:v>97.7</c:v>
                </c:pt>
                <c:pt idx="2706">
                  <c:v>94.18</c:v>
                </c:pt>
                <c:pt idx="2707">
                  <c:v>73.46</c:v>
                </c:pt>
                <c:pt idx="2708">
                  <c:v>64.97</c:v>
                </c:pt>
                <c:pt idx="2709">
                  <c:v>61.02</c:v>
                </c:pt>
                <c:pt idx="2710">
                  <c:v>57.86</c:v>
                </c:pt>
                <c:pt idx="2711">
                  <c:v>59.16</c:v>
                </c:pt>
                <c:pt idx="2712">
                  <c:v>61.04</c:v>
                </c:pt>
                <c:pt idx="2713">
                  <c:v>66.09</c:v>
                </c:pt>
                <c:pt idx="2714">
                  <c:v>48.84</c:v>
                </c:pt>
                <c:pt idx="2715">
                  <c:v>81.76</c:v>
                </c:pt>
                <c:pt idx="2716">
                  <c:v>133.47</c:v>
                </c:pt>
                <c:pt idx="2717">
                  <c:v>101.92</c:v>
                </c:pt>
                <c:pt idx="2718">
                  <c:v>93.63</c:v>
                </c:pt>
                <c:pt idx="2719">
                  <c:v>92.57</c:v>
                </c:pt>
                <c:pt idx="2720">
                  <c:v>85</c:v>
                </c:pt>
                <c:pt idx="2721">
                  <c:v>123.89</c:v>
                </c:pt>
                <c:pt idx="2722">
                  <c:v>163.44</c:v>
                </c:pt>
                <c:pt idx="2723">
                  <c:v>127.21</c:v>
                </c:pt>
                <c:pt idx="2724">
                  <c:v>124.29</c:v>
                </c:pt>
                <c:pt idx="2725">
                  <c:v>121.3</c:v>
                </c:pt>
                <c:pt idx="2726">
                  <c:v>124.72</c:v>
                </c:pt>
                <c:pt idx="2727">
                  <c:v>125.91</c:v>
                </c:pt>
                <c:pt idx="2728">
                  <c:v>149.68</c:v>
                </c:pt>
                <c:pt idx="2729">
                  <c:v>131.03</c:v>
                </c:pt>
                <c:pt idx="2730">
                  <c:v>124.6</c:v>
                </c:pt>
                <c:pt idx="2731">
                  <c:v>114.54</c:v>
                </c:pt>
                <c:pt idx="2732">
                  <c:v>158.86</c:v>
                </c:pt>
                <c:pt idx="2733">
                  <c:v>122.2</c:v>
                </c:pt>
                <c:pt idx="2734">
                  <c:v>141.86</c:v>
                </c:pt>
                <c:pt idx="2735">
                  <c:v>138.45</c:v>
                </c:pt>
                <c:pt idx="2736">
                  <c:v>128.74</c:v>
                </c:pt>
                <c:pt idx="2737">
                  <c:v>118.32</c:v>
                </c:pt>
                <c:pt idx="2738">
                  <c:v>108.59</c:v>
                </c:pt>
                <c:pt idx="2739">
                  <c:v>112.63</c:v>
                </c:pt>
                <c:pt idx="2740">
                  <c:v>133.25</c:v>
                </c:pt>
                <c:pt idx="2741">
                  <c:v>106.95</c:v>
                </c:pt>
                <c:pt idx="2742">
                  <c:v>99.2</c:v>
                </c:pt>
                <c:pt idx="2743">
                  <c:v>87.6</c:v>
                </c:pt>
                <c:pt idx="2744">
                  <c:v>83.53</c:v>
                </c:pt>
                <c:pt idx="2745">
                  <c:v>77.18</c:v>
                </c:pt>
                <c:pt idx="2746">
                  <c:v>73.96</c:v>
                </c:pt>
                <c:pt idx="2747">
                  <c:v>89.68</c:v>
                </c:pt>
                <c:pt idx="2748">
                  <c:v>80.14</c:v>
                </c:pt>
                <c:pt idx="2749">
                  <c:v>72.84</c:v>
                </c:pt>
                <c:pt idx="2750">
                  <c:v>76.21</c:v>
                </c:pt>
                <c:pt idx="2752">
                  <c:v>68.1</c:v>
                </c:pt>
                <c:pt idx="2753">
                  <c:v>52.34</c:v>
                </c:pt>
                <c:pt idx="2754">
                  <c:v>51.41</c:v>
                </c:pt>
                <c:pt idx="2755">
                  <c:v>49.9</c:v>
                </c:pt>
                <c:pt idx="2756">
                  <c:v>48.16</c:v>
                </c:pt>
                <c:pt idx="2757">
                  <c:v>46.78</c:v>
                </c:pt>
                <c:pt idx="2758">
                  <c:v>44.81</c:v>
                </c:pt>
                <c:pt idx="2759">
                  <c:v>43.08</c:v>
                </c:pt>
                <c:pt idx="2760">
                  <c:v>41.74</c:v>
                </c:pt>
                <c:pt idx="2761">
                  <c:v>40.97</c:v>
                </c:pt>
                <c:pt idx="2762">
                  <c:v>39.05</c:v>
                </c:pt>
                <c:pt idx="2763">
                  <c:v>37.19</c:v>
                </c:pt>
                <c:pt idx="2764">
                  <c:v>36.1</c:v>
                </c:pt>
                <c:pt idx="2765">
                  <c:v>34.62</c:v>
                </c:pt>
                <c:pt idx="2766">
                  <c:v>33.54</c:v>
                </c:pt>
                <c:pt idx="2767">
                  <c:v>31.91</c:v>
                </c:pt>
                <c:pt idx="2768">
                  <c:v>30.77</c:v>
                </c:pt>
                <c:pt idx="2769">
                  <c:v>40.56</c:v>
                </c:pt>
                <c:pt idx="2770">
                  <c:v>33.15</c:v>
                </c:pt>
                <c:pt idx="2771">
                  <c:v>30.38</c:v>
                </c:pt>
                <c:pt idx="2772">
                  <c:v>29.95</c:v>
                </c:pt>
                <c:pt idx="2773">
                  <c:v>28.2</c:v>
                </c:pt>
                <c:pt idx="2774">
                  <c:v>25.51</c:v>
                </c:pt>
                <c:pt idx="2775">
                  <c:v>23.32</c:v>
                </c:pt>
                <c:pt idx="2776">
                  <c:v>23.92</c:v>
                </c:pt>
                <c:pt idx="2777">
                  <c:v>23.69</c:v>
                </c:pt>
                <c:pt idx="2778">
                  <c:v>23.36</c:v>
                </c:pt>
                <c:pt idx="2779">
                  <c:v>22.49</c:v>
                </c:pt>
                <c:pt idx="2780">
                  <c:v>20.71</c:v>
                </c:pt>
                <c:pt idx="2781">
                  <c:v>21.79</c:v>
                </c:pt>
                <c:pt idx="2784">
                  <c:v>21.45</c:v>
                </c:pt>
                <c:pt idx="2785">
                  <c:v>21.1</c:v>
                </c:pt>
                <c:pt idx="2786">
                  <c:v>20.19</c:v>
                </c:pt>
                <c:pt idx="2787">
                  <c:v>19.42</c:v>
                </c:pt>
                <c:pt idx="2788">
                  <c:v>18.85</c:v>
                </c:pt>
                <c:pt idx="2789">
                  <c:v>17.88</c:v>
                </c:pt>
                <c:pt idx="2790">
                  <c:v>18.14</c:v>
                </c:pt>
                <c:pt idx="2791">
                  <c:v>18.5</c:v>
                </c:pt>
                <c:pt idx="2792">
                  <c:v>17.56</c:v>
                </c:pt>
                <c:pt idx="2793">
                  <c:v>16.47</c:v>
                </c:pt>
                <c:pt idx="2794">
                  <c:v>15.54</c:v>
                </c:pt>
                <c:pt idx="2795">
                  <c:v>14.91</c:v>
                </c:pt>
                <c:pt idx="2796">
                  <c:v>14.7</c:v>
                </c:pt>
                <c:pt idx="2797">
                  <c:v>14.9</c:v>
                </c:pt>
                <c:pt idx="2798">
                  <c:v>14.13</c:v>
                </c:pt>
                <c:pt idx="2799">
                  <c:v>13.38</c:v>
                </c:pt>
                <c:pt idx="2800">
                  <c:v>13.37</c:v>
                </c:pt>
                <c:pt idx="2801">
                  <c:v>13.03</c:v>
                </c:pt>
                <c:pt idx="2802">
                  <c:v>12.77</c:v>
                </c:pt>
                <c:pt idx="2803">
                  <c:v>12.61</c:v>
                </c:pt>
                <c:pt idx="2804">
                  <c:v>12.66</c:v>
                </c:pt>
                <c:pt idx="2805">
                  <c:v>12.6</c:v>
                </c:pt>
                <c:pt idx="2806">
                  <c:v>12.667</c:v>
                </c:pt>
                <c:pt idx="2807">
                  <c:v>12.43</c:v>
                </c:pt>
                <c:pt idx="2808">
                  <c:v>12.28</c:v>
                </c:pt>
                <c:pt idx="2809">
                  <c:v>12.66</c:v>
                </c:pt>
                <c:pt idx="2810">
                  <c:v>12.62</c:v>
                </c:pt>
                <c:pt idx="2811">
                  <c:v>12.05</c:v>
                </c:pt>
                <c:pt idx="2812">
                  <c:v>11.27</c:v>
                </c:pt>
                <c:pt idx="2813">
                  <c:v>11.09</c:v>
                </c:pt>
                <c:pt idx="2816">
                  <c:v>11.06</c:v>
                </c:pt>
                <c:pt idx="2817">
                  <c:v>11.11</c:v>
                </c:pt>
                <c:pt idx="2818">
                  <c:v>11.11</c:v>
                </c:pt>
                <c:pt idx="2819">
                  <c:v>10.01</c:v>
                </c:pt>
                <c:pt idx="2820">
                  <c:v>10.07</c:v>
                </c:pt>
                <c:pt idx="2821">
                  <c:v>9.56</c:v>
                </c:pt>
                <c:pt idx="2822">
                  <c:v>9.56</c:v>
                </c:pt>
                <c:pt idx="2823">
                  <c:v>9.21</c:v>
                </c:pt>
                <c:pt idx="2824">
                  <c:v>8.95</c:v>
                </c:pt>
                <c:pt idx="2825">
                  <c:v>8.95</c:v>
                </c:pt>
                <c:pt idx="2826">
                  <c:v>8.84</c:v>
                </c:pt>
                <c:pt idx="2827">
                  <c:v>8.73</c:v>
                </c:pt>
                <c:pt idx="2828">
                  <c:v>8.64</c:v>
                </c:pt>
                <c:pt idx="2829">
                  <c:v>8.64</c:v>
                </c:pt>
                <c:pt idx="2830">
                  <c:v>8.61</c:v>
                </c:pt>
                <c:pt idx="2831">
                  <c:v>8.28</c:v>
                </c:pt>
                <c:pt idx="2832">
                  <c:v>7.89</c:v>
                </c:pt>
                <c:pt idx="2833">
                  <c:v>7.82</c:v>
                </c:pt>
                <c:pt idx="2834">
                  <c:v>8.18</c:v>
                </c:pt>
                <c:pt idx="2835">
                  <c:v>7.91</c:v>
                </c:pt>
                <c:pt idx="2836">
                  <c:v>7.82</c:v>
                </c:pt>
                <c:pt idx="2837">
                  <c:v>7.75</c:v>
                </c:pt>
                <c:pt idx="2838">
                  <c:v>7.63</c:v>
                </c:pt>
                <c:pt idx="2839">
                  <c:v>7.76</c:v>
                </c:pt>
                <c:pt idx="2840">
                  <c:v>7.65</c:v>
                </c:pt>
                <c:pt idx="2841">
                  <c:v>7.69</c:v>
                </c:pt>
                <c:pt idx="2842">
                  <c:v>7.67</c:v>
                </c:pt>
                <c:pt idx="2843">
                  <c:v>7.52</c:v>
                </c:pt>
                <c:pt idx="2844">
                  <c:v>7.67</c:v>
                </c:pt>
                <c:pt idx="2845">
                  <c:v>7.74</c:v>
                </c:pt>
                <c:pt idx="2848">
                  <c:v>7.72</c:v>
                </c:pt>
                <c:pt idx="2849">
                  <c:v>7.64</c:v>
                </c:pt>
                <c:pt idx="2850">
                  <c:v>7.44</c:v>
                </c:pt>
                <c:pt idx="2851">
                  <c:v>7.31</c:v>
                </c:pt>
                <c:pt idx="2852">
                  <c:v>7.24</c:v>
                </c:pt>
                <c:pt idx="2853">
                  <c:v>7.21</c:v>
                </c:pt>
                <c:pt idx="2854">
                  <c:v>7.1</c:v>
                </c:pt>
                <c:pt idx="2855">
                  <c:v>7.05</c:v>
                </c:pt>
                <c:pt idx="2856">
                  <c:v>7.13</c:v>
                </c:pt>
                <c:pt idx="2857">
                  <c:v>6.91</c:v>
                </c:pt>
                <c:pt idx="2858">
                  <c:v>6.85</c:v>
                </c:pt>
                <c:pt idx="2859">
                  <c:v>6.8</c:v>
                </c:pt>
                <c:pt idx="2860">
                  <c:v>6.94</c:v>
                </c:pt>
                <c:pt idx="2861">
                  <c:v>6.75</c:v>
                </c:pt>
                <c:pt idx="2862">
                  <c:v>6.65</c:v>
                </c:pt>
                <c:pt idx="2863">
                  <c:v>6.81</c:v>
                </c:pt>
                <c:pt idx="2864">
                  <c:v>6.68</c:v>
                </c:pt>
                <c:pt idx="2865">
                  <c:v>6.48</c:v>
                </c:pt>
                <c:pt idx="2866">
                  <c:v>6.36</c:v>
                </c:pt>
                <c:pt idx="2867">
                  <c:v>6.36</c:v>
                </c:pt>
                <c:pt idx="2868">
                  <c:v>6.27</c:v>
                </c:pt>
                <c:pt idx="2869">
                  <c:v>6.4</c:v>
                </c:pt>
                <c:pt idx="2870">
                  <c:v>6.37</c:v>
                </c:pt>
                <c:pt idx="2871">
                  <c:v>6.29</c:v>
                </c:pt>
                <c:pt idx="2872">
                  <c:v>6.14</c:v>
                </c:pt>
                <c:pt idx="2873">
                  <c:v>5.78</c:v>
                </c:pt>
                <c:pt idx="2874">
                  <c:v>5.94</c:v>
                </c:pt>
                <c:pt idx="2875">
                  <c:v>5.91</c:v>
                </c:pt>
                <c:pt idx="2876">
                  <c:v>5.96</c:v>
                </c:pt>
                <c:pt idx="2880">
                  <c:v>5.99</c:v>
                </c:pt>
                <c:pt idx="2881">
                  <c:v>5.93</c:v>
                </c:pt>
                <c:pt idx="2882">
                  <c:v>10.36</c:v>
                </c:pt>
                <c:pt idx="2883">
                  <c:v>8.29</c:v>
                </c:pt>
                <c:pt idx="2884">
                  <c:v>7.14</c:v>
                </c:pt>
                <c:pt idx="2885">
                  <c:v>6.93</c:v>
                </c:pt>
                <c:pt idx="2886">
                  <c:v>6.68</c:v>
                </c:pt>
                <c:pt idx="2887">
                  <c:v>6.83</c:v>
                </c:pt>
                <c:pt idx="2888">
                  <c:v>6.54</c:v>
                </c:pt>
                <c:pt idx="2889">
                  <c:v>6.47</c:v>
                </c:pt>
                <c:pt idx="2890">
                  <c:v>6.41</c:v>
                </c:pt>
                <c:pt idx="2891">
                  <c:v>6.26</c:v>
                </c:pt>
                <c:pt idx="2892">
                  <c:v>6.18</c:v>
                </c:pt>
                <c:pt idx="2893">
                  <c:v>6.37</c:v>
                </c:pt>
                <c:pt idx="2894">
                  <c:v>7.02</c:v>
                </c:pt>
                <c:pt idx="2895">
                  <c:v>7.28</c:v>
                </c:pt>
                <c:pt idx="2896">
                  <c:v>7.12</c:v>
                </c:pt>
                <c:pt idx="2897">
                  <c:v>6.11</c:v>
                </c:pt>
                <c:pt idx="2898">
                  <c:v>6.37</c:v>
                </c:pt>
                <c:pt idx="2899">
                  <c:v>6.2</c:v>
                </c:pt>
                <c:pt idx="2900">
                  <c:v>5.94</c:v>
                </c:pt>
                <c:pt idx="2901">
                  <c:v>6.03</c:v>
                </c:pt>
                <c:pt idx="2902">
                  <c:v>5.99</c:v>
                </c:pt>
                <c:pt idx="2903">
                  <c:v>6.01</c:v>
                </c:pt>
                <c:pt idx="2904">
                  <c:v>5.86</c:v>
                </c:pt>
                <c:pt idx="2905">
                  <c:v>6.03</c:v>
                </c:pt>
                <c:pt idx="2906">
                  <c:v>5.92</c:v>
                </c:pt>
                <c:pt idx="2907">
                  <c:v>5.67</c:v>
                </c:pt>
                <c:pt idx="2908">
                  <c:v>6.02</c:v>
                </c:pt>
                <c:pt idx="2909">
                  <c:v>8.14</c:v>
                </c:pt>
                <c:pt idx="2912">
                  <c:v>6.65</c:v>
                </c:pt>
                <c:pt idx="2913">
                  <c:v>6.06</c:v>
                </c:pt>
                <c:pt idx="2914">
                  <c:v>5.74</c:v>
                </c:pt>
                <c:pt idx="2915">
                  <c:v>5.81</c:v>
                </c:pt>
                <c:pt idx="2916">
                  <c:v>5.71</c:v>
                </c:pt>
                <c:pt idx="2917">
                  <c:v>5.72</c:v>
                </c:pt>
                <c:pt idx="2918">
                  <c:v>5.78</c:v>
                </c:pt>
                <c:pt idx="2919">
                  <c:v>5.46</c:v>
                </c:pt>
                <c:pt idx="2920">
                  <c:v>5.44</c:v>
                </c:pt>
                <c:pt idx="2921">
                  <c:v>5.33</c:v>
                </c:pt>
                <c:pt idx="2922">
                  <c:v>5.23</c:v>
                </c:pt>
                <c:pt idx="2923">
                  <c:v>5.18</c:v>
                </c:pt>
                <c:pt idx="2924">
                  <c:v>5.1</c:v>
                </c:pt>
                <c:pt idx="2925">
                  <c:v>5.87</c:v>
                </c:pt>
                <c:pt idx="2926">
                  <c:v>5.44</c:v>
                </c:pt>
                <c:pt idx="2927">
                  <c:v>5.58</c:v>
                </c:pt>
                <c:pt idx="2928">
                  <c:v>5.36</c:v>
                </c:pt>
                <c:pt idx="2929">
                  <c:v>5.32</c:v>
                </c:pt>
                <c:pt idx="2930">
                  <c:v>6.15</c:v>
                </c:pt>
                <c:pt idx="2931">
                  <c:v>6.02</c:v>
                </c:pt>
                <c:pt idx="2932">
                  <c:v>5.43</c:v>
                </c:pt>
                <c:pt idx="2933">
                  <c:v>5.3</c:v>
                </c:pt>
                <c:pt idx="2934">
                  <c:v>5.18</c:v>
                </c:pt>
                <c:pt idx="2935">
                  <c:v>5.02</c:v>
                </c:pt>
                <c:pt idx="2936">
                  <c:v>4.94</c:v>
                </c:pt>
                <c:pt idx="2937">
                  <c:v>4.77</c:v>
                </c:pt>
                <c:pt idx="2938">
                  <c:v>4.69</c:v>
                </c:pt>
                <c:pt idx="2939">
                  <c:v>4.41</c:v>
                </c:pt>
                <c:pt idx="2940">
                  <c:v>4.45</c:v>
                </c:pt>
                <c:pt idx="2944">
                  <c:v>4.48</c:v>
                </c:pt>
                <c:pt idx="2945">
                  <c:v>4.69</c:v>
                </c:pt>
                <c:pt idx="2946">
                  <c:v>5.31</c:v>
                </c:pt>
                <c:pt idx="2947">
                  <c:v>5.56</c:v>
                </c:pt>
                <c:pt idx="2948">
                  <c:v>5.56</c:v>
                </c:pt>
                <c:pt idx="2949">
                  <c:v>5.47</c:v>
                </c:pt>
                <c:pt idx="2950">
                  <c:v>5.39</c:v>
                </c:pt>
                <c:pt idx="2951">
                  <c:v>9.56</c:v>
                </c:pt>
                <c:pt idx="2952">
                  <c:v>7.78</c:v>
                </c:pt>
                <c:pt idx="2953">
                  <c:v>7.78</c:v>
                </c:pt>
                <c:pt idx="2954">
                  <c:v>7.78</c:v>
                </c:pt>
                <c:pt idx="2955">
                  <c:v>7.52</c:v>
                </c:pt>
                <c:pt idx="2956">
                  <c:v>7.38</c:v>
                </c:pt>
                <c:pt idx="2957">
                  <c:v>5.77</c:v>
                </c:pt>
                <c:pt idx="2958">
                  <c:v>4.02</c:v>
                </c:pt>
                <c:pt idx="2959">
                  <c:v>3.79</c:v>
                </c:pt>
                <c:pt idx="2960">
                  <c:v>3.81</c:v>
                </c:pt>
                <c:pt idx="2961">
                  <c:v>7.99</c:v>
                </c:pt>
                <c:pt idx="2962">
                  <c:v>17.26</c:v>
                </c:pt>
                <c:pt idx="2963">
                  <c:v>7.56</c:v>
                </c:pt>
                <c:pt idx="2964">
                  <c:v>7.56</c:v>
                </c:pt>
                <c:pt idx="2965">
                  <c:v>7.05</c:v>
                </c:pt>
                <c:pt idx="2966">
                  <c:v>7.05</c:v>
                </c:pt>
                <c:pt idx="2967">
                  <c:v>7.05</c:v>
                </c:pt>
                <c:pt idx="2968">
                  <c:v>7.05</c:v>
                </c:pt>
                <c:pt idx="2969">
                  <c:v>6.48</c:v>
                </c:pt>
                <c:pt idx="2970">
                  <c:v>6.48</c:v>
                </c:pt>
                <c:pt idx="2971">
                  <c:v>6.48</c:v>
                </c:pt>
                <c:pt idx="2972">
                  <c:v>6.48</c:v>
                </c:pt>
                <c:pt idx="2973">
                  <c:v>6.48</c:v>
                </c:pt>
                <c:pt idx="2974">
                  <c:v>6.48</c:v>
                </c:pt>
                <c:pt idx="2976">
                  <c:v>6.48</c:v>
                </c:pt>
                <c:pt idx="2977">
                  <c:v>6.48</c:v>
                </c:pt>
                <c:pt idx="2978">
                  <c:v>6.48</c:v>
                </c:pt>
                <c:pt idx="2979">
                  <c:v>6.48</c:v>
                </c:pt>
                <c:pt idx="2980">
                  <c:v>6.48</c:v>
                </c:pt>
                <c:pt idx="2981">
                  <c:v>6.56</c:v>
                </c:pt>
                <c:pt idx="2982">
                  <c:v>6.47</c:v>
                </c:pt>
                <c:pt idx="2983">
                  <c:v>5.99</c:v>
                </c:pt>
                <c:pt idx="2984">
                  <c:v>6</c:v>
                </c:pt>
                <c:pt idx="2985">
                  <c:v>6.13</c:v>
                </c:pt>
                <c:pt idx="2986">
                  <c:v>5.87</c:v>
                </c:pt>
                <c:pt idx="2987">
                  <c:v>5.98</c:v>
                </c:pt>
                <c:pt idx="2988">
                  <c:v>9.33</c:v>
                </c:pt>
                <c:pt idx="2989">
                  <c:v>9.24</c:v>
                </c:pt>
                <c:pt idx="2990">
                  <c:v>4.84</c:v>
                </c:pt>
                <c:pt idx="2991">
                  <c:v>4.5</c:v>
                </c:pt>
                <c:pt idx="2992">
                  <c:v>4.5</c:v>
                </c:pt>
                <c:pt idx="2993">
                  <c:v>4.25</c:v>
                </c:pt>
                <c:pt idx="2994">
                  <c:v>3.82</c:v>
                </c:pt>
                <c:pt idx="2995">
                  <c:v>3.66</c:v>
                </c:pt>
                <c:pt idx="2996">
                  <c:v>3.66</c:v>
                </c:pt>
                <c:pt idx="2997">
                  <c:v>3.66</c:v>
                </c:pt>
                <c:pt idx="2998">
                  <c:v>3.66</c:v>
                </c:pt>
                <c:pt idx="2999">
                  <c:v>4.18</c:v>
                </c:pt>
                <c:pt idx="3000">
                  <c:v>3.98</c:v>
                </c:pt>
                <c:pt idx="3001">
                  <c:v>3.82</c:v>
                </c:pt>
                <c:pt idx="3002">
                  <c:v>16.063</c:v>
                </c:pt>
                <c:pt idx="3003">
                  <c:v>14.21</c:v>
                </c:pt>
                <c:pt idx="3004">
                  <c:v>4.64</c:v>
                </c:pt>
                <c:pt idx="3005">
                  <c:v>4.5</c:v>
                </c:pt>
                <c:pt idx="3006">
                  <c:v>6.92</c:v>
                </c:pt>
                <c:pt idx="3008">
                  <c:v>10.044</c:v>
                </c:pt>
                <c:pt idx="3009">
                  <c:v>8.26</c:v>
                </c:pt>
                <c:pt idx="3010">
                  <c:v>4.39</c:v>
                </c:pt>
                <c:pt idx="3011">
                  <c:v>3.53</c:v>
                </c:pt>
                <c:pt idx="3012">
                  <c:v>3.31</c:v>
                </c:pt>
                <c:pt idx="3013">
                  <c:v>2.3</c:v>
                </c:pt>
                <c:pt idx="3014">
                  <c:v>2.23</c:v>
                </c:pt>
                <c:pt idx="3015">
                  <c:v>1.72</c:v>
                </c:pt>
                <c:pt idx="3016">
                  <c:v>1.416</c:v>
                </c:pt>
                <c:pt idx="3017">
                  <c:v>1.687</c:v>
                </c:pt>
                <c:pt idx="3018">
                  <c:v>6.574</c:v>
                </c:pt>
                <c:pt idx="3019">
                  <c:v>10.2</c:v>
                </c:pt>
                <c:pt idx="3020">
                  <c:v>4.865</c:v>
                </c:pt>
                <c:pt idx="3021">
                  <c:v>2.746</c:v>
                </c:pt>
                <c:pt idx="3022">
                  <c:v>2.44</c:v>
                </c:pt>
                <c:pt idx="3023">
                  <c:v>3.407</c:v>
                </c:pt>
                <c:pt idx="3024">
                  <c:v>2.54</c:v>
                </c:pt>
                <c:pt idx="3025">
                  <c:v>3.67</c:v>
                </c:pt>
                <c:pt idx="3026">
                  <c:v>2.588</c:v>
                </c:pt>
                <c:pt idx="3027">
                  <c:v>2.506</c:v>
                </c:pt>
                <c:pt idx="3028">
                  <c:v>1.995</c:v>
                </c:pt>
                <c:pt idx="3029">
                  <c:v>2.288</c:v>
                </c:pt>
                <c:pt idx="3030">
                  <c:v>2.366</c:v>
                </c:pt>
                <c:pt idx="3031">
                  <c:v>3.296</c:v>
                </c:pt>
                <c:pt idx="3032">
                  <c:v>6.899</c:v>
                </c:pt>
                <c:pt idx="3033">
                  <c:v>21.12</c:v>
                </c:pt>
                <c:pt idx="3034">
                  <c:v>11.702</c:v>
                </c:pt>
                <c:pt idx="3035">
                  <c:v>15.055</c:v>
                </c:pt>
                <c:pt idx="3036">
                  <c:v>19.466</c:v>
                </c:pt>
                <c:pt idx="3037">
                  <c:v>9.07</c:v>
                </c:pt>
                <c:pt idx="3038">
                  <c:v>8.977</c:v>
                </c:pt>
                <c:pt idx="3040">
                  <c:v>8.95</c:v>
                </c:pt>
                <c:pt idx="3041">
                  <c:v>4.87</c:v>
                </c:pt>
                <c:pt idx="3042">
                  <c:v>4.21</c:v>
                </c:pt>
                <c:pt idx="3043">
                  <c:v>3.27</c:v>
                </c:pt>
                <c:pt idx="3044">
                  <c:v>2.509</c:v>
                </c:pt>
                <c:pt idx="3045">
                  <c:v>2.406</c:v>
                </c:pt>
                <c:pt idx="3046">
                  <c:v>2.716</c:v>
                </c:pt>
                <c:pt idx="3047">
                  <c:v>2.522</c:v>
                </c:pt>
                <c:pt idx="3048">
                  <c:v>2.406</c:v>
                </c:pt>
                <c:pt idx="3049">
                  <c:v>16.843</c:v>
                </c:pt>
                <c:pt idx="3050">
                  <c:v>9.692</c:v>
                </c:pt>
                <c:pt idx="3051">
                  <c:v>17.211</c:v>
                </c:pt>
                <c:pt idx="3052">
                  <c:v>9.432</c:v>
                </c:pt>
                <c:pt idx="3053">
                  <c:v>8.01</c:v>
                </c:pt>
                <c:pt idx="3054">
                  <c:v>29.025</c:v>
                </c:pt>
                <c:pt idx="3055">
                  <c:v>22.136</c:v>
                </c:pt>
                <c:pt idx="3056">
                  <c:v>28.339</c:v>
                </c:pt>
                <c:pt idx="3057">
                  <c:v>58.231</c:v>
                </c:pt>
                <c:pt idx="3058">
                  <c:v>43.053</c:v>
                </c:pt>
                <c:pt idx="3059">
                  <c:v>39.93</c:v>
                </c:pt>
                <c:pt idx="3060">
                  <c:v>32.102</c:v>
                </c:pt>
                <c:pt idx="3061">
                  <c:v>28.418</c:v>
                </c:pt>
                <c:pt idx="3062">
                  <c:v>22.33</c:v>
                </c:pt>
                <c:pt idx="3063">
                  <c:v>64.58</c:v>
                </c:pt>
                <c:pt idx="3064">
                  <c:v>75.06</c:v>
                </c:pt>
                <c:pt idx="3065">
                  <c:v>38.69</c:v>
                </c:pt>
                <c:pt idx="3066">
                  <c:v>37.098</c:v>
                </c:pt>
                <c:pt idx="3067">
                  <c:v>27.406</c:v>
                </c:pt>
                <c:pt idx="3068">
                  <c:v>23.76</c:v>
                </c:pt>
                <c:pt idx="3069">
                  <c:v>23.76</c:v>
                </c:pt>
                <c:pt idx="3070">
                  <c:v>23.67</c:v>
                </c:pt>
                <c:pt idx="3071">
                  <c:v>39.43</c:v>
                </c:pt>
                <c:pt idx="3072">
                  <c:v>22.71</c:v>
                </c:pt>
                <c:pt idx="3073">
                  <c:v>22.156</c:v>
                </c:pt>
                <c:pt idx="3074">
                  <c:v>69.66</c:v>
                </c:pt>
                <c:pt idx="3075">
                  <c:v>60.342</c:v>
                </c:pt>
                <c:pt idx="3076">
                  <c:v>44.217</c:v>
                </c:pt>
                <c:pt idx="3077">
                  <c:v>41.153</c:v>
                </c:pt>
                <c:pt idx="3078">
                  <c:v>35.379</c:v>
                </c:pt>
                <c:pt idx="3079">
                  <c:v>35.979</c:v>
                </c:pt>
                <c:pt idx="3080">
                  <c:v>42.618</c:v>
                </c:pt>
                <c:pt idx="3081">
                  <c:v>29.516</c:v>
                </c:pt>
                <c:pt idx="3082">
                  <c:v>27.392</c:v>
                </c:pt>
                <c:pt idx="3083">
                  <c:v>24.689</c:v>
                </c:pt>
                <c:pt idx="3084">
                  <c:v>23.756</c:v>
                </c:pt>
                <c:pt idx="3085">
                  <c:v>59.759</c:v>
                </c:pt>
                <c:pt idx="3086">
                  <c:v>51.098</c:v>
                </c:pt>
                <c:pt idx="3087">
                  <c:v>51.888</c:v>
                </c:pt>
                <c:pt idx="3088">
                  <c:v>128.512</c:v>
                </c:pt>
                <c:pt idx="3089">
                  <c:v>112.603</c:v>
                </c:pt>
                <c:pt idx="3090">
                  <c:v>89.894</c:v>
                </c:pt>
                <c:pt idx="3091">
                  <c:v>76.35</c:v>
                </c:pt>
                <c:pt idx="3092">
                  <c:v>69.651</c:v>
                </c:pt>
                <c:pt idx="3093">
                  <c:v>56.121</c:v>
                </c:pt>
                <c:pt idx="3094">
                  <c:v>46.82</c:v>
                </c:pt>
                <c:pt idx="3095">
                  <c:v>45.4</c:v>
                </c:pt>
                <c:pt idx="3096">
                  <c:v>48.78</c:v>
                </c:pt>
                <c:pt idx="3097">
                  <c:v>73.81</c:v>
                </c:pt>
                <c:pt idx="3098">
                  <c:v>70.63</c:v>
                </c:pt>
                <c:pt idx="3099">
                  <c:v>60.18</c:v>
                </c:pt>
                <c:pt idx="3100">
                  <c:v>72.54</c:v>
                </c:pt>
                <c:pt idx="3101">
                  <c:v>71.92</c:v>
                </c:pt>
                <c:pt idx="3102">
                  <c:v>65.18</c:v>
                </c:pt>
                <c:pt idx="3104">
                  <c:v>67.185</c:v>
                </c:pt>
                <c:pt idx="3105">
                  <c:v>61.86</c:v>
                </c:pt>
                <c:pt idx="3106">
                  <c:v>62.33</c:v>
                </c:pt>
                <c:pt idx="3107">
                  <c:v>151.06</c:v>
                </c:pt>
                <c:pt idx="3108">
                  <c:v>131.77</c:v>
                </c:pt>
                <c:pt idx="3109">
                  <c:v>143.36</c:v>
                </c:pt>
                <c:pt idx="3110">
                  <c:v>116.303</c:v>
                </c:pt>
                <c:pt idx="3111">
                  <c:v>99.51</c:v>
                </c:pt>
                <c:pt idx="3112">
                  <c:v>81.29</c:v>
                </c:pt>
                <c:pt idx="3113">
                  <c:v>72.57</c:v>
                </c:pt>
                <c:pt idx="3114">
                  <c:v>63.03</c:v>
                </c:pt>
                <c:pt idx="3115">
                  <c:v>61.95</c:v>
                </c:pt>
                <c:pt idx="3116">
                  <c:v>56.82</c:v>
                </c:pt>
                <c:pt idx="3117">
                  <c:v>62.46</c:v>
                </c:pt>
                <c:pt idx="3118">
                  <c:v>68.37</c:v>
                </c:pt>
                <c:pt idx="3119">
                  <c:v>55.22</c:v>
                </c:pt>
                <c:pt idx="3120">
                  <c:v>53.92</c:v>
                </c:pt>
                <c:pt idx="3121">
                  <c:v>58.52</c:v>
                </c:pt>
                <c:pt idx="3122">
                  <c:v>61.315</c:v>
                </c:pt>
                <c:pt idx="3123">
                  <c:v>55.28</c:v>
                </c:pt>
                <c:pt idx="3124">
                  <c:v>46.28</c:v>
                </c:pt>
                <c:pt idx="3125">
                  <c:v>46.44</c:v>
                </c:pt>
                <c:pt idx="3126">
                  <c:v>43.59</c:v>
                </c:pt>
                <c:pt idx="3127">
                  <c:v>38.2</c:v>
                </c:pt>
                <c:pt idx="3128">
                  <c:v>45.35</c:v>
                </c:pt>
                <c:pt idx="3129">
                  <c:v>38.94</c:v>
                </c:pt>
                <c:pt idx="3130">
                  <c:v>39.26</c:v>
                </c:pt>
                <c:pt idx="3131">
                  <c:v>36.29</c:v>
                </c:pt>
                <c:pt idx="3132">
                  <c:v>32.94</c:v>
                </c:pt>
                <c:pt idx="3133">
                  <c:v>29.85</c:v>
                </c:pt>
                <c:pt idx="3134">
                  <c:v>34.29</c:v>
                </c:pt>
                <c:pt idx="3136">
                  <c:v>32.57</c:v>
                </c:pt>
                <c:pt idx="3137">
                  <c:v>31.51</c:v>
                </c:pt>
                <c:pt idx="3138">
                  <c:v>31.93</c:v>
                </c:pt>
                <c:pt idx="3139">
                  <c:v>27.22</c:v>
                </c:pt>
                <c:pt idx="3140">
                  <c:v>27.22</c:v>
                </c:pt>
                <c:pt idx="3141">
                  <c:v>29.43</c:v>
                </c:pt>
                <c:pt idx="3142">
                  <c:v>27.14</c:v>
                </c:pt>
                <c:pt idx="3143">
                  <c:v>35.92</c:v>
                </c:pt>
                <c:pt idx="3144">
                  <c:v>49.05</c:v>
                </c:pt>
                <c:pt idx="3145">
                  <c:v>56.61</c:v>
                </c:pt>
                <c:pt idx="3146">
                  <c:v>44.84</c:v>
                </c:pt>
                <c:pt idx="3147">
                  <c:v>40.78</c:v>
                </c:pt>
                <c:pt idx="3148">
                  <c:v>37.17</c:v>
                </c:pt>
                <c:pt idx="3149">
                  <c:v>36.55</c:v>
                </c:pt>
                <c:pt idx="3150">
                  <c:v>35.27</c:v>
                </c:pt>
                <c:pt idx="3151">
                  <c:v>33.8</c:v>
                </c:pt>
                <c:pt idx="3152">
                  <c:v>31.79</c:v>
                </c:pt>
                <c:pt idx="3153">
                  <c:v>30.2</c:v>
                </c:pt>
                <c:pt idx="3154">
                  <c:v>27.35</c:v>
                </c:pt>
                <c:pt idx="3155">
                  <c:v>25.38</c:v>
                </c:pt>
                <c:pt idx="3156">
                  <c:v>23.81</c:v>
                </c:pt>
                <c:pt idx="3157">
                  <c:v>25.15</c:v>
                </c:pt>
                <c:pt idx="3158">
                  <c:v>24.24</c:v>
                </c:pt>
                <c:pt idx="3159">
                  <c:v>23.91</c:v>
                </c:pt>
                <c:pt idx="3160">
                  <c:v>23.38</c:v>
                </c:pt>
                <c:pt idx="3161">
                  <c:v>23.38</c:v>
                </c:pt>
                <c:pt idx="3162">
                  <c:v>22.73</c:v>
                </c:pt>
                <c:pt idx="3163">
                  <c:v>21.96</c:v>
                </c:pt>
                <c:pt idx="3164">
                  <c:v>21.13</c:v>
                </c:pt>
                <c:pt idx="3165">
                  <c:v>20.55</c:v>
                </c:pt>
                <c:pt idx="3166">
                  <c:v>20.55</c:v>
                </c:pt>
                <c:pt idx="3168">
                  <c:v>20.19</c:v>
                </c:pt>
                <c:pt idx="3169">
                  <c:v>19.12</c:v>
                </c:pt>
                <c:pt idx="3170">
                  <c:v>18.42</c:v>
                </c:pt>
                <c:pt idx="3171">
                  <c:v>17.71</c:v>
                </c:pt>
                <c:pt idx="3172">
                  <c:v>17.71</c:v>
                </c:pt>
                <c:pt idx="3173">
                  <c:v>16.47</c:v>
                </c:pt>
                <c:pt idx="3174">
                  <c:v>16.29</c:v>
                </c:pt>
                <c:pt idx="3175">
                  <c:v>15.67</c:v>
                </c:pt>
                <c:pt idx="3176">
                  <c:v>14.74</c:v>
                </c:pt>
                <c:pt idx="3177">
                  <c:v>14.74</c:v>
                </c:pt>
                <c:pt idx="3178">
                  <c:v>14.74</c:v>
                </c:pt>
                <c:pt idx="3179">
                  <c:v>14.74</c:v>
                </c:pt>
                <c:pt idx="3180">
                  <c:v>14.74</c:v>
                </c:pt>
                <c:pt idx="3181">
                  <c:v>14.74</c:v>
                </c:pt>
                <c:pt idx="3182">
                  <c:v>14.15</c:v>
                </c:pt>
                <c:pt idx="3183">
                  <c:v>13.72</c:v>
                </c:pt>
                <c:pt idx="3184">
                  <c:v>12.23</c:v>
                </c:pt>
                <c:pt idx="3185">
                  <c:v>12.7</c:v>
                </c:pt>
                <c:pt idx="3186">
                  <c:v>11.65</c:v>
                </c:pt>
                <c:pt idx="3187">
                  <c:v>11.65</c:v>
                </c:pt>
                <c:pt idx="3188">
                  <c:v>11.64</c:v>
                </c:pt>
                <c:pt idx="3189">
                  <c:v>10.61</c:v>
                </c:pt>
                <c:pt idx="3190">
                  <c:v>10.67</c:v>
                </c:pt>
                <c:pt idx="3191">
                  <c:v>10.09</c:v>
                </c:pt>
                <c:pt idx="3192">
                  <c:v>10.09</c:v>
                </c:pt>
                <c:pt idx="3193">
                  <c:v>10.09</c:v>
                </c:pt>
                <c:pt idx="3194">
                  <c:v>10.09</c:v>
                </c:pt>
                <c:pt idx="3195">
                  <c:v>10.09</c:v>
                </c:pt>
                <c:pt idx="3196">
                  <c:v>10.09</c:v>
                </c:pt>
                <c:pt idx="3197">
                  <c:v>10.09</c:v>
                </c:pt>
                <c:pt idx="3200">
                  <c:v>10.09</c:v>
                </c:pt>
                <c:pt idx="3201">
                  <c:v>10.09</c:v>
                </c:pt>
                <c:pt idx="3202">
                  <c:v>10.09</c:v>
                </c:pt>
                <c:pt idx="3203">
                  <c:v>10.09</c:v>
                </c:pt>
                <c:pt idx="3204">
                  <c:v>9.57</c:v>
                </c:pt>
                <c:pt idx="3205">
                  <c:v>8.54</c:v>
                </c:pt>
                <c:pt idx="3206">
                  <c:v>8.54</c:v>
                </c:pt>
                <c:pt idx="3207">
                  <c:v>8.54</c:v>
                </c:pt>
                <c:pt idx="3208">
                  <c:v>8.54</c:v>
                </c:pt>
                <c:pt idx="3209">
                  <c:v>8.54</c:v>
                </c:pt>
                <c:pt idx="3210">
                  <c:v>8.54</c:v>
                </c:pt>
                <c:pt idx="3211">
                  <c:v>7.78</c:v>
                </c:pt>
                <c:pt idx="3212">
                  <c:v>6.64</c:v>
                </c:pt>
                <c:pt idx="3213">
                  <c:v>6.25</c:v>
                </c:pt>
                <c:pt idx="3214">
                  <c:v>5.59</c:v>
                </c:pt>
                <c:pt idx="3215">
                  <c:v>5.59</c:v>
                </c:pt>
                <c:pt idx="3216">
                  <c:v>5.61</c:v>
                </c:pt>
                <c:pt idx="3217">
                  <c:v>5.61</c:v>
                </c:pt>
                <c:pt idx="3218">
                  <c:v>5.61</c:v>
                </c:pt>
                <c:pt idx="3219">
                  <c:v>5.61</c:v>
                </c:pt>
                <c:pt idx="3220">
                  <c:v>5.61</c:v>
                </c:pt>
                <c:pt idx="3221">
                  <c:v>5.61</c:v>
                </c:pt>
                <c:pt idx="3222">
                  <c:v>5.61</c:v>
                </c:pt>
                <c:pt idx="3223">
                  <c:v>5.61</c:v>
                </c:pt>
                <c:pt idx="3224">
                  <c:v>5.61</c:v>
                </c:pt>
                <c:pt idx="3225">
                  <c:v>5.61</c:v>
                </c:pt>
                <c:pt idx="3226">
                  <c:v>5.61</c:v>
                </c:pt>
                <c:pt idx="3227">
                  <c:v>5.57</c:v>
                </c:pt>
                <c:pt idx="3228">
                  <c:v>5.46</c:v>
                </c:pt>
                <c:pt idx="3232">
                  <c:v>5.12</c:v>
                </c:pt>
                <c:pt idx="3233">
                  <c:v>4.51</c:v>
                </c:pt>
                <c:pt idx="3234">
                  <c:v>4.51</c:v>
                </c:pt>
                <c:pt idx="3235">
                  <c:v>4.51</c:v>
                </c:pt>
                <c:pt idx="3236">
                  <c:v>4.51</c:v>
                </c:pt>
                <c:pt idx="3237">
                  <c:v>4.3</c:v>
                </c:pt>
                <c:pt idx="3238">
                  <c:v>3.89</c:v>
                </c:pt>
                <c:pt idx="3239">
                  <c:v>3.89</c:v>
                </c:pt>
                <c:pt idx="3240">
                  <c:v>3.89</c:v>
                </c:pt>
                <c:pt idx="3241">
                  <c:v>3.89</c:v>
                </c:pt>
                <c:pt idx="3242">
                  <c:v>3.89</c:v>
                </c:pt>
                <c:pt idx="3243">
                  <c:v>3.89</c:v>
                </c:pt>
                <c:pt idx="3244">
                  <c:v>3.89</c:v>
                </c:pt>
                <c:pt idx="3245">
                  <c:v>3.89</c:v>
                </c:pt>
                <c:pt idx="3246">
                  <c:v>3.89</c:v>
                </c:pt>
                <c:pt idx="3247">
                  <c:v>4.09</c:v>
                </c:pt>
                <c:pt idx="3248">
                  <c:v>7.77</c:v>
                </c:pt>
                <c:pt idx="3249">
                  <c:v>5.96</c:v>
                </c:pt>
                <c:pt idx="3250">
                  <c:v>5.44</c:v>
                </c:pt>
                <c:pt idx="3251">
                  <c:v>5.44</c:v>
                </c:pt>
                <c:pt idx="3252">
                  <c:v>5.44</c:v>
                </c:pt>
                <c:pt idx="3253">
                  <c:v>5.44</c:v>
                </c:pt>
                <c:pt idx="3254">
                  <c:v>4.49</c:v>
                </c:pt>
                <c:pt idx="3255">
                  <c:v>4.51</c:v>
                </c:pt>
                <c:pt idx="3256">
                  <c:v>4.51</c:v>
                </c:pt>
                <c:pt idx="3257">
                  <c:v>4.51</c:v>
                </c:pt>
                <c:pt idx="3258">
                  <c:v>4.51</c:v>
                </c:pt>
                <c:pt idx="3259">
                  <c:v>4.51</c:v>
                </c:pt>
                <c:pt idx="3260">
                  <c:v>4.51</c:v>
                </c:pt>
                <c:pt idx="3261">
                  <c:v>4.26</c:v>
                </c:pt>
                <c:pt idx="3264">
                  <c:v>3.89</c:v>
                </c:pt>
                <c:pt idx="3265">
                  <c:v>3.89</c:v>
                </c:pt>
                <c:pt idx="3266">
                  <c:v>3.89</c:v>
                </c:pt>
                <c:pt idx="3267">
                  <c:v>3.89</c:v>
                </c:pt>
                <c:pt idx="3268">
                  <c:v>3.89</c:v>
                </c:pt>
                <c:pt idx="3269">
                  <c:v>3.89</c:v>
                </c:pt>
                <c:pt idx="3270">
                  <c:v>3.89</c:v>
                </c:pt>
                <c:pt idx="3271">
                  <c:v>3.91</c:v>
                </c:pt>
                <c:pt idx="3272">
                  <c:v>3.89</c:v>
                </c:pt>
                <c:pt idx="3273">
                  <c:v>3.89</c:v>
                </c:pt>
                <c:pt idx="3274">
                  <c:v>3.89</c:v>
                </c:pt>
                <c:pt idx="3275">
                  <c:v>3.89</c:v>
                </c:pt>
                <c:pt idx="3276">
                  <c:v>3.89</c:v>
                </c:pt>
                <c:pt idx="3277">
                  <c:v>3.89</c:v>
                </c:pt>
                <c:pt idx="3278">
                  <c:v>5.52</c:v>
                </c:pt>
                <c:pt idx="3279">
                  <c:v>5.38</c:v>
                </c:pt>
                <c:pt idx="3280">
                  <c:v>5.38</c:v>
                </c:pt>
                <c:pt idx="3281">
                  <c:v>7.69</c:v>
                </c:pt>
                <c:pt idx="3282">
                  <c:v>6.85</c:v>
                </c:pt>
                <c:pt idx="3283">
                  <c:v>5.83</c:v>
                </c:pt>
                <c:pt idx="3284">
                  <c:v>5.32</c:v>
                </c:pt>
                <c:pt idx="3285">
                  <c:v>5.01</c:v>
                </c:pt>
                <c:pt idx="3286">
                  <c:v>4.4</c:v>
                </c:pt>
                <c:pt idx="3287">
                  <c:v>4.07</c:v>
                </c:pt>
                <c:pt idx="3288">
                  <c:v>4.07</c:v>
                </c:pt>
                <c:pt idx="3289">
                  <c:v>3.79</c:v>
                </c:pt>
                <c:pt idx="3290">
                  <c:v>3.32</c:v>
                </c:pt>
                <c:pt idx="3291">
                  <c:v>3.32</c:v>
                </c:pt>
                <c:pt idx="3292">
                  <c:v>3.64</c:v>
                </c:pt>
                <c:pt idx="3296">
                  <c:v>3.84</c:v>
                </c:pt>
                <c:pt idx="3297">
                  <c:v>3.9</c:v>
                </c:pt>
                <c:pt idx="3298">
                  <c:v>3.9</c:v>
                </c:pt>
                <c:pt idx="3299">
                  <c:v>3.9</c:v>
                </c:pt>
                <c:pt idx="3300">
                  <c:v>3.9</c:v>
                </c:pt>
                <c:pt idx="3301">
                  <c:v>3.9</c:v>
                </c:pt>
                <c:pt idx="3302">
                  <c:v>8.89</c:v>
                </c:pt>
                <c:pt idx="3303">
                  <c:v>8.25</c:v>
                </c:pt>
                <c:pt idx="3304">
                  <c:v>7.07</c:v>
                </c:pt>
                <c:pt idx="3305">
                  <c:v>6.46</c:v>
                </c:pt>
                <c:pt idx="3306">
                  <c:v>All inlet gates are closed and water flow from bypass. Headworks maintenance.</c:v>
                </c:pt>
                <c:pt idx="3307">
                  <c:v>All inlet gates are closed and water flow from bypass. Headworks maintenance.</c:v>
                </c:pt>
                <c:pt idx="3308">
                  <c:v>All inlet gates are closed and water flow from bypass. Headworks maintenance.</c:v>
                </c:pt>
                <c:pt idx="3424">
                  <c:v>8.6</c:v>
                </c:pt>
                <c:pt idx="3425">
                  <c:v>26.42</c:v>
                </c:pt>
                <c:pt idx="3426">
                  <c:v>30.45</c:v>
                </c:pt>
                <c:pt idx="3427">
                  <c:v>12.16</c:v>
                </c:pt>
                <c:pt idx="3428">
                  <c:v>8</c:v>
                </c:pt>
                <c:pt idx="3429">
                  <c:v>6.87</c:v>
                </c:pt>
                <c:pt idx="3430">
                  <c:v>24.24</c:v>
                </c:pt>
                <c:pt idx="3431">
                  <c:v>22.4</c:v>
                </c:pt>
                <c:pt idx="3432">
                  <c:v>50.92</c:v>
                </c:pt>
                <c:pt idx="3433">
                  <c:v>22.4</c:v>
                </c:pt>
                <c:pt idx="3434">
                  <c:v>28.69</c:v>
                </c:pt>
                <c:pt idx="3435">
                  <c:v>29.7</c:v>
                </c:pt>
                <c:pt idx="3436">
                  <c:v>17.96</c:v>
                </c:pt>
                <c:pt idx="3437">
                  <c:v>28.286</c:v>
                </c:pt>
                <c:pt idx="3438">
                  <c:v>22.827</c:v>
                </c:pt>
                <c:pt idx="3439">
                  <c:v>53.08</c:v>
                </c:pt>
                <c:pt idx="3440">
                  <c:v>29.949</c:v>
                </c:pt>
                <c:pt idx="3441">
                  <c:v>42.47</c:v>
                </c:pt>
                <c:pt idx="3442">
                  <c:v>112.84</c:v>
                </c:pt>
                <c:pt idx="3443">
                  <c:v>59.43</c:v>
                </c:pt>
                <c:pt idx="3444">
                  <c:v>57.05</c:v>
                </c:pt>
                <c:pt idx="3445">
                  <c:v>58.4</c:v>
                </c:pt>
                <c:pt idx="3446">
                  <c:v>60.01</c:v>
                </c:pt>
                <c:pt idx="3447">
                  <c:v>82.68</c:v>
                </c:pt>
                <c:pt idx="3448">
                  <c:v>122.2</c:v>
                </c:pt>
                <c:pt idx="3449">
                  <c:v>83.32</c:v>
                </c:pt>
                <c:pt idx="3450">
                  <c:v>69.42</c:v>
                </c:pt>
                <c:pt idx="3451">
                  <c:v>61.36</c:v>
                </c:pt>
                <c:pt idx="3452">
                  <c:v>76.55</c:v>
                </c:pt>
                <c:pt idx="3453">
                  <c:v>62.27</c:v>
                </c:pt>
                <c:pt idx="3454">
                  <c:v>50.05</c:v>
                </c:pt>
                <c:pt idx="3456">
                  <c:v>54.76</c:v>
                </c:pt>
                <c:pt idx="3457">
                  <c:v>57.33</c:v>
                </c:pt>
                <c:pt idx="3458">
                  <c:v>69.97</c:v>
                </c:pt>
                <c:pt idx="3459">
                  <c:v>156.09</c:v>
                </c:pt>
                <c:pt idx="3460">
                  <c:v>104.48</c:v>
                </c:pt>
                <c:pt idx="3461">
                  <c:v>115.99</c:v>
                </c:pt>
                <c:pt idx="3462">
                  <c:v>118.29</c:v>
                </c:pt>
                <c:pt idx="3463">
                  <c:v>105.08</c:v>
                </c:pt>
                <c:pt idx="3464">
                  <c:v>81.85</c:v>
                </c:pt>
                <c:pt idx="3465">
                  <c:v>67.54</c:v>
                </c:pt>
                <c:pt idx="3466">
                  <c:v>74.59</c:v>
                </c:pt>
                <c:pt idx="3467">
                  <c:v>59.79</c:v>
                </c:pt>
                <c:pt idx="3468">
                  <c:v>52.89</c:v>
                </c:pt>
                <c:pt idx="3469">
                  <c:v>49.1</c:v>
                </c:pt>
                <c:pt idx="3470">
                  <c:v>126.04</c:v>
                </c:pt>
                <c:pt idx="3471">
                  <c:v>90.74</c:v>
                </c:pt>
                <c:pt idx="3472">
                  <c:v>80.46</c:v>
                </c:pt>
                <c:pt idx="3473">
                  <c:v>90.92</c:v>
                </c:pt>
                <c:pt idx="3474">
                  <c:v>86.29</c:v>
                </c:pt>
                <c:pt idx="3475">
                  <c:v>89.51</c:v>
                </c:pt>
                <c:pt idx="3476">
                  <c:v>80.31</c:v>
                </c:pt>
                <c:pt idx="3477">
                  <c:v>69.94</c:v>
                </c:pt>
                <c:pt idx="3478">
                  <c:v>91.03</c:v>
                </c:pt>
                <c:pt idx="3479">
                  <c:v>155.26</c:v>
                </c:pt>
                <c:pt idx="3480">
                  <c:v>131.72</c:v>
                </c:pt>
                <c:pt idx="3481">
                  <c:v>116.54</c:v>
                </c:pt>
                <c:pt idx="3482">
                  <c:v>122.8</c:v>
                </c:pt>
                <c:pt idx="3483">
                  <c:v>110.97</c:v>
                </c:pt>
                <c:pt idx="3484">
                  <c:v>98.14</c:v>
                </c:pt>
                <c:pt idx="3485">
                  <c:v>88.1</c:v>
                </c:pt>
                <c:pt idx="3486">
                  <c:v>77.68</c:v>
                </c:pt>
                <c:pt idx="3487">
                  <c:v>147.45</c:v>
                </c:pt>
                <c:pt idx="3488">
                  <c:v>255.2</c:v>
                </c:pt>
                <c:pt idx="3489">
                  <c:v>162.1</c:v>
                </c:pt>
                <c:pt idx="3490">
                  <c:v>127.8</c:v>
                </c:pt>
                <c:pt idx="3491">
                  <c:v>110.6</c:v>
                </c:pt>
                <c:pt idx="3492">
                  <c:v>103.23</c:v>
                </c:pt>
                <c:pt idx="3493">
                  <c:v>97.49</c:v>
                </c:pt>
                <c:pt idx="3494">
                  <c:v>84.94</c:v>
                </c:pt>
                <c:pt idx="3495">
                  <c:v>85.94</c:v>
                </c:pt>
                <c:pt idx="3496">
                  <c:v>83.67</c:v>
                </c:pt>
                <c:pt idx="3497">
                  <c:v>73.63</c:v>
                </c:pt>
                <c:pt idx="3498">
                  <c:v>88.99</c:v>
                </c:pt>
                <c:pt idx="3499">
                  <c:v>81.94</c:v>
                </c:pt>
                <c:pt idx="3500">
                  <c:v>75.23</c:v>
                </c:pt>
                <c:pt idx="3501">
                  <c:v>78.51</c:v>
                </c:pt>
                <c:pt idx="3502">
                  <c:v>81.55</c:v>
                </c:pt>
                <c:pt idx="3503">
                  <c:v>92.95</c:v>
                </c:pt>
                <c:pt idx="3504">
                  <c:v>92.6</c:v>
                </c:pt>
                <c:pt idx="3505">
                  <c:v>88.64</c:v>
                </c:pt>
                <c:pt idx="3506">
                  <c:v>110.99</c:v>
                </c:pt>
                <c:pt idx="3507">
                  <c:v>97.41</c:v>
                </c:pt>
                <c:pt idx="3508">
                  <c:v>90.4</c:v>
                </c:pt>
                <c:pt idx="3509">
                  <c:v>86.96</c:v>
                </c:pt>
                <c:pt idx="3510">
                  <c:v>77.34</c:v>
                </c:pt>
                <c:pt idx="3511">
                  <c:v>71.7</c:v>
                </c:pt>
                <c:pt idx="3512">
                  <c:v>65.12</c:v>
                </c:pt>
                <c:pt idx="3513">
                  <c:v>62.78</c:v>
                </c:pt>
                <c:pt idx="3514">
                  <c:v>72.16</c:v>
                </c:pt>
                <c:pt idx="3515">
                  <c:v>80.06</c:v>
                </c:pt>
                <c:pt idx="3516">
                  <c:v>69.58</c:v>
                </c:pt>
                <c:pt idx="3517">
                  <c:v>62.85</c:v>
                </c:pt>
                <c:pt idx="3518">
                  <c:v>58.55</c:v>
                </c:pt>
                <c:pt idx="3520">
                  <c:v>56.14</c:v>
                </c:pt>
                <c:pt idx="3521">
                  <c:v>54.75</c:v>
                </c:pt>
                <c:pt idx="3522">
                  <c:v>55.31</c:v>
                </c:pt>
                <c:pt idx="3523">
                  <c:v>142.94</c:v>
                </c:pt>
                <c:pt idx="3524">
                  <c:v>144.1</c:v>
                </c:pt>
                <c:pt idx="3525">
                  <c:v>100.46</c:v>
                </c:pt>
                <c:pt idx="3526">
                  <c:v>95.97</c:v>
                </c:pt>
                <c:pt idx="3527">
                  <c:v>91.38</c:v>
                </c:pt>
                <c:pt idx="3528">
                  <c:v>81.01</c:v>
                </c:pt>
                <c:pt idx="3529">
                  <c:v>73.9</c:v>
                </c:pt>
                <c:pt idx="3530">
                  <c:v>62.29</c:v>
                </c:pt>
                <c:pt idx="3531">
                  <c:v>63.37</c:v>
                </c:pt>
                <c:pt idx="3532">
                  <c:v>60.92</c:v>
                </c:pt>
                <c:pt idx="3533">
                  <c:v>53.55</c:v>
                </c:pt>
                <c:pt idx="3534">
                  <c:v>45.12</c:v>
                </c:pt>
                <c:pt idx="3535">
                  <c:v>43.25</c:v>
                </c:pt>
                <c:pt idx="3536">
                  <c:v>41.1</c:v>
                </c:pt>
                <c:pt idx="3537">
                  <c:v>39.06</c:v>
                </c:pt>
                <c:pt idx="3538">
                  <c:v>36.67</c:v>
                </c:pt>
                <c:pt idx="3539">
                  <c:v>35.36</c:v>
                </c:pt>
                <c:pt idx="3540">
                  <c:v>34.61</c:v>
                </c:pt>
                <c:pt idx="3541">
                  <c:v>33.04</c:v>
                </c:pt>
                <c:pt idx="3542">
                  <c:v>31.62</c:v>
                </c:pt>
                <c:pt idx="3543">
                  <c:v>31.23</c:v>
                </c:pt>
                <c:pt idx="3544">
                  <c:v>28.75</c:v>
                </c:pt>
                <c:pt idx="3545">
                  <c:v>28.2</c:v>
                </c:pt>
                <c:pt idx="3546">
                  <c:v>28.2</c:v>
                </c:pt>
                <c:pt idx="3547">
                  <c:v>27.43</c:v>
                </c:pt>
                <c:pt idx="3548">
                  <c:v>25.7</c:v>
                </c:pt>
                <c:pt idx="3549">
                  <c:v>24.24</c:v>
                </c:pt>
                <c:pt idx="3552">
                  <c:v>23.45</c:v>
                </c:pt>
                <c:pt idx="3553">
                  <c:v>23.02</c:v>
                </c:pt>
                <c:pt idx="3554">
                  <c:v>22.95</c:v>
                </c:pt>
                <c:pt idx="3555">
                  <c:v>21.8</c:v>
                </c:pt>
                <c:pt idx="3556">
                  <c:v>19.95</c:v>
                </c:pt>
                <c:pt idx="3557">
                  <c:v>18.2</c:v>
                </c:pt>
                <c:pt idx="3558">
                  <c:v>17.84</c:v>
                </c:pt>
                <c:pt idx="3559">
                  <c:v>16.14</c:v>
                </c:pt>
                <c:pt idx="3560">
                  <c:v>15.79</c:v>
                </c:pt>
                <c:pt idx="3561">
                  <c:v>21.58</c:v>
                </c:pt>
                <c:pt idx="3562">
                  <c:v>15.93</c:v>
                </c:pt>
                <c:pt idx="3563">
                  <c:v>15.79</c:v>
                </c:pt>
                <c:pt idx="3564">
                  <c:v>15.65</c:v>
                </c:pt>
                <c:pt idx="3565">
                  <c:v>14.66</c:v>
                </c:pt>
                <c:pt idx="3566">
                  <c:v>14.25</c:v>
                </c:pt>
                <c:pt idx="3567">
                  <c:v>13.42</c:v>
                </c:pt>
                <c:pt idx="3568">
                  <c:v>12.9</c:v>
                </c:pt>
                <c:pt idx="3569">
                  <c:v>12.65</c:v>
                </c:pt>
                <c:pt idx="3570">
                  <c:v>12.44</c:v>
                </c:pt>
                <c:pt idx="3571">
                  <c:v>12.1</c:v>
                </c:pt>
                <c:pt idx="3572">
                  <c:v>12.1</c:v>
                </c:pt>
                <c:pt idx="3573">
                  <c:v>11.95</c:v>
                </c:pt>
                <c:pt idx="3574">
                  <c:v>11.78</c:v>
                </c:pt>
                <c:pt idx="3575">
                  <c:v>11.38</c:v>
                </c:pt>
                <c:pt idx="3576">
                  <c:v>11.14</c:v>
                </c:pt>
                <c:pt idx="3577">
                  <c:v>10.8</c:v>
                </c:pt>
                <c:pt idx="3578">
                  <c:v>10.36</c:v>
                </c:pt>
                <c:pt idx="3579">
                  <c:v>10.26</c:v>
                </c:pt>
                <c:pt idx="3580">
                  <c:v>10.3</c:v>
                </c:pt>
                <c:pt idx="3581">
                  <c:v>10.04</c:v>
                </c:pt>
                <c:pt idx="3584">
                  <c:v>9.71</c:v>
                </c:pt>
                <c:pt idx="3585">
                  <c:v>9.62</c:v>
                </c:pt>
                <c:pt idx="3586">
                  <c:v>9.26</c:v>
                </c:pt>
                <c:pt idx="3587">
                  <c:v>9.61</c:v>
                </c:pt>
                <c:pt idx="3588">
                  <c:v>9.63</c:v>
                </c:pt>
                <c:pt idx="3589">
                  <c:v>9.62</c:v>
                </c:pt>
                <c:pt idx="3590">
                  <c:v>9.54</c:v>
                </c:pt>
                <c:pt idx="3591">
                  <c:v>9.61</c:v>
                </c:pt>
                <c:pt idx="3592">
                  <c:v>9.51</c:v>
                </c:pt>
                <c:pt idx="3593">
                  <c:v>9.6</c:v>
                </c:pt>
                <c:pt idx="3594">
                  <c:v>9.46</c:v>
                </c:pt>
                <c:pt idx="3595">
                  <c:v>9.32</c:v>
                </c:pt>
                <c:pt idx="3596">
                  <c:v>9.33</c:v>
                </c:pt>
                <c:pt idx="3597">
                  <c:v>9.05</c:v>
                </c:pt>
                <c:pt idx="3598">
                  <c:v>8.62</c:v>
                </c:pt>
                <c:pt idx="3599">
                  <c:v>8.48</c:v>
                </c:pt>
                <c:pt idx="3600">
                  <c:v>8.36</c:v>
                </c:pt>
                <c:pt idx="3601">
                  <c:v>8.24</c:v>
                </c:pt>
                <c:pt idx="3602">
                  <c:v>8.09</c:v>
                </c:pt>
                <c:pt idx="3603">
                  <c:v>8.03</c:v>
                </c:pt>
                <c:pt idx="3604">
                  <c:v>8.03</c:v>
                </c:pt>
                <c:pt idx="3605">
                  <c:v>8.22</c:v>
                </c:pt>
                <c:pt idx="3606">
                  <c:v>8.14</c:v>
                </c:pt>
                <c:pt idx="3607">
                  <c:v>7.73</c:v>
                </c:pt>
                <c:pt idx="3608">
                  <c:v>7.58</c:v>
                </c:pt>
                <c:pt idx="3609">
                  <c:v>7.45</c:v>
                </c:pt>
                <c:pt idx="3610">
                  <c:v>7.3</c:v>
                </c:pt>
                <c:pt idx="3611">
                  <c:v>7.15</c:v>
                </c:pt>
                <c:pt idx="3612">
                  <c:v>7.38</c:v>
                </c:pt>
                <c:pt idx="3616">
                  <c:v>7.52</c:v>
                </c:pt>
                <c:pt idx="3617">
                  <c:v>7.34</c:v>
                </c:pt>
                <c:pt idx="3618">
                  <c:v>7.72</c:v>
                </c:pt>
                <c:pt idx="3619">
                  <c:v>7.35</c:v>
                </c:pt>
                <c:pt idx="3620">
                  <c:v>7.29</c:v>
                </c:pt>
                <c:pt idx="3621">
                  <c:v>7.25</c:v>
                </c:pt>
                <c:pt idx="3622">
                  <c:v>7.15</c:v>
                </c:pt>
                <c:pt idx="3623">
                  <c:v>7.2</c:v>
                </c:pt>
                <c:pt idx="3624">
                  <c:v>6.96</c:v>
                </c:pt>
                <c:pt idx="3625">
                  <c:v>7.13</c:v>
                </c:pt>
                <c:pt idx="3626">
                  <c:v>6.93</c:v>
                </c:pt>
                <c:pt idx="3627">
                  <c:v>7.02</c:v>
                </c:pt>
                <c:pt idx="3628">
                  <c:v>8.81</c:v>
                </c:pt>
                <c:pt idx="3629">
                  <c:v>8.16</c:v>
                </c:pt>
                <c:pt idx="3630">
                  <c:v>7.8</c:v>
                </c:pt>
                <c:pt idx="3631">
                  <c:v>7.74</c:v>
                </c:pt>
                <c:pt idx="3632">
                  <c:v>7.73</c:v>
                </c:pt>
                <c:pt idx="3633">
                  <c:v>7.6</c:v>
                </c:pt>
                <c:pt idx="3634">
                  <c:v>7.47</c:v>
                </c:pt>
                <c:pt idx="3635">
                  <c:v>7.33</c:v>
                </c:pt>
                <c:pt idx="3636">
                  <c:v>7.18</c:v>
                </c:pt>
                <c:pt idx="3637">
                  <c:v>7.07</c:v>
                </c:pt>
                <c:pt idx="3638">
                  <c:v>6.92</c:v>
                </c:pt>
                <c:pt idx="3639">
                  <c:v>6.77</c:v>
                </c:pt>
                <c:pt idx="3640">
                  <c:v>6.75</c:v>
                </c:pt>
                <c:pt idx="3641">
                  <c:v>6.63</c:v>
                </c:pt>
                <c:pt idx="3642">
                  <c:v>6.53</c:v>
                </c:pt>
                <c:pt idx="3643">
                  <c:v>6.49</c:v>
                </c:pt>
                <c:pt idx="3644">
                  <c:v>6.41</c:v>
                </c:pt>
                <c:pt idx="3645">
                  <c:v>6.36</c:v>
                </c:pt>
                <c:pt idx="3648">
                  <c:v>6.29</c:v>
                </c:pt>
                <c:pt idx="3649">
                  <c:v>6.23</c:v>
                </c:pt>
                <c:pt idx="3650">
                  <c:v>6.14</c:v>
                </c:pt>
                <c:pt idx="3651">
                  <c:v>6.13</c:v>
                </c:pt>
                <c:pt idx="3652">
                  <c:v>6.04</c:v>
                </c:pt>
                <c:pt idx="3653">
                  <c:v>5.99</c:v>
                </c:pt>
                <c:pt idx="3654">
                  <c:v>6.12</c:v>
                </c:pt>
                <c:pt idx="3655">
                  <c:v>6.81</c:v>
                </c:pt>
                <c:pt idx="3656">
                  <c:v>6.9</c:v>
                </c:pt>
                <c:pt idx="3657">
                  <c:v>13.1</c:v>
                </c:pt>
                <c:pt idx="3658">
                  <c:v>9.12</c:v>
                </c:pt>
                <c:pt idx="3659">
                  <c:v>7.57</c:v>
                </c:pt>
                <c:pt idx="3660">
                  <c:v>7.11</c:v>
                </c:pt>
                <c:pt idx="3661">
                  <c:v>6.88</c:v>
                </c:pt>
                <c:pt idx="3662">
                  <c:v>6.66</c:v>
                </c:pt>
                <c:pt idx="3663">
                  <c:v>6.37</c:v>
                </c:pt>
                <c:pt idx="3664">
                  <c:v>6.51</c:v>
                </c:pt>
                <c:pt idx="3665">
                  <c:v>6.33</c:v>
                </c:pt>
                <c:pt idx="3666">
                  <c:v>6.19</c:v>
                </c:pt>
                <c:pt idx="3667">
                  <c:v>5.98</c:v>
                </c:pt>
                <c:pt idx="3668">
                  <c:v>5.93</c:v>
                </c:pt>
                <c:pt idx="3669">
                  <c:v>5.9</c:v>
                </c:pt>
                <c:pt idx="3670">
                  <c:v>5.85</c:v>
                </c:pt>
                <c:pt idx="3671">
                  <c:v>5.79</c:v>
                </c:pt>
                <c:pt idx="3672">
                  <c:v>5.75</c:v>
                </c:pt>
                <c:pt idx="3673">
                  <c:v>5.63</c:v>
                </c:pt>
                <c:pt idx="3674">
                  <c:v>5.62</c:v>
                </c:pt>
                <c:pt idx="3675">
                  <c:v>5.74</c:v>
                </c:pt>
                <c:pt idx="3676">
                  <c:v>5.54</c:v>
                </c:pt>
                <c:pt idx="3680">
                  <c:v>5.44</c:v>
                </c:pt>
                <c:pt idx="3681">
                  <c:v>5.41</c:v>
                </c:pt>
                <c:pt idx="3682">
                  <c:v>5.18</c:v>
                </c:pt>
                <c:pt idx="3683">
                  <c:v>5.27</c:v>
                </c:pt>
                <c:pt idx="3684">
                  <c:v>5.16</c:v>
                </c:pt>
                <c:pt idx="3685">
                  <c:v>5.12</c:v>
                </c:pt>
                <c:pt idx="3686">
                  <c:v>4.99</c:v>
                </c:pt>
                <c:pt idx="3687">
                  <c:v>4.94</c:v>
                </c:pt>
                <c:pt idx="3688">
                  <c:v>4.61</c:v>
                </c:pt>
                <c:pt idx="3689">
                  <c:v>4.66</c:v>
                </c:pt>
                <c:pt idx="3690">
                  <c:v>4.48</c:v>
                </c:pt>
                <c:pt idx="3691">
                  <c:v>4.31</c:v>
                </c:pt>
                <c:pt idx="3692">
                  <c:v>4.37</c:v>
                </c:pt>
                <c:pt idx="3693">
                  <c:v>4.44</c:v>
                </c:pt>
                <c:pt idx="3694">
                  <c:v>4.38</c:v>
                </c:pt>
                <c:pt idx="3695">
                  <c:v>3.96</c:v>
                </c:pt>
                <c:pt idx="3696">
                  <c:v>4.07</c:v>
                </c:pt>
                <c:pt idx="3697">
                  <c:v>3.92</c:v>
                </c:pt>
                <c:pt idx="3698">
                  <c:v>3.82</c:v>
                </c:pt>
                <c:pt idx="3699">
                  <c:v>3.87</c:v>
                </c:pt>
                <c:pt idx="3700">
                  <c:v>4.02</c:v>
                </c:pt>
                <c:pt idx="3701">
                  <c:v>4.09</c:v>
                </c:pt>
                <c:pt idx="3702">
                  <c:v>3.96</c:v>
                </c:pt>
                <c:pt idx="3703">
                  <c:v>4.02</c:v>
                </c:pt>
                <c:pt idx="3704">
                  <c:v>4.14</c:v>
                </c:pt>
                <c:pt idx="3705">
                  <c:v>3.99</c:v>
                </c:pt>
                <c:pt idx="3706">
                  <c:v>4.07</c:v>
                </c:pt>
                <c:pt idx="3707">
                  <c:v>4.09</c:v>
                </c:pt>
                <c:pt idx="3708">
                  <c:v>4.93</c:v>
                </c:pt>
                <c:pt idx="3709">
                  <c:v>4.19</c:v>
                </c:pt>
                <c:pt idx="3712">
                  <c:v>4.42</c:v>
                </c:pt>
                <c:pt idx="3713">
                  <c:v>4.52</c:v>
                </c:pt>
                <c:pt idx="3714">
                  <c:v>4.52</c:v>
                </c:pt>
                <c:pt idx="3715">
                  <c:v>4.51</c:v>
                </c:pt>
                <c:pt idx="3716">
                  <c:v>4.49</c:v>
                </c:pt>
                <c:pt idx="3717">
                  <c:v>4.54</c:v>
                </c:pt>
                <c:pt idx="3718">
                  <c:v>4.43</c:v>
                </c:pt>
                <c:pt idx="3719">
                  <c:v>4.33</c:v>
                </c:pt>
                <c:pt idx="3720">
                  <c:v>4.23</c:v>
                </c:pt>
                <c:pt idx="3721">
                  <c:v>4.02</c:v>
                </c:pt>
                <c:pt idx="3722">
                  <c:v>3.9</c:v>
                </c:pt>
                <c:pt idx="3723">
                  <c:v>3.88</c:v>
                </c:pt>
                <c:pt idx="3724">
                  <c:v>3.72</c:v>
                </c:pt>
                <c:pt idx="3725">
                  <c:v>3.68</c:v>
                </c:pt>
                <c:pt idx="3726">
                  <c:v>3.7</c:v>
                </c:pt>
                <c:pt idx="3727">
                  <c:v>3.72</c:v>
                </c:pt>
                <c:pt idx="3728">
                  <c:v>3.85</c:v>
                </c:pt>
                <c:pt idx="3729">
                  <c:v>3.83</c:v>
                </c:pt>
                <c:pt idx="3730">
                  <c:v>3.77</c:v>
                </c:pt>
                <c:pt idx="3731">
                  <c:v>3.79</c:v>
                </c:pt>
                <c:pt idx="3732">
                  <c:v>3.63</c:v>
                </c:pt>
                <c:pt idx="3733">
                  <c:v>3.59</c:v>
                </c:pt>
                <c:pt idx="3734">
                  <c:v>3.44</c:v>
                </c:pt>
                <c:pt idx="3735">
                  <c:v>5.02</c:v>
                </c:pt>
                <c:pt idx="3736">
                  <c:v>6.38</c:v>
                </c:pt>
                <c:pt idx="3737">
                  <c:v>6.93</c:v>
                </c:pt>
                <c:pt idx="3738">
                  <c:v>4.53</c:v>
                </c:pt>
                <c:pt idx="3739">
                  <c:v>3.98</c:v>
                </c:pt>
                <c:pt idx="3740">
                  <c:v>3.55</c:v>
                </c:pt>
                <c:pt idx="3741">
                  <c:v>3.55</c:v>
                </c:pt>
                <c:pt idx="3744">
                  <c:v>3.3</c:v>
                </c:pt>
                <c:pt idx="3745">
                  <c:v>3.34</c:v>
                </c:pt>
                <c:pt idx="3746">
                  <c:v>3.58</c:v>
                </c:pt>
                <c:pt idx="3747">
                  <c:v>3.09</c:v>
                </c:pt>
                <c:pt idx="3748">
                  <c:v>2.96</c:v>
                </c:pt>
                <c:pt idx="3749">
                  <c:v>2.76</c:v>
                </c:pt>
                <c:pt idx="3750">
                  <c:v>4.31</c:v>
                </c:pt>
                <c:pt idx="3751">
                  <c:v>3.06</c:v>
                </c:pt>
                <c:pt idx="3752">
                  <c:v>2.74</c:v>
                </c:pt>
                <c:pt idx="3753">
                  <c:v>3.04</c:v>
                </c:pt>
                <c:pt idx="3754">
                  <c:v>3.46</c:v>
                </c:pt>
                <c:pt idx="3755">
                  <c:v>3.96</c:v>
                </c:pt>
                <c:pt idx="3756">
                  <c:v>5.35</c:v>
                </c:pt>
                <c:pt idx="3757">
                  <c:v>3.76</c:v>
                </c:pt>
                <c:pt idx="3758">
                  <c:v>3.23</c:v>
                </c:pt>
                <c:pt idx="3759">
                  <c:v>3.36</c:v>
                </c:pt>
                <c:pt idx="3760">
                  <c:v>3.27</c:v>
                </c:pt>
                <c:pt idx="3761">
                  <c:v>3.71</c:v>
                </c:pt>
                <c:pt idx="3762">
                  <c:v>4.77</c:v>
                </c:pt>
                <c:pt idx="3763">
                  <c:v>3.81</c:v>
                </c:pt>
                <c:pt idx="3764">
                  <c:v>3.28</c:v>
                </c:pt>
                <c:pt idx="3765">
                  <c:v>2.69</c:v>
                </c:pt>
                <c:pt idx="3766">
                  <c:v>2.38</c:v>
                </c:pt>
                <c:pt idx="3767">
                  <c:v>1.78</c:v>
                </c:pt>
                <c:pt idx="3768">
                  <c:v>1.89</c:v>
                </c:pt>
                <c:pt idx="3769">
                  <c:v>1.7</c:v>
                </c:pt>
                <c:pt idx="3770">
                  <c:v>1.19</c:v>
                </c:pt>
                <c:pt idx="3771">
                  <c:v>1.43</c:v>
                </c:pt>
                <c:pt idx="3772">
                  <c:v>1.29</c:v>
                </c:pt>
                <c:pt idx="3773">
                  <c:v>1.2</c:v>
                </c:pt>
                <c:pt idx="3774">
                  <c:v>1.13</c:v>
                </c:pt>
                <c:pt idx="3776">
                  <c:v>1.28</c:v>
                </c:pt>
                <c:pt idx="3777">
                  <c:v>0.55</c:v>
                </c:pt>
                <c:pt idx="3778">
                  <c:v>1.92</c:v>
                </c:pt>
                <c:pt idx="3779">
                  <c:v>2.69</c:v>
                </c:pt>
                <c:pt idx="3780">
                  <c:v>4.61</c:v>
                </c:pt>
                <c:pt idx="3781">
                  <c:v>6.08</c:v>
                </c:pt>
                <c:pt idx="3782">
                  <c:v>5.82</c:v>
                </c:pt>
                <c:pt idx="3783">
                  <c:v>9.29</c:v>
                </c:pt>
                <c:pt idx="3784">
                  <c:v>10.83</c:v>
                </c:pt>
                <c:pt idx="3785">
                  <c:v>5.4</c:v>
                </c:pt>
                <c:pt idx="3786">
                  <c:v>2.4</c:v>
                </c:pt>
                <c:pt idx="3787">
                  <c:v>2.05</c:v>
                </c:pt>
                <c:pt idx="3788">
                  <c:v>3.64</c:v>
                </c:pt>
                <c:pt idx="3789">
                  <c:v>5.63</c:v>
                </c:pt>
                <c:pt idx="3790">
                  <c:v>2.89</c:v>
                </c:pt>
                <c:pt idx="3791">
                  <c:v>1.96</c:v>
                </c:pt>
                <c:pt idx="3792">
                  <c:v>5.07</c:v>
                </c:pt>
                <c:pt idx="3793">
                  <c:v>3.74</c:v>
                </c:pt>
                <c:pt idx="3794">
                  <c:v>2.53</c:v>
                </c:pt>
                <c:pt idx="3795">
                  <c:v>3.47</c:v>
                </c:pt>
                <c:pt idx="3796">
                  <c:v>3.7</c:v>
                </c:pt>
                <c:pt idx="3797">
                  <c:v>3.14</c:v>
                </c:pt>
                <c:pt idx="3798">
                  <c:v>5.44</c:v>
                </c:pt>
                <c:pt idx="3799">
                  <c:v>1.96</c:v>
                </c:pt>
                <c:pt idx="3800">
                  <c:v>8.59</c:v>
                </c:pt>
                <c:pt idx="3801">
                  <c:v>7.93</c:v>
                </c:pt>
                <c:pt idx="3802">
                  <c:v>2.72</c:v>
                </c:pt>
                <c:pt idx="3803">
                  <c:v>2.15</c:v>
                </c:pt>
                <c:pt idx="3804">
                  <c:v>2.44</c:v>
                </c:pt>
                <c:pt idx="3805">
                  <c:v>3.63</c:v>
                </c:pt>
                <c:pt idx="3806">
                  <c:v>7.15</c:v>
                </c:pt>
                <c:pt idx="3807">
                  <c:v>12.98</c:v>
                </c:pt>
                <c:pt idx="3808">
                  <c:v>9.42</c:v>
                </c:pt>
                <c:pt idx="3809">
                  <c:v>8.07</c:v>
                </c:pt>
                <c:pt idx="3810">
                  <c:v>4.48</c:v>
                </c:pt>
                <c:pt idx="3811">
                  <c:v>12.53</c:v>
                </c:pt>
                <c:pt idx="3812">
                  <c:v>10</c:v>
                </c:pt>
                <c:pt idx="3813">
                  <c:v>13.63</c:v>
                </c:pt>
                <c:pt idx="3814">
                  <c:v>12.88</c:v>
                </c:pt>
                <c:pt idx="3815">
                  <c:v>8.95</c:v>
                </c:pt>
                <c:pt idx="3816">
                  <c:v>6.25</c:v>
                </c:pt>
                <c:pt idx="3817">
                  <c:v>4.46</c:v>
                </c:pt>
                <c:pt idx="3818">
                  <c:v>4.09</c:v>
                </c:pt>
                <c:pt idx="3819">
                  <c:v>3.73</c:v>
                </c:pt>
                <c:pt idx="3820">
                  <c:v>3.56</c:v>
                </c:pt>
                <c:pt idx="3821">
                  <c:v>6.06</c:v>
                </c:pt>
                <c:pt idx="3822">
                  <c:v>3.29</c:v>
                </c:pt>
                <c:pt idx="3823">
                  <c:v>3.06</c:v>
                </c:pt>
                <c:pt idx="3824">
                  <c:v>3.26</c:v>
                </c:pt>
                <c:pt idx="3825">
                  <c:v>79.16</c:v>
                </c:pt>
                <c:pt idx="3826">
                  <c:v>48.32</c:v>
                </c:pt>
                <c:pt idx="3827">
                  <c:v>16.77</c:v>
                </c:pt>
                <c:pt idx="3828">
                  <c:v>32.48</c:v>
                </c:pt>
                <c:pt idx="3829">
                  <c:v>22.34</c:v>
                </c:pt>
                <c:pt idx="3830">
                  <c:v>27.25</c:v>
                </c:pt>
                <c:pt idx="3831">
                  <c:v>94.51</c:v>
                </c:pt>
                <c:pt idx="3832">
                  <c:v>67.89</c:v>
                </c:pt>
                <c:pt idx="3833">
                  <c:v>43.82</c:v>
                </c:pt>
                <c:pt idx="3834">
                  <c:v>31.35</c:v>
                </c:pt>
                <c:pt idx="3835">
                  <c:v>30.66</c:v>
                </c:pt>
                <c:pt idx="3836">
                  <c:v>39.57</c:v>
                </c:pt>
                <c:pt idx="3837">
                  <c:v>49.59</c:v>
                </c:pt>
                <c:pt idx="3838">
                  <c:v>48.92</c:v>
                </c:pt>
                <c:pt idx="3840">
                  <c:v>46.08</c:v>
                </c:pt>
                <c:pt idx="3841">
                  <c:v>75.58</c:v>
                </c:pt>
                <c:pt idx="3842">
                  <c:v>92.02</c:v>
                </c:pt>
                <c:pt idx="3843">
                  <c:v>80.2</c:v>
                </c:pt>
                <c:pt idx="3844">
                  <c:v>57.01</c:v>
                </c:pt>
                <c:pt idx="3845">
                  <c:v>55.83</c:v>
                </c:pt>
                <c:pt idx="3846">
                  <c:v>54.28</c:v>
                </c:pt>
                <c:pt idx="3847">
                  <c:v>44.23</c:v>
                </c:pt>
                <c:pt idx="3848">
                  <c:v>47.45</c:v>
                </c:pt>
                <c:pt idx="3849">
                  <c:v>56.51</c:v>
                </c:pt>
                <c:pt idx="3850">
                  <c:v>49.46</c:v>
                </c:pt>
                <c:pt idx="3851">
                  <c:v>64.41</c:v>
                </c:pt>
                <c:pt idx="3852">
                  <c:v>70.31</c:v>
                </c:pt>
                <c:pt idx="3853">
                  <c:v>63.82</c:v>
                </c:pt>
                <c:pt idx="3854">
                  <c:v>56.07</c:v>
                </c:pt>
                <c:pt idx="3855">
                  <c:v>49.61</c:v>
                </c:pt>
                <c:pt idx="3856">
                  <c:v>47.83</c:v>
                </c:pt>
                <c:pt idx="3857">
                  <c:v>46.01</c:v>
                </c:pt>
                <c:pt idx="3858">
                  <c:v>44.25</c:v>
                </c:pt>
                <c:pt idx="3859">
                  <c:v>47.668</c:v>
                </c:pt>
                <c:pt idx="3860">
                  <c:v>42.24</c:v>
                </c:pt>
                <c:pt idx="3861">
                  <c:v>40.92</c:v>
                </c:pt>
                <c:pt idx="3862">
                  <c:v>38.314</c:v>
                </c:pt>
                <c:pt idx="3863">
                  <c:v>39.76</c:v>
                </c:pt>
                <c:pt idx="3864">
                  <c:v>39.98</c:v>
                </c:pt>
                <c:pt idx="3865">
                  <c:v>41.51</c:v>
                </c:pt>
                <c:pt idx="3866">
                  <c:v>39.196</c:v>
                </c:pt>
                <c:pt idx="3867">
                  <c:v>42.16</c:v>
                </c:pt>
                <c:pt idx="3868">
                  <c:v>36.77</c:v>
                </c:pt>
                <c:pt idx="3869">
                  <c:v>36.675</c:v>
                </c:pt>
                <c:pt idx="3870">
                  <c:v>34.74</c:v>
                </c:pt>
                <c:pt idx="3871">
                  <c:v>37.204</c:v>
                </c:pt>
                <c:pt idx="3872">
                  <c:v>40.98</c:v>
                </c:pt>
                <c:pt idx="3873">
                  <c:v>47.26</c:v>
                </c:pt>
                <c:pt idx="3874">
                  <c:v>61</c:v>
                </c:pt>
                <c:pt idx="3875">
                  <c:v>49.635</c:v>
                </c:pt>
                <c:pt idx="3876">
                  <c:v>46.97</c:v>
                </c:pt>
                <c:pt idx="3877">
                  <c:v>42.57</c:v>
                </c:pt>
                <c:pt idx="3878">
                  <c:v>35.403</c:v>
                </c:pt>
                <c:pt idx="3879">
                  <c:v>31.885</c:v>
                </c:pt>
                <c:pt idx="3880">
                  <c:v>30.691</c:v>
                </c:pt>
                <c:pt idx="3881">
                  <c:v>29.738</c:v>
                </c:pt>
                <c:pt idx="3882">
                  <c:v>29.29</c:v>
                </c:pt>
                <c:pt idx="3883">
                  <c:v>29.774</c:v>
                </c:pt>
                <c:pt idx="3884">
                  <c:v>27.832</c:v>
                </c:pt>
                <c:pt idx="3885">
                  <c:v>26.347</c:v>
                </c:pt>
                <c:pt idx="3886">
                  <c:v>24.938</c:v>
                </c:pt>
                <c:pt idx="3887">
                  <c:v>24.11</c:v>
                </c:pt>
                <c:pt idx="3888">
                  <c:v>24.775</c:v>
                </c:pt>
                <c:pt idx="3889">
                  <c:v>22.791</c:v>
                </c:pt>
                <c:pt idx="3890">
                  <c:v>25.82</c:v>
                </c:pt>
                <c:pt idx="3891">
                  <c:v>33.284</c:v>
                </c:pt>
                <c:pt idx="3892">
                  <c:v>23.25</c:v>
                </c:pt>
                <c:pt idx="3893">
                  <c:v>28.028</c:v>
                </c:pt>
                <c:pt idx="3894">
                  <c:v>26.785</c:v>
                </c:pt>
                <c:pt idx="3895">
                  <c:v>30.75</c:v>
                </c:pt>
                <c:pt idx="3896">
                  <c:v>48.517</c:v>
                </c:pt>
                <c:pt idx="3897">
                  <c:v>35.256</c:v>
                </c:pt>
                <c:pt idx="3898">
                  <c:v>34.67</c:v>
                </c:pt>
                <c:pt idx="3899">
                  <c:v>30.62</c:v>
                </c:pt>
                <c:pt idx="3900">
                  <c:v>47.98</c:v>
                </c:pt>
                <c:pt idx="3901">
                  <c:v>35.35</c:v>
                </c:pt>
                <c:pt idx="3902">
                  <c:v>32.828</c:v>
                </c:pt>
                <c:pt idx="3904">
                  <c:v>33.39</c:v>
                </c:pt>
                <c:pt idx="3905">
                  <c:v>39.09</c:v>
                </c:pt>
                <c:pt idx="3906">
                  <c:v>36.12</c:v>
                </c:pt>
                <c:pt idx="3907">
                  <c:v>44.73</c:v>
                </c:pt>
                <c:pt idx="3908">
                  <c:v>37.364</c:v>
                </c:pt>
                <c:pt idx="3909">
                  <c:v>35.66</c:v>
                </c:pt>
                <c:pt idx="3910">
                  <c:v>33.257</c:v>
                </c:pt>
                <c:pt idx="3911">
                  <c:v>31.77</c:v>
                </c:pt>
                <c:pt idx="3912">
                  <c:v>29.817</c:v>
                </c:pt>
                <c:pt idx="3913">
                  <c:v>27.875</c:v>
                </c:pt>
                <c:pt idx="3914">
                  <c:v>26.749</c:v>
                </c:pt>
                <c:pt idx="3915">
                  <c:v>26.85</c:v>
                </c:pt>
                <c:pt idx="3916">
                  <c:v>25.883</c:v>
                </c:pt>
                <c:pt idx="3917">
                  <c:v>27.4</c:v>
                </c:pt>
                <c:pt idx="3918">
                  <c:v>26.71</c:v>
                </c:pt>
                <c:pt idx="3919">
                  <c:v>53.54</c:v>
                </c:pt>
                <c:pt idx="3920">
                  <c:v>33.83</c:v>
                </c:pt>
                <c:pt idx="3921">
                  <c:v>42.05</c:v>
                </c:pt>
                <c:pt idx="3922">
                  <c:v>33.96</c:v>
                </c:pt>
                <c:pt idx="3923">
                  <c:v>31.325</c:v>
                </c:pt>
                <c:pt idx="3924">
                  <c:v>33.508</c:v>
                </c:pt>
                <c:pt idx="3925">
                  <c:v>30.762</c:v>
                </c:pt>
                <c:pt idx="3926">
                  <c:v>28.191</c:v>
                </c:pt>
                <c:pt idx="3927">
                  <c:v>27.299</c:v>
                </c:pt>
                <c:pt idx="3928">
                  <c:v>28.426</c:v>
                </c:pt>
                <c:pt idx="3929">
                  <c:v>29.54</c:v>
                </c:pt>
                <c:pt idx="3930">
                  <c:v>26.45</c:v>
                </c:pt>
                <c:pt idx="3931">
                  <c:v>24.46</c:v>
                </c:pt>
                <c:pt idx="3932">
                  <c:v>22.48</c:v>
                </c:pt>
                <c:pt idx="3933">
                  <c:v>20.998</c:v>
                </c:pt>
                <c:pt idx="3936">
                  <c:v>20.717</c:v>
                </c:pt>
                <c:pt idx="3937">
                  <c:v>20.969</c:v>
                </c:pt>
                <c:pt idx="3938">
                  <c:v>19.875</c:v>
                </c:pt>
                <c:pt idx="3939">
                  <c:v>18.591</c:v>
                </c:pt>
                <c:pt idx="3940">
                  <c:v>17.933</c:v>
                </c:pt>
                <c:pt idx="3941">
                  <c:v>18.013</c:v>
                </c:pt>
                <c:pt idx="3942">
                  <c:v>17.426</c:v>
                </c:pt>
                <c:pt idx="3943">
                  <c:v>16.458</c:v>
                </c:pt>
                <c:pt idx="3944">
                  <c:v>15.767</c:v>
                </c:pt>
                <c:pt idx="3945">
                  <c:v>16.062</c:v>
                </c:pt>
                <c:pt idx="3946">
                  <c:v>16.23</c:v>
                </c:pt>
                <c:pt idx="3947">
                  <c:v>15.006</c:v>
                </c:pt>
                <c:pt idx="3948">
                  <c:v>14.361</c:v>
                </c:pt>
                <c:pt idx="3949">
                  <c:v>14.361</c:v>
                </c:pt>
                <c:pt idx="3950">
                  <c:v>13.408</c:v>
                </c:pt>
                <c:pt idx="3951">
                  <c:v>12.17</c:v>
                </c:pt>
                <c:pt idx="3952">
                  <c:v>11.737</c:v>
                </c:pt>
                <c:pt idx="3953">
                  <c:v>11.59</c:v>
                </c:pt>
                <c:pt idx="3954">
                  <c:v>11.44</c:v>
                </c:pt>
                <c:pt idx="3955">
                  <c:v>11.427</c:v>
                </c:pt>
                <c:pt idx="3956">
                  <c:v>11.42</c:v>
                </c:pt>
                <c:pt idx="3957">
                  <c:v>11.27</c:v>
                </c:pt>
                <c:pt idx="3958">
                  <c:v>11.18</c:v>
                </c:pt>
                <c:pt idx="3959">
                  <c:v>11.19</c:v>
                </c:pt>
                <c:pt idx="3960">
                  <c:v>11.188</c:v>
                </c:pt>
                <c:pt idx="3961">
                  <c:v>11.17</c:v>
                </c:pt>
                <c:pt idx="3962">
                  <c:v>10.645</c:v>
                </c:pt>
                <c:pt idx="3963">
                  <c:v>10.258</c:v>
                </c:pt>
                <c:pt idx="3964">
                  <c:v>10.021</c:v>
                </c:pt>
                <c:pt idx="3965">
                  <c:v>9.418</c:v>
                </c:pt>
                <c:pt idx="3968">
                  <c:v>8.93</c:v>
                </c:pt>
                <c:pt idx="3969">
                  <c:v>8.93</c:v>
                </c:pt>
                <c:pt idx="3970">
                  <c:v>8.861</c:v>
                </c:pt>
                <c:pt idx="3971">
                  <c:v>8.66</c:v>
                </c:pt>
                <c:pt idx="3972">
                  <c:v>8.529</c:v>
                </c:pt>
                <c:pt idx="3973">
                  <c:v>8.734</c:v>
                </c:pt>
                <c:pt idx="3974">
                  <c:v>8.754</c:v>
                </c:pt>
                <c:pt idx="3975">
                  <c:v>8.759</c:v>
                </c:pt>
                <c:pt idx="3976">
                  <c:v>8.754</c:v>
                </c:pt>
                <c:pt idx="3977">
                  <c:v>8.754</c:v>
                </c:pt>
                <c:pt idx="3978">
                  <c:v>8.754</c:v>
                </c:pt>
                <c:pt idx="3979">
                  <c:v>8.811</c:v>
                </c:pt>
                <c:pt idx="3980">
                  <c:v>8.605</c:v>
                </c:pt>
                <c:pt idx="3981">
                  <c:v>8.264</c:v>
                </c:pt>
                <c:pt idx="3982">
                  <c:v>8.18</c:v>
                </c:pt>
                <c:pt idx="3983">
                  <c:v>8.22</c:v>
                </c:pt>
                <c:pt idx="3984">
                  <c:v>8.102</c:v>
                </c:pt>
                <c:pt idx="3985">
                  <c:v>7.972</c:v>
                </c:pt>
                <c:pt idx="3986">
                  <c:v>7.82</c:v>
                </c:pt>
                <c:pt idx="3987">
                  <c:v>7.624</c:v>
                </c:pt>
                <c:pt idx="3988">
                  <c:v>7.265</c:v>
                </c:pt>
                <c:pt idx="3989">
                  <c:v>7.385</c:v>
                </c:pt>
                <c:pt idx="3990">
                  <c:v>7.39</c:v>
                </c:pt>
                <c:pt idx="3991">
                  <c:v>7.141</c:v>
                </c:pt>
                <c:pt idx="3992">
                  <c:v>7.211</c:v>
                </c:pt>
                <c:pt idx="3993">
                  <c:v>7.074</c:v>
                </c:pt>
                <c:pt idx="3994">
                  <c:v>7.122</c:v>
                </c:pt>
                <c:pt idx="3995">
                  <c:v>7.074</c:v>
                </c:pt>
                <c:pt idx="3996">
                  <c:v>7.194</c:v>
                </c:pt>
                <c:pt idx="3997">
                  <c:v>7.137</c:v>
                </c:pt>
                <c:pt idx="4000">
                  <c:v>7.165</c:v>
                </c:pt>
                <c:pt idx="4001">
                  <c:v>7.021</c:v>
                </c:pt>
                <c:pt idx="4002">
                  <c:v>6.941</c:v>
                </c:pt>
                <c:pt idx="4003">
                  <c:v>6.962</c:v>
                </c:pt>
                <c:pt idx="4004">
                  <c:v>6.853</c:v>
                </c:pt>
                <c:pt idx="4005">
                  <c:v>6.875</c:v>
                </c:pt>
                <c:pt idx="4006">
                  <c:v>6.507</c:v>
                </c:pt>
                <c:pt idx="4007">
                  <c:v>6.633</c:v>
                </c:pt>
                <c:pt idx="4008">
                  <c:v>6.583</c:v>
                </c:pt>
                <c:pt idx="4009">
                  <c:v>6.638</c:v>
                </c:pt>
                <c:pt idx="4010">
                  <c:v>6.62</c:v>
                </c:pt>
                <c:pt idx="4011">
                  <c:v>6.629</c:v>
                </c:pt>
                <c:pt idx="4012">
                  <c:v>6.676</c:v>
                </c:pt>
                <c:pt idx="4013">
                  <c:v>6.526</c:v>
                </c:pt>
                <c:pt idx="4014">
                  <c:v>6.503</c:v>
                </c:pt>
                <c:pt idx="4015">
                  <c:v>6.46</c:v>
                </c:pt>
                <c:pt idx="4016">
                  <c:v>6.468</c:v>
                </c:pt>
                <c:pt idx="4017">
                  <c:v>6.403</c:v>
                </c:pt>
                <c:pt idx="4018">
                  <c:v>6.25</c:v>
                </c:pt>
                <c:pt idx="4019">
                  <c:v>6.135</c:v>
                </c:pt>
                <c:pt idx="4020">
                  <c:v>5.958</c:v>
                </c:pt>
                <c:pt idx="4021">
                  <c:v>6.044</c:v>
                </c:pt>
                <c:pt idx="4022">
                  <c:v>5.952</c:v>
                </c:pt>
                <c:pt idx="4023">
                  <c:v>5.845</c:v>
                </c:pt>
                <c:pt idx="4024">
                  <c:v>5.75</c:v>
                </c:pt>
                <c:pt idx="4025">
                  <c:v>5.729</c:v>
                </c:pt>
                <c:pt idx="4026">
                  <c:v>5.59</c:v>
                </c:pt>
                <c:pt idx="4027">
                  <c:v>5.59</c:v>
                </c:pt>
                <c:pt idx="4028">
                  <c:v>5.51</c:v>
                </c:pt>
                <c:pt idx="4032">
                  <c:v>5.636</c:v>
                </c:pt>
                <c:pt idx="4033">
                  <c:v>5.565</c:v>
                </c:pt>
                <c:pt idx="4034">
                  <c:v>5.377</c:v>
                </c:pt>
                <c:pt idx="4035">
                  <c:v>5.464</c:v>
                </c:pt>
                <c:pt idx="4036">
                  <c:v>8.333</c:v>
                </c:pt>
                <c:pt idx="4037">
                  <c:v>7.16</c:v>
                </c:pt>
                <c:pt idx="4038">
                  <c:v>6.419</c:v>
                </c:pt>
                <c:pt idx="4039">
                  <c:v>6.184</c:v>
                </c:pt>
                <c:pt idx="4040">
                  <c:v>6.716</c:v>
                </c:pt>
                <c:pt idx="4041">
                  <c:v>8.15</c:v>
                </c:pt>
                <c:pt idx="4042">
                  <c:v>7.3</c:v>
                </c:pt>
                <c:pt idx="4043">
                  <c:v>6.688</c:v>
                </c:pt>
                <c:pt idx="4044">
                  <c:v>6.352</c:v>
                </c:pt>
                <c:pt idx="4045">
                  <c:v>6.185</c:v>
                </c:pt>
                <c:pt idx="4046">
                  <c:v>6.124</c:v>
                </c:pt>
                <c:pt idx="4047">
                  <c:v>6.176</c:v>
                </c:pt>
                <c:pt idx="4048">
                  <c:v>5.86</c:v>
                </c:pt>
                <c:pt idx="4049">
                  <c:v>5.798</c:v>
                </c:pt>
                <c:pt idx="4050">
                  <c:v>6.596</c:v>
                </c:pt>
                <c:pt idx="4051">
                  <c:v>6.268</c:v>
                </c:pt>
                <c:pt idx="4052">
                  <c:v>5.94</c:v>
                </c:pt>
                <c:pt idx="4053">
                  <c:v>5.78</c:v>
                </c:pt>
                <c:pt idx="4054">
                  <c:v>5.668</c:v>
                </c:pt>
                <c:pt idx="4055">
                  <c:v>5.615</c:v>
                </c:pt>
                <c:pt idx="4056">
                  <c:v>5.595</c:v>
                </c:pt>
                <c:pt idx="4057">
                  <c:v>5.815</c:v>
                </c:pt>
                <c:pt idx="4058">
                  <c:v>5.72</c:v>
                </c:pt>
                <c:pt idx="4059">
                  <c:v>5.37</c:v>
                </c:pt>
                <c:pt idx="4060">
                  <c:v>5.262</c:v>
                </c:pt>
                <c:pt idx="4064">
                  <c:v>5.19</c:v>
                </c:pt>
                <c:pt idx="4065">
                  <c:v>5.12</c:v>
                </c:pt>
                <c:pt idx="4066">
                  <c:v>4.95</c:v>
                </c:pt>
                <c:pt idx="4067">
                  <c:v>5.01</c:v>
                </c:pt>
                <c:pt idx="4068">
                  <c:v>5.58</c:v>
                </c:pt>
                <c:pt idx="4069">
                  <c:v>5.18</c:v>
                </c:pt>
                <c:pt idx="4070">
                  <c:v>5.07</c:v>
                </c:pt>
                <c:pt idx="4071">
                  <c:v>4.98</c:v>
                </c:pt>
                <c:pt idx="4072">
                  <c:v>4.81</c:v>
                </c:pt>
                <c:pt idx="4073">
                  <c:v>4.59</c:v>
                </c:pt>
                <c:pt idx="4074">
                  <c:v>5.04</c:v>
                </c:pt>
                <c:pt idx="4075">
                  <c:v>5.81</c:v>
                </c:pt>
                <c:pt idx="4076">
                  <c:v>5.04</c:v>
                </c:pt>
                <c:pt idx="4077">
                  <c:v>4.85</c:v>
                </c:pt>
                <c:pt idx="4078">
                  <c:v>4.69</c:v>
                </c:pt>
                <c:pt idx="4079">
                  <c:v>4.59</c:v>
                </c:pt>
                <c:pt idx="4080">
                  <c:v>4.55</c:v>
                </c:pt>
                <c:pt idx="4081">
                  <c:v>4.43</c:v>
                </c:pt>
                <c:pt idx="4082">
                  <c:v>4.3</c:v>
                </c:pt>
                <c:pt idx="4083">
                  <c:v>4.12</c:v>
                </c:pt>
                <c:pt idx="4084">
                  <c:v>4.32</c:v>
                </c:pt>
                <c:pt idx="4085">
                  <c:v>4.02</c:v>
                </c:pt>
                <c:pt idx="4086">
                  <c:v>3.88</c:v>
                </c:pt>
                <c:pt idx="4087">
                  <c:v>3.89</c:v>
                </c:pt>
                <c:pt idx="4088">
                  <c:v>3.89</c:v>
                </c:pt>
                <c:pt idx="4089">
                  <c:v>4.21</c:v>
                </c:pt>
                <c:pt idx="4090">
                  <c:v>3.91</c:v>
                </c:pt>
                <c:pt idx="4091">
                  <c:v>4.12</c:v>
                </c:pt>
                <c:pt idx="4092">
                  <c:v>4.58</c:v>
                </c:pt>
                <c:pt idx="4093">
                  <c:v>4.31</c:v>
                </c:pt>
                <c:pt idx="4096">
                  <c:v>4.27</c:v>
                </c:pt>
                <c:pt idx="4097">
                  <c:v>4.05</c:v>
                </c:pt>
                <c:pt idx="4098">
                  <c:v>3.94</c:v>
                </c:pt>
                <c:pt idx="4099">
                  <c:v>4.05</c:v>
                </c:pt>
                <c:pt idx="4100">
                  <c:v>4.21</c:v>
                </c:pt>
                <c:pt idx="4101">
                  <c:v>4.03</c:v>
                </c:pt>
                <c:pt idx="4102">
                  <c:v>3.72</c:v>
                </c:pt>
                <c:pt idx="4103">
                  <c:v>3.5</c:v>
                </c:pt>
                <c:pt idx="4104">
                  <c:v>5.42</c:v>
                </c:pt>
                <c:pt idx="4105">
                  <c:v>4.71</c:v>
                </c:pt>
                <c:pt idx="4106">
                  <c:v>4.41</c:v>
                </c:pt>
                <c:pt idx="4107">
                  <c:v>4.48</c:v>
                </c:pt>
                <c:pt idx="4108">
                  <c:v>4.19</c:v>
                </c:pt>
                <c:pt idx="4109">
                  <c:v>3.89</c:v>
                </c:pt>
                <c:pt idx="4110">
                  <c:v>3.81</c:v>
                </c:pt>
                <c:pt idx="4111">
                  <c:v>3.75</c:v>
                </c:pt>
                <c:pt idx="4112">
                  <c:v>3.6</c:v>
                </c:pt>
                <c:pt idx="4113">
                  <c:v>3.52</c:v>
                </c:pt>
                <c:pt idx="4114">
                  <c:v>3.35</c:v>
                </c:pt>
                <c:pt idx="4115">
                  <c:v>3.25</c:v>
                </c:pt>
                <c:pt idx="4116">
                  <c:v>3.28</c:v>
                </c:pt>
                <c:pt idx="4117">
                  <c:v>3.42</c:v>
                </c:pt>
                <c:pt idx="4118">
                  <c:v>3.28</c:v>
                </c:pt>
                <c:pt idx="4119">
                  <c:v>3.24</c:v>
                </c:pt>
                <c:pt idx="4120">
                  <c:v>3.11</c:v>
                </c:pt>
                <c:pt idx="4121">
                  <c:v>3.1</c:v>
                </c:pt>
                <c:pt idx="4122">
                  <c:v>3.29</c:v>
                </c:pt>
                <c:pt idx="4123">
                  <c:v>3.14</c:v>
                </c:pt>
                <c:pt idx="4124">
                  <c:v>2.89</c:v>
                </c:pt>
                <c:pt idx="4125">
                  <c:v>2.82</c:v>
                </c:pt>
                <c:pt idx="4126">
                  <c:v>2.78</c:v>
                </c:pt>
                <c:pt idx="4128">
                  <c:v>2.664</c:v>
                </c:pt>
                <c:pt idx="4129">
                  <c:v>2.53</c:v>
                </c:pt>
                <c:pt idx="4130">
                  <c:v>2.374</c:v>
                </c:pt>
                <c:pt idx="4131">
                  <c:v>2.344</c:v>
                </c:pt>
                <c:pt idx="4132">
                  <c:v>2.368</c:v>
                </c:pt>
                <c:pt idx="4133">
                  <c:v>2.247</c:v>
                </c:pt>
                <c:pt idx="4134">
                  <c:v>2.387</c:v>
                </c:pt>
                <c:pt idx="4135">
                  <c:v>2.08</c:v>
                </c:pt>
                <c:pt idx="4136">
                  <c:v>2.285</c:v>
                </c:pt>
                <c:pt idx="4137">
                  <c:v>2.083</c:v>
                </c:pt>
                <c:pt idx="4138">
                  <c:v>1.956</c:v>
                </c:pt>
                <c:pt idx="4139">
                  <c:v>1.985</c:v>
                </c:pt>
                <c:pt idx="4140">
                  <c:v>1.734</c:v>
                </c:pt>
                <c:pt idx="4141">
                  <c:v>1.669</c:v>
                </c:pt>
                <c:pt idx="4142">
                  <c:v>1.597</c:v>
                </c:pt>
                <c:pt idx="4143">
                  <c:v>1.625</c:v>
                </c:pt>
                <c:pt idx="4144">
                  <c:v>2.952</c:v>
                </c:pt>
                <c:pt idx="4145">
                  <c:v>3.074</c:v>
                </c:pt>
                <c:pt idx="4146">
                  <c:v>3.54</c:v>
                </c:pt>
                <c:pt idx="4147">
                  <c:v>3.593</c:v>
                </c:pt>
                <c:pt idx="4148">
                  <c:v>2.904</c:v>
                </c:pt>
                <c:pt idx="4149">
                  <c:v>4.191</c:v>
                </c:pt>
                <c:pt idx="4150">
                  <c:v>5.915</c:v>
                </c:pt>
                <c:pt idx="4151">
                  <c:v>4.576</c:v>
                </c:pt>
                <c:pt idx="4152">
                  <c:v>2.816</c:v>
                </c:pt>
                <c:pt idx="4153">
                  <c:v>2.072</c:v>
                </c:pt>
                <c:pt idx="4154">
                  <c:v>1.501</c:v>
                </c:pt>
                <c:pt idx="4155">
                  <c:v>1.366</c:v>
                </c:pt>
                <c:pt idx="4156">
                  <c:v>1.284</c:v>
                </c:pt>
                <c:pt idx="4157">
                  <c:v>1.042</c:v>
                </c:pt>
                <c:pt idx="4158">
                  <c:v>0.617</c:v>
                </c:pt>
                <c:pt idx="4160">
                  <c:v>NA</c:v>
                </c:pt>
                <c:pt idx="4161">
                  <c:v>NA</c:v>
                </c:pt>
                <c:pt idx="4162">
                  <c:v>0.931</c:v>
                </c:pt>
                <c:pt idx="4163">
                  <c:v>NA</c:v>
                </c:pt>
                <c:pt idx="4164">
                  <c:v>NA</c:v>
                </c:pt>
                <c:pt idx="4165">
                  <c:v>NA</c:v>
                </c:pt>
                <c:pt idx="4166">
                  <c:v>NA</c:v>
                </c:pt>
                <c:pt idx="4167">
                  <c:v>NA</c:v>
                </c:pt>
                <c:pt idx="4168">
                  <c:v>NA</c:v>
                </c:pt>
                <c:pt idx="4169">
                  <c:v>NA</c:v>
                </c:pt>
                <c:pt idx="4170">
                  <c:v>NA</c:v>
                </c:pt>
                <c:pt idx="4171">
                  <c:v>NA</c:v>
                </c:pt>
                <c:pt idx="4172">
                  <c:v>0.588</c:v>
                </c:pt>
                <c:pt idx="4173">
                  <c:v>NA</c:v>
                </c:pt>
              </c:strCache>
            </c:strRef>
          </c:tx>
          <c:spPr>
            <a:ln w="19050" cap="rnd">
              <a:solidFill>
                <a:schemeClr val="tx1"/>
              </a:solidFill>
              <a:round/>
            </a:ln>
            <a:effectLst/>
          </c:spPr>
          <c:marker>
            <c:symbol val="none"/>
          </c:marker>
          <c:cat>
            <c:strRef>
              <c:f>'Daily data'!$A$4186:$A$10920</c:f>
              <c:strCache>
                <c:ptCount val="6735"/>
                <c:pt idx="0">
                  <c:v>FY.61/62 Jestha  15</c:v>
                </c:pt>
                <c:pt idx="1">
                  <c:v>FY.61/62 Jestha  16</c:v>
                </c:pt>
                <c:pt idx="2">
                  <c:v>FY.61/62 Jestha  17</c:v>
                </c:pt>
                <c:pt idx="3">
                  <c:v>FY.61/62 Jestha  18</c:v>
                </c:pt>
                <c:pt idx="4">
                  <c:v>FY.61/62 Jestha  19</c:v>
                </c:pt>
                <c:pt idx="5">
                  <c:v>FY.61/62 Jestha  20</c:v>
                </c:pt>
                <c:pt idx="6">
                  <c:v>FY.61/62 Jestha  21</c:v>
                </c:pt>
                <c:pt idx="7">
                  <c:v>FY.61/62 Jestha  22</c:v>
                </c:pt>
                <c:pt idx="8">
                  <c:v>FY.61/62 Jestha  23</c:v>
                </c:pt>
                <c:pt idx="9">
                  <c:v>FY.61/62 Jestha  24</c:v>
                </c:pt>
                <c:pt idx="10">
                  <c:v>FY.61/62 Jestha  25</c:v>
                </c:pt>
                <c:pt idx="11">
                  <c:v>FY.61/62 Jestha  26</c:v>
                </c:pt>
                <c:pt idx="12">
                  <c:v>FY.61/62 Jestha  27</c:v>
                </c:pt>
                <c:pt idx="13">
                  <c:v>FY.61/62 Jestha  28</c:v>
                </c:pt>
                <c:pt idx="14">
                  <c:v>FY.61/62 Jestha  29</c:v>
                </c:pt>
                <c:pt idx="15">
                  <c:v>FY.61/62 Jestha  30</c:v>
                </c:pt>
                <c:pt idx="16">
                  <c:v>FY.61/62 Jestha  31</c:v>
                </c:pt>
                <c:pt idx="17">
                  <c:v>FY.61/62 Jestha  32</c:v>
                </c:pt>
                <c:pt idx="18">
                  <c:v>FY.61/62 Ashadh 1</c:v>
                </c:pt>
                <c:pt idx="19">
                  <c:v>FY.61/62 Ashadh 2</c:v>
                </c:pt>
                <c:pt idx="20">
                  <c:v>FY.61/62 Ashadh 3</c:v>
                </c:pt>
                <c:pt idx="21">
                  <c:v>FY.61/62 Ashadh 4</c:v>
                </c:pt>
                <c:pt idx="22">
                  <c:v>FY.61/62 Ashadh 5</c:v>
                </c:pt>
                <c:pt idx="23">
                  <c:v>FY.61/62 Ashadh 6</c:v>
                </c:pt>
                <c:pt idx="24">
                  <c:v>FY.61/62 Ashadh 7</c:v>
                </c:pt>
                <c:pt idx="25">
                  <c:v>FY.61/62 Ashadh 8</c:v>
                </c:pt>
                <c:pt idx="26">
                  <c:v>FY.61/62 Ashadh 9</c:v>
                </c:pt>
                <c:pt idx="27">
                  <c:v>FY.61/62 Ashadh 10</c:v>
                </c:pt>
                <c:pt idx="28">
                  <c:v>FY.61/62 Ashadh 11</c:v>
                </c:pt>
                <c:pt idx="29">
                  <c:v>FY.61/62 Ashadh 12</c:v>
                </c:pt>
                <c:pt idx="30">
                  <c:v>FY.61/62 Ashadh 13</c:v>
                </c:pt>
                <c:pt idx="31">
                  <c:v>FY.61/62 Ashadh 14</c:v>
                </c:pt>
                <c:pt idx="32">
                  <c:v>FY.61/62 Ashadh 15</c:v>
                </c:pt>
                <c:pt idx="33">
                  <c:v>FY.61/62 Ashadh 16</c:v>
                </c:pt>
                <c:pt idx="34">
                  <c:v>FY.61/62 Ashadh 17</c:v>
                </c:pt>
                <c:pt idx="35">
                  <c:v>FY.61/62 Ashadh 18</c:v>
                </c:pt>
                <c:pt idx="36">
                  <c:v>FY.61/62 Ashadh 19</c:v>
                </c:pt>
                <c:pt idx="37">
                  <c:v>FY.61/62 Ashadh 20</c:v>
                </c:pt>
                <c:pt idx="38">
                  <c:v>FY.61/62 Ashadh 21</c:v>
                </c:pt>
                <c:pt idx="39">
                  <c:v>FY.61/62 Ashadh 22</c:v>
                </c:pt>
                <c:pt idx="40">
                  <c:v>FY.61/62 Ashadh 23</c:v>
                </c:pt>
                <c:pt idx="41">
                  <c:v>FY.61/62 Ashadh 24</c:v>
                </c:pt>
                <c:pt idx="42">
                  <c:v>FY.61/62 Ashadh 25</c:v>
                </c:pt>
                <c:pt idx="43">
                  <c:v>FY.61/62 Ashadh 26</c:v>
                </c:pt>
                <c:pt idx="44">
                  <c:v>FY.61/62 Ashadh 27</c:v>
                </c:pt>
                <c:pt idx="45">
                  <c:v>FY.61/62 Ashadh 28</c:v>
                </c:pt>
                <c:pt idx="46">
                  <c:v>FY.61/62 Ashadh 29</c:v>
                </c:pt>
                <c:pt idx="47">
                  <c:v>FY.61/62 Ashadh 30</c:v>
                </c:pt>
                <c:pt idx="48">
                  <c:v>FY.61/62 Ashadh 31</c:v>
                </c:pt>
                <c:pt idx="49">
                  <c:v>FY.61/62 Ashadh 32</c:v>
                </c:pt>
                <c:pt idx="50">
                  <c:v>FY.62/63 Shrawan 1</c:v>
                </c:pt>
                <c:pt idx="51">
                  <c:v>FY.62/63 Shrawan 2</c:v>
                </c:pt>
                <c:pt idx="52">
                  <c:v>FY.62/63 Shrawan 3</c:v>
                </c:pt>
                <c:pt idx="53">
                  <c:v>FY.62/63 Shrawan 4</c:v>
                </c:pt>
                <c:pt idx="54">
                  <c:v>FY.62/63 Shrawan 5</c:v>
                </c:pt>
                <c:pt idx="55">
                  <c:v>FY.62/63 Shrawan 6</c:v>
                </c:pt>
                <c:pt idx="56">
                  <c:v>FY.62/63 Shrawan 7</c:v>
                </c:pt>
                <c:pt idx="57">
                  <c:v>FY.62/63 Shrawan 8</c:v>
                </c:pt>
                <c:pt idx="58">
                  <c:v>FY.62/63 Shrawan 9</c:v>
                </c:pt>
                <c:pt idx="59">
                  <c:v>FY.62/63 Shrawan 10</c:v>
                </c:pt>
                <c:pt idx="60">
                  <c:v>FY.62/63 Shrawan 11</c:v>
                </c:pt>
                <c:pt idx="61">
                  <c:v>FY.62/63 Shrawan 12</c:v>
                </c:pt>
                <c:pt idx="62">
                  <c:v>FY.62/63 Shrawan 13</c:v>
                </c:pt>
                <c:pt idx="63">
                  <c:v>FY.62/63 Shrawan 14</c:v>
                </c:pt>
                <c:pt idx="64">
                  <c:v>FY.62/63 Shrawan 15</c:v>
                </c:pt>
                <c:pt idx="65">
                  <c:v>FY.62/63 Shrawan 16</c:v>
                </c:pt>
                <c:pt idx="66">
                  <c:v>FY.62/63 Shrawan 17</c:v>
                </c:pt>
                <c:pt idx="67">
                  <c:v>FY.62/63 Shrawan 18</c:v>
                </c:pt>
                <c:pt idx="68">
                  <c:v>FY.62/63 Shrawan 19</c:v>
                </c:pt>
                <c:pt idx="69">
                  <c:v>FY.62/63 Shrawan 20</c:v>
                </c:pt>
                <c:pt idx="70">
                  <c:v>FY.62/63 Shrawan 21</c:v>
                </c:pt>
                <c:pt idx="71">
                  <c:v>FY.62/63 Shrawan 22</c:v>
                </c:pt>
                <c:pt idx="72">
                  <c:v>FY.62/63 Shrawan 23</c:v>
                </c:pt>
                <c:pt idx="73">
                  <c:v>FY.62/63 Shrawan 24</c:v>
                </c:pt>
                <c:pt idx="74">
                  <c:v>FY.62/63 Shrawan 25</c:v>
                </c:pt>
                <c:pt idx="75">
                  <c:v>FY.62/63 Shrawan 26</c:v>
                </c:pt>
                <c:pt idx="76">
                  <c:v>FY.62/63 Shrawan 27</c:v>
                </c:pt>
                <c:pt idx="77">
                  <c:v>FY.62/63 Shrawan 28</c:v>
                </c:pt>
                <c:pt idx="78">
                  <c:v>FY.62/63 Shrawan 29</c:v>
                </c:pt>
                <c:pt idx="79">
                  <c:v>FY.62/63 Shrawan 30</c:v>
                </c:pt>
                <c:pt idx="80">
                  <c:v>FY.62/63 Shrawan 31</c:v>
                </c:pt>
                <c:pt idx="81">
                  <c:v>FY.62/63 Shrawan 32</c:v>
                </c:pt>
                <c:pt idx="82">
                  <c:v>FY.62/63 Bhadra 1</c:v>
                </c:pt>
                <c:pt idx="83">
                  <c:v>FY.62/63 Bhadra 2</c:v>
                </c:pt>
                <c:pt idx="84">
                  <c:v>FY.62/63 Bhadra 3</c:v>
                </c:pt>
                <c:pt idx="85">
                  <c:v>FY.62/63 Bhadra 4</c:v>
                </c:pt>
                <c:pt idx="86">
                  <c:v>FY.62/63 Bhadra 5</c:v>
                </c:pt>
                <c:pt idx="87">
                  <c:v>FY.62/63 Bhadra 6</c:v>
                </c:pt>
                <c:pt idx="88">
                  <c:v>FY.62/63 Bhadra 7</c:v>
                </c:pt>
                <c:pt idx="89">
                  <c:v>FY.62/63 Bhadra 8</c:v>
                </c:pt>
                <c:pt idx="90">
                  <c:v>FY.62/63 Bhadra 9</c:v>
                </c:pt>
                <c:pt idx="91">
                  <c:v>FY.62/63 Bhadra 10</c:v>
                </c:pt>
                <c:pt idx="92">
                  <c:v>FY.62/63 Bhadra 11</c:v>
                </c:pt>
                <c:pt idx="93">
                  <c:v>FY.62/63 Bhadra 12</c:v>
                </c:pt>
                <c:pt idx="94">
                  <c:v>FY.62/63 Bhadra 13</c:v>
                </c:pt>
                <c:pt idx="95">
                  <c:v>FY.62/63 Bhadra 14</c:v>
                </c:pt>
                <c:pt idx="96">
                  <c:v>FY.62/63 Bhadra 15</c:v>
                </c:pt>
                <c:pt idx="97">
                  <c:v>FY.62/63 Bhadra 16</c:v>
                </c:pt>
                <c:pt idx="98">
                  <c:v>FY.62/63 Bhadra 17</c:v>
                </c:pt>
                <c:pt idx="99">
                  <c:v>FY.62/63 Bhadra 18</c:v>
                </c:pt>
                <c:pt idx="100">
                  <c:v>FY.62/63 Bhadra 19</c:v>
                </c:pt>
                <c:pt idx="101">
                  <c:v>FY.62/63 Bhadra 20</c:v>
                </c:pt>
                <c:pt idx="102">
                  <c:v>FY.62/63 Bhadra 21</c:v>
                </c:pt>
                <c:pt idx="103">
                  <c:v>FY.62/63 Bhadra 22</c:v>
                </c:pt>
                <c:pt idx="104">
                  <c:v>FY.62/63 Bhadra 23</c:v>
                </c:pt>
                <c:pt idx="105">
                  <c:v>FY.62/63 Bhadra 24</c:v>
                </c:pt>
                <c:pt idx="106">
                  <c:v>FY.62/63 Bhadra 25</c:v>
                </c:pt>
                <c:pt idx="107">
                  <c:v>FY.62/63 Bhadra 26</c:v>
                </c:pt>
                <c:pt idx="108">
                  <c:v>FY.62/63 Bhadra 27</c:v>
                </c:pt>
                <c:pt idx="109">
                  <c:v>FY.62/63 Bhadra 28</c:v>
                </c:pt>
                <c:pt idx="110">
                  <c:v>FY.62/63 Bhadra 29</c:v>
                </c:pt>
                <c:pt idx="111">
                  <c:v>FY.62/63 Bhadra 30</c:v>
                </c:pt>
                <c:pt idx="112">
                  <c:v>FY.62/63 Bhadra 31</c:v>
                </c:pt>
                <c:pt idx="113">
                  <c:v>FY.62/63 Bhadra 32</c:v>
                </c:pt>
                <c:pt idx="114">
                  <c:v>FY.62/63 Ashwin 1</c:v>
                </c:pt>
                <c:pt idx="115">
                  <c:v>FY.62/63 Ashwin 2</c:v>
                </c:pt>
                <c:pt idx="116">
                  <c:v>FY.62/63 Ashwin 3</c:v>
                </c:pt>
                <c:pt idx="117">
                  <c:v>FY.62/63 Ashwin 4</c:v>
                </c:pt>
                <c:pt idx="118">
                  <c:v>FY.62/63 Ashwin 5</c:v>
                </c:pt>
                <c:pt idx="119">
                  <c:v>FY.62/63 Ashwin 6</c:v>
                </c:pt>
                <c:pt idx="120">
                  <c:v>FY.62/63 Ashwin 7</c:v>
                </c:pt>
                <c:pt idx="121">
                  <c:v>FY.62/63 Ashwin 8</c:v>
                </c:pt>
                <c:pt idx="122">
                  <c:v>FY.62/63 Ashwin 9</c:v>
                </c:pt>
                <c:pt idx="123">
                  <c:v>FY.62/63 Ashwin 10</c:v>
                </c:pt>
                <c:pt idx="124">
                  <c:v>FY.62/63 Ashwin 11</c:v>
                </c:pt>
                <c:pt idx="125">
                  <c:v>FY.62/63 Ashwin 12</c:v>
                </c:pt>
                <c:pt idx="126">
                  <c:v>FY.62/63 Ashwin 13</c:v>
                </c:pt>
                <c:pt idx="127">
                  <c:v>FY.62/63 Ashwin 14</c:v>
                </c:pt>
                <c:pt idx="128">
                  <c:v>FY.62/63 Ashwin 15</c:v>
                </c:pt>
                <c:pt idx="129">
                  <c:v>FY.62/63 Ashwin 16</c:v>
                </c:pt>
                <c:pt idx="130">
                  <c:v>FY.62/63 Ashwin 17</c:v>
                </c:pt>
                <c:pt idx="131">
                  <c:v>FY.62/63 Ashwin 18</c:v>
                </c:pt>
                <c:pt idx="132">
                  <c:v>FY.62/63 Ashwin 19</c:v>
                </c:pt>
                <c:pt idx="133">
                  <c:v>FY.62/63 Ashwin 20</c:v>
                </c:pt>
                <c:pt idx="134">
                  <c:v>FY.62/63 Ashwin 21</c:v>
                </c:pt>
                <c:pt idx="135">
                  <c:v>FY.62/63 Ashwin 22</c:v>
                </c:pt>
                <c:pt idx="136">
                  <c:v>FY.62/63 Ashwin 23</c:v>
                </c:pt>
                <c:pt idx="137">
                  <c:v>FY.62/63 Ashwin 24</c:v>
                </c:pt>
                <c:pt idx="138">
                  <c:v>FY.62/63 Ashwin 25</c:v>
                </c:pt>
                <c:pt idx="139">
                  <c:v>FY.62/63 Ashwin 26</c:v>
                </c:pt>
                <c:pt idx="140">
                  <c:v>FY.62/63 Ashwin 27</c:v>
                </c:pt>
                <c:pt idx="141">
                  <c:v>FY.62/63 Ashwin 28</c:v>
                </c:pt>
                <c:pt idx="142">
                  <c:v>FY.62/63 Ashwin 29</c:v>
                </c:pt>
                <c:pt idx="143">
                  <c:v>FY.62/63 Ashwin 30</c:v>
                </c:pt>
                <c:pt idx="144">
                  <c:v>FY.62/63 Ashwin 31</c:v>
                </c:pt>
                <c:pt idx="145">
                  <c:v>FY.62/63 Ashwin 32</c:v>
                </c:pt>
                <c:pt idx="146">
                  <c:v>FY.62/63 Kartik 1</c:v>
                </c:pt>
                <c:pt idx="147">
                  <c:v>FY.62/63 Kartik 2</c:v>
                </c:pt>
                <c:pt idx="148">
                  <c:v>FY.62/63 Kartik 3</c:v>
                </c:pt>
                <c:pt idx="149">
                  <c:v>FY.62/63 Kartik 4</c:v>
                </c:pt>
                <c:pt idx="150">
                  <c:v>FY.62/63 Kartik 5</c:v>
                </c:pt>
                <c:pt idx="151">
                  <c:v>FY.62/63 Kartik 6</c:v>
                </c:pt>
                <c:pt idx="152">
                  <c:v>FY.62/63 Kartik 7</c:v>
                </c:pt>
                <c:pt idx="153">
                  <c:v>FY.62/63 Kartik 8</c:v>
                </c:pt>
                <c:pt idx="154">
                  <c:v>FY.62/63 Kartik 9</c:v>
                </c:pt>
                <c:pt idx="155">
                  <c:v>FY.62/63 Kartik 10</c:v>
                </c:pt>
                <c:pt idx="156">
                  <c:v>FY.62/63 Kartik 11</c:v>
                </c:pt>
                <c:pt idx="157">
                  <c:v>FY.62/63 Kartik 12</c:v>
                </c:pt>
                <c:pt idx="158">
                  <c:v>FY.62/63 Kartik 13</c:v>
                </c:pt>
                <c:pt idx="159">
                  <c:v>FY.62/63 Kartik 14</c:v>
                </c:pt>
                <c:pt idx="160">
                  <c:v>FY.62/63 Kartik 15</c:v>
                </c:pt>
                <c:pt idx="161">
                  <c:v>FY.62/63 Kartik 16</c:v>
                </c:pt>
                <c:pt idx="162">
                  <c:v>FY.62/63 Kartik 17</c:v>
                </c:pt>
                <c:pt idx="163">
                  <c:v>FY.62/63 Kartik 18</c:v>
                </c:pt>
                <c:pt idx="164">
                  <c:v>FY.62/63 Kartik 19</c:v>
                </c:pt>
                <c:pt idx="165">
                  <c:v>FY.62/63 Kartik 20</c:v>
                </c:pt>
                <c:pt idx="166">
                  <c:v>FY.62/63 Kartik 21</c:v>
                </c:pt>
                <c:pt idx="167">
                  <c:v>FY.62/63 Kartik 22</c:v>
                </c:pt>
                <c:pt idx="168">
                  <c:v>FY.62/63 Kartik 23</c:v>
                </c:pt>
                <c:pt idx="169">
                  <c:v>FY.62/63 Kartik 24</c:v>
                </c:pt>
                <c:pt idx="170">
                  <c:v>FY.62/63 Kartik 25</c:v>
                </c:pt>
                <c:pt idx="171">
                  <c:v>FY.62/63 Kartik 26</c:v>
                </c:pt>
                <c:pt idx="172">
                  <c:v>FY.62/63 Kartik 27</c:v>
                </c:pt>
                <c:pt idx="173">
                  <c:v>FY.62/63 Kartik 28</c:v>
                </c:pt>
                <c:pt idx="174">
                  <c:v>FY.62/63 Kartik 29</c:v>
                </c:pt>
                <c:pt idx="175">
                  <c:v>FY.62/63 Kartik 30</c:v>
                </c:pt>
                <c:pt idx="176">
                  <c:v>FY.62/63 Kartik 31</c:v>
                </c:pt>
                <c:pt idx="177">
                  <c:v>FY.62/63 Kartik 32</c:v>
                </c:pt>
                <c:pt idx="178">
                  <c:v>FY.62/63 Mangsir 1</c:v>
                </c:pt>
                <c:pt idx="179">
                  <c:v>FY.62/63 Mangsir 2</c:v>
                </c:pt>
                <c:pt idx="180">
                  <c:v>FY.62/63 Mangsir 3</c:v>
                </c:pt>
                <c:pt idx="181">
                  <c:v>FY.62/63 Mangsir 4</c:v>
                </c:pt>
                <c:pt idx="182">
                  <c:v>FY.62/63 Mangsir 5</c:v>
                </c:pt>
                <c:pt idx="183">
                  <c:v>FY.62/63 Mangsir 6</c:v>
                </c:pt>
                <c:pt idx="184">
                  <c:v>FY.62/63 Mangsir 7</c:v>
                </c:pt>
                <c:pt idx="185">
                  <c:v>FY.62/63 Mangsir 8</c:v>
                </c:pt>
                <c:pt idx="186">
                  <c:v>FY.62/63 Mangsir 9</c:v>
                </c:pt>
                <c:pt idx="187">
                  <c:v>FY.62/63 Mangsir 10</c:v>
                </c:pt>
                <c:pt idx="188">
                  <c:v>FY.62/63 Mangsir 11</c:v>
                </c:pt>
                <c:pt idx="189">
                  <c:v>FY.62/63 Mangsir 12</c:v>
                </c:pt>
                <c:pt idx="190">
                  <c:v>FY.62/63 Mangsir 13</c:v>
                </c:pt>
                <c:pt idx="191">
                  <c:v>FY.62/63 Mangsir 14</c:v>
                </c:pt>
                <c:pt idx="192">
                  <c:v>FY.62/63 Mangsir 15</c:v>
                </c:pt>
                <c:pt idx="193">
                  <c:v>FY.62/63 Mangsir 16</c:v>
                </c:pt>
                <c:pt idx="194">
                  <c:v>FY.62/63 Mangsir 17</c:v>
                </c:pt>
                <c:pt idx="195">
                  <c:v>FY.62/63 Mangsir 18</c:v>
                </c:pt>
                <c:pt idx="196">
                  <c:v>FY.62/63 Mangsir 19</c:v>
                </c:pt>
                <c:pt idx="197">
                  <c:v>FY.62/63 Mangsir 20</c:v>
                </c:pt>
                <c:pt idx="198">
                  <c:v>FY.62/63 Mangsir 21</c:v>
                </c:pt>
                <c:pt idx="199">
                  <c:v>FY.62/63 Mangsir 22</c:v>
                </c:pt>
                <c:pt idx="200">
                  <c:v>FY.62/63 Mangsir 23</c:v>
                </c:pt>
                <c:pt idx="201">
                  <c:v>FY.62/63 Mangsir 24</c:v>
                </c:pt>
                <c:pt idx="202">
                  <c:v>FY.62/63 Mangsir 25</c:v>
                </c:pt>
                <c:pt idx="203">
                  <c:v>FY.62/63 Mangsir 26</c:v>
                </c:pt>
                <c:pt idx="204">
                  <c:v>FY.62/63 Mangsir 27</c:v>
                </c:pt>
                <c:pt idx="205">
                  <c:v>FY.62/63 Mangsir 28</c:v>
                </c:pt>
                <c:pt idx="206">
                  <c:v>FY.62/63 Mangsir 29</c:v>
                </c:pt>
                <c:pt idx="207">
                  <c:v>FY.62/63 Mangsir 30</c:v>
                </c:pt>
                <c:pt idx="208">
                  <c:v>FY.62/63 Mangsir 31</c:v>
                </c:pt>
                <c:pt idx="209">
                  <c:v>FY.62/63 Mangsir 32</c:v>
                </c:pt>
                <c:pt idx="210">
                  <c:v>FY.62/63 Poush 1</c:v>
                </c:pt>
                <c:pt idx="211">
                  <c:v>FY.62/63 Poush 2</c:v>
                </c:pt>
                <c:pt idx="212">
                  <c:v>FY.62/63 Poush 3</c:v>
                </c:pt>
                <c:pt idx="213">
                  <c:v>FY.62/63 Poush 4</c:v>
                </c:pt>
                <c:pt idx="214">
                  <c:v>FY.62/63 Poush 5</c:v>
                </c:pt>
                <c:pt idx="215">
                  <c:v>FY.62/63 Poush 6</c:v>
                </c:pt>
                <c:pt idx="216">
                  <c:v>FY.62/63 Poush 7</c:v>
                </c:pt>
                <c:pt idx="217">
                  <c:v>FY.62/63 Poush 8</c:v>
                </c:pt>
                <c:pt idx="218">
                  <c:v>FY.62/63 Poush 9</c:v>
                </c:pt>
                <c:pt idx="219">
                  <c:v>FY.62/63 Poush 10</c:v>
                </c:pt>
                <c:pt idx="220">
                  <c:v>FY.62/63 Poush 11</c:v>
                </c:pt>
                <c:pt idx="221">
                  <c:v>FY.62/63 Poush 12</c:v>
                </c:pt>
                <c:pt idx="222">
                  <c:v>FY.62/63 Poush 13</c:v>
                </c:pt>
                <c:pt idx="223">
                  <c:v>FY.62/63 Poush 14</c:v>
                </c:pt>
                <c:pt idx="224">
                  <c:v>FY.62/63 Poush 15</c:v>
                </c:pt>
                <c:pt idx="225">
                  <c:v>FY.62/63 Poush 16</c:v>
                </c:pt>
                <c:pt idx="226">
                  <c:v>FY.62/63 Poush 17</c:v>
                </c:pt>
                <c:pt idx="227">
                  <c:v>FY.62/63 Poush 18</c:v>
                </c:pt>
                <c:pt idx="228">
                  <c:v>FY.62/63 Poush 19</c:v>
                </c:pt>
                <c:pt idx="229">
                  <c:v>FY.62/63 Poush 20</c:v>
                </c:pt>
                <c:pt idx="230">
                  <c:v>FY.62/63 Poush 21</c:v>
                </c:pt>
                <c:pt idx="231">
                  <c:v>FY.62/63 Poush 22</c:v>
                </c:pt>
                <c:pt idx="232">
                  <c:v>FY.62/63 Poush 23</c:v>
                </c:pt>
                <c:pt idx="233">
                  <c:v>FY.62/63 Poush 24</c:v>
                </c:pt>
                <c:pt idx="234">
                  <c:v>FY.62/63 Poush 25</c:v>
                </c:pt>
                <c:pt idx="235">
                  <c:v>FY.62/63 Poush 26</c:v>
                </c:pt>
                <c:pt idx="236">
                  <c:v>FY.62/63 Poush 27</c:v>
                </c:pt>
                <c:pt idx="237">
                  <c:v>FY.62/63 Poush 28</c:v>
                </c:pt>
                <c:pt idx="238">
                  <c:v>FY.62/63 Poush 29</c:v>
                </c:pt>
                <c:pt idx="239">
                  <c:v>FY.62/63 Poush 30</c:v>
                </c:pt>
                <c:pt idx="240">
                  <c:v>FY.62/63 Poush 31</c:v>
                </c:pt>
                <c:pt idx="241">
                  <c:v>FY.62/63 Poush 32</c:v>
                </c:pt>
                <c:pt idx="242">
                  <c:v>FY.62/63 Magh 1</c:v>
                </c:pt>
                <c:pt idx="243">
                  <c:v>FY.62/63 Magh 2</c:v>
                </c:pt>
                <c:pt idx="244">
                  <c:v>FY.62/63 Magh 3</c:v>
                </c:pt>
                <c:pt idx="245">
                  <c:v>FY.62/63 Magh 4</c:v>
                </c:pt>
                <c:pt idx="246">
                  <c:v>FY.62/63 Magh 5</c:v>
                </c:pt>
                <c:pt idx="247">
                  <c:v>FY.62/63 Magh 6</c:v>
                </c:pt>
                <c:pt idx="248">
                  <c:v>FY.62/63 Magh 7</c:v>
                </c:pt>
                <c:pt idx="249">
                  <c:v>FY.62/63 Magh 8</c:v>
                </c:pt>
                <c:pt idx="250">
                  <c:v>FY.62/63 Magh 9</c:v>
                </c:pt>
                <c:pt idx="251">
                  <c:v>FY.62/63 Magh 10</c:v>
                </c:pt>
                <c:pt idx="252">
                  <c:v>FY.62/63 Magh 11</c:v>
                </c:pt>
                <c:pt idx="253">
                  <c:v>FY.62/63 Magh 12</c:v>
                </c:pt>
                <c:pt idx="254">
                  <c:v>FY.62/63 Magh 13</c:v>
                </c:pt>
                <c:pt idx="255">
                  <c:v>FY.62/63 Magh 14</c:v>
                </c:pt>
                <c:pt idx="256">
                  <c:v>FY.62/63 Magh 15</c:v>
                </c:pt>
                <c:pt idx="257">
                  <c:v>FY.62/63 Magh 16</c:v>
                </c:pt>
                <c:pt idx="258">
                  <c:v>FY.62/63 Magh 17</c:v>
                </c:pt>
                <c:pt idx="259">
                  <c:v>FY.62/63 Magh 18</c:v>
                </c:pt>
                <c:pt idx="260">
                  <c:v>FY.62/63 Magh 19</c:v>
                </c:pt>
                <c:pt idx="261">
                  <c:v>FY.62/63 Magh 20</c:v>
                </c:pt>
                <c:pt idx="262">
                  <c:v>FY.62/63 Magh 21</c:v>
                </c:pt>
                <c:pt idx="263">
                  <c:v>FY.62/63 Magh 22</c:v>
                </c:pt>
                <c:pt idx="264">
                  <c:v>FY.62/63 Magh 23</c:v>
                </c:pt>
                <c:pt idx="265">
                  <c:v>FY.62/63 Magh 24</c:v>
                </c:pt>
                <c:pt idx="266">
                  <c:v>FY.62/63 Magh 25</c:v>
                </c:pt>
                <c:pt idx="267">
                  <c:v>FY.62/63 Magh 26</c:v>
                </c:pt>
                <c:pt idx="268">
                  <c:v>FY.62/63 Magh 27</c:v>
                </c:pt>
                <c:pt idx="269">
                  <c:v>FY.62/63 Magh 28</c:v>
                </c:pt>
                <c:pt idx="270">
                  <c:v>FY.62/63 Magh 29</c:v>
                </c:pt>
                <c:pt idx="271">
                  <c:v>FY.62/63 Magh 30</c:v>
                </c:pt>
                <c:pt idx="272">
                  <c:v>FY.62/63 Magh 31</c:v>
                </c:pt>
                <c:pt idx="273">
                  <c:v>FY.62/63 Magh 32</c:v>
                </c:pt>
                <c:pt idx="274">
                  <c:v>FY.62/63 Falgun 1</c:v>
                </c:pt>
                <c:pt idx="275">
                  <c:v>FY.62/63 Falgun 2</c:v>
                </c:pt>
                <c:pt idx="276">
                  <c:v>FY.62/63 Falgun 3</c:v>
                </c:pt>
                <c:pt idx="277">
                  <c:v>FY.62/63 Falgun 4</c:v>
                </c:pt>
                <c:pt idx="278">
                  <c:v>FY.62/63 Falgun 5</c:v>
                </c:pt>
                <c:pt idx="279">
                  <c:v>FY.62/63 Falgun 6</c:v>
                </c:pt>
                <c:pt idx="280">
                  <c:v>FY.62/63 Falgun 7</c:v>
                </c:pt>
                <c:pt idx="281">
                  <c:v>FY.62/63 Falgun 8</c:v>
                </c:pt>
                <c:pt idx="282">
                  <c:v>FY.62/63 Falgun 9</c:v>
                </c:pt>
                <c:pt idx="283">
                  <c:v>FY.62/63 Falgun 10</c:v>
                </c:pt>
                <c:pt idx="284">
                  <c:v>FY.62/63 Falgun 11</c:v>
                </c:pt>
                <c:pt idx="285">
                  <c:v>FY.62/63 Falgun 12</c:v>
                </c:pt>
                <c:pt idx="286">
                  <c:v>FY.62/63 Falgun 13</c:v>
                </c:pt>
                <c:pt idx="287">
                  <c:v>FY.62/63 Falgun 14</c:v>
                </c:pt>
                <c:pt idx="288">
                  <c:v>FY.62/63 Falgun 15</c:v>
                </c:pt>
                <c:pt idx="289">
                  <c:v>FY.62/63 Falgun 16</c:v>
                </c:pt>
                <c:pt idx="290">
                  <c:v>FY.62/63 Falgun 17</c:v>
                </c:pt>
                <c:pt idx="291">
                  <c:v>FY.62/63 Falgun 18</c:v>
                </c:pt>
                <c:pt idx="292">
                  <c:v>FY.62/63 Falgun 19</c:v>
                </c:pt>
                <c:pt idx="293">
                  <c:v>FY.62/63 Falgun 20</c:v>
                </c:pt>
                <c:pt idx="294">
                  <c:v>FY.62/63 Falgun 21</c:v>
                </c:pt>
                <c:pt idx="295">
                  <c:v>FY.62/63 Falgun 22</c:v>
                </c:pt>
                <c:pt idx="296">
                  <c:v>FY.62/63 Falgun 23</c:v>
                </c:pt>
                <c:pt idx="297">
                  <c:v>FY.62/63 Falgun 24</c:v>
                </c:pt>
                <c:pt idx="298">
                  <c:v>FY.62/63 Falgun 25</c:v>
                </c:pt>
                <c:pt idx="299">
                  <c:v>FY.62/63 Falgun 26</c:v>
                </c:pt>
                <c:pt idx="300">
                  <c:v>FY.62/63 Falgun 27</c:v>
                </c:pt>
                <c:pt idx="301">
                  <c:v>FY.62/63 Falgun 28</c:v>
                </c:pt>
                <c:pt idx="302">
                  <c:v>FY.62/63 Falgun 29</c:v>
                </c:pt>
                <c:pt idx="303">
                  <c:v>FY.62/63 Falgun 30</c:v>
                </c:pt>
                <c:pt idx="304">
                  <c:v>FY.62/63 Falgun 31</c:v>
                </c:pt>
                <c:pt idx="305">
                  <c:v>FY.62/63 Falgun 32</c:v>
                </c:pt>
                <c:pt idx="306">
                  <c:v>FY.62/63 Chaitra 1</c:v>
                </c:pt>
                <c:pt idx="307">
                  <c:v>FY.62/63 Chaitra 2</c:v>
                </c:pt>
                <c:pt idx="308">
                  <c:v>FY.62/63 Chaitra 3</c:v>
                </c:pt>
                <c:pt idx="309">
                  <c:v>FY.62/63 Chaitra 4</c:v>
                </c:pt>
                <c:pt idx="310">
                  <c:v>FY.62/63 Chaitra 5</c:v>
                </c:pt>
                <c:pt idx="311">
                  <c:v>FY.62/63 Chaitra 6</c:v>
                </c:pt>
                <c:pt idx="312">
                  <c:v>FY.62/63 Chaitra 7</c:v>
                </c:pt>
                <c:pt idx="313">
                  <c:v>FY.62/63 Chaitra 8</c:v>
                </c:pt>
                <c:pt idx="314">
                  <c:v>FY.62/63 Chaitra 9</c:v>
                </c:pt>
                <c:pt idx="315">
                  <c:v>FY.62/63 Chaitra 10</c:v>
                </c:pt>
                <c:pt idx="316">
                  <c:v>FY.62/63 Chaitra 11</c:v>
                </c:pt>
                <c:pt idx="317">
                  <c:v>FY.62/63 Chaitra 12</c:v>
                </c:pt>
                <c:pt idx="318">
                  <c:v>FY.62/63 Chaitra 13</c:v>
                </c:pt>
                <c:pt idx="319">
                  <c:v>FY.62/63 Chaitra 14</c:v>
                </c:pt>
                <c:pt idx="320">
                  <c:v>FY.62/63 Chaitra 15</c:v>
                </c:pt>
                <c:pt idx="321">
                  <c:v>FY.62/63 Chaitra 16</c:v>
                </c:pt>
                <c:pt idx="322">
                  <c:v>FY.62/63 Chaitra 17</c:v>
                </c:pt>
                <c:pt idx="323">
                  <c:v>FY.62/63 Chaitra 18</c:v>
                </c:pt>
                <c:pt idx="324">
                  <c:v>FY.62/63 Chaitra 19</c:v>
                </c:pt>
                <c:pt idx="325">
                  <c:v>FY.62/63 Chaitra 20</c:v>
                </c:pt>
                <c:pt idx="326">
                  <c:v>FY.62/63 Chaitra 21</c:v>
                </c:pt>
                <c:pt idx="327">
                  <c:v>FY.62/63 Chaitra 22</c:v>
                </c:pt>
                <c:pt idx="328">
                  <c:v>FY.62/63 Chaitra 23</c:v>
                </c:pt>
                <c:pt idx="329">
                  <c:v>FY.62/63 Chaitra 24</c:v>
                </c:pt>
                <c:pt idx="330">
                  <c:v>FY.62/63 Chaitra 25</c:v>
                </c:pt>
                <c:pt idx="331">
                  <c:v>FY.62/63 Chaitra 26</c:v>
                </c:pt>
                <c:pt idx="332">
                  <c:v>FY.62/63 Chaitra 27</c:v>
                </c:pt>
                <c:pt idx="333">
                  <c:v>FY.62/63 Chaitra 28</c:v>
                </c:pt>
                <c:pt idx="334">
                  <c:v>FY.62/63 Chaitra 29</c:v>
                </c:pt>
                <c:pt idx="335">
                  <c:v>FY.62/63 Chaitra 30</c:v>
                </c:pt>
                <c:pt idx="336">
                  <c:v>FY.62/63 Chaitra 31</c:v>
                </c:pt>
                <c:pt idx="337">
                  <c:v>FY.62/63 Chaitra 32</c:v>
                </c:pt>
                <c:pt idx="338">
                  <c:v>FY.62/63 Baishakh 1</c:v>
                </c:pt>
                <c:pt idx="339">
                  <c:v>FY.62/63 Baishakh 2</c:v>
                </c:pt>
                <c:pt idx="340">
                  <c:v>FY.62/63 Baishakh 3</c:v>
                </c:pt>
                <c:pt idx="341">
                  <c:v>FY.62/63 Baishakh 4</c:v>
                </c:pt>
                <c:pt idx="342">
                  <c:v>FY.62/63 Baishakh 5</c:v>
                </c:pt>
                <c:pt idx="343">
                  <c:v>FY.62/63 Baishakh 6</c:v>
                </c:pt>
                <c:pt idx="344">
                  <c:v>FY.62/63 Baishakh 7</c:v>
                </c:pt>
                <c:pt idx="345">
                  <c:v>FY.62/63 Baishakh 8</c:v>
                </c:pt>
                <c:pt idx="346">
                  <c:v>FY.62/63 Baishakh 9</c:v>
                </c:pt>
                <c:pt idx="347">
                  <c:v>FY.62/63 Baishakh 10</c:v>
                </c:pt>
                <c:pt idx="348">
                  <c:v>FY.62/63 Baishakh 11</c:v>
                </c:pt>
                <c:pt idx="349">
                  <c:v>FY.62/63 Baishakh 12</c:v>
                </c:pt>
                <c:pt idx="350">
                  <c:v>FY.62/63 Baishakh 13</c:v>
                </c:pt>
                <c:pt idx="351">
                  <c:v>FY.62/63 Baishakh 14</c:v>
                </c:pt>
                <c:pt idx="352">
                  <c:v>FY.62/63 Baishakh 15</c:v>
                </c:pt>
                <c:pt idx="353">
                  <c:v>FY.62/63 Baishakh 16</c:v>
                </c:pt>
                <c:pt idx="354">
                  <c:v>FY.62/63 Baishakh 17</c:v>
                </c:pt>
                <c:pt idx="355">
                  <c:v>FY.62/63 Baishakh 18</c:v>
                </c:pt>
                <c:pt idx="356">
                  <c:v>FY.62/63 Baishakh 19</c:v>
                </c:pt>
                <c:pt idx="357">
                  <c:v>FY.62/63 Baishakh 20</c:v>
                </c:pt>
                <c:pt idx="358">
                  <c:v>FY.62/63 Baishakh 21</c:v>
                </c:pt>
                <c:pt idx="359">
                  <c:v>FY.62/63 Baishakh 22</c:v>
                </c:pt>
                <c:pt idx="360">
                  <c:v>FY.62/63 Baishakh 23</c:v>
                </c:pt>
                <c:pt idx="361">
                  <c:v>FY.62/63 Baishakh 24</c:v>
                </c:pt>
                <c:pt idx="362">
                  <c:v>FY.62/63 Baishakh 25</c:v>
                </c:pt>
                <c:pt idx="363">
                  <c:v>FY.62/63 Baishakh 26</c:v>
                </c:pt>
                <c:pt idx="364">
                  <c:v>FY.62/63 Baishakh 27</c:v>
                </c:pt>
                <c:pt idx="365">
                  <c:v>FY.62/63 Baishakh 28</c:v>
                </c:pt>
                <c:pt idx="366">
                  <c:v>FY.62/63 Baishakh 29</c:v>
                </c:pt>
                <c:pt idx="367">
                  <c:v>FY.62/63 Baishakh 30</c:v>
                </c:pt>
                <c:pt idx="368">
                  <c:v>FY.62/63 Baishakh 31</c:v>
                </c:pt>
                <c:pt idx="369">
                  <c:v>FY.62/63 Baishakh 32</c:v>
                </c:pt>
                <c:pt idx="370">
                  <c:v>FY.62/63 Jestha  1</c:v>
                </c:pt>
                <c:pt idx="371">
                  <c:v>FY.62/63 Jestha  2</c:v>
                </c:pt>
                <c:pt idx="372">
                  <c:v>FY.62/63 Jestha  3</c:v>
                </c:pt>
                <c:pt idx="373">
                  <c:v>FY.62/63 Jestha  4</c:v>
                </c:pt>
                <c:pt idx="374">
                  <c:v>FY.62/63 Jestha  5</c:v>
                </c:pt>
                <c:pt idx="375">
                  <c:v>FY.62/63 Jestha  6</c:v>
                </c:pt>
                <c:pt idx="376">
                  <c:v>FY.62/63 Jestha  7</c:v>
                </c:pt>
                <c:pt idx="377">
                  <c:v>FY.62/63 Jestha  8</c:v>
                </c:pt>
                <c:pt idx="378">
                  <c:v>FY.62/63 Jestha  9</c:v>
                </c:pt>
                <c:pt idx="379">
                  <c:v>FY.62/63 Jestha  10</c:v>
                </c:pt>
                <c:pt idx="380">
                  <c:v>FY.62/63 Jestha  11</c:v>
                </c:pt>
                <c:pt idx="381">
                  <c:v>FY.62/63 Jestha  12</c:v>
                </c:pt>
                <c:pt idx="382">
                  <c:v>FY.62/63 Jestha  13</c:v>
                </c:pt>
                <c:pt idx="383">
                  <c:v>FY.62/63 Jestha  14</c:v>
                </c:pt>
                <c:pt idx="384">
                  <c:v>FY.62/63 Jestha  15</c:v>
                </c:pt>
                <c:pt idx="385">
                  <c:v>FY.62/63 Jestha  16</c:v>
                </c:pt>
                <c:pt idx="386">
                  <c:v>FY.62/63 Jestha  17</c:v>
                </c:pt>
                <c:pt idx="387">
                  <c:v>FY.62/63 Jestha  18</c:v>
                </c:pt>
                <c:pt idx="388">
                  <c:v>FY.62/63 Jestha  19</c:v>
                </c:pt>
                <c:pt idx="389">
                  <c:v>FY.62/63 Jestha  20</c:v>
                </c:pt>
                <c:pt idx="390">
                  <c:v>FY.62/63 Jestha  21</c:v>
                </c:pt>
                <c:pt idx="391">
                  <c:v>FY.62/63 Jestha  22</c:v>
                </c:pt>
                <c:pt idx="392">
                  <c:v>FY.62/63 Jestha  23</c:v>
                </c:pt>
                <c:pt idx="393">
                  <c:v>FY.62/63 Jestha  24</c:v>
                </c:pt>
                <c:pt idx="394">
                  <c:v>FY.62/63 Jestha  25</c:v>
                </c:pt>
                <c:pt idx="395">
                  <c:v>FY.62/63 Jestha  26</c:v>
                </c:pt>
                <c:pt idx="396">
                  <c:v>FY.62/63 Jestha  27</c:v>
                </c:pt>
                <c:pt idx="397">
                  <c:v>FY.62/63 Jestha  28</c:v>
                </c:pt>
                <c:pt idx="398">
                  <c:v>FY.62/63 Jestha  29</c:v>
                </c:pt>
                <c:pt idx="399">
                  <c:v>FY.62/63 Jestha  30</c:v>
                </c:pt>
                <c:pt idx="400">
                  <c:v>FY.62/63 Jestha  31</c:v>
                </c:pt>
                <c:pt idx="401">
                  <c:v>FY.62/63 Jestha  32</c:v>
                </c:pt>
                <c:pt idx="402">
                  <c:v>FY.62/63 Ashadh 1</c:v>
                </c:pt>
                <c:pt idx="403">
                  <c:v>FY.62/63 Ashadh 2</c:v>
                </c:pt>
                <c:pt idx="404">
                  <c:v>FY.62/63 Ashadh 3</c:v>
                </c:pt>
                <c:pt idx="405">
                  <c:v>FY.62/63 Ashadh 4</c:v>
                </c:pt>
                <c:pt idx="406">
                  <c:v>FY.62/63 Ashadh 5</c:v>
                </c:pt>
                <c:pt idx="407">
                  <c:v>FY.62/63 Ashadh 6</c:v>
                </c:pt>
                <c:pt idx="408">
                  <c:v>FY.62/63 Ashadh 7</c:v>
                </c:pt>
                <c:pt idx="409">
                  <c:v>FY.62/63 Ashadh 8</c:v>
                </c:pt>
                <c:pt idx="410">
                  <c:v>FY.62/63 Ashadh 9</c:v>
                </c:pt>
                <c:pt idx="411">
                  <c:v>FY.62/63 Ashadh 10</c:v>
                </c:pt>
                <c:pt idx="412">
                  <c:v>FY.62/63 Ashadh 11</c:v>
                </c:pt>
                <c:pt idx="413">
                  <c:v>FY.62/63 Ashadh 12</c:v>
                </c:pt>
                <c:pt idx="414">
                  <c:v>FY.62/63 Ashadh 13</c:v>
                </c:pt>
                <c:pt idx="415">
                  <c:v>FY.62/63 Ashadh 14</c:v>
                </c:pt>
                <c:pt idx="416">
                  <c:v>FY.62/63 Ashadh 15</c:v>
                </c:pt>
                <c:pt idx="417">
                  <c:v>FY.62/63 Ashadh 16</c:v>
                </c:pt>
                <c:pt idx="418">
                  <c:v>FY.62/63 Ashadh 17</c:v>
                </c:pt>
                <c:pt idx="419">
                  <c:v>FY.62/63 Ashadh 18</c:v>
                </c:pt>
                <c:pt idx="420">
                  <c:v>FY.62/63 Ashadh 19</c:v>
                </c:pt>
                <c:pt idx="421">
                  <c:v>FY.62/63 Ashadh 20</c:v>
                </c:pt>
                <c:pt idx="422">
                  <c:v>FY.62/63 Ashadh 21</c:v>
                </c:pt>
                <c:pt idx="423">
                  <c:v>FY.62/63 Ashadh 22</c:v>
                </c:pt>
                <c:pt idx="424">
                  <c:v>FY.62/63 Ashadh 23</c:v>
                </c:pt>
                <c:pt idx="425">
                  <c:v>FY.62/63 Ashadh 24</c:v>
                </c:pt>
                <c:pt idx="426">
                  <c:v>FY.62/63 Ashadh 25</c:v>
                </c:pt>
                <c:pt idx="427">
                  <c:v>FY.62/63 Ashadh 26</c:v>
                </c:pt>
                <c:pt idx="428">
                  <c:v>FY.62/63 Ashadh 27</c:v>
                </c:pt>
                <c:pt idx="429">
                  <c:v>FY.62/63 Ashadh 28</c:v>
                </c:pt>
                <c:pt idx="430">
                  <c:v>FY.62/63 Ashadh 29</c:v>
                </c:pt>
                <c:pt idx="431">
                  <c:v>FY.62/63 Ashadh 30</c:v>
                </c:pt>
                <c:pt idx="432">
                  <c:v>FY.62/63 Ashadh 31</c:v>
                </c:pt>
                <c:pt idx="433">
                  <c:v>FY.62/63 Ashadh 32</c:v>
                </c:pt>
                <c:pt idx="434">
                  <c:v>FY.63/64 Shrawan 1</c:v>
                </c:pt>
                <c:pt idx="435">
                  <c:v>FY.63/64 Shrawan 2</c:v>
                </c:pt>
                <c:pt idx="436">
                  <c:v>FY.63/64 Shrawan 3</c:v>
                </c:pt>
                <c:pt idx="437">
                  <c:v>FY.63/64 Shrawan 4</c:v>
                </c:pt>
                <c:pt idx="438">
                  <c:v>FY.63/64 Shrawan 5</c:v>
                </c:pt>
                <c:pt idx="439">
                  <c:v>FY.63/64 Shrawan 6</c:v>
                </c:pt>
                <c:pt idx="440">
                  <c:v>FY.63/64 Shrawan 7</c:v>
                </c:pt>
                <c:pt idx="441">
                  <c:v>FY.63/64 Shrawan 8</c:v>
                </c:pt>
                <c:pt idx="442">
                  <c:v>FY.63/64 Shrawan 9</c:v>
                </c:pt>
                <c:pt idx="443">
                  <c:v>FY.63/64 Shrawan 10</c:v>
                </c:pt>
                <c:pt idx="444">
                  <c:v>FY.63/64 Shrawan 11</c:v>
                </c:pt>
                <c:pt idx="445">
                  <c:v>FY.63/64 Shrawan 12</c:v>
                </c:pt>
                <c:pt idx="446">
                  <c:v>FY.63/64 Shrawan 13</c:v>
                </c:pt>
                <c:pt idx="447">
                  <c:v>FY.63/64 Shrawan 14</c:v>
                </c:pt>
                <c:pt idx="448">
                  <c:v>FY.63/64 Shrawan 15</c:v>
                </c:pt>
                <c:pt idx="449">
                  <c:v>FY.63/64 Shrawan 16</c:v>
                </c:pt>
                <c:pt idx="450">
                  <c:v>FY.63/64 Shrawan 17</c:v>
                </c:pt>
                <c:pt idx="451">
                  <c:v>FY.63/64 Shrawan 18</c:v>
                </c:pt>
                <c:pt idx="452">
                  <c:v>FY.63/64 Shrawan 19</c:v>
                </c:pt>
                <c:pt idx="453">
                  <c:v>FY.63/64 Shrawan 20</c:v>
                </c:pt>
                <c:pt idx="454">
                  <c:v>FY.63/64 Shrawan 21</c:v>
                </c:pt>
                <c:pt idx="455">
                  <c:v>FY.63/64 Shrawan 22</c:v>
                </c:pt>
                <c:pt idx="456">
                  <c:v>FY.63/64 Shrawan 23</c:v>
                </c:pt>
                <c:pt idx="457">
                  <c:v>FY.63/64 Shrawan 24</c:v>
                </c:pt>
                <c:pt idx="458">
                  <c:v>FY.63/64 Shrawan 25</c:v>
                </c:pt>
                <c:pt idx="459">
                  <c:v>FY.63/64 Shrawan 26</c:v>
                </c:pt>
                <c:pt idx="460">
                  <c:v>FY.63/64 Shrawan 27</c:v>
                </c:pt>
                <c:pt idx="461">
                  <c:v>FY.63/64 Shrawan 28</c:v>
                </c:pt>
                <c:pt idx="462">
                  <c:v>FY.63/64 Shrawan 29</c:v>
                </c:pt>
                <c:pt idx="463">
                  <c:v>FY.63/64 Shrawan 30</c:v>
                </c:pt>
                <c:pt idx="464">
                  <c:v>FY.63/64 Shrawan 31</c:v>
                </c:pt>
                <c:pt idx="465">
                  <c:v>FY.63/64 Shrawan 32</c:v>
                </c:pt>
                <c:pt idx="466">
                  <c:v>FY.63/64 Bhadra 1</c:v>
                </c:pt>
                <c:pt idx="467">
                  <c:v>FY.63/64 Bhadra 2</c:v>
                </c:pt>
                <c:pt idx="468">
                  <c:v>FY.63/64 Bhadra 3</c:v>
                </c:pt>
                <c:pt idx="469">
                  <c:v>FY.63/64 Bhadra 4</c:v>
                </c:pt>
                <c:pt idx="470">
                  <c:v>FY.63/64 Bhadra 5</c:v>
                </c:pt>
                <c:pt idx="471">
                  <c:v>FY.63/64 Bhadra 6</c:v>
                </c:pt>
                <c:pt idx="472">
                  <c:v>FY.63/64 Bhadra 7</c:v>
                </c:pt>
                <c:pt idx="473">
                  <c:v>FY.63/64 Bhadra 8</c:v>
                </c:pt>
                <c:pt idx="474">
                  <c:v>FY.63/64 Bhadra 9</c:v>
                </c:pt>
                <c:pt idx="475">
                  <c:v>FY.63/64 Bhadra 10</c:v>
                </c:pt>
                <c:pt idx="476">
                  <c:v>FY.63/64 Bhadra 11</c:v>
                </c:pt>
                <c:pt idx="477">
                  <c:v>FY.63/64 Bhadra 12</c:v>
                </c:pt>
                <c:pt idx="478">
                  <c:v>FY.63/64 Bhadra 13</c:v>
                </c:pt>
                <c:pt idx="479">
                  <c:v>FY.63/64 Bhadra 14</c:v>
                </c:pt>
                <c:pt idx="480">
                  <c:v>FY.63/64 Bhadra 15</c:v>
                </c:pt>
                <c:pt idx="481">
                  <c:v>FY.63/64 Bhadra 16</c:v>
                </c:pt>
                <c:pt idx="482">
                  <c:v>FY.63/64 Bhadra 17</c:v>
                </c:pt>
                <c:pt idx="483">
                  <c:v>FY.63/64 Bhadra 18</c:v>
                </c:pt>
                <c:pt idx="484">
                  <c:v>FY.63/64 Bhadra 19</c:v>
                </c:pt>
                <c:pt idx="485">
                  <c:v>FY.63/64 Bhadra 20</c:v>
                </c:pt>
                <c:pt idx="486">
                  <c:v>FY.63/64 Bhadra 21</c:v>
                </c:pt>
                <c:pt idx="487">
                  <c:v>FY.63/64 Bhadra 22</c:v>
                </c:pt>
                <c:pt idx="488">
                  <c:v>FY.63/64 Bhadra 23</c:v>
                </c:pt>
                <c:pt idx="489">
                  <c:v>FY.63/64 Bhadra 24</c:v>
                </c:pt>
                <c:pt idx="490">
                  <c:v>FY.63/64 Bhadra 25</c:v>
                </c:pt>
                <c:pt idx="491">
                  <c:v>FY.63/64 Bhadra 26</c:v>
                </c:pt>
                <c:pt idx="492">
                  <c:v>FY.63/64 Bhadra 27</c:v>
                </c:pt>
                <c:pt idx="493">
                  <c:v>FY.63/64 Bhadra 28</c:v>
                </c:pt>
                <c:pt idx="494">
                  <c:v>FY.63/64 Bhadra 29</c:v>
                </c:pt>
                <c:pt idx="495">
                  <c:v>FY.63/64 Bhadra 30</c:v>
                </c:pt>
                <c:pt idx="496">
                  <c:v>FY.63/64 Bhadra 31</c:v>
                </c:pt>
                <c:pt idx="497">
                  <c:v>FY.63/64 Bhadra 32</c:v>
                </c:pt>
                <c:pt idx="498">
                  <c:v>FY.63/64 Ashwin 1</c:v>
                </c:pt>
                <c:pt idx="499">
                  <c:v>FY.63/64 Ashwin 2</c:v>
                </c:pt>
                <c:pt idx="500">
                  <c:v>FY.63/64 Ashwin 3</c:v>
                </c:pt>
                <c:pt idx="501">
                  <c:v>FY.63/64 Ashwin 4</c:v>
                </c:pt>
                <c:pt idx="502">
                  <c:v>FY.63/64 Ashwin 5</c:v>
                </c:pt>
                <c:pt idx="503">
                  <c:v>FY.63/64 Ashwin 6</c:v>
                </c:pt>
                <c:pt idx="504">
                  <c:v>FY.63/64 Ashwin 7</c:v>
                </c:pt>
                <c:pt idx="505">
                  <c:v>FY.63/64 Ashwin 8</c:v>
                </c:pt>
                <c:pt idx="506">
                  <c:v>FY.63/64 Ashwin 9</c:v>
                </c:pt>
                <c:pt idx="507">
                  <c:v>FY.63/64 Ashwin 10</c:v>
                </c:pt>
                <c:pt idx="508">
                  <c:v>FY.63/64 Ashwin 11</c:v>
                </c:pt>
                <c:pt idx="509">
                  <c:v>FY.63/64 Ashwin 12</c:v>
                </c:pt>
                <c:pt idx="510">
                  <c:v>FY.63/64 Ashwin 13</c:v>
                </c:pt>
                <c:pt idx="511">
                  <c:v>FY.63/64 Ashwin 14</c:v>
                </c:pt>
                <c:pt idx="512">
                  <c:v>FY.63/64 Ashwin 15</c:v>
                </c:pt>
                <c:pt idx="513">
                  <c:v>FY.63/64 Ashwin 16</c:v>
                </c:pt>
                <c:pt idx="514">
                  <c:v>FY.63/64 Ashwin 17</c:v>
                </c:pt>
                <c:pt idx="515">
                  <c:v>FY.63/64 Ashwin 18</c:v>
                </c:pt>
                <c:pt idx="516">
                  <c:v>FY.63/64 Ashwin 19</c:v>
                </c:pt>
                <c:pt idx="517">
                  <c:v>FY.63/64 Ashwin 20</c:v>
                </c:pt>
                <c:pt idx="518">
                  <c:v>FY.63/64 Ashwin 21</c:v>
                </c:pt>
                <c:pt idx="519">
                  <c:v>FY.63/64 Ashwin 22</c:v>
                </c:pt>
                <c:pt idx="520">
                  <c:v>FY.63/64 Ashwin 23</c:v>
                </c:pt>
                <c:pt idx="521">
                  <c:v>FY.63/64 Ashwin 24</c:v>
                </c:pt>
                <c:pt idx="522">
                  <c:v>FY.63/64 Ashwin 25</c:v>
                </c:pt>
                <c:pt idx="523">
                  <c:v>FY.63/64 Ashwin 26</c:v>
                </c:pt>
                <c:pt idx="524">
                  <c:v>FY.63/64 Ashwin 27</c:v>
                </c:pt>
                <c:pt idx="525">
                  <c:v>FY.63/64 Ashwin 28</c:v>
                </c:pt>
                <c:pt idx="526">
                  <c:v>FY.63/64 Ashwin 29</c:v>
                </c:pt>
                <c:pt idx="527">
                  <c:v>FY.63/64 Ashwin 30</c:v>
                </c:pt>
                <c:pt idx="528">
                  <c:v>FY.63/64 Ashwin 31</c:v>
                </c:pt>
                <c:pt idx="529">
                  <c:v>FY.63/64 Ashwin 32</c:v>
                </c:pt>
                <c:pt idx="530">
                  <c:v>FY.63/64 Kartik 1</c:v>
                </c:pt>
                <c:pt idx="531">
                  <c:v>FY.63/64 Kartik 2</c:v>
                </c:pt>
                <c:pt idx="532">
                  <c:v>FY.63/64 Kartik 3</c:v>
                </c:pt>
                <c:pt idx="533">
                  <c:v>FY.63/64 Kartik 4</c:v>
                </c:pt>
                <c:pt idx="534">
                  <c:v>FY.63/64 Kartik 5</c:v>
                </c:pt>
                <c:pt idx="535">
                  <c:v>FY.63/64 Kartik 6</c:v>
                </c:pt>
                <c:pt idx="536">
                  <c:v>FY.63/64 Kartik 7</c:v>
                </c:pt>
                <c:pt idx="537">
                  <c:v>FY.63/64 Kartik 8</c:v>
                </c:pt>
                <c:pt idx="538">
                  <c:v>FY.63/64 Kartik 9</c:v>
                </c:pt>
                <c:pt idx="539">
                  <c:v>FY.63/64 Kartik 10</c:v>
                </c:pt>
                <c:pt idx="540">
                  <c:v>FY.63/64 Kartik 11</c:v>
                </c:pt>
                <c:pt idx="541">
                  <c:v>FY.63/64 Kartik 12</c:v>
                </c:pt>
                <c:pt idx="542">
                  <c:v>FY.63/64 Kartik 13</c:v>
                </c:pt>
                <c:pt idx="543">
                  <c:v>FY.63/64 Kartik 14</c:v>
                </c:pt>
                <c:pt idx="544">
                  <c:v>FY.63/64 Kartik 15</c:v>
                </c:pt>
                <c:pt idx="545">
                  <c:v>FY.63/64 Kartik 16</c:v>
                </c:pt>
                <c:pt idx="546">
                  <c:v>FY.63/64 Kartik 17</c:v>
                </c:pt>
                <c:pt idx="547">
                  <c:v>FY.63/64 Kartik 18</c:v>
                </c:pt>
                <c:pt idx="548">
                  <c:v>FY.63/64 Kartik 19</c:v>
                </c:pt>
                <c:pt idx="549">
                  <c:v>FY.63/64 Kartik 20</c:v>
                </c:pt>
                <c:pt idx="550">
                  <c:v>FY.63/64 Kartik 21</c:v>
                </c:pt>
                <c:pt idx="551">
                  <c:v>FY.63/64 Kartik 22</c:v>
                </c:pt>
                <c:pt idx="552">
                  <c:v>FY.63/64 Kartik 23</c:v>
                </c:pt>
                <c:pt idx="553">
                  <c:v>FY.63/64 Kartik 24</c:v>
                </c:pt>
                <c:pt idx="554">
                  <c:v>FY.63/64 Kartik 25</c:v>
                </c:pt>
                <c:pt idx="555">
                  <c:v>FY.63/64 Kartik 26</c:v>
                </c:pt>
                <c:pt idx="556">
                  <c:v>FY.63/64 Kartik 27</c:v>
                </c:pt>
                <c:pt idx="557">
                  <c:v>FY.63/64 Kartik 28</c:v>
                </c:pt>
                <c:pt idx="558">
                  <c:v>FY.63/64 Kartik 29</c:v>
                </c:pt>
                <c:pt idx="559">
                  <c:v>FY.63/64 Kartik 30</c:v>
                </c:pt>
                <c:pt idx="560">
                  <c:v>FY.63/64 Kartik 31</c:v>
                </c:pt>
                <c:pt idx="561">
                  <c:v>FY.63/64 Kartik 32</c:v>
                </c:pt>
                <c:pt idx="562">
                  <c:v>FY.63/64 Mangsir 1</c:v>
                </c:pt>
                <c:pt idx="563">
                  <c:v>FY.63/64 Mangsir 2</c:v>
                </c:pt>
                <c:pt idx="564">
                  <c:v>FY.63/64 Mangsir 3</c:v>
                </c:pt>
                <c:pt idx="565">
                  <c:v>FY.63/64 Mangsir 4</c:v>
                </c:pt>
                <c:pt idx="566">
                  <c:v>FY.63/64 Mangsir 5</c:v>
                </c:pt>
                <c:pt idx="567">
                  <c:v>FY.63/64 Mangsir 6</c:v>
                </c:pt>
                <c:pt idx="568">
                  <c:v>FY.63/64 Mangsir 7</c:v>
                </c:pt>
                <c:pt idx="569">
                  <c:v>FY.63/64 Mangsir 8</c:v>
                </c:pt>
                <c:pt idx="570">
                  <c:v>FY.63/64 Mangsir 9</c:v>
                </c:pt>
                <c:pt idx="571">
                  <c:v>FY.63/64 Mangsir 10</c:v>
                </c:pt>
                <c:pt idx="572">
                  <c:v>FY.63/64 Mangsir 11</c:v>
                </c:pt>
                <c:pt idx="573">
                  <c:v>FY.63/64 Mangsir 12</c:v>
                </c:pt>
                <c:pt idx="574">
                  <c:v>FY.63/64 Mangsir 13</c:v>
                </c:pt>
                <c:pt idx="575">
                  <c:v>FY.63/64 Mangsir 14</c:v>
                </c:pt>
                <c:pt idx="576">
                  <c:v>FY.63/64 Mangsir 15</c:v>
                </c:pt>
                <c:pt idx="577">
                  <c:v>FY.63/64 Mangsir 16</c:v>
                </c:pt>
                <c:pt idx="578">
                  <c:v>FY.63/64 Mangsir 17</c:v>
                </c:pt>
                <c:pt idx="579">
                  <c:v>FY.63/64 Mangsir 18</c:v>
                </c:pt>
                <c:pt idx="580">
                  <c:v>FY.63/64 Mangsir 19</c:v>
                </c:pt>
                <c:pt idx="581">
                  <c:v>FY.63/64 Mangsir 20</c:v>
                </c:pt>
                <c:pt idx="582">
                  <c:v>FY.63/64 Mangsir 21</c:v>
                </c:pt>
                <c:pt idx="583">
                  <c:v>FY.63/64 Mangsir 22</c:v>
                </c:pt>
                <c:pt idx="584">
                  <c:v>FY.63/64 Mangsir 23</c:v>
                </c:pt>
                <c:pt idx="585">
                  <c:v>FY.63/64 Mangsir 24</c:v>
                </c:pt>
                <c:pt idx="586">
                  <c:v>FY.63/64 Mangsir 25</c:v>
                </c:pt>
                <c:pt idx="587">
                  <c:v>FY.63/64 Mangsir 26</c:v>
                </c:pt>
                <c:pt idx="588">
                  <c:v>FY.63/64 Mangsir 27</c:v>
                </c:pt>
                <c:pt idx="589">
                  <c:v>FY.63/64 Mangsir 28</c:v>
                </c:pt>
                <c:pt idx="590">
                  <c:v>FY.63/64 Mangsir 29</c:v>
                </c:pt>
                <c:pt idx="591">
                  <c:v>FY.63/64 Mangsir 30</c:v>
                </c:pt>
                <c:pt idx="592">
                  <c:v>FY.63/64 Mangsir 31</c:v>
                </c:pt>
                <c:pt idx="593">
                  <c:v>FY.63/64 Mangsir 32</c:v>
                </c:pt>
                <c:pt idx="594">
                  <c:v>FY.63/64 Poush 1</c:v>
                </c:pt>
                <c:pt idx="595">
                  <c:v>FY.63/64 Poush 2</c:v>
                </c:pt>
                <c:pt idx="596">
                  <c:v>FY.63/64 Poush 3</c:v>
                </c:pt>
                <c:pt idx="597">
                  <c:v>FY.63/64 Poush 4</c:v>
                </c:pt>
                <c:pt idx="598">
                  <c:v>FY.63/64 Poush 5</c:v>
                </c:pt>
                <c:pt idx="599">
                  <c:v>FY.63/64 Poush 6</c:v>
                </c:pt>
                <c:pt idx="600">
                  <c:v>FY.63/64 Poush 7</c:v>
                </c:pt>
                <c:pt idx="601">
                  <c:v>FY.63/64 Poush 8</c:v>
                </c:pt>
                <c:pt idx="602">
                  <c:v>FY.63/64 Poush 9</c:v>
                </c:pt>
                <c:pt idx="603">
                  <c:v>FY.63/64 Poush 10</c:v>
                </c:pt>
                <c:pt idx="604">
                  <c:v>FY.63/64 Poush 11</c:v>
                </c:pt>
                <c:pt idx="605">
                  <c:v>FY.63/64 Poush 12</c:v>
                </c:pt>
                <c:pt idx="606">
                  <c:v>FY.63/64 Poush 13</c:v>
                </c:pt>
                <c:pt idx="607">
                  <c:v>FY.63/64 Poush 14</c:v>
                </c:pt>
                <c:pt idx="608">
                  <c:v>FY.63/64 Poush 15</c:v>
                </c:pt>
                <c:pt idx="609">
                  <c:v>FY.63/64 Poush 16</c:v>
                </c:pt>
                <c:pt idx="610">
                  <c:v>FY.63/64 Poush 17</c:v>
                </c:pt>
                <c:pt idx="611">
                  <c:v>FY.63/64 Poush 18</c:v>
                </c:pt>
                <c:pt idx="612">
                  <c:v>FY.63/64 Poush 19</c:v>
                </c:pt>
                <c:pt idx="613">
                  <c:v>FY.63/64 Poush 20</c:v>
                </c:pt>
                <c:pt idx="614">
                  <c:v>FY.63/64 Poush 21</c:v>
                </c:pt>
                <c:pt idx="615">
                  <c:v>FY.63/64 Poush 22</c:v>
                </c:pt>
                <c:pt idx="616">
                  <c:v>FY.63/64 Poush 23</c:v>
                </c:pt>
                <c:pt idx="617">
                  <c:v>FY.63/64 Poush 24</c:v>
                </c:pt>
                <c:pt idx="618">
                  <c:v>FY.63/64 Poush 25</c:v>
                </c:pt>
                <c:pt idx="619">
                  <c:v>FY.63/64 Poush 26</c:v>
                </c:pt>
                <c:pt idx="620">
                  <c:v>FY.63/64 Poush 27</c:v>
                </c:pt>
                <c:pt idx="621">
                  <c:v>FY.63/64 Poush 28</c:v>
                </c:pt>
                <c:pt idx="622">
                  <c:v>FY.63/64 Poush 29</c:v>
                </c:pt>
                <c:pt idx="623">
                  <c:v>FY.63/64 Poush 30</c:v>
                </c:pt>
                <c:pt idx="624">
                  <c:v>FY.63/64 Poush 31</c:v>
                </c:pt>
                <c:pt idx="625">
                  <c:v>FY.63/64 Poush 32</c:v>
                </c:pt>
                <c:pt idx="626">
                  <c:v>FY.63/64 Magh 1</c:v>
                </c:pt>
                <c:pt idx="627">
                  <c:v>FY.63/64 Magh 2</c:v>
                </c:pt>
                <c:pt idx="628">
                  <c:v>FY.63/64 Magh 3</c:v>
                </c:pt>
                <c:pt idx="629">
                  <c:v>FY.63/64 Magh 4</c:v>
                </c:pt>
                <c:pt idx="630">
                  <c:v>FY.63/64 Magh 5</c:v>
                </c:pt>
                <c:pt idx="631">
                  <c:v>FY.63/64 Magh 6</c:v>
                </c:pt>
                <c:pt idx="632">
                  <c:v>FY.63/64 Magh 7</c:v>
                </c:pt>
                <c:pt idx="633">
                  <c:v>FY.63/64 Magh 8</c:v>
                </c:pt>
                <c:pt idx="634">
                  <c:v>FY.63/64 Magh 9</c:v>
                </c:pt>
                <c:pt idx="635">
                  <c:v>FY.63/64 Magh 10</c:v>
                </c:pt>
                <c:pt idx="636">
                  <c:v>FY.63/64 Magh 11</c:v>
                </c:pt>
                <c:pt idx="637">
                  <c:v>FY.63/64 Magh 12</c:v>
                </c:pt>
                <c:pt idx="638">
                  <c:v>FY.63/64 Magh 13</c:v>
                </c:pt>
                <c:pt idx="639">
                  <c:v>FY.63/64 Magh 14</c:v>
                </c:pt>
                <c:pt idx="640">
                  <c:v>FY.63/64 Magh 15</c:v>
                </c:pt>
                <c:pt idx="641">
                  <c:v>FY.63/64 Magh 16</c:v>
                </c:pt>
                <c:pt idx="642">
                  <c:v>FY.63/64 Magh 17</c:v>
                </c:pt>
                <c:pt idx="643">
                  <c:v>FY.63/64 Magh 18</c:v>
                </c:pt>
                <c:pt idx="644">
                  <c:v>FY.63/64 Magh 19</c:v>
                </c:pt>
                <c:pt idx="645">
                  <c:v>FY.63/64 Magh 20</c:v>
                </c:pt>
                <c:pt idx="646">
                  <c:v>FY.63/64 Magh 21</c:v>
                </c:pt>
                <c:pt idx="647">
                  <c:v>FY.63/64 Magh 22</c:v>
                </c:pt>
                <c:pt idx="648">
                  <c:v>FY.63/64 Magh 23</c:v>
                </c:pt>
                <c:pt idx="649">
                  <c:v>FY.63/64 Magh 24</c:v>
                </c:pt>
                <c:pt idx="650">
                  <c:v>FY.63/64 Magh 25</c:v>
                </c:pt>
                <c:pt idx="651">
                  <c:v>FY.63/64 Magh 26</c:v>
                </c:pt>
                <c:pt idx="652">
                  <c:v>FY.63/64 Magh 27</c:v>
                </c:pt>
                <c:pt idx="653">
                  <c:v>FY.63/64 Magh 28</c:v>
                </c:pt>
                <c:pt idx="654">
                  <c:v>FY.63/64 Magh 29</c:v>
                </c:pt>
                <c:pt idx="655">
                  <c:v>FY.63/64 Magh 30</c:v>
                </c:pt>
                <c:pt idx="656">
                  <c:v>FY.63/64 Magh 31</c:v>
                </c:pt>
                <c:pt idx="657">
                  <c:v>FY.63/64 Magh 32</c:v>
                </c:pt>
                <c:pt idx="658">
                  <c:v>FY.63/64 Falgun 1</c:v>
                </c:pt>
                <c:pt idx="659">
                  <c:v>FY.63/64 Falgun 2</c:v>
                </c:pt>
                <c:pt idx="660">
                  <c:v>FY.63/64 Falgun 3</c:v>
                </c:pt>
                <c:pt idx="661">
                  <c:v>FY.63/64 Falgun 4</c:v>
                </c:pt>
                <c:pt idx="662">
                  <c:v>FY.63/64 Falgun 5</c:v>
                </c:pt>
                <c:pt idx="663">
                  <c:v>FY.63/64 Falgun 6</c:v>
                </c:pt>
                <c:pt idx="664">
                  <c:v>FY.63/64 Falgun 7</c:v>
                </c:pt>
                <c:pt idx="665">
                  <c:v>FY.63/64 Falgun 8</c:v>
                </c:pt>
                <c:pt idx="666">
                  <c:v>FY.63/64 Falgun 9</c:v>
                </c:pt>
                <c:pt idx="667">
                  <c:v>FY.63/64 Falgun 10</c:v>
                </c:pt>
                <c:pt idx="668">
                  <c:v>FY.63/64 Falgun 11</c:v>
                </c:pt>
                <c:pt idx="669">
                  <c:v>FY.63/64 Falgun 12</c:v>
                </c:pt>
                <c:pt idx="670">
                  <c:v>FY.63/64 Falgun 13</c:v>
                </c:pt>
                <c:pt idx="671">
                  <c:v>FY.63/64 Falgun 14</c:v>
                </c:pt>
                <c:pt idx="672">
                  <c:v>FY.63/64 Falgun 15</c:v>
                </c:pt>
                <c:pt idx="673">
                  <c:v>FY.63/64 Falgun 16</c:v>
                </c:pt>
                <c:pt idx="674">
                  <c:v>FY.63/64 Falgun 17</c:v>
                </c:pt>
                <c:pt idx="675">
                  <c:v>FY.63/64 Falgun 18</c:v>
                </c:pt>
                <c:pt idx="676">
                  <c:v>FY.63/64 Falgun 19</c:v>
                </c:pt>
                <c:pt idx="677">
                  <c:v>FY.63/64 Falgun 20</c:v>
                </c:pt>
                <c:pt idx="678">
                  <c:v>FY.63/64 Falgun 21</c:v>
                </c:pt>
                <c:pt idx="679">
                  <c:v>FY.63/64 Falgun 22</c:v>
                </c:pt>
                <c:pt idx="680">
                  <c:v>FY.63/64 Falgun 23</c:v>
                </c:pt>
                <c:pt idx="681">
                  <c:v>FY.63/64 Falgun 24</c:v>
                </c:pt>
                <c:pt idx="682">
                  <c:v>FY.63/64 Falgun 25</c:v>
                </c:pt>
                <c:pt idx="683">
                  <c:v>FY.63/64 Falgun 26</c:v>
                </c:pt>
                <c:pt idx="684">
                  <c:v>FY.63/64 Falgun 27</c:v>
                </c:pt>
                <c:pt idx="685">
                  <c:v>FY.63/64 Falgun 28</c:v>
                </c:pt>
                <c:pt idx="686">
                  <c:v>FY.63/64 Falgun 29</c:v>
                </c:pt>
                <c:pt idx="687">
                  <c:v>FY.63/64 Falgun 30</c:v>
                </c:pt>
                <c:pt idx="688">
                  <c:v>FY.63/64 Falgun 31</c:v>
                </c:pt>
                <c:pt idx="689">
                  <c:v>FY.63/64 Falgun 32</c:v>
                </c:pt>
                <c:pt idx="690">
                  <c:v>FY.63/64 Chaitra 1</c:v>
                </c:pt>
                <c:pt idx="691">
                  <c:v>FY.63/64 Chaitra 2</c:v>
                </c:pt>
                <c:pt idx="692">
                  <c:v>FY.63/64 Chaitra 3</c:v>
                </c:pt>
                <c:pt idx="693">
                  <c:v>FY.63/64 Chaitra 4</c:v>
                </c:pt>
                <c:pt idx="694">
                  <c:v>FY.63/64 Chaitra 5</c:v>
                </c:pt>
                <c:pt idx="695">
                  <c:v>FY.63/64 Chaitra 6</c:v>
                </c:pt>
                <c:pt idx="696">
                  <c:v>FY.63/64 Chaitra 7</c:v>
                </c:pt>
                <c:pt idx="697">
                  <c:v>FY.63/64 Chaitra 8</c:v>
                </c:pt>
                <c:pt idx="698">
                  <c:v>FY.63/64 Chaitra 9</c:v>
                </c:pt>
                <c:pt idx="699">
                  <c:v>FY.63/64 Chaitra 10</c:v>
                </c:pt>
                <c:pt idx="700">
                  <c:v>FY.63/64 Chaitra 11</c:v>
                </c:pt>
                <c:pt idx="701">
                  <c:v>FY.63/64 Chaitra 12</c:v>
                </c:pt>
                <c:pt idx="702">
                  <c:v>FY.63/64 Chaitra 13</c:v>
                </c:pt>
                <c:pt idx="703">
                  <c:v>FY.63/64 Chaitra 14</c:v>
                </c:pt>
                <c:pt idx="704">
                  <c:v>FY.63/64 Chaitra 15</c:v>
                </c:pt>
                <c:pt idx="705">
                  <c:v>FY.63/64 Chaitra 16</c:v>
                </c:pt>
                <c:pt idx="706">
                  <c:v>FY.63/64 Chaitra 17</c:v>
                </c:pt>
                <c:pt idx="707">
                  <c:v>FY.63/64 Chaitra 18</c:v>
                </c:pt>
                <c:pt idx="708">
                  <c:v>FY.63/64 Chaitra 19</c:v>
                </c:pt>
                <c:pt idx="709">
                  <c:v>FY.63/64 Chaitra 20</c:v>
                </c:pt>
                <c:pt idx="710">
                  <c:v>FY.63/64 Chaitra 21</c:v>
                </c:pt>
                <c:pt idx="711">
                  <c:v>FY.63/64 Chaitra 22</c:v>
                </c:pt>
                <c:pt idx="712">
                  <c:v>FY.63/64 Chaitra 23</c:v>
                </c:pt>
                <c:pt idx="713">
                  <c:v>FY.63/64 Chaitra 24</c:v>
                </c:pt>
                <c:pt idx="714">
                  <c:v>FY.63/64 Chaitra 25</c:v>
                </c:pt>
                <c:pt idx="715">
                  <c:v>FY.63/64 Chaitra 26</c:v>
                </c:pt>
                <c:pt idx="716">
                  <c:v>FY.63/64 Chaitra 27</c:v>
                </c:pt>
                <c:pt idx="717">
                  <c:v>FY.63/64 Chaitra 28</c:v>
                </c:pt>
                <c:pt idx="718">
                  <c:v>FY.63/64 Chaitra 29</c:v>
                </c:pt>
                <c:pt idx="719">
                  <c:v>FY.63/64 Chaitra 30</c:v>
                </c:pt>
                <c:pt idx="720">
                  <c:v>FY.63/64 Chaitra 31</c:v>
                </c:pt>
                <c:pt idx="721">
                  <c:v>FY.63/64 Chaitra 32</c:v>
                </c:pt>
                <c:pt idx="722">
                  <c:v>FY.63/64 Baishakh 1</c:v>
                </c:pt>
                <c:pt idx="723">
                  <c:v>FY.63/64 Baishakh 2</c:v>
                </c:pt>
                <c:pt idx="724">
                  <c:v>FY.63/64 Baishakh 3</c:v>
                </c:pt>
                <c:pt idx="725">
                  <c:v>FY.63/64 Baishakh 4</c:v>
                </c:pt>
                <c:pt idx="726">
                  <c:v>FY.63/64 Baishakh 5</c:v>
                </c:pt>
                <c:pt idx="727">
                  <c:v>FY.63/64 Baishakh 6</c:v>
                </c:pt>
                <c:pt idx="728">
                  <c:v>FY.63/64 Baishakh 7</c:v>
                </c:pt>
                <c:pt idx="729">
                  <c:v>FY.63/64 Baishakh 8</c:v>
                </c:pt>
                <c:pt idx="730">
                  <c:v>FY.63/64 Baishakh 9</c:v>
                </c:pt>
                <c:pt idx="731">
                  <c:v>FY.63/64 Baishakh 10</c:v>
                </c:pt>
                <c:pt idx="732">
                  <c:v>FY.63/64 Baishakh 11</c:v>
                </c:pt>
                <c:pt idx="733">
                  <c:v>FY.63/64 Baishakh 12</c:v>
                </c:pt>
                <c:pt idx="734">
                  <c:v>FY.63/64 Baishakh 13</c:v>
                </c:pt>
                <c:pt idx="735">
                  <c:v>FY.63/64 Baishakh 14</c:v>
                </c:pt>
                <c:pt idx="736">
                  <c:v>FY.63/64 Baishakh 15</c:v>
                </c:pt>
                <c:pt idx="737">
                  <c:v>FY.63/64 Baishakh 16</c:v>
                </c:pt>
                <c:pt idx="738">
                  <c:v>FY.63/64 Baishakh 17</c:v>
                </c:pt>
                <c:pt idx="739">
                  <c:v>FY.63/64 Baishakh 18</c:v>
                </c:pt>
                <c:pt idx="740">
                  <c:v>FY.63/64 Baishakh 19</c:v>
                </c:pt>
                <c:pt idx="741">
                  <c:v>FY.63/64 Baishakh 20</c:v>
                </c:pt>
                <c:pt idx="742">
                  <c:v>FY.63/64 Baishakh 21</c:v>
                </c:pt>
                <c:pt idx="743">
                  <c:v>FY.63/64 Baishakh 22</c:v>
                </c:pt>
                <c:pt idx="744">
                  <c:v>FY.63/64 Baishakh 23</c:v>
                </c:pt>
                <c:pt idx="745">
                  <c:v>FY.63/64 Baishakh 24</c:v>
                </c:pt>
                <c:pt idx="746">
                  <c:v>FY.63/64 Baishakh 25</c:v>
                </c:pt>
                <c:pt idx="747">
                  <c:v>FY.63/64 Baishakh 26</c:v>
                </c:pt>
                <c:pt idx="748">
                  <c:v>FY.63/64 Baishakh 27</c:v>
                </c:pt>
                <c:pt idx="749">
                  <c:v>FY.63/64 Baishakh 28</c:v>
                </c:pt>
                <c:pt idx="750">
                  <c:v>FY.63/64 Baishakh 29</c:v>
                </c:pt>
                <c:pt idx="751">
                  <c:v>FY.63/64 Baishakh 30</c:v>
                </c:pt>
                <c:pt idx="752">
                  <c:v>FY.63/64 Baishakh 31</c:v>
                </c:pt>
                <c:pt idx="753">
                  <c:v>FY.63/64 Baishakh 32</c:v>
                </c:pt>
                <c:pt idx="754">
                  <c:v>FY.63/64 Jestha  1</c:v>
                </c:pt>
                <c:pt idx="755">
                  <c:v>FY.63/64 Jestha  2</c:v>
                </c:pt>
                <c:pt idx="756">
                  <c:v>FY.63/64 Jestha  3</c:v>
                </c:pt>
                <c:pt idx="757">
                  <c:v>FY.63/64 Jestha  4</c:v>
                </c:pt>
                <c:pt idx="758">
                  <c:v>FY.63/64 Jestha  5</c:v>
                </c:pt>
                <c:pt idx="759">
                  <c:v>FY.63/64 Jestha  6</c:v>
                </c:pt>
                <c:pt idx="760">
                  <c:v>FY.63/64 Jestha  7</c:v>
                </c:pt>
                <c:pt idx="761">
                  <c:v>FY.63/64 Jestha  8</c:v>
                </c:pt>
                <c:pt idx="762">
                  <c:v>FY.63/64 Jestha  9</c:v>
                </c:pt>
                <c:pt idx="763">
                  <c:v>FY.63/64 Jestha  10</c:v>
                </c:pt>
                <c:pt idx="764">
                  <c:v>FY.63/64 Jestha  11</c:v>
                </c:pt>
                <c:pt idx="765">
                  <c:v>FY.63/64 Jestha  12</c:v>
                </c:pt>
                <c:pt idx="766">
                  <c:v>FY.63/64 Jestha  13</c:v>
                </c:pt>
                <c:pt idx="767">
                  <c:v>FY.63/64 Jestha  14</c:v>
                </c:pt>
                <c:pt idx="768">
                  <c:v>FY.63/64 Jestha  15</c:v>
                </c:pt>
                <c:pt idx="769">
                  <c:v>FY.63/64 Jestha  16</c:v>
                </c:pt>
                <c:pt idx="770">
                  <c:v>FY.63/64 Jestha  17</c:v>
                </c:pt>
                <c:pt idx="771">
                  <c:v>FY.63/64 Jestha  18</c:v>
                </c:pt>
                <c:pt idx="772">
                  <c:v>FY.63/64 Jestha  19</c:v>
                </c:pt>
                <c:pt idx="773">
                  <c:v>FY.63/64 Jestha  20</c:v>
                </c:pt>
                <c:pt idx="774">
                  <c:v>FY.63/64 Jestha  21</c:v>
                </c:pt>
                <c:pt idx="775">
                  <c:v>FY.63/64 Jestha  22</c:v>
                </c:pt>
                <c:pt idx="776">
                  <c:v>FY.63/64 Jestha  23</c:v>
                </c:pt>
                <c:pt idx="777">
                  <c:v>FY.63/64 Jestha  24</c:v>
                </c:pt>
                <c:pt idx="778">
                  <c:v>FY.63/64 Jestha  25</c:v>
                </c:pt>
                <c:pt idx="779">
                  <c:v>FY.63/64 Jestha  26</c:v>
                </c:pt>
                <c:pt idx="780">
                  <c:v>FY.63/64 Jestha  27</c:v>
                </c:pt>
                <c:pt idx="781">
                  <c:v>FY.63/64 Jestha  28</c:v>
                </c:pt>
                <c:pt idx="782">
                  <c:v>FY.63/64 Jestha  29</c:v>
                </c:pt>
                <c:pt idx="783">
                  <c:v>FY.63/64 Jestha  30</c:v>
                </c:pt>
                <c:pt idx="784">
                  <c:v>FY.63/64 Jestha  31</c:v>
                </c:pt>
                <c:pt idx="785">
                  <c:v>FY.63/64 Jestha  32</c:v>
                </c:pt>
                <c:pt idx="786">
                  <c:v>FY.63/64 Ashadh 1</c:v>
                </c:pt>
                <c:pt idx="787">
                  <c:v>FY.63/64 Ashadh 2</c:v>
                </c:pt>
                <c:pt idx="788">
                  <c:v>FY.63/64 Ashadh 3</c:v>
                </c:pt>
                <c:pt idx="789">
                  <c:v>FY.63/64 Ashadh 4</c:v>
                </c:pt>
                <c:pt idx="790">
                  <c:v>FY.63/64 Ashadh 5</c:v>
                </c:pt>
                <c:pt idx="791">
                  <c:v>FY.63/64 Ashadh 6</c:v>
                </c:pt>
                <c:pt idx="792">
                  <c:v>FY.63/64 Ashadh 7</c:v>
                </c:pt>
                <c:pt idx="793">
                  <c:v>FY.63/64 Ashadh 8</c:v>
                </c:pt>
                <c:pt idx="794">
                  <c:v>FY.63/64 Ashadh 9</c:v>
                </c:pt>
                <c:pt idx="795">
                  <c:v>FY.63/64 Ashadh 10</c:v>
                </c:pt>
                <c:pt idx="796">
                  <c:v>FY.63/64 Ashadh 11</c:v>
                </c:pt>
                <c:pt idx="797">
                  <c:v>FY.63/64 Ashadh 12</c:v>
                </c:pt>
                <c:pt idx="798">
                  <c:v>FY.63/64 Ashadh 13</c:v>
                </c:pt>
                <c:pt idx="799">
                  <c:v>FY.63/64 Ashadh 14</c:v>
                </c:pt>
                <c:pt idx="800">
                  <c:v>FY.63/64 Ashadh 15</c:v>
                </c:pt>
                <c:pt idx="801">
                  <c:v>FY.63/64 Ashadh 16</c:v>
                </c:pt>
                <c:pt idx="802">
                  <c:v>FY.63/64 Ashadh 17</c:v>
                </c:pt>
                <c:pt idx="803">
                  <c:v>FY.63/64 Ashadh 18</c:v>
                </c:pt>
                <c:pt idx="804">
                  <c:v>FY.63/64 Ashadh 19</c:v>
                </c:pt>
                <c:pt idx="805">
                  <c:v>FY.63/64 Ashadh 20</c:v>
                </c:pt>
                <c:pt idx="806">
                  <c:v>FY.63/64 Ashadh 21</c:v>
                </c:pt>
                <c:pt idx="807">
                  <c:v>FY.63/64 Ashadh 22</c:v>
                </c:pt>
                <c:pt idx="808">
                  <c:v>FY.63/64 Ashadh 23</c:v>
                </c:pt>
                <c:pt idx="809">
                  <c:v>FY.63/64 Ashadh 24</c:v>
                </c:pt>
                <c:pt idx="810">
                  <c:v>FY.63/64 Ashadh 25</c:v>
                </c:pt>
                <c:pt idx="811">
                  <c:v>FY.63/64 Ashadh 26</c:v>
                </c:pt>
                <c:pt idx="812">
                  <c:v>FY.63/64 Ashadh 27</c:v>
                </c:pt>
                <c:pt idx="813">
                  <c:v>FY.63/64 Ashadh 28</c:v>
                </c:pt>
                <c:pt idx="814">
                  <c:v>FY.63/64 Ashadh 29</c:v>
                </c:pt>
                <c:pt idx="815">
                  <c:v>FY.63/64 Ashadh 30</c:v>
                </c:pt>
                <c:pt idx="816">
                  <c:v>FY.63/64 Ashadh 31</c:v>
                </c:pt>
                <c:pt idx="817">
                  <c:v>FY.63/64 Ashadh 32</c:v>
                </c:pt>
                <c:pt idx="818">
                  <c:v>FY.64/65 Shrawan 1</c:v>
                </c:pt>
                <c:pt idx="819">
                  <c:v>FY.64/65 Shrawan 2</c:v>
                </c:pt>
                <c:pt idx="820">
                  <c:v>FY.64/65 Shrawan 3</c:v>
                </c:pt>
                <c:pt idx="821">
                  <c:v>FY.64/65 Shrawan 4</c:v>
                </c:pt>
                <c:pt idx="822">
                  <c:v>FY.64/65 Shrawan 5</c:v>
                </c:pt>
                <c:pt idx="823">
                  <c:v>FY.64/65 Shrawan 6</c:v>
                </c:pt>
                <c:pt idx="824">
                  <c:v>FY.64/65 Shrawan 7</c:v>
                </c:pt>
                <c:pt idx="825">
                  <c:v>FY.64/65 Shrawan 8</c:v>
                </c:pt>
                <c:pt idx="826">
                  <c:v>FY.64/65 Shrawan 9</c:v>
                </c:pt>
                <c:pt idx="827">
                  <c:v>FY.64/65 Shrawan 10</c:v>
                </c:pt>
                <c:pt idx="828">
                  <c:v>FY.64/65 Shrawan 11</c:v>
                </c:pt>
                <c:pt idx="829">
                  <c:v>FY.64/65 Shrawan 12</c:v>
                </c:pt>
                <c:pt idx="830">
                  <c:v>FY.64/65 Shrawan 13</c:v>
                </c:pt>
                <c:pt idx="831">
                  <c:v>FY.64/65 Shrawan 14</c:v>
                </c:pt>
                <c:pt idx="832">
                  <c:v>FY.64/65 Shrawan 15</c:v>
                </c:pt>
                <c:pt idx="833">
                  <c:v>FY.64/65 Shrawan 16</c:v>
                </c:pt>
                <c:pt idx="834">
                  <c:v>FY.64/65 Shrawan 17</c:v>
                </c:pt>
                <c:pt idx="835">
                  <c:v>FY.64/65 Shrawan 18</c:v>
                </c:pt>
                <c:pt idx="836">
                  <c:v>FY.64/65 Shrawan 19</c:v>
                </c:pt>
                <c:pt idx="837">
                  <c:v>FY.64/65 Shrawan 20</c:v>
                </c:pt>
                <c:pt idx="838">
                  <c:v>FY.64/65 Shrawan 21</c:v>
                </c:pt>
                <c:pt idx="839">
                  <c:v>FY.64/65 Shrawan 22</c:v>
                </c:pt>
                <c:pt idx="840">
                  <c:v>FY.64/65 Shrawan 23</c:v>
                </c:pt>
                <c:pt idx="841">
                  <c:v>FY.64/65 Shrawan 24</c:v>
                </c:pt>
                <c:pt idx="842">
                  <c:v>FY.64/65 Shrawan 25</c:v>
                </c:pt>
                <c:pt idx="843">
                  <c:v>FY.64/65 Shrawan 26</c:v>
                </c:pt>
                <c:pt idx="844">
                  <c:v>FY.64/65 Shrawan 27</c:v>
                </c:pt>
                <c:pt idx="845">
                  <c:v>FY.64/65 Shrawan 28</c:v>
                </c:pt>
                <c:pt idx="846">
                  <c:v>FY.64/65 Shrawan 29</c:v>
                </c:pt>
                <c:pt idx="847">
                  <c:v>FY.64/65 Shrawan 30</c:v>
                </c:pt>
                <c:pt idx="848">
                  <c:v>FY.64/65 Shrawan 31</c:v>
                </c:pt>
                <c:pt idx="849">
                  <c:v>FY.64/65 Shrawan 32</c:v>
                </c:pt>
                <c:pt idx="850">
                  <c:v>FY.64/65 Bhadra 1</c:v>
                </c:pt>
                <c:pt idx="851">
                  <c:v>FY.64/65 Bhadra 2</c:v>
                </c:pt>
                <c:pt idx="852">
                  <c:v>FY.64/65 Bhadra 3</c:v>
                </c:pt>
                <c:pt idx="853">
                  <c:v>FY.64/65 Bhadra 4</c:v>
                </c:pt>
                <c:pt idx="854">
                  <c:v>FY.64/65 Bhadra 5</c:v>
                </c:pt>
                <c:pt idx="855">
                  <c:v>FY.64/65 Bhadra 6</c:v>
                </c:pt>
                <c:pt idx="856">
                  <c:v>FY.64/65 Bhadra 7</c:v>
                </c:pt>
                <c:pt idx="857">
                  <c:v>FY.64/65 Bhadra 8</c:v>
                </c:pt>
                <c:pt idx="858">
                  <c:v>FY.64/65 Bhadra 9</c:v>
                </c:pt>
                <c:pt idx="859">
                  <c:v>FY.64/65 Bhadra 10</c:v>
                </c:pt>
                <c:pt idx="860">
                  <c:v>FY.64/65 Bhadra 11</c:v>
                </c:pt>
                <c:pt idx="861">
                  <c:v>FY.64/65 Bhadra 12</c:v>
                </c:pt>
                <c:pt idx="862">
                  <c:v>FY.64/65 Bhadra 13</c:v>
                </c:pt>
                <c:pt idx="863">
                  <c:v>FY.64/65 Bhadra 14</c:v>
                </c:pt>
                <c:pt idx="864">
                  <c:v>FY.64/65 Bhadra 15</c:v>
                </c:pt>
                <c:pt idx="865">
                  <c:v>FY.64/65 Bhadra 16</c:v>
                </c:pt>
                <c:pt idx="866">
                  <c:v>FY.64/65 Bhadra 17</c:v>
                </c:pt>
                <c:pt idx="867">
                  <c:v>FY.64/65 Bhadra 18</c:v>
                </c:pt>
                <c:pt idx="868">
                  <c:v>FY.64/65 Bhadra 19</c:v>
                </c:pt>
                <c:pt idx="869">
                  <c:v>FY.64/65 Bhadra 20</c:v>
                </c:pt>
                <c:pt idx="870">
                  <c:v>FY.64/65 Bhadra 21</c:v>
                </c:pt>
                <c:pt idx="871">
                  <c:v>FY.64/65 Bhadra 22</c:v>
                </c:pt>
                <c:pt idx="872">
                  <c:v>FY.64/65 Bhadra 23</c:v>
                </c:pt>
                <c:pt idx="873">
                  <c:v>FY.64/65 Bhadra 24</c:v>
                </c:pt>
                <c:pt idx="874">
                  <c:v>FY.64/65 Bhadra 25</c:v>
                </c:pt>
                <c:pt idx="875">
                  <c:v>FY.64/65 Bhadra 26</c:v>
                </c:pt>
                <c:pt idx="876">
                  <c:v>FY.64/65 Bhadra 27</c:v>
                </c:pt>
                <c:pt idx="877">
                  <c:v>FY.64/65 Bhadra 28</c:v>
                </c:pt>
                <c:pt idx="878">
                  <c:v>FY.64/65 Bhadra 29</c:v>
                </c:pt>
                <c:pt idx="879">
                  <c:v>FY.64/65 Bhadra 30</c:v>
                </c:pt>
                <c:pt idx="880">
                  <c:v>FY.64/65 Bhadra 31</c:v>
                </c:pt>
                <c:pt idx="881">
                  <c:v>FY.64/65 Bhadra 32</c:v>
                </c:pt>
                <c:pt idx="882">
                  <c:v>FY.64/65 Ashwin 1</c:v>
                </c:pt>
                <c:pt idx="883">
                  <c:v>FY.64/65 Ashwin 2</c:v>
                </c:pt>
                <c:pt idx="884">
                  <c:v>FY.64/65 Ashwin 3</c:v>
                </c:pt>
                <c:pt idx="885">
                  <c:v>FY.64/65 Ashwin 4</c:v>
                </c:pt>
                <c:pt idx="886">
                  <c:v>FY.64/65 Ashwin 5</c:v>
                </c:pt>
                <c:pt idx="887">
                  <c:v>FY.64/65 Ashwin 6</c:v>
                </c:pt>
                <c:pt idx="888">
                  <c:v>FY.64/65 Ashwin 7</c:v>
                </c:pt>
                <c:pt idx="889">
                  <c:v>FY.64/65 Ashwin 8</c:v>
                </c:pt>
                <c:pt idx="890">
                  <c:v>FY.64/65 Ashwin 9</c:v>
                </c:pt>
                <c:pt idx="891">
                  <c:v>FY.64/65 Ashwin 10</c:v>
                </c:pt>
                <c:pt idx="892">
                  <c:v>FY.64/65 Ashwin 11</c:v>
                </c:pt>
                <c:pt idx="893">
                  <c:v>FY.64/65 Ashwin 12</c:v>
                </c:pt>
                <c:pt idx="894">
                  <c:v>FY.64/65 Ashwin 13</c:v>
                </c:pt>
                <c:pt idx="895">
                  <c:v>FY.64/65 Ashwin 14</c:v>
                </c:pt>
                <c:pt idx="896">
                  <c:v>FY.64/65 Ashwin 15</c:v>
                </c:pt>
                <c:pt idx="897">
                  <c:v>FY.64/65 Ashwin 16</c:v>
                </c:pt>
                <c:pt idx="898">
                  <c:v>FY.64/65 Ashwin 17</c:v>
                </c:pt>
                <c:pt idx="899">
                  <c:v>FY.64/65 Ashwin 18</c:v>
                </c:pt>
                <c:pt idx="900">
                  <c:v>FY.64/65 Ashwin 19</c:v>
                </c:pt>
                <c:pt idx="901">
                  <c:v>FY.64/65 Ashwin 20</c:v>
                </c:pt>
                <c:pt idx="902">
                  <c:v>FY.64/65 Ashwin 21</c:v>
                </c:pt>
                <c:pt idx="903">
                  <c:v>FY.64/65 Ashwin 22</c:v>
                </c:pt>
                <c:pt idx="904">
                  <c:v>FY.64/65 Ashwin 23</c:v>
                </c:pt>
                <c:pt idx="905">
                  <c:v>FY.64/65 Ashwin 24</c:v>
                </c:pt>
                <c:pt idx="906">
                  <c:v>FY.64/65 Ashwin 25</c:v>
                </c:pt>
                <c:pt idx="907">
                  <c:v>FY.64/65 Ashwin 26</c:v>
                </c:pt>
                <c:pt idx="908">
                  <c:v>FY.64/65 Ashwin 27</c:v>
                </c:pt>
                <c:pt idx="909">
                  <c:v>FY.64/65 Ashwin 28</c:v>
                </c:pt>
                <c:pt idx="910">
                  <c:v>FY.64/65 Ashwin 29</c:v>
                </c:pt>
                <c:pt idx="911">
                  <c:v>FY.64/65 Ashwin 30</c:v>
                </c:pt>
                <c:pt idx="912">
                  <c:v>FY.64/65 Ashwin 31</c:v>
                </c:pt>
                <c:pt idx="913">
                  <c:v>FY.64/65 Ashwin 32</c:v>
                </c:pt>
                <c:pt idx="914">
                  <c:v>FY.64/65 Kartik 1</c:v>
                </c:pt>
                <c:pt idx="915">
                  <c:v>FY.64/65 Kartik 2</c:v>
                </c:pt>
                <c:pt idx="916">
                  <c:v>FY.64/65 Kartik 3</c:v>
                </c:pt>
                <c:pt idx="917">
                  <c:v>FY.64/65 Kartik 4</c:v>
                </c:pt>
                <c:pt idx="918">
                  <c:v>FY.64/65 Kartik 5</c:v>
                </c:pt>
                <c:pt idx="919">
                  <c:v>FY.64/65 Kartik 6</c:v>
                </c:pt>
                <c:pt idx="920">
                  <c:v>FY.64/65 Kartik 7</c:v>
                </c:pt>
                <c:pt idx="921">
                  <c:v>FY.64/65 Kartik 8</c:v>
                </c:pt>
                <c:pt idx="922">
                  <c:v>FY.64/65 Kartik 9</c:v>
                </c:pt>
                <c:pt idx="923">
                  <c:v>FY.64/65 Kartik 10</c:v>
                </c:pt>
                <c:pt idx="924">
                  <c:v>FY.64/65 Kartik 11</c:v>
                </c:pt>
                <c:pt idx="925">
                  <c:v>FY.64/65 Kartik 12</c:v>
                </c:pt>
                <c:pt idx="926">
                  <c:v>FY.64/65 Kartik 13</c:v>
                </c:pt>
                <c:pt idx="927">
                  <c:v>FY.64/65 Kartik 14</c:v>
                </c:pt>
                <c:pt idx="928">
                  <c:v>FY.64/65 Kartik 15</c:v>
                </c:pt>
                <c:pt idx="929">
                  <c:v>FY.64/65 Kartik 16</c:v>
                </c:pt>
                <c:pt idx="930">
                  <c:v>FY.64/65 Kartik 17</c:v>
                </c:pt>
                <c:pt idx="931">
                  <c:v>FY.64/65 Kartik 18</c:v>
                </c:pt>
                <c:pt idx="932">
                  <c:v>FY.64/65 Kartik 19</c:v>
                </c:pt>
                <c:pt idx="933">
                  <c:v>FY.64/65 Kartik 20</c:v>
                </c:pt>
                <c:pt idx="934">
                  <c:v>FY.64/65 Kartik 21</c:v>
                </c:pt>
                <c:pt idx="935">
                  <c:v>FY.64/65 Kartik 22</c:v>
                </c:pt>
                <c:pt idx="936">
                  <c:v>FY.64/65 Kartik 23</c:v>
                </c:pt>
                <c:pt idx="937">
                  <c:v>FY.64/65 Kartik 24</c:v>
                </c:pt>
                <c:pt idx="938">
                  <c:v>FY.64/65 Kartik 25</c:v>
                </c:pt>
                <c:pt idx="939">
                  <c:v>FY.64/65 Kartik 26</c:v>
                </c:pt>
                <c:pt idx="940">
                  <c:v>FY.64/65 Kartik 27</c:v>
                </c:pt>
                <c:pt idx="941">
                  <c:v>FY.64/65 Kartik 28</c:v>
                </c:pt>
                <c:pt idx="942">
                  <c:v>FY.64/65 Kartik 29</c:v>
                </c:pt>
                <c:pt idx="943">
                  <c:v>FY.64/65 Kartik 30</c:v>
                </c:pt>
                <c:pt idx="944">
                  <c:v>FY.64/65 Kartik 31</c:v>
                </c:pt>
                <c:pt idx="945">
                  <c:v>FY.64/65 Kartik 32</c:v>
                </c:pt>
                <c:pt idx="946">
                  <c:v>FY.64/65 Mangsir 1</c:v>
                </c:pt>
                <c:pt idx="947">
                  <c:v>FY.64/65 Mangsir 2</c:v>
                </c:pt>
                <c:pt idx="948">
                  <c:v>FY.64/65 Mangsir 3</c:v>
                </c:pt>
                <c:pt idx="949">
                  <c:v>FY.64/65 Mangsir 4</c:v>
                </c:pt>
                <c:pt idx="950">
                  <c:v>FY.64/65 Mangsir 5</c:v>
                </c:pt>
                <c:pt idx="951">
                  <c:v>FY.64/65 Mangsir 6</c:v>
                </c:pt>
                <c:pt idx="952">
                  <c:v>FY.64/65 Mangsir 7</c:v>
                </c:pt>
                <c:pt idx="953">
                  <c:v>FY.64/65 Mangsir 8</c:v>
                </c:pt>
                <c:pt idx="954">
                  <c:v>FY.64/65 Mangsir 9</c:v>
                </c:pt>
                <c:pt idx="955">
                  <c:v>FY.64/65 Mangsir 10</c:v>
                </c:pt>
                <c:pt idx="956">
                  <c:v>FY.64/65 Mangsir 11</c:v>
                </c:pt>
                <c:pt idx="957">
                  <c:v>FY.64/65 Mangsir 12</c:v>
                </c:pt>
                <c:pt idx="958">
                  <c:v>FY.64/65 Mangsir 13</c:v>
                </c:pt>
                <c:pt idx="959">
                  <c:v>FY.64/65 Mangsir 14</c:v>
                </c:pt>
                <c:pt idx="960">
                  <c:v>FY.64/65 Mangsir 15</c:v>
                </c:pt>
                <c:pt idx="961">
                  <c:v>FY.64/65 Mangsir 16</c:v>
                </c:pt>
                <c:pt idx="962">
                  <c:v>FY.64/65 Mangsir 17</c:v>
                </c:pt>
                <c:pt idx="963">
                  <c:v>FY.64/65 Mangsir 18</c:v>
                </c:pt>
                <c:pt idx="964">
                  <c:v>FY.64/65 Mangsir 19</c:v>
                </c:pt>
                <c:pt idx="965">
                  <c:v>FY.64/65 Mangsir 20</c:v>
                </c:pt>
                <c:pt idx="966">
                  <c:v>FY.64/65 Mangsir 21</c:v>
                </c:pt>
                <c:pt idx="967">
                  <c:v>FY.64/65 Mangsir 22</c:v>
                </c:pt>
                <c:pt idx="968">
                  <c:v>FY.64/65 Mangsir 23</c:v>
                </c:pt>
                <c:pt idx="969">
                  <c:v>FY.64/65 Mangsir 24</c:v>
                </c:pt>
                <c:pt idx="970">
                  <c:v>FY.64/65 Mangsir 25</c:v>
                </c:pt>
                <c:pt idx="971">
                  <c:v>FY.64/65 Mangsir 26</c:v>
                </c:pt>
                <c:pt idx="972">
                  <c:v>FY.64/65 Mangsir 27</c:v>
                </c:pt>
                <c:pt idx="973">
                  <c:v>FY.64/65 Mangsir 28</c:v>
                </c:pt>
                <c:pt idx="974">
                  <c:v>FY.64/65 Mangsir 29</c:v>
                </c:pt>
                <c:pt idx="975">
                  <c:v>FY.64/65 Mangsir 30</c:v>
                </c:pt>
                <c:pt idx="976">
                  <c:v>FY.64/65 Mangsir 31</c:v>
                </c:pt>
                <c:pt idx="977">
                  <c:v>FY.64/65 Mangsir 32</c:v>
                </c:pt>
                <c:pt idx="978">
                  <c:v>FY.64/65 Poush 1</c:v>
                </c:pt>
                <c:pt idx="979">
                  <c:v>FY.64/65 Poush 2</c:v>
                </c:pt>
                <c:pt idx="980">
                  <c:v>FY.64/65 Poush 3</c:v>
                </c:pt>
                <c:pt idx="981">
                  <c:v>FY.64/65 Poush 4</c:v>
                </c:pt>
                <c:pt idx="982">
                  <c:v>FY.64/65 Poush 5</c:v>
                </c:pt>
                <c:pt idx="983">
                  <c:v>FY.64/65 Poush 6</c:v>
                </c:pt>
                <c:pt idx="984">
                  <c:v>FY.64/65 Poush 7</c:v>
                </c:pt>
                <c:pt idx="985">
                  <c:v>FY.64/65 Poush 8</c:v>
                </c:pt>
                <c:pt idx="986">
                  <c:v>FY.64/65 Poush 9</c:v>
                </c:pt>
                <c:pt idx="987">
                  <c:v>FY.64/65 Poush 10</c:v>
                </c:pt>
                <c:pt idx="988">
                  <c:v>FY.64/65 Poush 11</c:v>
                </c:pt>
                <c:pt idx="989">
                  <c:v>FY.64/65 Poush 12</c:v>
                </c:pt>
                <c:pt idx="990">
                  <c:v>FY.64/65 Poush 13</c:v>
                </c:pt>
                <c:pt idx="991">
                  <c:v>FY.64/65 Poush 14</c:v>
                </c:pt>
                <c:pt idx="992">
                  <c:v>FY.64/65 Poush 15</c:v>
                </c:pt>
                <c:pt idx="993">
                  <c:v>FY.64/65 Poush 16</c:v>
                </c:pt>
                <c:pt idx="994">
                  <c:v>FY.64/65 Poush 17</c:v>
                </c:pt>
                <c:pt idx="995">
                  <c:v>FY.64/65 Poush 18</c:v>
                </c:pt>
                <c:pt idx="996">
                  <c:v>FY.64/65 Poush 19</c:v>
                </c:pt>
                <c:pt idx="997">
                  <c:v>FY.64/65 Poush 20</c:v>
                </c:pt>
                <c:pt idx="998">
                  <c:v>FY.64/65 Poush 21</c:v>
                </c:pt>
                <c:pt idx="999">
                  <c:v>FY.64/65 Poush 22</c:v>
                </c:pt>
                <c:pt idx="1000">
                  <c:v>FY.64/65 Poush 23</c:v>
                </c:pt>
                <c:pt idx="1001">
                  <c:v>FY.64/65 Poush 24</c:v>
                </c:pt>
                <c:pt idx="1002">
                  <c:v>FY.64/65 Poush 25</c:v>
                </c:pt>
                <c:pt idx="1003">
                  <c:v>FY.64/65 Poush 26</c:v>
                </c:pt>
                <c:pt idx="1004">
                  <c:v>FY.64/65 Poush 27</c:v>
                </c:pt>
                <c:pt idx="1005">
                  <c:v>FY.64/65 Poush 28</c:v>
                </c:pt>
                <c:pt idx="1006">
                  <c:v>FY.64/65 Poush 29</c:v>
                </c:pt>
                <c:pt idx="1007">
                  <c:v>FY.64/65 Poush 30</c:v>
                </c:pt>
                <c:pt idx="1008">
                  <c:v>FY.64/65 Poush 31</c:v>
                </c:pt>
                <c:pt idx="1009">
                  <c:v>FY.64/65 Poush 32</c:v>
                </c:pt>
                <c:pt idx="1010">
                  <c:v>FY.64/65 Magh 1</c:v>
                </c:pt>
                <c:pt idx="1011">
                  <c:v>FY.64/65 Magh 2</c:v>
                </c:pt>
                <c:pt idx="1012">
                  <c:v>FY.64/65 Magh 3</c:v>
                </c:pt>
                <c:pt idx="1013">
                  <c:v>FY.64/65 Magh 4</c:v>
                </c:pt>
                <c:pt idx="1014">
                  <c:v>FY.64/65 Magh 5</c:v>
                </c:pt>
                <c:pt idx="1015">
                  <c:v>FY.64/65 Magh 6</c:v>
                </c:pt>
                <c:pt idx="1016">
                  <c:v>FY.64/65 Magh 7</c:v>
                </c:pt>
                <c:pt idx="1017">
                  <c:v>FY.64/65 Magh 8</c:v>
                </c:pt>
                <c:pt idx="1018">
                  <c:v>FY.64/65 Magh 9</c:v>
                </c:pt>
                <c:pt idx="1019">
                  <c:v>FY.64/65 Magh 10</c:v>
                </c:pt>
                <c:pt idx="1020">
                  <c:v>FY.64/65 Magh 11</c:v>
                </c:pt>
                <c:pt idx="1021">
                  <c:v>FY.64/65 Magh 12</c:v>
                </c:pt>
                <c:pt idx="1022">
                  <c:v>FY.64/65 Magh 13</c:v>
                </c:pt>
                <c:pt idx="1023">
                  <c:v>FY.64/65 Magh 14</c:v>
                </c:pt>
                <c:pt idx="1024">
                  <c:v>FY.64/65 Magh 15</c:v>
                </c:pt>
                <c:pt idx="1025">
                  <c:v>FY.64/65 Magh 16</c:v>
                </c:pt>
                <c:pt idx="1026">
                  <c:v>FY.64/65 Magh 17</c:v>
                </c:pt>
                <c:pt idx="1027">
                  <c:v>FY.64/65 Magh 18</c:v>
                </c:pt>
                <c:pt idx="1028">
                  <c:v>FY.64/65 Magh 19</c:v>
                </c:pt>
                <c:pt idx="1029">
                  <c:v>FY.64/65 Magh 20</c:v>
                </c:pt>
                <c:pt idx="1030">
                  <c:v>FY.64/65 Magh 21</c:v>
                </c:pt>
                <c:pt idx="1031">
                  <c:v>FY.64/65 Magh 22</c:v>
                </c:pt>
                <c:pt idx="1032">
                  <c:v>FY.64/65 Magh 23</c:v>
                </c:pt>
                <c:pt idx="1033">
                  <c:v>FY.64/65 Magh 24</c:v>
                </c:pt>
                <c:pt idx="1034">
                  <c:v>FY.64/65 Magh 25</c:v>
                </c:pt>
                <c:pt idx="1035">
                  <c:v>FY.64/65 Magh 26</c:v>
                </c:pt>
                <c:pt idx="1036">
                  <c:v>FY.64/65 Magh 27</c:v>
                </c:pt>
                <c:pt idx="1037">
                  <c:v>FY.64/65 Magh 28</c:v>
                </c:pt>
                <c:pt idx="1038">
                  <c:v>FY.64/65 Magh 29</c:v>
                </c:pt>
                <c:pt idx="1039">
                  <c:v>FY.64/65 Magh 30</c:v>
                </c:pt>
                <c:pt idx="1040">
                  <c:v>FY.64/65 Magh 31</c:v>
                </c:pt>
                <c:pt idx="1041">
                  <c:v>FY.64/65 Magh 32</c:v>
                </c:pt>
                <c:pt idx="1042">
                  <c:v>FY.64/65 Falgun 1</c:v>
                </c:pt>
                <c:pt idx="1043">
                  <c:v>FY.64/65 Falgun 2</c:v>
                </c:pt>
                <c:pt idx="1044">
                  <c:v>FY.64/65 Falgun 3</c:v>
                </c:pt>
                <c:pt idx="1045">
                  <c:v>FY.64/65 Falgun 4</c:v>
                </c:pt>
                <c:pt idx="1046">
                  <c:v>FY.64/65 Falgun 5</c:v>
                </c:pt>
                <c:pt idx="1047">
                  <c:v>FY.64/65 Falgun 6</c:v>
                </c:pt>
                <c:pt idx="1048">
                  <c:v>FY.64/65 Falgun 7</c:v>
                </c:pt>
                <c:pt idx="1049">
                  <c:v>FY.64/65 Falgun 8</c:v>
                </c:pt>
                <c:pt idx="1050">
                  <c:v>FY.64/65 Falgun 9</c:v>
                </c:pt>
                <c:pt idx="1051">
                  <c:v>FY.64/65 Falgun 10</c:v>
                </c:pt>
                <c:pt idx="1052">
                  <c:v>FY.64/65 Falgun 11</c:v>
                </c:pt>
                <c:pt idx="1053">
                  <c:v>FY.64/65 Falgun 12</c:v>
                </c:pt>
                <c:pt idx="1054">
                  <c:v>FY.64/65 Falgun 13</c:v>
                </c:pt>
                <c:pt idx="1055">
                  <c:v>FY.64/65 Falgun 14</c:v>
                </c:pt>
                <c:pt idx="1056">
                  <c:v>FY.64/65 Falgun 15</c:v>
                </c:pt>
                <c:pt idx="1057">
                  <c:v>FY.64/65 Falgun 16</c:v>
                </c:pt>
                <c:pt idx="1058">
                  <c:v>FY.64/65 Falgun 17</c:v>
                </c:pt>
                <c:pt idx="1059">
                  <c:v>FY.64/65 Falgun 18</c:v>
                </c:pt>
                <c:pt idx="1060">
                  <c:v>FY.64/65 Falgun 19</c:v>
                </c:pt>
                <c:pt idx="1061">
                  <c:v>FY.64/65 Falgun 20</c:v>
                </c:pt>
                <c:pt idx="1062">
                  <c:v>FY.64/65 Falgun 21</c:v>
                </c:pt>
                <c:pt idx="1063">
                  <c:v>FY.64/65 Falgun 22</c:v>
                </c:pt>
                <c:pt idx="1064">
                  <c:v>FY.64/65 Falgun 23</c:v>
                </c:pt>
                <c:pt idx="1065">
                  <c:v>FY.64/65 Falgun 24</c:v>
                </c:pt>
                <c:pt idx="1066">
                  <c:v>FY.64/65 Falgun 25</c:v>
                </c:pt>
                <c:pt idx="1067">
                  <c:v>FY.64/65 Falgun 26</c:v>
                </c:pt>
                <c:pt idx="1068">
                  <c:v>FY.64/65 Falgun 27</c:v>
                </c:pt>
                <c:pt idx="1069">
                  <c:v>FY.64/65 Falgun 28</c:v>
                </c:pt>
                <c:pt idx="1070">
                  <c:v>FY.64/65 Falgun 29</c:v>
                </c:pt>
                <c:pt idx="1071">
                  <c:v>FY.64/65 Falgun 30</c:v>
                </c:pt>
                <c:pt idx="1072">
                  <c:v>FY.64/65 Falgun 31</c:v>
                </c:pt>
                <c:pt idx="1073">
                  <c:v>FY.64/65 Falgun 32</c:v>
                </c:pt>
                <c:pt idx="1074">
                  <c:v>FY.64/65 Chaitra 1</c:v>
                </c:pt>
                <c:pt idx="1075">
                  <c:v>FY.64/65 Chaitra 2</c:v>
                </c:pt>
                <c:pt idx="1076">
                  <c:v>FY.64/65 Chaitra 3</c:v>
                </c:pt>
                <c:pt idx="1077">
                  <c:v>FY.64/65 Chaitra 4</c:v>
                </c:pt>
                <c:pt idx="1078">
                  <c:v>FY.64/65 Chaitra 5</c:v>
                </c:pt>
                <c:pt idx="1079">
                  <c:v>FY.64/65 Chaitra 6</c:v>
                </c:pt>
                <c:pt idx="1080">
                  <c:v>FY.64/65 Chaitra 7</c:v>
                </c:pt>
                <c:pt idx="1081">
                  <c:v>FY.64/65 Chaitra 8</c:v>
                </c:pt>
                <c:pt idx="1082">
                  <c:v>FY.64/65 Chaitra 9</c:v>
                </c:pt>
                <c:pt idx="1083">
                  <c:v>FY.64/65 Chaitra 10</c:v>
                </c:pt>
                <c:pt idx="1084">
                  <c:v>FY.64/65 Chaitra 11</c:v>
                </c:pt>
                <c:pt idx="1085">
                  <c:v>FY.64/65 Chaitra 12</c:v>
                </c:pt>
                <c:pt idx="1086">
                  <c:v>FY.64/65 Chaitra 13</c:v>
                </c:pt>
                <c:pt idx="1087">
                  <c:v>FY.64/65 Chaitra 14</c:v>
                </c:pt>
                <c:pt idx="1088">
                  <c:v>FY.64/65 Chaitra 15</c:v>
                </c:pt>
                <c:pt idx="1089">
                  <c:v>FY.64/65 Chaitra 16</c:v>
                </c:pt>
                <c:pt idx="1090">
                  <c:v>FY.64/65 Chaitra 17</c:v>
                </c:pt>
                <c:pt idx="1091">
                  <c:v>FY.64/65 Chaitra 18</c:v>
                </c:pt>
                <c:pt idx="1092">
                  <c:v>FY.64/65 Chaitra 19</c:v>
                </c:pt>
                <c:pt idx="1093">
                  <c:v>FY.64/65 Chaitra 20</c:v>
                </c:pt>
                <c:pt idx="1094">
                  <c:v>FY.64/65 Chaitra 21</c:v>
                </c:pt>
                <c:pt idx="1095">
                  <c:v>FY.64/65 Chaitra 22</c:v>
                </c:pt>
                <c:pt idx="1096">
                  <c:v>FY.64/65 Chaitra 23</c:v>
                </c:pt>
                <c:pt idx="1097">
                  <c:v>FY.64/65 Chaitra 24</c:v>
                </c:pt>
                <c:pt idx="1098">
                  <c:v>FY.64/65 Chaitra 25</c:v>
                </c:pt>
                <c:pt idx="1099">
                  <c:v>FY.64/65 Chaitra 26</c:v>
                </c:pt>
                <c:pt idx="1100">
                  <c:v>FY.64/65 Chaitra 27</c:v>
                </c:pt>
                <c:pt idx="1101">
                  <c:v>FY.64/65 Chaitra 28</c:v>
                </c:pt>
                <c:pt idx="1102">
                  <c:v>FY.64/65 Chaitra 29</c:v>
                </c:pt>
                <c:pt idx="1103">
                  <c:v>FY.64/65 Chaitra 30</c:v>
                </c:pt>
                <c:pt idx="1104">
                  <c:v>FY.64/65 Chaitra 31</c:v>
                </c:pt>
                <c:pt idx="1105">
                  <c:v>FY.64/65 Chaitra 32</c:v>
                </c:pt>
                <c:pt idx="1106">
                  <c:v>FY.64/65 Baishakh 1</c:v>
                </c:pt>
                <c:pt idx="1107">
                  <c:v>FY.64/65 Baishakh 2</c:v>
                </c:pt>
                <c:pt idx="1108">
                  <c:v>FY.64/65 Baishakh 3</c:v>
                </c:pt>
                <c:pt idx="1109">
                  <c:v>FY.64/65 Baishakh 4</c:v>
                </c:pt>
                <c:pt idx="1110">
                  <c:v>FY.64/65 Baishakh 5</c:v>
                </c:pt>
                <c:pt idx="1111">
                  <c:v>FY.64/65 Baishakh 6</c:v>
                </c:pt>
                <c:pt idx="1112">
                  <c:v>FY.64/65 Baishakh 7</c:v>
                </c:pt>
                <c:pt idx="1113">
                  <c:v>FY.64/65 Baishakh 8</c:v>
                </c:pt>
                <c:pt idx="1114">
                  <c:v>FY.64/65 Baishakh 9</c:v>
                </c:pt>
                <c:pt idx="1115">
                  <c:v>FY.64/65 Baishakh 10</c:v>
                </c:pt>
                <c:pt idx="1116">
                  <c:v>FY.64/65 Baishakh 11</c:v>
                </c:pt>
                <c:pt idx="1117">
                  <c:v>FY.64/65 Baishakh 12</c:v>
                </c:pt>
                <c:pt idx="1118">
                  <c:v>FY.64/65 Baishakh 13</c:v>
                </c:pt>
                <c:pt idx="1119">
                  <c:v>FY.64/65 Baishakh 14</c:v>
                </c:pt>
                <c:pt idx="1120">
                  <c:v>FY.64/65 Baishakh 15</c:v>
                </c:pt>
                <c:pt idx="1121">
                  <c:v>FY.64/65 Baishakh 16</c:v>
                </c:pt>
                <c:pt idx="1122">
                  <c:v>FY.64/65 Baishakh 17</c:v>
                </c:pt>
                <c:pt idx="1123">
                  <c:v>FY.64/65 Baishakh 18</c:v>
                </c:pt>
                <c:pt idx="1124">
                  <c:v>FY.64/65 Baishakh 19</c:v>
                </c:pt>
                <c:pt idx="1125">
                  <c:v>FY.64/65 Baishakh 20</c:v>
                </c:pt>
                <c:pt idx="1126">
                  <c:v>FY.64/65 Baishakh 21</c:v>
                </c:pt>
                <c:pt idx="1127">
                  <c:v>FY.64/65 Baishakh 22</c:v>
                </c:pt>
                <c:pt idx="1128">
                  <c:v>FY.64/65 Baishakh 23</c:v>
                </c:pt>
                <c:pt idx="1129">
                  <c:v>FY.64/65 Baishakh 24</c:v>
                </c:pt>
                <c:pt idx="1130">
                  <c:v>FY.64/65 Baishakh 25</c:v>
                </c:pt>
                <c:pt idx="1131">
                  <c:v>FY.64/65 Baishakh 26</c:v>
                </c:pt>
                <c:pt idx="1132">
                  <c:v>FY.64/65 Baishakh 27</c:v>
                </c:pt>
                <c:pt idx="1133">
                  <c:v>FY.64/65 Baishakh 28</c:v>
                </c:pt>
                <c:pt idx="1134">
                  <c:v>FY.64/65 Baishakh 29</c:v>
                </c:pt>
                <c:pt idx="1135">
                  <c:v>FY.64/65 Baishakh 30</c:v>
                </c:pt>
                <c:pt idx="1136">
                  <c:v>FY.64/65 Baishakh 31</c:v>
                </c:pt>
                <c:pt idx="1137">
                  <c:v>FY.64/65 Baishakh 32</c:v>
                </c:pt>
                <c:pt idx="1138">
                  <c:v>FY.64/65 Jestha  1</c:v>
                </c:pt>
                <c:pt idx="1139">
                  <c:v>FY.64/65 Jestha  2</c:v>
                </c:pt>
                <c:pt idx="1140">
                  <c:v>FY.64/65 Jestha  3</c:v>
                </c:pt>
                <c:pt idx="1141">
                  <c:v>FY.64/65 Jestha  4</c:v>
                </c:pt>
                <c:pt idx="1142">
                  <c:v>FY.64/65 Jestha  5</c:v>
                </c:pt>
                <c:pt idx="1143">
                  <c:v>FY.64/65 Jestha  6</c:v>
                </c:pt>
                <c:pt idx="1144">
                  <c:v>FY.64/65 Jestha  7</c:v>
                </c:pt>
                <c:pt idx="1145">
                  <c:v>FY.64/65 Jestha  8</c:v>
                </c:pt>
                <c:pt idx="1146">
                  <c:v>FY.64/65 Jestha  9</c:v>
                </c:pt>
                <c:pt idx="1147">
                  <c:v>FY.64/65 Jestha  10</c:v>
                </c:pt>
                <c:pt idx="1148">
                  <c:v>FY.64/65 Jestha  11</c:v>
                </c:pt>
                <c:pt idx="1149">
                  <c:v>FY.64/65 Jestha  12</c:v>
                </c:pt>
                <c:pt idx="1150">
                  <c:v>FY.64/65 Jestha  13</c:v>
                </c:pt>
                <c:pt idx="1151">
                  <c:v>FY.64/65 Jestha  14</c:v>
                </c:pt>
                <c:pt idx="1152">
                  <c:v>FY.64/65 Jestha  15</c:v>
                </c:pt>
                <c:pt idx="1153">
                  <c:v>FY.64/65 Jestha  16</c:v>
                </c:pt>
                <c:pt idx="1154">
                  <c:v>FY.64/65 Jestha  17</c:v>
                </c:pt>
                <c:pt idx="1155">
                  <c:v>FY.64/65 Jestha  18</c:v>
                </c:pt>
                <c:pt idx="1156">
                  <c:v>FY.64/65 Jestha  19</c:v>
                </c:pt>
                <c:pt idx="1157">
                  <c:v>FY.64/65 Jestha  20</c:v>
                </c:pt>
                <c:pt idx="1158">
                  <c:v>FY.64/65 Jestha  21</c:v>
                </c:pt>
                <c:pt idx="1159">
                  <c:v>FY.64/65 Jestha  22</c:v>
                </c:pt>
                <c:pt idx="1160">
                  <c:v>FY.64/65 Jestha  23</c:v>
                </c:pt>
                <c:pt idx="1161">
                  <c:v>FY.64/65 Jestha  24</c:v>
                </c:pt>
                <c:pt idx="1162">
                  <c:v>FY.64/65 Jestha  25</c:v>
                </c:pt>
                <c:pt idx="1163">
                  <c:v>FY.64/65 Jestha  26</c:v>
                </c:pt>
                <c:pt idx="1164">
                  <c:v>FY.64/65 Jestha  27</c:v>
                </c:pt>
                <c:pt idx="1165">
                  <c:v>FY.64/65 Jestha  28</c:v>
                </c:pt>
                <c:pt idx="1166">
                  <c:v>FY.64/65 Jestha  29</c:v>
                </c:pt>
                <c:pt idx="1167">
                  <c:v>FY.64/65 Jestha  30</c:v>
                </c:pt>
                <c:pt idx="1168">
                  <c:v>FY.64/65 Jestha  31</c:v>
                </c:pt>
                <c:pt idx="1169">
                  <c:v>FY.64/65 Jestha  32</c:v>
                </c:pt>
                <c:pt idx="1170">
                  <c:v>FY.64/65 Ashadh 1</c:v>
                </c:pt>
                <c:pt idx="1171">
                  <c:v>FY.64/65 Ashadh 2</c:v>
                </c:pt>
                <c:pt idx="1172">
                  <c:v>FY.64/65 Ashadh 3</c:v>
                </c:pt>
                <c:pt idx="1173">
                  <c:v>FY.64/65 Ashadh 4</c:v>
                </c:pt>
                <c:pt idx="1174">
                  <c:v>FY.64/65 Ashadh 5</c:v>
                </c:pt>
                <c:pt idx="1175">
                  <c:v>FY.64/65 Ashadh 6</c:v>
                </c:pt>
                <c:pt idx="1176">
                  <c:v>FY.64/65 Ashadh 7</c:v>
                </c:pt>
                <c:pt idx="1177">
                  <c:v>FY.64/65 Ashadh 8</c:v>
                </c:pt>
                <c:pt idx="1178">
                  <c:v>FY.64/65 Ashadh 9</c:v>
                </c:pt>
                <c:pt idx="1179">
                  <c:v>FY.64/65 Ashadh 10</c:v>
                </c:pt>
                <c:pt idx="1180">
                  <c:v>FY.64/65 Ashadh 11</c:v>
                </c:pt>
                <c:pt idx="1181">
                  <c:v>FY.64/65 Ashadh 12</c:v>
                </c:pt>
                <c:pt idx="1182">
                  <c:v>FY.64/65 Ashadh 13</c:v>
                </c:pt>
                <c:pt idx="1183">
                  <c:v>FY.64/65 Ashadh 14</c:v>
                </c:pt>
                <c:pt idx="1184">
                  <c:v>FY.64/65 Ashadh 15</c:v>
                </c:pt>
                <c:pt idx="1185">
                  <c:v>FY.64/65 Ashadh 16</c:v>
                </c:pt>
                <c:pt idx="1186">
                  <c:v>FY.64/65 Ashadh 17</c:v>
                </c:pt>
                <c:pt idx="1187">
                  <c:v>FY.64/65 Ashadh 18</c:v>
                </c:pt>
                <c:pt idx="1188">
                  <c:v>FY.64/65 Ashadh 19</c:v>
                </c:pt>
                <c:pt idx="1189">
                  <c:v>FY.64/65 Ashadh 20</c:v>
                </c:pt>
                <c:pt idx="1190">
                  <c:v>FY.64/65 Ashadh 21</c:v>
                </c:pt>
                <c:pt idx="1191">
                  <c:v>FY.64/65 Ashadh 22</c:v>
                </c:pt>
                <c:pt idx="1192">
                  <c:v>FY.64/65 Ashadh 23</c:v>
                </c:pt>
                <c:pt idx="1193">
                  <c:v>FY.64/65 Ashadh 24</c:v>
                </c:pt>
                <c:pt idx="1194">
                  <c:v>FY.64/65 Ashadh 25</c:v>
                </c:pt>
                <c:pt idx="1195">
                  <c:v>FY.64/65 Ashadh 26</c:v>
                </c:pt>
                <c:pt idx="1196">
                  <c:v>FY.64/65 Ashadh 27</c:v>
                </c:pt>
                <c:pt idx="1197">
                  <c:v>FY.64/65 Ashadh 28</c:v>
                </c:pt>
                <c:pt idx="1198">
                  <c:v>FY.64/65 Ashadh 29</c:v>
                </c:pt>
                <c:pt idx="1199">
                  <c:v>FY.64/65 Ashadh 30</c:v>
                </c:pt>
                <c:pt idx="1200">
                  <c:v>FY.64/65 Ashadh 31</c:v>
                </c:pt>
                <c:pt idx="1201">
                  <c:v>FY.64/65 Ashadh 32</c:v>
                </c:pt>
                <c:pt idx="1202">
                  <c:v>FY.65/66 Shrawan 1</c:v>
                </c:pt>
                <c:pt idx="1203">
                  <c:v>FY.65/66 Shrawan 2</c:v>
                </c:pt>
                <c:pt idx="1204">
                  <c:v>FY.65/66 Shrawan 3</c:v>
                </c:pt>
                <c:pt idx="1205">
                  <c:v>FY.65/66 Shrawan 4</c:v>
                </c:pt>
                <c:pt idx="1206">
                  <c:v>FY.65/66 Shrawan 5</c:v>
                </c:pt>
                <c:pt idx="1207">
                  <c:v>FY.65/66 Shrawan 6</c:v>
                </c:pt>
                <c:pt idx="1208">
                  <c:v>FY.65/66 Shrawan 7</c:v>
                </c:pt>
                <c:pt idx="1209">
                  <c:v>FY.65/66 Shrawan 8</c:v>
                </c:pt>
                <c:pt idx="1210">
                  <c:v>FY.65/66 Shrawan 9</c:v>
                </c:pt>
                <c:pt idx="1211">
                  <c:v>FY.65/66 Shrawan 10</c:v>
                </c:pt>
                <c:pt idx="1212">
                  <c:v>FY.65/66 Shrawan 11</c:v>
                </c:pt>
                <c:pt idx="1213">
                  <c:v>FY.65/66 Shrawan 12</c:v>
                </c:pt>
                <c:pt idx="1214">
                  <c:v>FY.65/66 Shrawan 13</c:v>
                </c:pt>
                <c:pt idx="1215">
                  <c:v>FY.65/66 Shrawan 14</c:v>
                </c:pt>
                <c:pt idx="1216">
                  <c:v>FY.65/66 Shrawan 15</c:v>
                </c:pt>
                <c:pt idx="1217">
                  <c:v>FY.65/66 Shrawan 16</c:v>
                </c:pt>
                <c:pt idx="1218">
                  <c:v>FY.65/66 Shrawan 17</c:v>
                </c:pt>
                <c:pt idx="1219">
                  <c:v>FY.65/66 Shrawan 18</c:v>
                </c:pt>
                <c:pt idx="1220">
                  <c:v>FY.65/66 Shrawan 19</c:v>
                </c:pt>
                <c:pt idx="1221">
                  <c:v>FY.65/66 Shrawan 20</c:v>
                </c:pt>
                <c:pt idx="1222">
                  <c:v>FY.65/66 Shrawan 21</c:v>
                </c:pt>
                <c:pt idx="1223">
                  <c:v>FY.65/66 Shrawan 22</c:v>
                </c:pt>
                <c:pt idx="1224">
                  <c:v>FY.65/66 Shrawan 23</c:v>
                </c:pt>
                <c:pt idx="1225">
                  <c:v>FY.65/66 Shrawan 24</c:v>
                </c:pt>
                <c:pt idx="1226">
                  <c:v>FY.65/66 Shrawan 25</c:v>
                </c:pt>
                <c:pt idx="1227">
                  <c:v>FY.65/66 Shrawan 26</c:v>
                </c:pt>
                <c:pt idx="1228">
                  <c:v>FY.65/66 Shrawan 27</c:v>
                </c:pt>
                <c:pt idx="1229">
                  <c:v>FY.65/66 Shrawan 28</c:v>
                </c:pt>
                <c:pt idx="1230">
                  <c:v>FY.65/66 Shrawan 29</c:v>
                </c:pt>
                <c:pt idx="1231">
                  <c:v>FY.65/66 Shrawan 30</c:v>
                </c:pt>
                <c:pt idx="1232">
                  <c:v>FY.65/66 Shrawan 31</c:v>
                </c:pt>
                <c:pt idx="1233">
                  <c:v>FY.65/66 Shrawan 32</c:v>
                </c:pt>
                <c:pt idx="1234">
                  <c:v>FY.65/66 Bhadra 1</c:v>
                </c:pt>
                <c:pt idx="1235">
                  <c:v>FY.65/66 Bhadra 2</c:v>
                </c:pt>
                <c:pt idx="1236">
                  <c:v>FY.65/66 Bhadra 3</c:v>
                </c:pt>
                <c:pt idx="1237">
                  <c:v>FY.65/66 Bhadra 4</c:v>
                </c:pt>
                <c:pt idx="1238">
                  <c:v>FY.65/66 Bhadra 5</c:v>
                </c:pt>
                <c:pt idx="1239">
                  <c:v>FY.65/66 Bhadra 6</c:v>
                </c:pt>
                <c:pt idx="1240">
                  <c:v>FY.65/66 Bhadra 7</c:v>
                </c:pt>
                <c:pt idx="1241">
                  <c:v>FY.65/66 Bhadra 8</c:v>
                </c:pt>
                <c:pt idx="1242">
                  <c:v>FY.65/66 Bhadra 9</c:v>
                </c:pt>
                <c:pt idx="1243">
                  <c:v>FY.65/66 Bhadra 10</c:v>
                </c:pt>
                <c:pt idx="1244">
                  <c:v>FY.65/66 Bhadra 11</c:v>
                </c:pt>
                <c:pt idx="1245">
                  <c:v>FY.65/66 Bhadra 12</c:v>
                </c:pt>
                <c:pt idx="1246">
                  <c:v>FY.65/66 Bhadra 13</c:v>
                </c:pt>
                <c:pt idx="1247">
                  <c:v>FY.65/66 Bhadra 14</c:v>
                </c:pt>
                <c:pt idx="1248">
                  <c:v>FY.65/66 Bhadra 15</c:v>
                </c:pt>
                <c:pt idx="1249">
                  <c:v>FY.65/66 Bhadra 16</c:v>
                </c:pt>
                <c:pt idx="1250">
                  <c:v>FY.65/66 Bhadra 17</c:v>
                </c:pt>
                <c:pt idx="1251">
                  <c:v>FY.65/66 Bhadra 18</c:v>
                </c:pt>
                <c:pt idx="1252">
                  <c:v>FY.65/66 Bhadra 19</c:v>
                </c:pt>
                <c:pt idx="1253">
                  <c:v>FY.65/66 Bhadra 20</c:v>
                </c:pt>
                <c:pt idx="1254">
                  <c:v>FY.65/66 Bhadra 21</c:v>
                </c:pt>
                <c:pt idx="1255">
                  <c:v>FY.65/66 Bhadra 22</c:v>
                </c:pt>
                <c:pt idx="1256">
                  <c:v>FY.65/66 Bhadra 23</c:v>
                </c:pt>
                <c:pt idx="1257">
                  <c:v>FY.65/66 Bhadra 24</c:v>
                </c:pt>
                <c:pt idx="1258">
                  <c:v>FY.65/66 Bhadra 25</c:v>
                </c:pt>
                <c:pt idx="1259">
                  <c:v>FY.65/66 Bhadra 26</c:v>
                </c:pt>
                <c:pt idx="1260">
                  <c:v>FY.65/66 Bhadra 27</c:v>
                </c:pt>
                <c:pt idx="1261">
                  <c:v>FY.65/66 Bhadra 28</c:v>
                </c:pt>
                <c:pt idx="1262">
                  <c:v>FY.65/66 Bhadra 29</c:v>
                </c:pt>
                <c:pt idx="1263">
                  <c:v>FY.65/66 Bhadra 30</c:v>
                </c:pt>
                <c:pt idx="1264">
                  <c:v>FY.65/66 Bhadra 31</c:v>
                </c:pt>
                <c:pt idx="1265">
                  <c:v>FY.65/66 Bhadra 32</c:v>
                </c:pt>
                <c:pt idx="1266">
                  <c:v>FY.65/66 Ashwin 1</c:v>
                </c:pt>
                <c:pt idx="1267">
                  <c:v>FY.65/66 Ashwin 2</c:v>
                </c:pt>
                <c:pt idx="1268">
                  <c:v>FY.65/66 Ashwin 3</c:v>
                </c:pt>
                <c:pt idx="1269">
                  <c:v>FY.65/66 Ashwin 4</c:v>
                </c:pt>
                <c:pt idx="1270">
                  <c:v>FY.65/66 Ashwin 5</c:v>
                </c:pt>
                <c:pt idx="1271">
                  <c:v>FY.65/66 Ashwin 6</c:v>
                </c:pt>
                <c:pt idx="1272">
                  <c:v>FY.65/66 Ashwin 7</c:v>
                </c:pt>
                <c:pt idx="1273">
                  <c:v>FY.65/66 Ashwin 8</c:v>
                </c:pt>
                <c:pt idx="1274">
                  <c:v>FY.65/66 Ashwin 9</c:v>
                </c:pt>
                <c:pt idx="1275">
                  <c:v>FY.65/66 Ashwin 10</c:v>
                </c:pt>
                <c:pt idx="1276">
                  <c:v>FY.65/66 Ashwin 11</c:v>
                </c:pt>
                <c:pt idx="1277">
                  <c:v>FY.65/66 Ashwin 12</c:v>
                </c:pt>
                <c:pt idx="1278">
                  <c:v>FY.65/66 Ashwin 13</c:v>
                </c:pt>
                <c:pt idx="1279">
                  <c:v>FY.65/66 Ashwin 14</c:v>
                </c:pt>
                <c:pt idx="1280">
                  <c:v>FY.65/66 Ashwin 15</c:v>
                </c:pt>
                <c:pt idx="1281">
                  <c:v>FY.65/66 Ashwin 16</c:v>
                </c:pt>
                <c:pt idx="1282">
                  <c:v>FY.65/66 Ashwin 17</c:v>
                </c:pt>
                <c:pt idx="1283">
                  <c:v>FY.65/66 Ashwin 18</c:v>
                </c:pt>
                <c:pt idx="1284">
                  <c:v>FY.65/66 Ashwin 19</c:v>
                </c:pt>
                <c:pt idx="1285">
                  <c:v>FY.65/66 Ashwin 20</c:v>
                </c:pt>
                <c:pt idx="1286">
                  <c:v>FY.65/66 Ashwin 21</c:v>
                </c:pt>
                <c:pt idx="1287">
                  <c:v>FY.65/66 Ashwin 22</c:v>
                </c:pt>
                <c:pt idx="1288">
                  <c:v>FY.65/66 Ashwin 23</c:v>
                </c:pt>
                <c:pt idx="1289">
                  <c:v>FY.65/66 Ashwin 24</c:v>
                </c:pt>
                <c:pt idx="1290">
                  <c:v>FY.65/66 Ashwin 25</c:v>
                </c:pt>
                <c:pt idx="1291">
                  <c:v>FY.65/66 Ashwin 26</c:v>
                </c:pt>
                <c:pt idx="1292">
                  <c:v>FY.65/66 Ashwin 27</c:v>
                </c:pt>
                <c:pt idx="1293">
                  <c:v>FY.65/66 Ashwin 28</c:v>
                </c:pt>
                <c:pt idx="1294">
                  <c:v>FY.65/66 Ashwin 29</c:v>
                </c:pt>
                <c:pt idx="1295">
                  <c:v>FY.65/66 Ashwin 30</c:v>
                </c:pt>
                <c:pt idx="1296">
                  <c:v>FY.65/66 Ashwin 31</c:v>
                </c:pt>
                <c:pt idx="1297">
                  <c:v>FY.65/66 Ashwin 32</c:v>
                </c:pt>
                <c:pt idx="1298">
                  <c:v>FY.65/66 Kartik 1</c:v>
                </c:pt>
                <c:pt idx="1299">
                  <c:v>FY.65/66 Kartik 2</c:v>
                </c:pt>
                <c:pt idx="1300">
                  <c:v>FY.65/66 Kartik 3</c:v>
                </c:pt>
                <c:pt idx="1301">
                  <c:v>FY.65/66 Kartik 4</c:v>
                </c:pt>
                <c:pt idx="1302">
                  <c:v>FY.65/66 Kartik 5</c:v>
                </c:pt>
                <c:pt idx="1303">
                  <c:v>FY.65/66 Kartik 6</c:v>
                </c:pt>
                <c:pt idx="1304">
                  <c:v>FY.65/66 Kartik 7</c:v>
                </c:pt>
                <c:pt idx="1305">
                  <c:v>FY.65/66 Kartik 8</c:v>
                </c:pt>
                <c:pt idx="1306">
                  <c:v>FY.65/66 Kartik 9</c:v>
                </c:pt>
                <c:pt idx="1307">
                  <c:v>FY.65/66 Kartik 10</c:v>
                </c:pt>
                <c:pt idx="1308">
                  <c:v>FY.65/66 Kartik 11</c:v>
                </c:pt>
                <c:pt idx="1309">
                  <c:v>FY.65/66 Kartik 12</c:v>
                </c:pt>
                <c:pt idx="1310">
                  <c:v>FY.65/66 Kartik 13</c:v>
                </c:pt>
                <c:pt idx="1311">
                  <c:v>FY.65/66 Kartik 14</c:v>
                </c:pt>
                <c:pt idx="1312">
                  <c:v>FY.65/66 Kartik 15</c:v>
                </c:pt>
                <c:pt idx="1313">
                  <c:v>FY.65/66 Kartik 16</c:v>
                </c:pt>
                <c:pt idx="1314">
                  <c:v>FY.65/66 Kartik 17</c:v>
                </c:pt>
                <c:pt idx="1315">
                  <c:v>FY.65/66 Kartik 18</c:v>
                </c:pt>
                <c:pt idx="1316">
                  <c:v>FY.65/66 Kartik 19</c:v>
                </c:pt>
                <c:pt idx="1317">
                  <c:v>FY.65/66 Kartik 20</c:v>
                </c:pt>
                <c:pt idx="1318">
                  <c:v>FY.65/66 Kartik 21</c:v>
                </c:pt>
                <c:pt idx="1319">
                  <c:v>FY.65/66 Kartik 22</c:v>
                </c:pt>
                <c:pt idx="1320">
                  <c:v>FY.65/66 Kartik 23</c:v>
                </c:pt>
                <c:pt idx="1321">
                  <c:v>FY.65/66 Kartik 24</c:v>
                </c:pt>
                <c:pt idx="1322">
                  <c:v>FY.65/66 Kartik 25</c:v>
                </c:pt>
                <c:pt idx="1323">
                  <c:v>FY.65/66 Kartik 26</c:v>
                </c:pt>
                <c:pt idx="1324">
                  <c:v>FY.65/66 Kartik 27</c:v>
                </c:pt>
                <c:pt idx="1325">
                  <c:v>FY.65/66 Kartik 28</c:v>
                </c:pt>
                <c:pt idx="1326">
                  <c:v>FY.65/66 Kartik 29</c:v>
                </c:pt>
                <c:pt idx="1327">
                  <c:v>FY.65/66 Kartik 30</c:v>
                </c:pt>
                <c:pt idx="1328">
                  <c:v>FY.65/66 Kartik 31</c:v>
                </c:pt>
                <c:pt idx="1329">
                  <c:v>FY.65/66 Kartik 32</c:v>
                </c:pt>
                <c:pt idx="1330">
                  <c:v>FY.65/66 Mangsir 1</c:v>
                </c:pt>
                <c:pt idx="1331">
                  <c:v>FY.65/66 Mangsir 2</c:v>
                </c:pt>
                <c:pt idx="1332">
                  <c:v>FY.65/66 Mangsir 3</c:v>
                </c:pt>
                <c:pt idx="1333">
                  <c:v>FY.65/66 Mangsir 4</c:v>
                </c:pt>
                <c:pt idx="1334">
                  <c:v>FY.65/66 Mangsir 5</c:v>
                </c:pt>
                <c:pt idx="1335">
                  <c:v>FY.65/66 Mangsir 6</c:v>
                </c:pt>
                <c:pt idx="1336">
                  <c:v>FY.65/66 Mangsir 7</c:v>
                </c:pt>
                <c:pt idx="1337">
                  <c:v>FY.65/66 Mangsir 8</c:v>
                </c:pt>
                <c:pt idx="1338">
                  <c:v>FY.65/66 Mangsir 9</c:v>
                </c:pt>
                <c:pt idx="1339">
                  <c:v>FY.65/66 Mangsir 10</c:v>
                </c:pt>
                <c:pt idx="1340">
                  <c:v>FY.65/66 Mangsir 11</c:v>
                </c:pt>
                <c:pt idx="1341">
                  <c:v>FY.65/66 Mangsir 12</c:v>
                </c:pt>
                <c:pt idx="1342">
                  <c:v>FY.65/66 Mangsir 13</c:v>
                </c:pt>
                <c:pt idx="1343">
                  <c:v>FY.65/66 Mangsir 14</c:v>
                </c:pt>
                <c:pt idx="1344">
                  <c:v>FY.65/66 Mangsir 15</c:v>
                </c:pt>
                <c:pt idx="1345">
                  <c:v>FY.65/66 Mangsir 16</c:v>
                </c:pt>
                <c:pt idx="1346">
                  <c:v>FY.65/66 Mangsir 17</c:v>
                </c:pt>
                <c:pt idx="1347">
                  <c:v>FY.65/66 Mangsir 18</c:v>
                </c:pt>
                <c:pt idx="1348">
                  <c:v>FY.65/66 Mangsir 19</c:v>
                </c:pt>
                <c:pt idx="1349">
                  <c:v>FY.65/66 Mangsir 20</c:v>
                </c:pt>
                <c:pt idx="1350">
                  <c:v>FY.65/66 Mangsir 21</c:v>
                </c:pt>
                <c:pt idx="1351">
                  <c:v>FY.65/66 Mangsir 22</c:v>
                </c:pt>
                <c:pt idx="1352">
                  <c:v>FY.65/66 Mangsir 23</c:v>
                </c:pt>
                <c:pt idx="1353">
                  <c:v>FY.65/66 Mangsir 24</c:v>
                </c:pt>
                <c:pt idx="1354">
                  <c:v>FY.65/66 Mangsir 25</c:v>
                </c:pt>
                <c:pt idx="1355">
                  <c:v>FY.65/66 Mangsir 26</c:v>
                </c:pt>
                <c:pt idx="1356">
                  <c:v>FY.65/66 Mangsir 27</c:v>
                </c:pt>
                <c:pt idx="1357">
                  <c:v>FY.65/66 Mangsir 28</c:v>
                </c:pt>
                <c:pt idx="1358">
                  <c:v>FY.65/66 Mangsir 29</c:v>
                </c:pt>
                <c:pt idx="1359">
                  <c:v>FY.65/66 Mangsir 30</c:v>
                </c:pt>
                <c:pt idx="1360">
                  <c:v>FY.65/66 Mangsir 31</c:v>
                </c:pt>
                <c:pt idx="1361">
                  <c:v>FY.65/66 Mangsir 32</c:v>
                </c:pt>
                <c:pt idx="1362">
                  <c:v>FY.65/66 Poush 1</c:v>
                </c:pt>
                <c:pt idx="1363">
                  <c:v>FY.65/66 Poush 2</c:v>
                </c:pt>
                <c:pt idx="1364">
                  <c:v>FY.65/66 Poush 3</c:v>
                </c:pt>
                <c:pt idx="1365">
                  <c:v>FY.65/66 Poush 4</c:v>
                </c:pt>
                <c:pt idx="1366">
                  <c:v>FY.65/66 Poush 5</c:v>
                </c:pt>
                <c:pt idx="1367">
                  <c:v>FY.65/66 Poush 6</c:v>
                </c:pt>
                <c:pt idx="1368">
                  <c:v>FY.65/66 Poush 7</c:v>
                </c:pt>
                <c:pt idx="1369">
                  <c:v>FY.65/66 Poush 8</c:v>
                </c:pt>
                <c:pt idx="1370">
                  <c:v>FY.65/66 Poush 9</c:v>
                </c:pt>
                <c:pt idx="1371">
                  <c:v>FY.65/66 Poush 10</c:v>
                </c:pt>
                <c:pt idx="1372">
                  <c:v>FY.65/66 Poush 11</c:v>
                </c:pt>
                <c:pt idx="1373">
                  <c:v>FY.65/66 Poush 12</c:v>
                </c:pt>
                <c:pt idx="1374">
                  <c:v>FY.65/66 Poush 13</c:v>
                </c:pt>
                <c:pt idx="1375">
                  <c:v>FY.65/66 Poush 14</c:v>
                </c:pt>
                <c:pt idx="1376">
                  <c:v>FY.65/66 Poush 15</c:v>
                </c:pt>
                <c:pt idx="1377">
                  <c:v>FY.65/66 Poush 16</c:v>
                </c:pt>
                <c:pt idx="1378">
                  <c:v>FY.65/66 Poush 17</c:v>
                </c:pt>
                <c:pt idx="1379">
                  <c:v>FY.65/66 Poush 18</c:v>
                </c:pt>
                <c:pt idx="1380">
                  <c:v>FY.65/66 Poush 19</c:v>
                </c:pt>
                <c:pt idx="1381">
                  <c:v>FY.65/66 Poush 20</c:v>
                </c:pt>
                <c:pt idx="1382">
                  <c:v>FY.65/66 Poush 21</c:v>
                </c:pt>
                <c:pt idx="1383">
                  <c:v>FY.65/66 Poush 22</c:v>
                </c:pt>
                <c:pt idx="1384">
                  <c:v>FY.65/66 Poush 23</c:v>
                </c:pt>
                <c:pt idx="1385">
                  <c:v>FY.65/66 Poush 24</c:v>
                </c:pt>
                <c:pt idx="1386">
                  <c:v>FY.65/66 Poush 25</c:v>
                </c:pt>
                <c:pt idx="1387">
                  <c:v>FY.65/66 Poush 26</c:v>
                </c:pt>
                <c:pt idx="1388">
                  <c:v>FY.65/66 Poush 27</c:v>
                </c:pt>
                <c:pt idx="1389">
                  <c:v>FY.65/66 Poush 28</c:v>
                </c:pt>
                <c:pt idx="1390">
                  <c:v>FY.65/66 Poush 29</c:v>
                </c:pt>
                <c:pt idx="1391">
                  <c:v>FY.65/66 Poush 30</c:v>
                </c:pt>
                <c:pt idx="1392">
                  <c:v>FY.65/66 Poush 31</c:v>
                </c:pt>
                <c:pt idx="1393">
                  <c:v>FY.65/66 Poush 32</c:v>
                </c:pt>
                <c:pt idx="1394">
                  <c:v>FY.65/66 Magh 1</c:v>
                </c:pt>
                <c:pt idx="1395">
                  <c:v>FY.65/66 Magh 2</c:v>
                </c:pt>
                <c:pt idx="1396">
                  <c:v>FY.65/66 Magh 3</c:v>
                </c:pt>
                <c:pt idx="1397">
                  <c:v>FY.65/66 Magh 4</c:v>
                </c:pt>
                <c:pt idx="1398">
                  <c:v>FY.65/66 Magh 5</c:v>
                </c:pt>
                <c:pt idx="1399">
                  <c:v>FY.65/66 Magh 6</c:v>
                </c:pt>
                <c:pt idx="1400">
                  <c:v>FY.65/66 Magh 7</c:v>
                </c:pt>
                <c:pt idx="1401">
                  <c:v>FY.65/66 Magh 8</c:v>
                </c:pt>
                <c:pt idx="1402">
                  <c:v>FY.65/66 Magh 9</c:v>
                </c:pt>
                <c:pt idx="1403">
                  <c:v>FY.65/66 Magh 10</c:v>
                </c:pt>
                <c:pt idx="1404">
                  <c:v>FY.65/66 Magh 11</c:v>
                </c:pt>
                <c:pt idx="1405">
                  <c:v>FY.65/66 Magh 12</c:v>
                </c:pt>
                <c:pt idx="1406">
                  <c:v>FY.65/66 Magh 13</c:v>
                </c:pt>
                <c:pt idx="1407">
                  <c:v>FY.65/66 Magh 14</c:v>
                </c:pt>
                <c:pt idx="1408">
                  <c:v>FY.65/66 Magh 15</c:v>
                </c:pt>
                <c:pt idx="1409">
                  <c:v>FY.65/66 Magh 16</c:v>
                </c:pt>
                <c:pt idx="1410">
                  <c:v>FY.65/66 Magh 17</c:v>
                </c:pt>
                <c:pt idx="1411">
                  <c:v>FY.65/66 Magh 18</c:v>
                </c:pt>
                <c:pt idx="1412">
                  <c:v>FY.65/66 Magh 19</c:v>
                </c:pt>
                <c:pt idx="1413">
                  <c:v>FY.65/66 Magh 20</c:v>
                </c:pt>
                <c:pt idx="1414">
                  <c:v>FY.65/66 Magh 21</c:v>
                </c:pt>
                <c:pt idx="1415">
                  <c:v>FY.65/66 Magh 22</c:v>
                </c:pt>
                <c:pt idx="1416">
                  <c:v>FY.65/66 Magh 23</c:v>
                </c:pt>
                <c:pt idx="1417">
                  <c:v>FY.65/66 Magh 24</c:v>
                </c:pt>
                <c:pt idx="1418">
                  <c:v>FY.65/66 Magh 25</c:v>
                </c:pt>
                <c:pt idx="1419">
                  <c:v>FY.65/66 Magh 26</c:v>
                </c:pt>
                <c:pt idx="1420">
                  <c:v>FY.65/66 Magh 27</c:v>
                </c:pt>
                <c:pt idx="1421">
                  <c:v>FY.65/66 Magh 28</c:v>
                </c:pt>
                <c:pt idx="1422">
                  <c:v>FY.65/66 Magh 29</c:v>
                </c:pt>
                <c:pt idx="1423">
                  <c:v>FY.65/66 Magh 30</c:v>
                </c:pt>
                <c:pt idx="1424">
                  <c:v>FY.65/66 Magh 31</c:v>
                </c:pt>
                <c:pt idx="1425">
                  <c:v>FY.65/66 Magh 32</c:v>
                </c:pt>
                <c:pt idx="1426">
                  <c:v>FY.65/66 Falgun 1</c:v>
                </c:pt>
                <c:pt idx="1427">
                  <c:v>FY.65/66 Falgun 2</c:v>
                </c:pt>
                <c:pt idx="1428">
                  <c:v>FY.65/66 Falgun 3</c:v>
                </c:pt>
                <c:pt idx="1429">
                  <c:v>FY.65/66 Falgun 4</c:v>
                </c:pt>
                <c:pt idx="1430">
                  <c:v>FY.65/66 Falgun 5</c:v>
                </c:pt>
                <c:pt idx="1431">
                  <c:v>FY.65/66 Falgun 6</c:v>
                </c:pt>
                <c:pt idx="1432">
                  <c:v>FY.65/66 Falgun 7</c:v>
                </c:pt>
                <c:pt idx="1433">
                  <c:v>FY.65/66 Falgun 8</c:v>
                </c:pt>
                <c:pt idx="1434">
                  <c:v>FY.65/66 Falgun 9</c:v>
                </c:pt>
                <c:pt idx="1435">
                  <c:v>FY.65/66 Falgun 10</c:v>
                </c:pt>
                <c:pt idx="1436">
                  <c:v>FY.65/66 Falgun 11</c:v>
                </c:pt>
                <c:pt idx="1437">
                  <c:v>FY.65/66 Falgun 12</c:v>
                </c:pt>
                <c:pt idx="1438">
                  <c:v>FY.65/66 Falgun 13</c:v>
                </c:pt>
                <c:pt idx="1439">
                  <c:v>FY.65/66 Falgun 14</c:v>
                </c:pt>
                <c:pt idx="1440">
                  <c:v>FY.65/66 Falgun 15</c:v>
                </c:pt>
                <c:pt idx="1441">
                  <c:v>FY.65/66 Falgun 16</c:v>
                </c:pt>
                <c:pt idx="1442">
                  <c:v>FY.65/66 Falgun 17</c:v>
                </c:pt>
                <c:pt idx="1443">
                  <c:v>FY.65/66 Falgun 18</c:v>
                </c:pt>
                <c:pt idx="1444">
                  <c:v>FY.65/66 Falgun 19</c:v>
                </c:pt>
                <c:pt idx="1445">
                  <c:v>FY.65/66 Falgun 20</c:v>
                </c:pt>
                <c:pt idx="1446">
                  <c:v>FY.65/66 Falgun 21</c:v>
                </c:pt>
                <c:pt idx="1447">
                  <c:v>FY.65/66 Falgun 22</c:v>
                </c:pt>
                <c:pt idx="1448">
                  <c:v>FY.65/66 Falgun 23</c:v>
                </c:pt>
                <c:pt idx="1449">
                  <c:v>FY.65/66 Falgun 24</c:v>
                </c:pt>
                <c:pt idx="1450">
                  <c:v>FY.65/66 Falgun 25</c:v>
                </c:pt>
                <c:pt idx="1451">
                  <c:v>FY.65/66 Falgun 26</c:v>
                </c:pt>
                <c:pt idx="1452">
                  <c:v>FY.65/66 Falgun 27</c:v>
                </c:pt>
                <c:pt idx="1453">
                  <c:v>FY.65/66 Falgun 28</c:v>
                </c:pt>
                <c:pt idx="1454">
                  <c:v>FY.65/66 Falgun 29</c:v>
                </c:pt>
                <c:pt idx="1455">
                  <c:v>FY.65/66 Falgun 30</c:v>
                </c:pt>
                <c:pt idx="1456">
                  <c:v>FY.65/66 Falgun 31</c:v>
                </c:pt>
                <c:pt idx="1457">
                  <c:v>FY.65/66 Falgun 32</c:v>
                </c:pt>
                <c:pt idx="1458">
                  <c:v>FY.65/66 Chaitra 1</c:v>
                </c:pt>
                <c:pt idx="1459">
                  <c:v>FY.65/66 Chaitra 2</c:v>
                </c:pt>
                <c:pt idx="1460">
                  <c:v>FY.65/66 Chaitra 3</c:v>
                </c:pt>
                <c:pt idx="1461">
                  <c:v>FY.65/66 Chaitra 4</c:v>
                </c:pt>
                <c:pt idx="1462">
                  <c:v>FY.65/66 Chaitra 5</c:v>
                </c:pt>
                <c:pt idx="1463">
                  <c:v>FY.65/66 Chaitra 6</c:v>
                </c:pt>
                <c:pt idx="1464">
                  <c:v>FY.65/66 Chaitra 7</c:v>
                </c:pt>
                <c:pt idx="1465">
                  <c:v>FY.65/66 Chaitra 8</c:v>
                </c:pt>
                <c:pt idx="1466">
                  <c:v>FY.65/66 Chaitra 9</c:v>
                </c:pt>
                <c:pt idx="1467">
                  <c:v>FY.65/66 Chaitra 10</c:v>
                </c:pt>
                <c:pt idx="1468">
                  <c:v>FY.65/66 Chaitra 11</c:v>
                </c:pt>
                <c:pt idx="1469">
                  <c:v>FY.65/66 Chaitra 12</c:v>
                </c:pt>
                <c:pt idx="1470">
                  <c:v>FY.65/66 Chaitra 13</c:v>
                </c:pt>
                <c:pt idx="1471">
                  <c:v>FY.65/66 Chaitra 14</c:v>
                </c:pt>
                <c:pt idx="1472">
                  <c:v>FY.65/66 Chaitra 15</c:v>
                </c:pt>
                <c:pt idx="1473">
                  <c:v>FY.65/66 Chaitra 16</c:v>
                </c:pt>
                <c:pt idx="1474">
                  <c:v>FY.65/66 Chaitra 17</c:v>
                </c:pt>
                <c:pt idx="1475">
                  <c:v>FY.65/66 Chaitra 18</c:v>
                </c:pt>
                <c:pt idx="1476">
                  <c:v>FY.65/66 Chaitra 19</c:v>
                </c:pt>
                <c:pt idx="1477">
                  <c:v>FY.65/66 Chaitra 20</c:v>
                </c:pt>
                <c:pt idx="1478">
                  <c:v>FY.65/66 Chaitra 21</c:v>
                </c:pt>
                <c:pt idx="1479">
                  <c:v>FY.65/66 Chaitra 22</c:v>
                </c:pt>
                <c:pt idx="1480">
                  <c:v>FY.65/66 Chaitra 23</c:v>
                </c:pt>
                <c:pt idx="1481">
                  <c:v>FY.65/66 Chaitra 24</c:v>
                </c:pt>
                <c:pt idx="1482">
                  <c:v>FY.65/66 Chaitra 25</c:v>
                </c:pt>
                <c:pt idx="1483">
                  <c:v>FY.65/66 Chaitra 26</c:v>
                </c:pt>
                <c:pt idx="1484">
                  <c:v>FY.65/66 Chaitra 27</c:v>
                </c:pt>
                <c:pt idx="1485">
                  <c:v>FY.65/66 Chaitra 28</c:v>
                </c:pt>
                <c:pt idx="1486">
                  <c:v>FY.65/66 Chaitra 29</c:v>
                </c:pt>
                <c:pt idx="1487">
                  <c:v>FY.65/66 Chaitra 30</c:v>
                </c:pt>
                <c:pt idx="1488">
                  <c:v>FY.65/66 Chaitra 31</c:v>
                </c:pt>
                <c:pt idx="1489">
                  <c:v>FY.65/66 Chaitra 32</c:v>
                </c:pt>
                <c:pt idx="1490">
                  <c:v>FY.65/66 Baishakh 1</c:v>
                </c:pt>
                <c:pt idx="1491">
                  <c:v>FY.65/66 Baishakh 2</c:v>
                </c:pt>
                <c:pt idx="1492">
                  <c:v>FY.65/66 Baishakh 3</c:v>
                </c:pt>
                <c:pt idx="1493">
                  <c:v>FY.65/66 Baishakh 4</c:v>
                </c:pt>
                <c:pt idx="1494">
                  <c:v>FY.65/66 Baishakh 5</c:v>
                </c:pt>
                <c:pt idx="1495">
                  <c:v>FY.65/66 Baishakh 6</c:v>
                </c:pt>
                <c:pt idx="1496">
                  <c:v>FY.65/66 Baishakh 7</c:v>
                </c:pt>
                <c:pt idx="1497">
                  <c:v>FY.65/66 Baishakh 8</c:v>
                </c:pt>
                <c:pt idx="1498">
                  <c:v>FY.65/66 Baishakh 9</c:v>
                </c:pt>
                <c:pt idx="1499">
                  <c:v>FY.65/66 Baishakh 10</c:v>
                </c:pt>
                <c:pt idx="1500">
                  <c:v>FY.65/66 Baishakh 11</c:v>
                </c:pt>
                <c:pt idx="1501">
                  <c:v>FY.65/66 Baishakh 12</c:v>
                </c:pt>
                <c:pt idx="1502">
                  <c:v>FY.65/66 Baishakh 13</c:v>
                </c:pt>
                <c:pt idx="1503">
                  <c:v>FY.65/66 Baishakh 14</c:v>
                </c:pt>
                <c:pt idx="1504">
                  <c:v>FY.65/66 Baishakh 15</c:v>
                </c:pt>
                <c:pt idx="1505">
                  <c:v>FY.65/66 Baishakh 16</c:v>
                </c:pt>
                <c:pt idx="1506">
                  <c:v>FY.65/66 Baishakh 17</c:v>
                </c:pt>
                <c:pt idx="1507">
                  <c:v>FY.65/66 Baishakh 18</c:v>
                </c:pt>
                <c:pt idx="1508">
                  <c:v>FY.65/66 Baishakh 19</c:v>
                </c:pt>
                <c:pt idx="1509">
                  <c:v>FY.65/66 Baishakh 20</c:v>
                </c:pt>
                <c:pt idx="1510">
                  <c:v>FY.65/66 Baishakh 21</c:v>
                </c:pt>
                <c:pt idx="1511">
                  <c:v>FY.65/66 Baishakh 22</c:v>
                </c:pt>
                <c:pt idx="1512">
                  <c:v>FY.65/66 Baishakh 23</c:v>
                </c:pt>
                <c:pt idx="1513">
                  <c:v>FY.65/66 Baishakh 24</c:v>
                </c:pt>
                <c:pt idx="1514">
                  <c:v>FY.65/66 Baishakh 25</c:v>
                </c:pt>
                <c:pt idx="1515">
                  <c:v>FY.65/66 Baishakh 26</c:v>
                </c:pt>
                <c:pt idx="1516">
                  <c:v>FY.65/66 Baishakh 27</c:v>
                </c:pt>
                <c:pt idx="1517">
                  <c:v>FY.65/66 Baishakh 28</c:v>
                </c:pt>
                <c:pt idx="1518">
                  <c:v>FY.65/66 Baishakh 29</c:v>
                </c:pt>
                <c:pt idx="1519">
                  <c:v>FY.65/66 Baishakh 30</c:v>
                </c:pt>
                <c:pt idx="1520">
                  <c:v>FY.65/66 Baishakh 31</c:v>
                </c:pt>
                <c:pt idx="1521">
                  <c:v>FY.65/66 Baishakh 32</c:v>
                </c:pt>
                <c:pt idx="1522">
                  <c:v>FY.65/66 Jestha  1</c:v>
                </c:pt>
                <c:pt idx="1523">
                  <c:v>FY.65/66 Jestha  2</c:v>
                </c:pt>
                <c:pt idx="1524">
                  <c:v>FY.65/66 Jestha  3</c:v>
                </c:pt>
                <c:pt idx="1525">
                  <c:v>FY.65/66 Jestha  4</c:v>
                </c:pt>
                <c:pt idx="1526">
                  <c:v>FY.65/66 Jestha  5</c:v>
                </c:pt>
                <c:pt idx="1527">
                  <c:v>FY.65/66 Jestha  6</c:v>
                </c:pt>
                <c:pt idx="1528">
                  <c:v>FY.65/66 Jestha  7</c:v>
                </c:pt>
                <c:pt idx="1529">
                  <c:v>FY.65/66 Jestha  8</c:v>
                </c:pt>
                <c:pt idx="1530">
                  <c:v>FY.65/66 Jestha  9</c:v>
                </c:pt>
                <c:pt idx="1531">
                  <c:v>FY.65/66 Jestha  10</c:v>
                </c:pt>
                <c:pt idx="1532">
                  <c:v>FY.65/66 Jestha  11</c:v>
                </c:pt>
                <c:pt idx="1533">
                  <c:v>FY.65/66 Jestha  12</c:v>
                </c:pt>
                <c:pt idx="1534">
                  <c:v>FY.65/66 Jestha  13</c:v>
                </c:pt>
                <c:pt idx="1535">
                  <c:v>FY.65/66 Jestha  14</c:v>
                </c:pt>
                <c:pt idx="1536">
                  <c:v>FY.65/66 Jestha  15</c:v>
                </c:pt>
                <c:pt idx="1537">
                  <c:v>FY.65/66 Jestha  16</c:v>
                </c:pt>
                <c:pt idx="1538">
                  <c:v>FY.65/66 Jestha  17</c:v>
                </c:pt>
                <c:pt idx="1539">
                  <c:v>FY.65/66 Jestha  18</c:v>
                </c:pt>
                <c:pt idx="1540">
                  <c:v>FY.65/66 Jestha  19</c:v>
                </c:pt>
                <c:pt idx="1541">
                  <c:v>FY.65/66 Jestha  20</c:v>
                </c:pt>
                <c:pt idx="1542">
                  <c:v>FY.65/66 Jestha  21</c:v>
                </c:pt>
                <c:pt idx="1543">
                  <c:v>FY.65/66 Jestha  22</c:v>
                </c:pt>
                <c:pt idx="1544">
                  <c:v>FY.65/66 Jestha  23</c:v>
                </c:pt>
                <c:pt idx="1545">
                  <c:v>FY.65/66 Jestha  24</c:v>
                </c:pt>
                <c:pt idx="1546">
                  <c:v>FY.65/66 Jestha  25</c:v>
                </c:pt>
                <c:pt idx="1547">
                  <c:v>FY.65/66 Jestha  26</c:v>
                </c:pt>
                <c:pt idx="1548">
                  <c:v>FY.65/66 Jestha  27</c:v>
                </c:pt>
                <c:pt idx="1549">
                  <c:v>FY.65/66 Jestha  28</c:v>
                </c:pt>
                <c:pt idx="1550">
                  <c:v>FY.65/66 Jestha  29</c:v>
                </c:pt>
                <c:pt idx="1551">
                  <c:v>FY.65/66 Jestha  30</c:v>
                </c:pt>
                <c:pt idx="1552">
                  <c:v>FY.65/66 Jestha  31</c:v>
                </c:pt>
                <c:pt idx="1553">
                  <c:v>FY.65/66 Jestha  32</c:v>
                </c:pt>
                <c:pt idx="1554">
                  <c:v>FY.65/66 Ashadh 1</c:v>
                </c:pt>
                <c:pt idx="1555">
                  <c:v>FY.65/66 Ashadh 2</c:v>
                </c:pt>
                <c:pt idx="1556">
                  <c:v>FY.65/66 Ashadh 3</c:v>
                </c:pt>
                <c:pt idx="1557">
                  <c:v>FY.65/66 Ashadh 4</c:v>
                </c:pt>
                <c:pt idx="1558">
                  <c:v>FY.65/66 Ashadh 5</c:v>
                </c:pt>
                <c:pt idx="1559">
                  <c:v>FY.65/66 Ashadh 6</c:v>
                </c:pt>
                <c:pt idx="1560">
                  <c:v>FY.65/66 Ashadh 7</c:v>
                </c:pt>
                <c:pt idx="1561">
                  <c:v>FY.65/66 Ashadh 8</c:v>
                </c:pt>
                <c:pt idx="1562">
                  <c:v>FY.65/66 Ashadh 9</c:v>
                </c:pt>
                <c:pt idx="1563">
                  <c:v>FY.65/66 Ashadh 10</c:v>
                </c:pt>
                <c:pt idx="1564">
                  <c:v>FY.65/66 Ashadh 11</c:v>
                </c:pt>
                <c:pt idx="1565">
                  <c:v>FY.65/66 Ashadh 12</c:v>
                </c:pt>
                <c:pt idx="1566">
                  <c:v>FY.65/66 Ashadh 13</c:v>
                </c:pt>
                <c:pt idx="1567">
                  <c:v>FY.65/66 Ashadh 14</c:v>
                </c:pt>
                <c:pt idx="1568">
                  <c:v>FY.65/66 Ashadh 15</c:v>
                </c:pt>
                <c:pt idx="1569">
                  <c:v>FY.65/66 Ashadh 16</c:v>
                </c:pt>
                <c:pt idx="1570">
                  <c:v>FY.65/66 Ashadh 17</c:v>
                </c:pt>
                <c:pt idx="1571">
                  <c:v>FY.65/66 Ashadh 18</c:v>
                </c:pt>
                <c:pt idx="1572">
                  <c:v>FY.65/66 Ashadh 19</c:v>
                </c:pt>
                <c:pt idx="1573">
                  <c:v>FY.65/66 Ashadh 20</c:v>
                </c:pt>
                <c:pt idx="1574">
                  <c:v>FY.65/66 Ashadh 21</c:v>
                </c:pt>
                <c:pt idx="1575">
                  <c:v>FY.65/66 Ashadh 22</c:v>
                </c:pt>
                <c:pt idx="1576">
                  <c:v>FY.65/66 Ashadh 23</c:v>
                </c:pt>
                <c:pt idx="1577">
                  <c:v>FY.65/66 Ashadh 24</c:v>
                </c:pt>
                <c:pt idx="1578">
                  <c:v>FY.65/66 Ashadh 25</c:v>
                </c:pt>
                <c:pt idx="1579">
                  <c:v>FY.65/66 Ashadh 26</c:v>
                </c:pt>
                <c:pt idx="1580">
                  <c:v>FY.65/66 Ashadh 27</c:v>
                </c:pt>
                <c:pt idx="1581">
                  <c:v>FY.65/66 Ashadh 28</c:v>
                </c:pt>
                <c:pt idx="1582">
                  <c:v>FY.65/66 Ashadh 29</c:v>
                </c:pt>
                <c:pt idx="1583">
                  <c:v>FY.65/66 Ashadh 30</c:v>
                </c:pt>
                <c:pt idx="1584">
                  <c:v>FY.65/66 Ashadh 31</c:v>
                </c:pt>
                <c:pt idx="1585">
                  <c:v>FY.65/66 Ashadh 32</c:v>
                </c:pt>
                <c:pt idx="1586">
                  <c:v>FY.66/67 Shrawan 1</c:v>
                </c:pt>
                <c:pt idx="1587">
                  <c:v>FY.66/67 Shrawan 2</c:v>
                </c:pt>
                <c:pt idx="1588">
                  <c:v>FY.66/67 Shrawan 3</c:v>
                </c:pt>
                <c:pt idx="1589">
                  <c:v>FY.66/67 Shrawan 4</c:v>
                </c:pt>
                <c:pt idx="1590">
                  <c:v>FY.66/67 Shrawan 5</c:v>
                </c:pt>
                <c:pt idx="1591">
                  <c:v>FY.66/67 Shrawan 6</c:v>
                </c:pt>
                <c:pt idx="1592">
                  <c:v>FY.66/67 Shrawan 7</c:v>
                </c:pt>
                <c:pt idx="1593">
                  <c:v>FY.66/67 Shrawan 8</c:v>
                </c:pt>
                <c:pt idx="1594">
                  <c:v>FY.66/67 Shrawan 9</c:v>
                </c:pt>
                <c:pt idx="1595">
                  <c:v>FY.66/67 Shrawan 10</c:v>
                </c:pt>
                <c:pt idx="1596">
                  <c:v>FY.66/67 Shrawan 11</c:v>
                </c:pt>
                <c:pt idx="1597">
                  <c:v>FY.66/67 Shrawan 12</c:v>
                </c:pt>
                <c:pt idx="1598">
                  <c:v>FY.66/67 Shrawan 13</c:v>
                </c:pt>
                <c:pt idx="1599">
                  <c:v>FY.66/67 Shrawan 14</c:v>
                </c:pt>
                <c:pt idx="1600">
                  <c:v>FY.66/67 Shrawan 15</c:v>
                </c:pt>
                <c:pt idx="1601">
                  <c:v>FY.66/67 Shrawan 16</c:v>
                </c:pt>
                <c:pt idx="1602">
                  <c:v>FY.66/67 Shrawan 17</c:v>
                </c:pt>
                <c:pt idx="1603">
                  <c:v>FY.66/67 Shrawan 18</c:v>
                </c:pt>
                <c:pt idx="1604">
                  <c:v>FY.66/67 Shrawan 19</c:v>
                </c:pt>
                <c:pt idx="1605">
                  <c:v>FY.66/67 Shrawan 20</c:v>
                </c:pt>
                <c:pt idx="1606">
                  <c:v>FY.66/67 Shrawan 21</c:v>
                </c:pt>
                <c:pt idx="1607">
                  <c:v>FY.66/67 Shrawan 22</c:v>
                </c:pt>
                <c:pt idx="1608">
                  <c:v>FY.66/67 Shrawan 23</c:v>
                </c:pt>
                <c:pt idx="1609">
                  <c:v>FY.66/67 Shrawan 24</c:v>
                </c:pt>
                <c:pt idx="1610">
                  <c:v>FY.66/67 Shrawan 25</c:v>
                </c:pt>
                <c:pt idx="1611">
                  <c:v>FY.66/67 Shrawan 26</c:v>
                </c:pt>
                <c:pt idx="1612">
                  <c:v>FY.66/67 Shrawan 27</c:v>
                </c:pt>
                <c:pt idx="1613">
                  <c:v>FY.66/67 Shrawan 28</c:v>
                </c:pt>
                <c:pt idx="1614">
                  <c:v>FY.66/67 Shrawan 29</c:v>
                </c:pt>
                <c:pt idx="1615">
                  <c:v>FY.66/67 Shrawan 30</c:v>
                </c:pt>
                <c:pt idx="1616">
                  <c:v>FY.66/67 Shrawan 31</c:v>
                </c:pt>
                <c:pt idx="1617">
                  <c:v>FY.66/67 Shrawan 32</c:v>
                </c:pt>
                <c:pt idx="1618">
                  <c:v>FY.66/67 Bhadra 1</c:v>
                </c:pt>
                <c:pt idx="1619">
                  <c:v>FY.66/67 Bhadra 2</c:v>
                </c:pt>
                <c:pt idx="1620">
                  <c:v>FY.66/67 Bhadra 3</c:v>
                </c:pt>
                <c:pt idx="1621">
                  <c:v>FY.66/67 Bhadra 4</c:v>
                </c:pt>
                <c:pt idx="1622">
                  <c:v>FY.66/67 Bhadra 5</c:v>
                </c:pt>
                <c:pt idx="1623">
                  <c:v>FY.66/67 Bhadra 6</c:v>
                </c:pt>
                <c:pt idx="1624">
                  <c:v>FY.66/67 Bhadra 7</c:v>
                </c:pt>
                <c:pt idx="1625">
                  <c:v>FY.66/67 Bhadra 8</c:v>
                </c:pt>
                <c:pt idx="1626">
                  <c:v>FY.66/67 Bhadra 9</c:v>
                </c:pt>
                <c:pt idx="1627">
                  <c:v>FY.66/67 Bhadra 10</c:v>
                </c:pt>
                <c:pt idx="1628">
                  <c:v>FY.66/67 Bhadra 11</c:v>
                </c:pt>
                <c:pt idx="1629">
                  <c:v>FY.66/67 Bhadra 12</c:v>
                </c:pt>
                <c:pt idx="1630">
                  <c:v>FY.66/67 Bhadra 13</c:v>
                </c:pt>
                <c:pt idx="1631">
                  <c:v>FY.66/67 Bhadra 14</c:v>
                </c:pt>
                <c:pt idx="1632">
                  <c:v>FY.66/67 Bhadra 15</c:v>
                </c:pt>
                <c:pt idx="1633">
                  <c:v>FY.66/67 Bhadra 16</c:v>
                </c:pt>
                <c:pt idx="1634">
                  <c:v>FY.66/67 Bhadra 17</c:v>
                </c:pt>
                <c:pt idx="1635">
                  <c:v>FY.66/67 Bhadra 18</c:v>
                </c:pt>
                <c:pt idx="1636">
                  <c:v>FY.66/67 Bhadra 19</c:v>
                </c:pt>
                <c:pt idx="1637">
                  <c:v>FY.66/67 Bhadra 20</c:v>
                </c:pt>
                <c:pt idx="1638">
                  <c:v>FY.66/67 Bhadra 21</c:v>
                </c:pt>
                <c:pt idx="1639">
                  <c:v>FY.66/67 Bhadra 22</c:v>
                </c:pt>
                <c:pt idx="1640">
                  <c:v>FY.66/67 Bhadra 23</c:v>
                </c:pt>
                <c:pt idx="1641">
                  <c:v>FY.66/67 Bhadra 24</c:v>
                </c:pt>
                <c:pt idx="1642">
                  <c:v>FY.66/67 Bhadra 25</c:v>
                </c:pt>
                <c:pt idx="1643">
                  <c:v>FY.66/67 Bhadra 26</c:v>
                </c:pt>
                <c:pt idx="1644">
                  <c:v>FY.66/67 Bhadra 27</c:v>
                </c:pt>
                <c:pt idx="1645">
                  <c:v>FY.66/67 Bhadra 28</c:v>
                </c:pt>
                <c:pt idx="1646">
                  <c:v>FY.66/67 Bhadra 29</c:v>
                </c:pt>
                <c:pt idx="1647">
                  <c:v>FY.66/67 Bhadra 30</c:v>
                </c:pt>
                <c:pt idx="1648">
                  <c:v>FY.66/67 Bhadra 31</c:v>
                </c:pt>
                <c:pt idx="1649">
                  <c:v>FY.66/67 Bhadra 32</c:v>
                </c:pt>
                <c:pt idx="1650">
                  <c:v>FY.66/67 Ashwin 1</c:v>
                </c:pt>
                <c:pt idx="1651">
                  <c:v>FY.66/67 Ashwin 2</c:v>
                </c:pt>
                <c:pt idx="1652">
                  <c:v>FY.66/67 Ashwin 3</c:v>
                </c:pt>
                <c:pt idx="1653">
                  <c:v>FY.66/67 Ashwin 4</c:v>
                </c:pt>
                <c:pt idx="1654">
                  <c:v>FY.66/67 Ashwin 5</c:v>
                </c:pt>
                <c:pt idx="1655">
                  <c:v>FY.66/67 Ashwin 6</c:v>
                </c:pt>
                <c:pt idx="1656">
                  <c:v>FY.66/67 Ashwin 7</c:v>
                </c:pt>
                <c:pt idx="1657">
                  <c:v>FY.66/67 Ashwin 8</c:v>
                </c:pt>
                <c:pt idx="1658">
                  <c:v>FY.66/67 Ashwin 9</c:v>
                </c:pt>
                <c:pt idx="1659">
                  <c:v>FY.66/67 Ashwin 10</c:v>
                </c:pt>
                <c:pt idx="1660">
                  <c:v>FY.66/67 Ashwin 11</c:v>
                </c:pt>
                <c:pt idx="1661">
                  <c:v>FY.66/67 Ashwin 12</c:v>
                </c:pt>
                <c:pt idx="1662">
                  <c:v>FY.66/67 Ashwin 13</c:v>
                </c:pt>
                <c:pt idx="1663">
                  <c:v>FY.66/67 Ashwin 14</c:v>
                </c:pt>
                <c:pt idx="1664">
                  <c:v>FY.66/67 Ashwin 15</c:v>
                </c:pt>
                <c:pt idx="1665">
                  <c:v>FY.66/67 Ashwin 16</c:v>
                </c:pt>
                <c:pt idx="1666">
                  <c:v>FY.66/67 Ashwin 17</c:v>
                </c:pt>
                <c:pt idx="1667">
                  <c:v>FY.66/67 Ashwin 18</c:v>
                </c:pt>
                <c:pt idx="1668">
                  <c:v>FY.66/67 Ashwin 19</c:v>
                </c:pt>
                <c:pt idx="1669">
                  <c:v>FY.66/67 Ashwin 20</c:v>
                </c:pt>
                <c:pt idx="1670">
                  <c:v>FY.66/67 Ashwin 21</c:v>
                </c:pt>
                <c:pt idx="1671">
                  <c:v>FY.66/67 Ashwin 22</c:v>
                </c:pt>
                <c:pt idx="1672">
                  <c:v>FY.66/67 Ashwin 23</c:v>
                </c:pt>
                <c:pt idx="1673">
                  <c:v>FY.66/67 Ashwin 24</c:v>
                </c:pt>
                <c:pt idx="1674">
                  <c:v>FY.66/67 Ashwin 25</c:v>
                </c:pt>
                <c:pt idx="1675">
                  <c:v>FY.66/67 Ashwin 26</c:v>
                </c:pt>
                <c:pt idx="1676">
                  <c:v>FY.66/67 Ashwin 27</c:v>
                </c:pt>
                <c:pt idx="1677">
                  <c:v>FY.66/67 Ashwin 28</c:v>
                </c:pt>
                <c:pt idx="1678">
                  <c:v>FY.66/67 Ashwin 29</c:v>
                </c:pt>
                <c:pt idx="1679">
                  <c:v>FY.66/67 Ashwin 30</c:v>
                </c:pt>
                <c:pt idx="1680">
                  <c:v>FY.66/67 Ashwin 31</c:v>
                </c:pt>
                <c:pt idx="1681">
                  <c:v>FY.66/67 Ashwin 32</c:v>
                </c:pt>
                <c:pt idx="1682">
                  <c:v>FY.66/67 Kartik 1</c:v>
                </c:pt>
                <c:pt idx="1683">
                  <c:v>FY.66/67 Kartik 2</c:v>
                </c:pt>
                <c:pt idx="1684">
                  <c:v>FY.66/67 Kartik 3</c:v>
                </c:pt>
                <c:pt idx="1685">
                  <c:v>FY.66/67 Kartik 4</c:v>
                </c:pt>
                <c:pt idx="1686">
                  <c:v>FY.66/67 Kartik 5</c:v>
                </c:pt>
                <c:pt idx="1687">
                  <c:v>FY.66/67 Kartik 6</c:v>
                </c:pt>
                <c:pt idx="1688">
                  <c:v>FY.66/67 Kartik 7</c:v>
                </c:pt>
                <c:pt idx="1689">
                  <c:v>FY.66/67 Kartik 8</c:v>
                </c:pt>
                <c:pt idx="1690">
                  <c:v>FY.66/67 Kartik 9</c:v>
                </c:pt>
                <c:pt idx="1691">
                  <c:v>FY.66/67 Kartik 10</c:v>
                </c:pt>
                <c:pt idx="1692">
                  <c:v>FY.66/67 Kartik 11</c:v>
                </c:pt>
                <c:pt idx="1693">
                  <c:v>FY.66/67 Kartik 12</c:v>
                </c:pt>
                <c:pt idx="1694">
                  <c:v>FY.66/67 Kartik 13</c:v>
                </c:pt>
                <c:pt idx="1695">
                  <c:v>FY.66/67 Kartik 14</c:v>
                </c:pt>
                <c:pt idx="1696">
                  <c:v>FY.66/67 Kartik 15</c:v>
                </c:pt>
                <c:pt idx="1697">
                  <c:v>FY.66/67 Kartik 16</c:v>
                </c:pt>
                <c:pt idx="1698">
                  <c:v>FY.66/67 Kartik 17</c:v>
                </c:pt>
                <c:pt idx="1699">
                  <c:v>FY.66/67 Kartik 18</c:v>
                </c:pt>
                <c:pt idx="1700">
                  <c:v>FY.66/67 Kartik 19</c:v>
                </c:pt>
                <c:pt idx="1701">
                  <c:v>FY.66/67 Kartik 20</c:v>
                </c:pt>
                <c:pt idx="1702">
                  <c:v>FY.66/67 Kartik 21</c:v>
                </c:pt>
                <c:pt idx="1703">
                  <c:v>FY.66/67 Kartik 22</c:v>
                </c:pt>
                <c:pt idx="1704">
                  <c:v>FY.66/67 Kartik 23</c:v>
                </c:pt>
                <c:pt idx="1705">
                  <c:v>FY.66/67 Kartik 24</c:v>
                </c:pt>
                <c:pt idx="1706">
                  <c:v>FY.66/67 Kartik 25</c:v>
                </c:pt>
                <c:pt idx="1707">
                  <c:v>FY.66/67 Kartik 26</c:v>
                </c:pt>
                <c:pt idx="1708">
                  <c:v>FY.66/67 Kartik 27</c:v>
                </c:pt>
                <c:pt idx="1709">
                  <c:v>FY.66/67 Kartik 28</c:v>
                </c:pt>
                <c:pt idx="1710">
                  <c:v>FY.66/67 Kartik 29</c:v>
                </c:pt>
                <c:pt idx="1711">
                  <c:v>FY.66/67 Kartik 30</c:v>
                </c:pt>
                <c:pt idx="1712">
                  <c:v>FY.66/67 Kartik 31</c:v>
                </c:pt>
                <c:pt idx="1713">
                  <c:v>FY.66/67 Kartik 32</c:v>
                </c:pt>
                <c:pt idx="1714">
                  <c:v>FY.66/67 Mangsir 1</c:v>
                </c:pt>
                <c:pt idx="1715">
                  <c:v>FY.66/67 Mangsir 2</c:v>
                </c:pt>
                <c:pt idx="1716">
                  <c:v>FY.66/67 Mangsir 3</c:v>
                </c:pt>
                <c:pt idx="1717">
                  <c:v>FY.66/67 Mangsir 4</c:v>
                </c:pt>
                <c:pt idx="1718">
                  <c:v>FY.66/67 Mangsir 5</c:v>
                </c:pt>
                <c:pt idx="1719">
                  <c:v>FY.66/67 Mangsir 6</c:v>
                </c:pt>
                <c:pt idx="1720">
                  <c:v>FY.66/67 Mangsir 7</c:v>
                </c:pt>
                <c:pt idx="1721">
                  <c:v>FY.66/67 Mangsir 8</c:v>
                </c:pt>
                <c:pt idx="1722">
                  <c:v>FY.66/67 Mangsir 9</c:v>
                </c:pt>
                <c:pt idx="1723">
                  <c:v>FY.66/67 Mangsir 10</c:v>
                </c:pt>
                <c:pt idx="1724">
                  <c:v>FY.66/67 Mangsir 11</c:v>
                </c:pt>
                <c:pt idx="1725">
                  <c:v>FY.66/67 Mangsir 12</c:v>
                </c:pt>
                <c:pt idx="1726">
                  <c:v>FY.66/67 Mangsir 13</c:v>
                </c:pt>
                <c:pt idx="1727">
                  <c:v>FY.66/67 Mangsir 14</c:v>
                </c:pt>
                <c:pt idx="1728">
                  <c:v>FY.66/67 Mangsir 15</c:v>
                </c:pt>
                <c:pt idx="1729">
                  <c:v>FY.66/67 Mangsir 16</c:v>
                </c:pt>
                <c:pt idx="1730">
                  <c:v>FY.66/67 Mangsir 17</c:v>
                </c:pt>
                <c:pt idx="1731">
                  <c:v>FY.66/67 Mangsir 18</c:v>
                </c:pt>
                <c:pt idx="1732">
                  <c:v>FY.66/67 Mangsir 19</c:v>
                </c:pt>
                <c:pt idx="1733">
                  <c:v>FY.66/67 Mangsir 20</c:v>
                </c:pt>
                <c:pt idx="1734">
                  <c:v>FY.66/67 Mangsir 21</c:v>
                </c:pt>
                <c:pt idx="1735">
                  <c:v>FY.66/67 Mangsir 22</c:v>
                </c:pt>
                <c:pt idx="1736">
                  <c:v>FY.66/67 Mangsir 23</c:v>
                </c:pt>
                <c:pt idx="1737">
                  <c:v>FY.66/67 Mangsir 24</c:v>
                </c:pt>
                <c:pt idx="1738">
                  <c:v>FY.66/67 Mangsir 25</c:v>
                </c:pt>
                <c:pt idx="1739">
                  <c:v>FY.66/67 Mangsir 26</c:v>
                </c:pt>
                <c:pt idx="1740">
                  <c:v>FY.66/67 Mangsir 27</c:v>
                </c:pt>
                <c:pt idx="1741">
                  <c:v>FY.66/67 Mangsir 28</c:v>
                </c:pt>
                <c:pt idx="1742">
                  <c:v>FY.66/67 Mangsir 29</c:v>
                </c:pt>
                <c:pt idx="1743">
                  <c:v>FY.66/67 Mangsir 30</c:v>
                </c:pt>
                <c:pt idx="1744">
                  <c:v>FY.66/67 Mangsir 31</c:v>
                </c:pt>
                <c:pt idx="1745">
                  <c:v>FY.66/67 Mangsir 32</c:v>
                </c:pt>
                <c:pt idx="1746">
                  <c:v>FY.66/67 Poush 1</c:v>
                </c:pt>
                <c:pt idx="1747">
                  <c:v>FY.66/67 Poush 2</c:v>
                </c:pt>
                <c:pt idx="1748">
                  <c:v>FY.66/67 Poush 3</c:v>
                </c:pt>
                <c:pt idx="1749">
                  <c:v>FY.66/67 Poush 4</c:v>
                </c:pt>
                <c:pt idx="1750">
                  <c:v>FY.66/67 Poush 5</c:v>
                </c:pt>
                <c:pt idx="1751">
                  <c:v>FY.66/67 Poush 6</c:v>
                </c:pt>
                <c:pt idx="1752">
                  <c:v>FY.66/67 Poush 7</c:v>
                </c:pt>
                <c:pt idx="1753">
                  <c:v>FY.66/67 Poush 8</c:v>
                </c:pt>
                <c:pt idx="1754">
                  <c:v>FY.66/67 Poush 9</c:v>
                </c:pt>
                <c:pt idx="1755">
                  <c:v>FY.66/67 Poush 10</c:v>
                </c:pt>
                <c:pt idx="1756">
                  <c:v>FY.66/67 Poush 11</c:v>
                </c:pt>
                <c:pt idx="1757">
                  <c:v>FY.66/67 Poush 12</c:v>
                </c:pt>
                <c:pt idx="1758">
                  <c:v>FY.66/67 Poush 13</c:v>
                </c:pt>
                <c:pt idx="1759">
                  <c:v>FY.66/67 Poush 14</c:v>
                </c:pt>
                <c:pt idx="1760">
                  <c:v>FY.66/67 Poush 15</c:v>
                </c:pt>
                <c:pt idx="1761">
                  <c:v>FY.66/67 Poush 16</c:v>
                </c:pt>
                <c:pt idx="1762">
                  <c:v>FY.66/67 Poush 17</c:v>
                </c:pt>
                <c:pt idx="1763">
                  <c:v>FY.66/67 Poush 18</c:v>
                </c:pt>
                <c:pt idx="1764">
                  <c:v>FY.66/67 Poush 19</c:v>
                </c:pt>
                <c:pt idx="1765">
                  <c:v>FY.66/67 Poush 20</c:v>
                </c:pt>
                <c:pt idx="1766">
                  <c:v>FY.66/67 Poush 21</c:v>
                </c:pt>
                <c:pt idx="1767">
                  <c:v>FY.66/67 Poush 22</c:v>
                </c:pt>
                <c:pt idx="1768">
                  <c:v>FY.66/67 Poush 23</c:v>
                </c:pt>
                <c:pt idx="1769">
                  <c:v>FY.66/67 Poush 24</c:v>
                </c:pt>
                <c:pt idx="1770">
                  <c:v>FY.66/67 Poush 25</c:v>
                </c:pt>
                <c:pt idx="1771">
                  <c:v>FY.66/67 Poush 26</c:v>
                </c:pt>
                <c:pt idx="1772">
                  <c:v>FY.66/67 Poush 27</c:v>
                </c:pt>
                <c:pt idx="1773">
                  <c:v>FY.66/67 Poush 28</c:v>
                </c:pt>
                <c:pt idx="1774">
                  <c:v>FY.66/67 Poush 29</c:v>
                </c:pt>
                <c:pt idx="1775">
                  <c:v>FY.66/67 Poush 30</c:v>
                </c:pt>
                <c:pt idx="1776">
                  <c:v>FY.66/67 Poush 31</c:v>
                </c:pt>
                <c:pt idx="1777">
                  <c:v>FY.66/67 Poush 32</c:v>
                </c:pt>
                <c:pt idx="1778">
                  <c:v>FY.66/67 Magh 1</c:v>
                </c:pt>
                <c:pt idx="1779">
                  <c:v>FY.66/67 Magh 2</c:v>
                </c:pt>
                <c:pt idx="1780">
                  <c:v>FY.66/67 Magh 3</c:v>
                </c:pt>
                <c:pt idx="1781">
                  <c:v>FY.66/67 Magh 4</c:v>
                </c:pt>
                <c:pt idx="1782">
                  <c:v>FY.66/67 Magh 5</c:v>
                </c:pt>
                <c:pt idx="1783">
                  <c:v>FY.66/67 Magh 6</c:v>
                </c:pt>
                <c:pt idx="1784">
                  <c:v>FY.66/67 Magh 7</c:v>
                </c:pt>
                <c:pt idx="1785">
                  <c:v>FY.66/67 Magh 8</c:v>
                </c:pt>
                <c:pt idx="1786">
                  <c:v>FY.66/67 Magh 9</c:v>
                </c:pt>
                <c:pt idx="1787">
                  <c:v>FY.66/67 Magh 10</c:v>
                </c:pt>
                <c:pt idx="1788">
                  <c:v>FY.66/67 Magh 11</c:v>
                </c:pt>
                <c:pt idx="1789">
                  <c:v>FY.66/67 Magh 12</c:v>
                </c:pt>
                <c:pt idx="1790">
                  <c:v>FY.66/67 Magh 13</c:v>
                </c:pt>
                <c:pt idx="1791">
                  <c:v>FY.66/67 Magh 14</c:v>
                </c:pt>
                <c:pt idx="1792">
                  <c:v>FY.66/67 Magh 15</c:v>
                </c:pt>
                <c:pt idx="1793">
                  <c:v>FY.66/67 Magh 16</c:v>
                </c:pt>
                <c:pt idx="1794">
                  <c:v>FY.66/67 Magh 17</c:v>
                </c:pt>
                <c:pt idx="1795">
                  <c:v>FY.66/67 Magh 18</c:v>
                </c:pt>
                <c:pt idx="1796">
                  <c:v>FY.66/67 Magh 19</c:v>
                </c:pt>
                <c:pt idx="1797">
                  <c:v>FY.66/67 Magh 20</c:v>
                </c:pt>
                <c:pt idx="1798">
                  <c:v>FY.66/67 Magh 21</c:v>
                </c:pt>
                <c:pt idx="1799">
                  <c:v>FY.66/67 Magh 22</c:v>
                </c:pt>
                <c:pt idx="1800">
                  <c:v>FY.66/67 Magh 23</c:v>
                </c:pt>
                <c:pt idx="1801">
                  <c:v>FY.66/67 Magh 24</c:v>
                </c:pt>
                <c:pt idx="1802">
                  <c:v>FY.66/67 Magh 25</c:v>
                </c:pt>
                <c:pt idx="1803">
                  <c:v>FY.66/67 Magh 26</c:v>
                </c:pt>
                <c:pt idx="1804">
                  <c:v>FY.66/67 Magh 27</c:v>
                </c:pt>
                <c:pt idx="1805">
                  <c:v>FY.66/67 Magh 28</c:v>
                </c:pt>
                <c:pt idx="1806">
                  <c:v>FY.66/67 Magh 29</c:v>
                </c:pt>
                <c:pt idx="1807">
                  <c:v>FY.66/67 Magh 30</c:v>
                </c:pt>
                <c:pt idx="1808">
                  <c:v>FY.66/67 Magh 31</c:v>
                </c:pt>
                <c:pt idx="1809">
                  <c:v>FY.66/67 Magh 32</c:v>
                </c:pt>
                <c:pt idx="1810">
                  <c:v>FY.66/67 Falgun 1</c:v>
                </c:pt>
                <c:pt idx="1811">
                  <c:v>FY.66/67 Falgun 2</c:v>
                </c:pt>
                <c:pt idx="1812">
                  <c:v>FY.66/67 Falgun 3</c:v>
                </c:pt>
                <c:pt idx="1813">
                  <c:v>FY.66/67 Falgun 4</c:v>
                </c:pt>
                <c:pt idx="1814">
                  <c:v>FY.66/67 Falgun 5</c:v>
                </c:pt>
                <c:pt idx="1815">
                  <c:v>FY.66/67 Falgun 6</c:v>
                </c:pt>
                <c:pt idx="1816">
                  <c:v>FY.66/67 Falgun 7</c:v>
                </c:pt>
                <c:pt idx="1817">
                  <c:v>FY.66/67 Falgun 8</c:v>
                </c:pt>
                <c:pt idx="1818">
                  <c:v>FY.66/67 Falgun 9</c:v>
                </c:pt>
                <c:pt idx="1819">
                  <c:v>FY.66/67 Falgun 10</c:v>
                </c:pt>
                <c:pt idx="1820">
                  <c:v>FY.66/67 Falgun 11</c:v>
                </c:pt>
                <c:pt idx="1821">
                  <c:v>FY.66/67 Falgun 12</c:v>
                </c:pt>
                <c:pt idx="1822">
                  <c:v>FY.66/67 Falgun 13</c:v>
                </c:pt>
                <c:pt idx="1823">
                  <c:v>FY.66/67 Falgun 14</c:v>
                </c:pt>
                <c:pt idx="1824">
                  <c:v>FY.66/67 Falgun 15</c:v>
                </c:pt>
                <c:pt idx="1825">
                  <c:v>FY.66/67 Falgun 16</c:v>
                </c:pt>
                <c:pt idx="1826">
                  <c:v>FY.66/67 Falgun 17</c:v>
                </c:pt>
                <c:pt idx="1827">
                  <c:v>FY.66/67 Falgun 18</c:v>
                </c:pt>
                <c:pt idx="1828">
                  <c:v>FY.66/67 Falgun 19</c:v>
                </c:pt>
                <c:pt idx="1829">
                  <c:v>FY.66/67 Falgun 20</c:v>
                </c:pt>
                <c:pt idx="1830">
                  <c:v>FY.66/67 Falgun 21</c:v>
                </c:pt>
                <c:pt idx="1831">
                  <c:v>FY.66/67 Falgun 22</c:v>
                </c:pt>
                <c:pt idx="1832">
                  <c:v>FY.66/67 Falgun 23</c:v>
                </c:pt>
                <c:pt idx="1833">
                  <c:v>FY.66/67 Falgun 24</c:v>
                </c:pt>
                <c:pt idx="1834">
                  <c:v>FY.66/67 Falgun 25</c:v>
                </c:pt>
                <c:pt idx="1835">
                  <c:v>FY.66/67 Falgun 26</c:v>
                </c:pt>
                <c:pt idx="1836">
                  <c:v>FY.66/67 Falgun 27</c:v>
                </c:pt>
                <c:pt idx="1837">
                  <c:v>FY.66/67 Falgun 28</c:v>
                </c:pt>
                <c:pt idx="1838">
                  <c:v>FY.66/67 Falgun 29</c:v>
                </c:pt>
                <c:pt idx="1839">
                  <c:v>FY.66/67 Falgun 30</c:v>
                </c:pt>
                <c:pt idx="1840">
                  <c:v>FY.66/67 Falgun 31</c:v>
                </c:pt>
                <c:pt idx="1841">
                  <c:v>FY.66/67 Falgun 32</c:v>
                </c:pt>
                <c:pt idx="1842">
                  <c:v>FY.66/67 Chaitra 1</c:v>
                </c:pt>
                <c:pt idx="1843">
                  <c:v>FY.66/67 Chaitra 2</c:v>
                </c:pt>
                <c:pt idx="1844">
                  <c:v>FY.66/67 Chaitra 3</c:v>
                </c:pt>
                <c:pt idx="1845">
                  <c:v>FY.66/67 Chaitra 4</c:v>
                </c:pt>
                <c:pt idx="1846">
                  <c:v>FY.66/67 Chaitra 5</c:v>
                </c:pt>
                <c:pt idx="1847">
                  <c:v>FY.66/67 Chaitra 6</c:v>
                </c:pt>
                <c:pt idx="1848">
                  <c:v>FY.66/67 Chaitra 7</c:v>
                </c:pt>
                <c:pt idx="1849">
                  <c:v>FY.66/67 Chaitra 8</c:v>
                </c:pt>
                <c:pt idx="1850">
                  <c:v>FY.66/67 Chaitra 9</c:v>
                </c:pt>
                <c:pt idx="1851">
                  <c:v>FY.66/67 Chaitra 10</c:v>
                </c:pt>
                <c:pt idx="1852">
                  <c:v>FY.66/67 Chaitra 11</c:v>
                </c:pt>
                <c:pt idx="1853">
                  <c:v>FY.66/67 Chaitra 12</c:v>
                </c:pt>
                <c:pt idx="1854">
                  <c:v>FY.66/67 Chaitra 13</c:v>
                </c:pt>
                <c:pt idx="1855">
                  <c:v>FY.66/67 Chaitra 14</c:v>
                </c:pt>
                <c:pt idx="1856">
                  <c:v>FY.66/67 Chaitra 15</c:v>
                </c:pt>
                <c:pt idx="1857">
                  <c:v>FY.66/67 Chaitra 16</c:v>
                </c:pt>
                <c:pt idx="1858">
                  <c:v>FY.66/67 Chaitra 17</c:v>
                </c:pt>
                <c:pt idx="1859">
                  <c:v>FY.66/67 Chaitra 18</c:v>
                </c:pt>
                <c:pt idx="1860">
                  <c:v>FY.66/67 Chaitra 19</c:v>
                </c:pt>
                <c:pt idx="1861">
                  <c:v>FY.66/67 Chaitra 20</c:v>
                </c:pt>
                <c:pt idx="1862">
                  <c:v>FY.66/67 Chaitra 21</c:v>
                </c:pt>
                <c:pt idx="1863">
                  <c:v>FY.66/67 Chaitra 22</c:v>
                </c:pt>
                <c:pt idx="1864">
                  <c:v>FY.66/67 Chaitra 23</c:v>
                </c:pt>
                <c:pt idx="1865">
                  <c:v>FY.66/67 Chaitra 24</c:v>
                </c:pt>
                <c:pt idx="1866">
                  <c:v>FY.66/67 Chaitra 25</c:v>
                </c:pt>
                <c:pt idx="1867">
                  <c:v>FY.66/67 Chaitra 26</c:v>
                </c:pt>
                <c:pt idx="1868">
                  <c:v>FY.66/67 Chaitra 27</c:v>
                </c:pt>
                <c:pt idx="1869">
                  <c:v>FY.66/67 Chaitra 28</c:v>
                </c:pt>
                <c:pt idx="1870">
                  <c:v>FY.66/67 Chaitra 29</c:v>
                </c:pt>
                <c:pt idx="1871">
                  <c:v>FY.66/67 Chaitra 30</c:v>
                </c:pt>
                <c:pt idx="1872">
                  <c:v>FY.66/67 Chaitra 31</c:v>
                </c:pt>
                <c:pt idx="1873">
                  <c:v>FY.66/67 Chaitra 32</c:v>
                </c:pt>
                <c:pt idx="1874">
                  <c:v>FY.66/67 Baishakh 1</c:v>
                </c:pt>
                <c:pt idx="1875">
                  <c:v>FY.66/67 Baishakh 2</c:v>
                </c:pt>
                <c:pt idx="1876">
                  <c:v>FY.66/67 Baishakh 3</c:v>
                </c:pt>
                <c:pt idx="1877">
                  <c:v>FY.66/67 Baishakh 4</c:v>
                </c:pt>
                <c:pt idx="1878">
                  <c:v>FY.66/67 Baishakh 5</c:v>
                </c:pt>
                <c:pt idx="1879">
                  <c:v>FY.66/67 Baishakh 6</c:v>
                </c:pt>
                <c:pt idx="1880">
                  <c:v>FY.66/67 Baishakh 7</c:v>
                </c:pt>
                <c:pt idx="1881">
                  <c:v>FY.66/67 Baishakh 8</c:v>
                </c:pt>
                <c:pt idx="1882">
                  <c:v>FY.66/67 Baishakh 9</c:v>
                </c:pt>
                <c:pt idx="1883">
                  <c:v>FY.66/67 Baishakh 10</c:v>
                </c:pt>
                <c:pt idx="1884">
                  <c:v>FY.66/67 Baishakh 11</c:v>
                </c:pt>
                <c:pt idx="1885">
                  <c:v>FY.66/67 Baishakh 12</c:v>
                </c:pt>
                <c:pt idx="1886">
                  <c:v>FY.66/67 Baishakh 13</c:v>
                </c:pt>
                <c:pt idx="1887">
                  <c:v>FY.66/67 Baishakh 14</c:v>
                </c:pt>
                <c:pt idx="1888">
                  <c:v>FY.66/67 Baishakh 15</c:v>
                </c:pt>
                <c:pt idx="1889">
                  <c:v>FY.66/67 Baishakh 16</c:v>
                </c:pt>
                <c:pt idx="1890">
                  <c:v>FY.66/67 Baishakh 17</c:v>
                </c:pt>
                <c:pt idx="1891">
                  <c:v>FY.66/67 Baishakh 18</c:v>
                </c:pt>
                <c:pt idx="1892">
                  <c:v>FY.66/67 Baishakh 19</c:v>
                </c:pt>
                <c:pt idx="1893">
                  <c:v>FY.66/67 Baishakh 20</c:v>
                </c:pt>
                <c:pt idx="1894">
                  <c:v>FY.66/67 Baishakh 21</c:v>
                </c:pt>
                <c:pt idx="1895">
                  <c:v>FY.66/67 Baishakh 22</c:v>
                </c:pt>
                <c:pt idx="1896">
                  <c:v>FY.66/67 Baishakh 23</c:v>
                </c:pt>
                <c:pt idx="1897">
                  <c:v>FY.66/67 Baishakh 24</c:v>
                </c:pt>
                <c:pt idx="1898">
                  <c:v>FY.66/67 Baishakh 25</c:v>
                </c:pt>
                <c:pt idx="1899">
                  <c:v>FY.66/67 Baishakh 26</c:v>
                </c:pt>
                <c:pt idx="1900">
                  <c:v>FY.66/67 Baishakh 27</c:v>
                </c:pt>
                <c:pt idx="1901">
                  <c:v>FY.66/67 Baishakh 28</c:v>
                </c:pt>
                <c:pt idx="1902">
                  <c:v>FY.66/67 Baishakh 29</c:v>
                </c:pt>
                <c:pt idx="1903">
                  <c:v>FY.66/67 Baishakh 30</c:v>
                </c:pt>
                <c:pt idx="1904">
                  <c:v>FY.66/67 Baishakh 31</c:v>
                </c:pt>
                <c:pt idx="1905">
                  <c:v>FY.66/67 Baishakh 32</c:v>
                </c:pt>
                <c:pt idx="1906">
                  <c:v>FY.66/67 Jestha  1</c:v>
                </c:pt>
                <c:pt idx="1907">
                  <c:v>FY.66/67 Jestha  2</c:v>
                </c:pt>
                <c:pt idx="1908">
                  <c:v>FY.66/67 Jestha  3</c:v>
                </c:pt>
                <c:pt idx="1909">
                  <c:v>FY.66/67 Jestha  4</c:v>
                </c:pt>
                <c:pt idx="1910">
                  <c:v>FY.66/67 Jestha  5</c:v>
                </c:pt>
                <c:pt idx="1911">
                  <c:v>FY.66/67 Jestha  6</c:v>
                </c:pt>
                <c:pt idx="1912">
                  <c:v>FY.66/67 Jestha  7</c:v>
                </c:pt>
                <c:pt idx="1913">
                  <c:v>FY.66/67 Jestha  8</c:v>
                </c:pt>
                <c:pt idx="1914">
                  <c:v>FY.66/67 Jestha  9</c:v>
                </c:pt>
                <c:pt idx="1915">
                  <c:v>FY.66/67 Jestha  10</c:v>
                </c:pt>
                <c:pt idx="1916">
                  <c:v>FY.66/67 Jestha  11</c:v>
                </c:pt>
                <c:pt idx="1917">
                  <c:v>FY.66/67 Jestha  12</c:v>
                </c:pt>
                <c:pt idx="1918">
                  <c:v>FY.66/67 Jestha  13</c:v>
                </c:pt>
                <c:pt idx="1919">
                  <c:v>FY.66/67 Jestha  14</c:v>
                </c:pt>
                <c:pt idx="1920">
                  <c:v>FY.66/67 Jestha  15</c:v>
                </c:pt>
                <c:pt idx="1921">
                  <c:v>FY.66/67 Jestha  16</c:v>
                </c:pt>
                <c:pt idx="1922">
                  <c:v>FY.66/67 Jestha  17</c:v>
                </c:pt>
                <c:pt idx="1923">
                  <c:v>FY.66/67 Jestha  18</c:v>
                </c:pt>
                <c:pt idx="1924">
                  <c:v>FY.66/67 Jestha  19</c:v>
                </c:pt>
                <c:pt idx="1925">
                  <c:v>FY.66/67 Jestha  20</c:v>
                </c:pt>
                <c:pt idx="1926">
                  <c:v>FY.66/67 Jestha  21</c:v>
                </c:pt>
                <c:pt idx="1927">
                  <c:v>FY.66/67 Jestha  22</c:v>
                </c:pt>
                <c:pt idx="1928">
                  <c:v>FY.66/67 Jestha  23</c:v>
                </c:pt>
                <c:pt idx="1929">
                  <c:v>FY.66/67 Jestha  24</c:v>
                </c:pt>
                <c:pt idx="1930">
                  <c:v>FY.66/67 Jestha  25</c:v>
                </c:pt>
                <c:pt idx="1931">
                  <c:v>FY.66/67 Jestha  26</c:v>
                </c:pt>
                <c:pt idx="1932">
                  <c:v>FY.66/67 Jestha  27</c:v>
                </c:pt>
                <c:pt idx="1933">
                  <c:v>FY.66/67 Jestha  28</c:v>
                </c:pt>
                <c:pt idx="1934">
                  <c:v>FY.66/67 Jestha  29</c:v>
                </c:pt>
                <c:pt idx="1935">
                  <c:v>FY.66/67 Jestha  30</c:v>
                </c:pt>
                <c:pt idx="1936">
                  <c:v>FY.66/67 Jestha  31</c:v>
                </c:pt>
                <c:pt idx="1937">
                  <c:v>FY.66/67 Jestha  32</c:v>
                </c:pt>
                <c:pt idx="1938">
                  <c:v>FY.66/67 Ashadh 1</c:v>
                </c:pt>
                <c:pt idx="1939">
                  <c:v>FY.66/67 Ashadh 2</c:v>
                </c:pt>
                <c:pt idx="1940">
                  <c:v>FY.66/67 Ashadh 3</c:v>
                </c:pt>
                <c:pt idx="1941">
                  <c:v>FY.66/67 Ashadh 4</c:v>
                </c:pt>
                <c:pt idx="1942">
                  <c:v>FY.66/67 Ashadh 5</c:v>
                </c:pt>
                <c:pt idx="1943">
                  <c:v>FY.66/67 Ashadh 6</c:v>
                </c:pt>
                <c:pt idx="1944">
                  <c:v>FY.66/67 Ashadh 7</c:v>
                </c:pt>
                <c:pt idx="1945">
                  <c:v>FY.66/67 Ashadh 8</c:v>
                </c:pt>
                <c:pt idx="1946">
                  <c:v>FY.66/67 Ashadh 9</c:v>
                </c:pt>
                <c:pt idx="1947">
                  <c:v>FY.66/67 Ashadh 10</c:v>
                </c:pt>
                <c:pt idx="1948">
                  <c:v>FY.66/67 Ashadh 11</c:v>
                </c:pt>
                <c:pt idx="1949">
                  <c:v>FY.66/67 Ashadh 12</c:v>
                </c:pt>
                <c:pt idx="1950">
                  <c:v>FY.66/67 Ashadh 13</c:v>
                </c:pt>
                <c:pt idx="1951">
                  <c:v>FY.66/67 Ashadh 14</c:v>
                </c:pt>
                <c:pt idx="1952">
                  <c:v>FY.66/67 Ashadh 15</c:v>
                </c:pt>
                <c:pt idx="1953">
                  <c:v>FY.66/67 Ashadh 16</c:v>
                </c:pt>
                <c:pt idx="1954">
                  <c:v>FY.66/67 Ashadh 17</c:v>
                </c:pt>
                <c:pt idx="1955">
                  <c:v>FY.66/67 Ashadh 18</c:v>
                </c:pt>
                <c:pt idx="1956">
                  <c:v>FY.66/67 Ashadh 19</c:v>
                </c:pt>
                <c:pt idx="1957">
                  <c:v>FY.66/67 Ashadh 20</c:v>
                </c:pt>
                <c:pt idx="1958">
                  <c:v>FY.66/67 Ashadh 21</c:v>
                </c:pt>
                <c:pt idx="1959">
                  <c:v>FY.66/67 Ashadh 22</c:v>
                </c:pt>
                <c:pt idx="1960">
                  <c:v>FY.66/67 Ashadh 23</c:v>
                </c:pt>
                <c:pt idx="1961">
                  <c:v>FY.66/67 Ashadh 24</c:v>
                </c:pt>
                <c:pt idx="1962">
                  <c:v>FY.66/67 Ashadh 25</c:v>
                </c:pt>
                <c:pt idx="1963">
                  <c:v>FY.66/67 Ashadh 26</c:v>
                </c:pt>
                <c:pt idx="1964">
                  <c:v>FY.66/67 Ashadh 27</c:v>
                </c:pt>
                <c:pt idx="1965">
                  <c:v>FY.66/67 Ashadh 28</c:v>
                </c:pt>
                <c:pt idx="1966">
                  <c:v>FY.66/67 Ashadh 29</c:v>
                </c:pt>
                <c:pt idx="1967">
                  <c:v>FY.66/67 Ashadh 30</c:v>
                </c:pt>
                <c:pt idx="1968">
                  <c:v>FY.66/67 Ashadh 31</c:v>
                </c:pt>
                <c:pt idx="1969">
                  <c:v>FY.66/67 Ashadh 32</c:v>
                </c:pt>
                <c:pt idx="1970">
                  <c:v>FY.67/68 Shrawan 1</c:v>
                </c:pt>
                <c:pt idx="1971">
                  <c:v>FY.67/68 Shrawan 2</c:v>
                </c:pt>
                <c:pt idx="1972">
                  <c:v>FY.67/68 Shrawan 3</c:v>
                </c:pt>
                <c:pt idx="1973">
                  <c:v>FY.67/68 Shrawan 4</c:v>
                </c:pt>
                <c:pt idx="1974">
                  <c:v>FY.67/68 Shrawan 5</c:v>
                </c:pt>
                <c:pt idx="1975">
                  <c:v>FY.67/68 Shrawan 6</c:v>
                </c:pt>
                <c:pt idx="1976">
                  <c:v>FY.67/68 Shrawan 7</c:v>
                </c:pt>
                <c:pt idx="1977">
                  <c:v>FY.67/68 Shrawan 8</c:v>
                </c:pt>
                <c:pt idx="1978">
                  <c:v>FY.67/68 Shrawan 9</c:v>
                </c:pt>
                <c:pt idx="1979">
                  <c:v>FY.67/68 Shrawan 10</c:v>
                </c:pt>
                <c:pt idx="1980">
                  <c:v>FY.67/68 Shrawan 11</c:v>
                </c:pt>
                <c:pt idx="1981">
                  <c:v>FY.67/68 Shrawan 12</c:v>
                </c:pt>
                <c:pt idx="1982">
                  <c:v>FY.67/68 Shrawan 13</c:v>
                </c:pt>
                <c:pt idx="1983">
                  <c:v>FY.67/68 Shrawan 14</c:v>
                </c:pt>
                <c:pt idx="1984">
                  <c:v>FY.67/68 Shrawan 15</c:v>
                </c:pt>
                <c:pt idx="1985">
                  <c:v>FY.67/68 Shrawan 16</c:v>
                </c:pt>
                <c:pt idx="1986">
                  <c:v>FY.67/68 Shrawan 17</c:v>
                </c:pt>
                <c:pt idx="1987">
                  <c:v>FY.67/68 Shrawan 18</c:v>
                </c:pt>
                <c:pt idx="1988">
                  <c:v>FY.67/68 Shrawan 19</c:v>
                </c:pt>
                <c:pt idx="1989">
                  <c:v>FY.67/68 Shrawan 20</c:v>
                </c:pt>
                <c:pt idx="1990">
                  <c:v>FY.67/68 Shrawan 21</c:v>
                </c:pt>
                <c:pt idx="1991">
                  <c:v>FY.67/68 Shrawan 22</c:v>
                </c:pt>
                <c:pt idx="1992">
                  <c:v>FY.67/68 Shrawan 23</c:v>
                </c:pt>
                <c:pt idx="1993">
                  <c:v>FY.67/68 Shrawan 24</c:v>
                </c:pt>
                <c:pt idx="1994">
                  <c:v>FY.67/68 Shrawan 25</c:v>
                </c:pt>
                <c:pt idx="1995">
                  <c:v>FY.67/68 Shrawan 26</c:v>
                </c:pt>
                <c:pt idx="1996">
                  <c:v>FY.67/68 Shrawan 27</c:v>
                </c:pt>
                <c:pt idx="1997">
                  <c:v>FY.67/68 Shrawan 28</c:v>
                </c:pt>
                <c:pt idx="1998">
                  <c:v>FY.67/68 Shrawan 29</c:v>
                </c:pt>
                <c:pt idx="1999">
                  <c:v>FY.67/68 Shrawan 30</c:v>
                </c:pt>
                <c:pt idx="2000">
                  <c:v>FY.67/68 Shrawan 31</c:v>
                </c:pt>
                <c:pt idx="2001">
                  <c:v>FY.67/68 Shrawan 32</c:v>
                </c:pt>
                <c:pt idx="2002">
                  <c:v>FY.67/68 Bhadra 1</c:v>
                </c:pt>
                <c:pt idx="2003">
                  <c:v>FY.67/68 Bhadra 2</c:v>
                </c:pt>
                <c:pt idx="2004">
                  <c:v>FY.67/68 Bhadra 3</c:v>
                </c:pt>
                <c:pt idx="2005">
                  <c:v>FY.67/68 Bhadra 4</c:v>
                </c:pt>
                <c:pt idx="2006">
                  <c:v>FY.67/68 Bhadra 5</c:v>
                </c:pt>
                <c:pt idx="2007">
                  <c:v>FY.67/68 Bhadra 6</c:v>
                </c:pt>
                <c:pt idx="2008">
                  <c:v>FY.67/68 Bhadra 7</c:v>
                </c:pt>
                <c:pt idx="2009">
                  <c:v>FY.67/68 Bhadra 8</c:v>
                </c:pt>
                <c:pt idx="2010">
                  <c:v>FY.67/68 Bhadra 9</c:v>
                </c:pt>
                <c:pt idx="2011">
                  <c:v>FY.67/68 Bhadra 10</c:v>
                </c:pt>
                <c:pt idx="2012">
                  <c:v>FY.67/68 Bhadra 11</c:v>
                </c:pt>
                <c:pt idx="2013">
                  <c:v>FY.67/68 Bhadra 12</c:v>
                </c:pt>
                <c:pt idx="2014">
                  <c:v>FY.67/68 Bhadra 13</c:v>
                </c:pt>
                <c:pt idx="2015">
                  <c:v>FY.67/68 Bhadra 14</c:v>
                </c:pt>
                <c:pt idx="2016">
                  <c:v>FY.67/68 Bhadra 15</c:v>
                </c:pt>
                <c:pt idx="2017">
                  <c:v>FY.67/68 Bhadra 16</c:v>
                </c:pt>
                <c:pt idx="2018">
                  <c:v>FY.67/68 Bhadra 17</c:v>
                </c:pt>
                <c:pt idx="2019">
                  <c:v>FY.67/68 Bhadra 18</c:v>
                </c:pt>
                <c:pt idx="2020">
                  <c:v>FY.67/68 Bhadra 19</c:v>
                </c:pt>
                <c:pt idx="2021">
                  <c:v>FY.67/68 Bhadra 20</c:v>
                </c:pt>
                <c:pt idx="2022">
                  <c:v>FY.67/68 Bhadra 21</c:v>
                </c:pt>
                <c:pt idx="2023">
                  <c:v>FY.67/68 Bhadra 22</c:v>
                </c:pt>
                <c:pt idx="2024">
                  <c:v>FY.67/68 Bhadra 23</c:v>
                </c:pt>
                <c:pt idx="2025">
                  <c:v>FY.67/68 Bhadra 24</c:v>
                </c:pt>
                <c:pt idx="2026">
                  <c:v>FY.67/68 Bhadra 25</c:v>
                </c:pt>
                <c:pt idx="2027">
                  <c:v>FY.67/68 Bhadra 26</c:v>
                </c:pt>
                <c:pt idx="2028">
                  <c:v>FY.67/68 Bhadra 27</c:v>
                </c:pt>
                <c:pt idx="2029">
                  <c:v>FY.67/68 Bhadra 28</c:v>
                </c:pt>
                <c:pt idx="2030">
                  <c:v>FY.67/68 Bhadra 29</c:v>
                </c:pt>
                <c:pt idx="2031">
                  <c:v>FY.67/68 Bhadra 30</c:v>
                </c:pt>
                <c:pt idx="2032">
                  <c:v>FY.67/68 Bhadra 31</c:v>
                </c:pt>
                <c:pt idx="2033">
                  <c:v>FY.67/68 Bhadra 32</c:v>
                </c:pt>
                <c:pt idx="2034">
                  <c:v>FY.67/68 Ashwin 1</c:v>
                </c:pt>
                <c:pt idx="2035">
                  <c:v>FY.67/68 Ashwin 2</c:v>
                </c:pt>
                <c:pt idx="2036">
                  <c:v>FY.67/68 Ashwin 3</c:v>
                </c:pt>
                <c:pt idx="2037">
                  <c:v>FY.67/68 Ashwin 4</c:v>
                </c:pt>
                <c:pt idx="2038">
                  <c:v>FY.67/68 Ashwin 5</c:v>
                </c:pt>
                <c:pt idx="2039">
                  <c:v>FY.67/68 Ashwin 6</c:v>
                </c:pt>
                <c:pt idx="2040">
                  <c:v>FY.67/68 Ashwin 7</c:v>
                </c:pt>
                <c:pt idx="2041">
                  <c:v>FY.67/68 Ashwin 8</c:v>
                </c:pt>
                <c:pt idx="2042">
                  <c:v>FY.67/68 Ashwin 9</c:v>
                </c:pt>
                <c:pt idx="2043">
                  <c:v>FY.67/68 Ashwin 10</c:v>
                </c:pt>
                <c:pt idx="2044">
                  <c:v>FY.67/68 Ashwin 11</c:v>
                </c:pt>
                <c:pt idx="2045">
                  <c:v>FY.67/68 Ashwin 12</c:v>
                </c:pt>
                <c:pt idx="2046">
                  <c:v>FY.67/68 Ashwin 13</c:v>
                </c:pt>
                <c:pt idx="2047">
                  <c:v>FY.67/68 Ashwin 14</c:v>
                </c:pt>
                <c:pt idx="2048">
                  <c:v>FY.67/68 Ashwin 15</c:v>
                </c:pt>
                <c:pt idx="2049">
                  <c:v>FY.67/68 Ashwin 16</c:v>
                </c:pt>
                <c:pt idx="2050">
                  <c:v>FY.67/68 Ashwin 17</c:v>
                </c:pt>
                <c:pt idx="2051">
                  <c:v>FY.67/68 Ashwin 18</c:v>
                </c:pt>
                <c:pt idx="2052">
                  <c:v>FY.67/68 Ashwin 19</c:v>
                </c:pt>
                <c:pt idx="2053">
                  <c:v>FY.67/68 Ashwin 20</c:v>
                </c:pt>
                <c:pt idx="2054">
                  <c:v>FY.67/68 Ashwin 21</c:v>
                </c:pt>
                <c:pt idx="2055">
                  <c:v>FY.67/68 Ashwin 22</c:v>
                </c:pt>
                <c:pt idx="2056">
                  <c:v>FY.67/68 Ashwin 23</c:v>
                </c:pt>
                <c:pt idx="2057">
                  <c:v>FY.67/68 Ashwin 24</c:v>
                </c:pt>
                <c:pt idx="2058">
                  <c:v>FY.67/68 Ashwin 25</c:v>
                </c:pt>
                <c:pt idx="2059">
                  <c:v>FY.67/68 Ashwin 26</c:v>
                </c:pt>
                <c:pt idx="2060">
                  <c:v>FY.67/68 Ashwin 27</c:v>
                </c:pt>
                <c:pt idx="2061">
                  <c:v>FY.67/68 Ashwin 28</c:v>
                </c:pt>
                <c:pt idx="2062">
                  <c:v>FY.67/68 Ashwin 29</c:v>
                </c:pt>
                <c:pt idx="2063">
                  <c:v>FY.67/68 Ashwin 30</c:v>
                </c:pt>
                <c:pt idx="2064">
                  <c:v>FY.67/68 Ashwin 31</c:v>
                </c:pt>
                <c:pt idx="2065">
                  <c:v>FY.67/68 Ashwin 32</c:v>
                </c:pt>
                <c:pt idx="2066">
                  <c:v>FY.67/68 Kartik 1</c:v>
                </c:pt>
                <c:pt idx="2067">
                  <c:v>FY.67/68 Kartik 2</c:v>
                </c:pt>
                <c:pt idx="2068">
                  <c:v>FY.67/68 Kartik 3</c:v>
                </c:pt>
                <c:pt idx="2069">
                  <c:v>FY.67/68 Kartik 4</c:v>
                </c:pt>
                <c:pt idx="2070">
                  <c:v>FY.67/68 Kartik 5</c:v>
                </c:pt>
                <c:pt idx="2071">
                  <c:v>FY.67/68 Kartik 6</c:v>
                </c:pt>
                <c:pt idx="2072">
                  <c:v>FY.67/68 Kartik 7</c:v>
                </c:pt>
                <c:pt idx="2073">
                  <c:v>FY.67/68 Kartik 8</c:v>
                </c:pt>
                <c:pt idx="2074">
                  <c:v>FY.67/68 Kartik 9</c:v>
                </c:pt>
                <c:pt idx="2075">
                  <c:v>FY.67/68 Kartik 10</c:v>
                </c:pt>
                <c:pt idx="2076">
                  <c:v>FY.67/68 Kartik 11</c:v>
                </c:pt>
                <c:pt idx="2077">
                  <c:v>FY.67/68 Kartik 12</c:v>
                </c:pt>
                <c:pt idx="2078">
                  <c:v>FY.67/68 Kartik 13</c:v>
                </c:pt>
                <c:pt idx="2079">
                  <c:v>FY.67/68 Kartik 14</c:v>
                </c:pt>
                <c:pt idx="2080">
                  <c:v>FY.67/68 Kartik 15</c:v>
                </c:pt>
                <c:pt idx="2081">
                  <c:v>FY.67/68 Kartik 16</c:v>
                </c:pt>
                <c:pt idx="2082">
                  <c:v>FY.67/68 Kartik 17</c:v>
                </c:pt>
                <c:pt idx="2083">
                  <c:v>FY.67/68 Kartik 18</c:v>
                </c:pt>
                <c:pt idx="2084">
                  <c:v>FY.67/68 Kartik 19</c:v>
                </c:pt>
                <c:pt idx="2085">
                  <c:v>FY.67/68 Kartik 20</c:v>
                </c:pt>
                <c:pt idx="2086">
                  <c:v>FY.67/68 Kartik 21</c:v>
                </c:pt>
                <c:pt idx="2087">
                  <c:v>FY.67/68 Kartik 22</c:v>
                </c:pt>
                <c:pt idx="2088">
                  <c:v>FY.67/68 Kartik 23</c:v>
                </c:pt>
                <c:pt idx="2089">
                  <c:v>FY.67/68 Kartik 24</c:v>
                </c:pt>
                <c:pt idx="2090">
                  <c:v>FY.67/68 Kartik 25</c:v>
                </c:pt>
                <c:pt idx="2091">
                  <c:v>FY.67/68 Kartik 26</c:v>
                </c:pt>
                <c:pt idx="2092">
                  <c:v>FY.67/68 Kartik 27</c:v>
                </c:pt>
                <c:pt idx="2093">
                  <c:v>FY.67/68 Kartik 28</c:v>
                </c:pt>
                <c:pt idx="2094">
                  <c:v>FY.67/68 Kartik 29</c:v>
                </c:pt>
                <c:pt idx="2095">
                  <c:v>FY.67/68 Kartik 30</c:v>
                </c:pt>
                <c:pt idx="2096">
                  <c:v>FY.67/68 Kartik 31</c:v>
                </c:pt>
                <c:pt idx="2097">
                  <c:v>FY.67/68 Kartik 32</c:v>
                </c:pt>
                <c:pt idx="2098">
                  <c:v>FY.67/68 Mangsir 1</c:v>
                </c:pt>
                <c:pt idx="2099">
                  <c:v>FY.67/68 Mangsir 2</c:v>
                </c:pt>
                <c:pt idx="2100">
                  <c:v>FY.67/68 Mangsir 3</c:v>
                </c:pt>
                <c:pt idx="2101">
                  <c:v>FY.67/68 Mangsir 4</c:v>
                </c:pt>
                <c:pt idx="2102">
                  <c:v>FY.67/68 Mangsir 5</c:v>
                </c:pt>
                <c:pt idx="2103">
                  <c:v>FY.67/68 Mangsir 6</c:v>
                </c:pt>
                <c:pt idx="2104">
                  <c:v>FY.67/68 Mangsir 7</c:v>
                </c:pt>
                <c:pt idx="2105">
                  <c:v>FY.67/68 Mangsir 8</c:v>
                </c:pt>
                <c:pt idx="2106">
                  <c:v>FY.67/68 Mangsir 9</c:v>
                </c:pt>
                <c:pt idx="2107">
                  <c:v>FY.67/68 Mangsir 10</c:v>
                </c:pt>
                <c:pt idx="2108">
                  <c:v>FY.67/68 Mangsir 11</c:v>
                </c:pt>
                <c:pt idx="2109">
                  <c:v>FY.67/68 Mangsir 12</c:v>
                </c:pt>
                <c:pt idx="2110">
                  <c:v>FY.67/68 Mangsir 13</c:v>
                </c:pt>
                <c:pt idx="2111">
                  <c:v>FY.67/68 Mangsir 14</c:v>
                </c:pt>
                <c:pt idx="2112">
                  <c:v>FY.67/68 Mangsir 15</c:v>
                </c:pt>
                <c:pt idx="2113">
                  <c:v>FY.67/68 Mangsir 16</c:v>
                </c:pt>
                <c:pt idx="2114">
                  <c:v>FY.67/68 Mangsir 17</c:v>
                </c:pt>
                <c:pt idx="2115">
                  <c:v>FY.67/68 Mangsir 18</c:v>
                </c:pt>
                <c:pt idx="2116">
                  <c:v>FY.67/68 Mangsir 19</c:v>
                </c:pt>
                <c:pt idx="2117">
                  <c:v>FY.67/68 Mangsir 20</c:v>
                </c:pt>
                <c:pt idx="2118">
                  <c:v>FY.67/68 Mangsir 21</c:v>
                </c:pt>
                <c:pt idx="2119">
                  <c:v>FY.67/68 Mangsir 22</c:v>
                </c:pt>
                <c:pt idx="2120">
                  <c:v>FY.67/68 Mangsir 23</c:v>
                </c:pt>
                <c:pt idx="2121">
                  <c:v>FY.67/68 Mangsir 24</c:v>
                </c:pt>
                <c:pt idx="2122">
                  <c:v>FY.67/68 Mangsir 25</c:v>
                </c:pt>
                <c:pt idx="2123">
                  <c:v>FY.67/68 Mangsir 26</c:v>
                </c:pt>
                <c:pt idx="2124">
                  <c:v>FY.67/68 Mangsir 27</c:v>
                </c:pt>
                <c:pt idx="2125">
                  <c:v>FY.67/68 Mangsir 28</c:v>
                </c:pt>
                <c:pt idx="2126">
                  <c:v>FY.67/68 Mangsir 29</c:v>
                </c:pt>
                <c:pt idx="2127">
                  <c:v>FY.67/68 Mangsir 30</c:v>
                </c:pt>
                <c:pt idx="2128">
                  <c:v>FY.67/68 Mangsir 31</c:v>
                </c:pt>
                <c:pt idx="2129">
                  <c:v>FY.67/68 Mangsir 32</c:v>
                </c:pt>
                <c:pt idx="2130">
                  <c:v>FY.67/68 Poush 1</c:v>
                </c:pt>
                <c:pt idx="2131">
                  <c:v>FY.67/68 Poush 2</c:v>
                </c:pt>
                <c:pt idx="2132">
                  <c:v>FY.67/68 Poush 3</c:v>
                </c:pt>
                <c:pt idx="2133">
                  <c:v>FY.67/68 Poush 4</c:v>
                </c:pt>
                <c:pt idx="2134">
                  <c:v>FY.67/68 Poush 5</c:v>
                </c:pt>
                <c:pt idx="2135">
                  <c:v>FY.67/68 Poush 6</c:v>
                </c:pt>
                <c:pt idx="2136">
                  <c:v>FY.67/68 Poush 7</c:v>
                </c:pt>
                <c:pt idx="2137">
                  <c:v>FY.67/68 Poush 8</c:v>
                </c:pt>
                <c:pt idx="2138">
                  <c:v>FY.67/68 Poush 9</c:v>
                </c:pt>
                <c:pt idx="2139">
                  <c:v>FY.67/68 Poush 10</c:v>
                </c:pt>
                <c:pt idx="2140">
                  <c:v>FY.67/68 Poush 11</c:v>
                </c:pt>
                <c:pt idx="2141">
                  <c:v>FY.67/68 Poush 12</c:v>
                </c:pt>
                <c:pt idx="2142">
                  <c:v>FY.67/68 Poush 13</c:v>
                </c:pt>
                <c:pt idx="2143">
                  <c:v>FY.67/68 Poush 14</c:v>
                </c:pt>
                <c:pt idx="2144">
                  <c:v>FY.67/68 Poush 15</c:v>
                </c:pt>
                <c:pt idx="2145">
                  <c:v>FY.67/68 Poush 16</c:v>
                </c:pt>
                <c:pt idx="2146">
                  <c:v>FY.67/68 Poush 17</c:v>
                </c:pt>
                <c:pt idx="2147">
                  <c:v>FY.67/68 Poush 18</c:v>
                </c:pt>
                <c:pt idx="2148">
                  <c:v>FY.67/68 Poush 19</c:v>
                </c:pt>
                <c:pt idx="2149">
                  <c:v>FY.67/68 Poush 20</c:v>
                </c:pt>
                <c:pt idx="2150">
                  <c:v>FY.67/68 Poush 21</c:v>
                </c:pt>
                <c:pt idx="2151">
                  <c:v>FY.67/68 Poush 22</c:v>
                </c:pt>
                <c:pt idx="2152">
                  <c:v>FY.67/68 Poush 23</c:v>
                </c:pt>
                <c:pt idx="2153">
                  <c:v>FY.67/68 Poush 24</c:v>
                </c:pt>
                <c:pt idx="2154">
                  <c:v>FY.67/68 Poush 25</c:v>
                </c:pt>
                <c:pt idx="2155">
                  <c:v>FY.67/68 Poush 26</c:v>
                </c:pt>
                <c:pt idx="2156">
                  <c:v>FY.67/68 Poush 27</c:v>
                </c:pt>
                <c:pt idx="2157">
                  <c:v>FY.67/68 Poush 28</c:v>
                </c:pt>
                <c:pt idx="2158">
                  <c:v>FY.67/68 Poush 29</c:v>
                </c:pt>
                <c:pt idx="2159">
                  <c:v>FY.67/68 Poush 30</c:v>
                </c:pt>
                <c:pt idx="2160">
                  <c:v>FY.67/68 Poush 31</c:v>
                </c:pt>
                <c:pt idx="2161">
                  <c:v>FY.67/68 Poush 32</c:v>
                </c:pt>
                <c:pt idx="2162">
                  <c:v>FY.67/68 Magh 1</c:v>
                </c:pt>
                <c:pt idx="2163">
                  <c:v>FY.67/68 Magh 2</c:v>
                </c:pt>
                <c:pt idx="2164">
                  <c:v>FY.67/68 Magh 3</c:v>
                </c:pt>
                <c:pt idx="2165">
                  <c:v>FY.67/68 Magh 4</c:v>
                </c:pt>
                <c:pt idx="2166">
                  <c:v>FY.67/68 Magh 5</c:v>
                </c:pt>
                <c:pt idx="2167">
                  <c:v>FY.67/68 Magh 6</c:v>
                </c:pt>
                <c:pt idx="2168">
                  <c:v>FY.67/68 Magh 7</c:v>
                </c:pt>
                <c:pt idx="2169">
                  <c:v>FY.67/68 Magh 8</c:v>
                </c:pt>
                <c:pt idx="2170">
                  <c:v>FY.67/68 Magh 9</c:v>
                </c:pt>
                <c:pt idx="2171">
                  <c:v>FY.67/68 Magh 10</c:v>
                </c:pt>
                <c:pt idx="2172">
                  <c:v>FY.67/68 Magh 11</c:v>
                </c:pt>
                <c:pt idx="2173">
                  <c:v>FY.67/68 Magh 12</c:v>
                </c:pt>
                <c:pt idx="2174">
                  <c:v>FY.67/68 Magh 13</c:v>
                </c:pt>
                <c:pt idx="2175">
                  <c:v>FY.67/68 Magh 14</c:v>
                </c:pt>
                <c:pt idx="2176">
                  <c:v>FY.67/68 Magh 15</c:v>
                </c:pt>
                <c:pt idx="2177">
                  <c:v>FY.67/68 Magh 16</c:v>
                </c:pt>
                <c:pt idx="2178">
                  <c:v>FY.67/68 Magh 17</c:v>
                </c:pt>
                <c:pt idx="2179">
                  <c:v>FY.67/68 Magh 18</c:v>
                </c:pt>
                <c:pt idx="2180">
                  <c:v>FY.67/68 Magh 19</c:v>
                </c:pt>
                <c:pt idx="2181">
                  <c:v>FY.67/68 Magh 20</c:v>
                </c:pt>
                <c:pt idx="2182">
                  <c:v>FY.67/68 Magh 21</c:v>
                </c:pt>
                <c:pt idx="2183">
                  <c:v>FY.67/68 Magh 22</c:v>
                </c:pt>
                <c:pt idx="2184">
                  <c:v>FY.67/68 Magh 23</c:v>
                </c:pt>
                <c:pt idx="2185">
                  <c:v>FY.67/68 Magh 24</c:v>
                </c:pt>
                <c:pt idx="2186">
                  <c:v>FY.67/68 Magh 25</c:v>
                </c:pt>
                <c:pt idx="2187">
                  <c:v>FY.67/68 Magh 26</c:v>
                </c:pt>
                <c:pt idx="2188">
                  <c:v>FY.67/68 Magh 27</c:v>
                </c:pt>
                <c:pt idx="2189">
                  <c:v>FY.67/68 Magh 28</c:v>
                </c:pt>
                <c:pt idx="2190">
                  <c:v>FY.67/68 Magh 29</c:v>
                </c:pt>
                <c:pt idx="2191">
                  <c:v>FY.67/68 Magh 30</c:v>
                </c:pt>
                <c:pt idx="2192">
                  <c:v>FY.67/68 Magh 31</c:v>
                </c:pt>
                <c:pt idx="2193">
                  <c:v>FY.67/68 Magh 32</c:v>
                </c:pt>
                <c:pt idx="2194">
                  <c:v>FY.67/68 Falgun 1</c:v>
                </c:pt>
                <c:pt idx="2195">
                  <c:v>FY.67/68 Falgun 2</c:v>
                </c:pt>
                <c:pt idx="2196">
                  <c:v>FY.67/68 Falgun 3</c:v>
                </c:pt>
                <c:pt idx="2197">
                  <c:v>FY.67/68 Falgun 4</c:v>
                </c:pt>
                <c:pt idx="2198">
                  <c:v>FY.67/68 Falgun 5</c:v>
                </c:pt>
                <c:pt idx="2199">
                  <c:v>FY.67/68 Falgun 6</c:v>
                </c:pt>
                <c:pt idx="2200">
                  <c:v>FY.67/68 Falgun 7</c:v>
                </c:pt>
                <c:pt idx="2201">
                  <c:v>FY.67/68 Falgun 8</c:v>
                </c:pt>
                <c:pt idx="2202">
                  <c:v>FY.67/68 Falgun 9</c:v>
                </c:pt>
                <c:pt idx="2203">
                  <c:v>FY.67/68 Falgun 10</c:v>
                </c:pt>
                <c:pt idx="2204">
                  <c:v>FY.67/68 Falgun 11</c:v>
                </c:pt>
                <c:pt idx="2205">
                  <c:v>FY.67/68 Falgun 12</c:v>
                </c:pt>
                <c:pt idx="2206">
                  <c:v>FY.67/68 Falgun 13</c:v>
                </c:pt>
                <c:pt idx="2207">
                  <c:v>FY.67/68 Falgun 14</c:v>
                </c:pt>
                <c:pt idx="2208">
                  <c:v>FY.67/68 Falgun 15</c:v>
                </c:pt>
                <c:pt idx="2209">
                  <c:v>FY.67/68 Falgun 16</c:v>
                </c:pt>
                <c:pt idx="2210">
                  <c:v>FY.67/68 Falgun 17</c:v>
                </c:pt>
                <c:pt idx="2211">
                  <c:v>FY.67/68 Falgun 18</c:v>
                </c:pt>
                <c:pt idx="2212">
                  <c:v>FY.67/68 Falgun 19</c:v>
                </c:pt>
                <c:pt idx="2213">
                  <c:v>FY.67/68 Falgun 20</c:v>
                </c:pt>
                <c:pt idx="2214">
                  <c:v>FY.67/68 Falgun 21</c:v>
                </c:pt>
                <c:pt idx="2215">
                  <c:v>FY.67/68 Falgun 22</c:v>
                </c:pt>
                <c:pt idx="2216">
                  <c:v>FY.67/68 Falgun 23</c:v>
                </c:pt>
                <c:pt idx="2217">
                  <c:v>FY.67/68 Falgun 24</c:v>
                </c:pt>
                <c:pt idx="2218">
                  <c:v>FY.67/68 Falgun 25</c:v>
                </c:pt>
                <c:pt idx="2219">
                  <c:v>FY.67/68 Falgun 26</c:v>
                </c:pt>
                <c:pt idx="2220">
                  <c:v>FY.67/68 Falgun 27</c:v>
                </c:pt>
                <c:pt idx="2221">
                  <c:v>FY.67/68 Falgun 28</c:v>
                </c:pt>
                <c:pt idx="2222">
                  <c:v>FY.67/68 Falgun 29</c:v>
                </c:pt>
                <c:pt idx="2223">
                  <c:v>FY.67/68 Falgun 30</c:v>
                </c:pt>
                <c:pt idx="2224">
                  <c:v>FY.67/68 Falgun 31</c:v>
                </c:pt>
                <c:pt idx="2225">
                  <c:v>FY.67/68 Falgun 32</c:v>
                </c:pt>
                <c:pt idx="2226">
                  <c:v>FY.67/68 Chaitra 1</c:v>
                </c:pt>
                <c:pt idx="2227">
                  <c:v>FY.67/68 Chaitra 2</c:v>
                </c:pt>
                <c:pt idx="2228">
                  <c:v>FY.67/68 Chaitra 3</c:v>
                </c:pt>
                <c:pt idx="2229">
                  <c:v>FY.67/68 Chaitra 4</c:v>
                </c:pt>
                <c:pt idx="2230">
                  <c:v>FY.67/68 Chaitra 5</c:v>
                </c:pt>
                <c:pt idx="2231">
                  <c:v>FY.67/68 Chaitra 6</c:v>
                </c:pt>
                <c:pt idx="2232">
                  <c:v>FY.67/68 Chaitra 7</c:v>
                </c:pt>
                <c:pt idx="2233">
                  <c:v>FY.67/68 Chaitra 8</c:v>
                </c:pt>
                <c:pt idx="2234">
                  <c:v>FY.67/68 Chaitra 9</c:v>
                </c:pt>
                <c:pt idx="2235">
                  <c:v>FY.67/68 Chaitra 10</c:v>
                </c:pt>
                <c:pt idx="2236">
                  <c:v>FY.67/68 Chaitra 11</c:v>
                </c:pt>
                <c:pt idx="2237">
                  <c:v>FY.67/68 Chaitra 12</c:v>
                </c:pt>
                <c:pt idx="2238">
                  <c:v>FY.67/68 Chaitra 13</c:v>
                </c:pt>
                <c:pt idx="2239">
                  <c:v>FY.67/68 Chaitra 14</c:v>
                </c:pt>
                <c:pt idx="2240">
                  <c:v>FY.67/68 Chaitra 15</c:v>
                </c:pt>
                <c:pt idx="2241">
                  <c:v>FY.67/68 Chaitra 16</c:v>
                </c:pt>
                <c:pt idx="2242">
                  <c:v>FY.67/68 Chaitra 17</c:v>
                </c:pt>
                <c:pt idx="2243">
                  <c:v>FY.67/68 Chaitra 18</c:v>
                </c:pt>
                <c:pt idx="2244">
                  <c:v>FY.67/68 Chaitra 19</c:v>
                </c:pt>
                <c:pt idx="2245">
                  <c:v>FY.67/68 Chaitra 20</c:v>
                </c:pt>
                <c:pt idx="2246">
                  <c:v>FY.67/68 Chaitra 21</c:v>
                </c:pt>
                <c:pt idx="2247">
                  <c:v>FY.67/68 Chaitra 22</c:v>
                </c:pt>
                <c:pt idx="2248">
                  <c:v>FY.67/68 Chaitra 23</c:v>
                </c:pt>
                <c:pt idx="2249">
                  <c:v>FY.67/68 Chaitra 24</c:v>
                </c:pt>
                <c:pt idx="2250">
                  <c:v>FY.67/68 Chaitra 25</c:v>
                </c:pt>
                <c:pt idx="2251">
                  <c:v>FY.67/68 Chaitra 26</c:v>
                </c:pt>
                <c:pt idx="2252">
                  <c:v>FY.67/68 Chaitra 27</c:v>
                </c:pt>
                <c:pt idx="2253">
                  <c:v>FY.67/68 Chaitra 28</c:v>
                </c:pt>
                <c:pt idx="2254">
                  <c:v>FY.67/68 Chaitra 29</c:v>
                </c:pt>
                <c:pt idx="2255">
                  <c:v>FY.67/68 Chaitra 30</c:v>
                </c:pt>
                <c:pt idx="2256">
                  <c:v>FY.67/68 Chaitra 31</c:v>
                </c:pt>
                <c:pt idx="2257">
                  <c:v>FY.67/68 Chaitra 32</c:v>
                </c:pt>
                <c:pt idx="2258">
                  <c:v>FY.67/68 Baishakh 1</c:v>
                </c:pt>
                <c:pt idx="2259">
                  <c:v>FY.67/68 Baishakh 2</c:v>
                </c:pt>
                <c:pt idx="2260">
                  <c:v>FY.67/68 Baishakh 3</c:v>
                </c:pt>
                <c:pt idx="2261">
                  <c:v>FY.67/68 Baishakh 4</c:v>
                </c:pt>
                <c:pt idx="2262">
                  <c:v>FY.67/68 Baishakh 5</c:v>
                </c:pt>
                <c:pt idx="2263">
                  <c:v>FY.67/68 Baishakh 6</c:v>
                </c:pt>
                <c:pt idx="2264">
                  <c:v>FY.67/68 Baishakh 7</c:v>
                </c:pt>
                <c:pt idx="2265">
                  <c:v>FY.67/68 Baishakh 8</c:v>
                </c:pt>
                <c:pt idx="2266">
                  <c:v>FY.67/68 Baishakh 9</c:v>
                </c:pt>
                <c:pt idx="2267">
                  <c:v>FY.67/68 Baishakh 10</c:v>
                </c:pt>
                <c:pt idx="2268">
                  <c:v>FY.67/68 Baishakh 11</c:v>
                </c:pt>
                <c:pt idx="2269">
                  <c:v>FY.67/68 Baishakh 12</c:v>
                </c:pt>
                <c:pt idx="2270">
                  <c:v>FY.67/68 Baishakh 13</c:v>
                </c:pt>
                <c:pt idx="2271">
                  <c:v>FY.67/68 Baishakh 14</c:v>
                </c:pt>
                <c:pt idx="2272">
                  <c:v>FY.67/68 Baishakh 15</c:v>
                </c:pt>
                <c:pt idx="2273">
                  <c:v>FY.67/68 Baishakh 16</c:v>
                </c:pt>
                <c:pt idx="2274">
                  <c:v>FY.67/68 Baishakh 17</c:v>
                </c:pt>
                <c:pt idx="2275">
                  <c:v>FY.67/68 Baishakh 18</c:v>
                </c:pt>
                <c:pt idx="2276">
                  <c:v>FY.67/68 Baishakh 19</c:v>
                </c:pt>
                <c:pt idx="2277">
                  <c:v>FY.67/68 Baishakh 20</c:v>
                </c:pt>
                <c:pt idx="2278">
                  <c:v>FY.67/68 Baishakh 21</c:v>
                </c:pt>
                <c:pt idx="2279">
                  <c:v>FY.67/68 Baishakh 22</c:v>
                </c:pt>
                <c:pt idx="2280">
                  <c:v>FY.67/68 Baishakh 23</c:v>
                </c:pt>
                <c:pt idx="2281">
                  <c:v>FY.67/68 Baishakh 24</c:v>
                </c:pt>
                <c:pt idx="2282">
                  <c:v>FY.67/68 Baishakh 25</c:v>
                </c:pt>
                <c:pt idx="2283">
                  <c:v>FY.67/68 Baishakh 26</c:v>
                </c:pt>
                <c:pt idx="2284">
                  <c:v>FY.67/68 Baishakh 27</c:v>
                </c:pt>
                <c:pt idx="2285">
                  <c:v>FY.67/68 Baishakh 28</c:v>
                </c:pt>
                <c:pt idx="2286">
                  <c:v>FY.67/68 Baishakh 29</c:v>
                </c:pt>
                <c:pt idx="2287">
                  <c:v>FY.67/68 Baishakh 30</c:v>
                </c:pt>
                <c:pt idx="2288">
                  <c:v>FY.67/68 Baishakh 31</c:v>
                </c:pt>
                <c:pt idx="2289">
                  <c:v>FY.67/68 Baishakh 32</c:v>
                </c:pt>
                <c:pt idx="2290">
                  <c:v>FY.67/68 Jestha  1</c:v>
                </c:pt>
                <c:pt idx="2291">
                  <c:v>FY.67/68 Jestha  2</c:v>
                </c:pt>
                <c:pt idx="2292">
                  <c:v>FY.67/68 Jestha  3</c:v>
                </c:pt>
                <c:pt idx="2293">
                  <c:v>FY.67/68 Jestha  4</c:v>
                </c:pt>
                <c:pt idx="2294">
                  <c:v>FY.67/68 Jestha  5</c:v>
                </c:pt>
                <c:pt idx="2295">
                  <c:v>FY.67/68 Jestha  6</c:v>
                </c:pt>
                <c:pt idx="2296">
                  <c:v>FY.67/68 Jestha  7</c:v>
                </c:pt>
                <c:pt idx="2297">
                  <c:v>FY.67/68 Jestha  8</c:v>
                </c:pt>
                <c:pt idx="2298">
                  <c:v>FY.67/68 Jestha  9</c:v>
                </c:pt>
                <c:pt idx="2299">
                  <c:v>FY.67/68 Jestha  10</c:v>
                </c:pt>
                <c:pt idx="2300">
                  <c:v>FY.67/68 Jestha  11</c:v>
                </c:pt>
                <c:pt idx="2301">
                  <c:v>FY.67/68 Jestha  12</c:v>
                </c:pt>
                <c:pt idx="2302">
                  <c:v>FY.67/68 Jestha  13</c:v>
                </c:pt>
                <c:pt idx="2303">
                  <c:v>FY.67/68 Jestha  14</c:v>
                </c:pt>
                <c:pt idx="2304">
                  <c:v>FY.67/68 Jestha  15</c:v>
                </c:pt>
                <c:pt idx="2305">
                  <c:v>FY.67/68 Jestha  16</c:v>
                </c:pt>
                <c:pt idx="2306">
                  <c:v>FY.67/68 Jestha  17</c:v>
                </c:pt>
                <c:pt idx="2307">
                  <c:v>FY.67/68 Jestha  18</c:v>
                </c:pt>
                <c:pt idx="2308">
                  <c:v>FY.67/68 Jestha  19</c:v>
                </c:pt>
                <c:pt idx="2309">
                  <c:v>FY.67/68 Jestha  20</c:v>
                </c:pt>
                <c:pt idx="2310">
                  <c:v>FY.67/68 Jestha  21</c:v>
                </c:pt>
                <c:pt idx="2311">
                  <c:v>FY.67/68 Jestha  22</c:v>
                </c:pt>
                <c:pt idx="2312">
                  <c:v>FY.67/68 Jestha  23</c:v>
                </c:pt>
                <c:pt idx="2313">
                  <c:v>FY.67/68 Jestha  24</c:v>
                </c:pt>
                <c:pt idx="2314">
                  <c:v>FY.67/68 Jestha  25</c:v>
                </c:pt>
                <c:pt idx="2315">
                  <c:v>FY.67/68 Jestha  26</c:v>
                </c:pt>
                <c:pt idx="2316">
                  <c:v>FY.67/68 Jestha  27</c:v>
                </c:pt>
                <c:pt idx="2317">
                  <c:v>FY.67/68 Jestha  28</c:v>
                </c:pt>
                <c:pt idx="2318">
                  <c:v>FY.67/68 Jestha  29</c:v>
                </c:pt>
                <c:pt idx="2319">
                  <c:v>FY.67/68 Jestha  30</c:v>
                </c:pt>
                <c:pt idx="2320">
                  <c:v>FY.67/68 Jestha  31</c:v>
                </c:pt>
                <c:pt idx="2321">
                  <c:v>FY.67/68 Jestha  32</c:v>
                </c:pt>
                <c:pt idx="2322">
                  <c:v>FY.67/68 Ashadh 1</c:v>
                </c:pt>
                <c:pt idx="2323">
                  <c:v>FY.67/68 Ashadh 2</c:v>
                </c:pt>
                <c:pt idx="2324">
                  <c:v>FY.67/68 Ashadh 3</c:v>
                </c:pt>
                <c:pt idx="2325">
                  <c:v>FY.67/68 Ashadh 4</c:v>
                </c:pt>
                <c:pt idx="2326">
                  <c:v>FY.67/68 Ashadh 5</c:v>
                </c:pt>
                <c:pt idx="2327">
                  <c:v>FY.67/68 Ashadh 6</c:v>
                </c:pt>
                <c:pt idx="2328">
                  <c:v>FY.67/68 Ashadh 7</c:v>
                </c:pt>
                <c:pt idx="2329">
                  <c:v>FY.67/68 Ashadh 8</c:v>
                </c:pt>
                <c:pt idx="2330">
                  <c:v>FY.67/68 Ashadh 9</c:v>
                </c:pt>
                <c:pt idx="2331">
                  <c:v>FY.67/68 Ashadh 10</c:v>
                </c:pt>
                <c:pt idx="2332">
                  <c:v>FY.67/68 Ashadh 11</c:v>
                </c:pt>
                <c:pt idx="2333">
                  <c:v>FY.67/68 Ashadh 12</c:v>
                </c:pt>
                <c:pt idx="2334">
                  <c:v>FY.67/68 Ashadh 13</c:v>
                </c:pt>
                <c:pt idx="2335">
                  <c:v>FY.67/68 Ashadh 14</c:v>
                </c:pt>
                <c:pt idx="2336">
                  <c:v>FY.67/68 Ashadh 15</c:v>
                </c:pt>
                <c:pt idx="2337">
                  <c:v>FY.67/68 Ashadh 16</c:v>
                </c:pt>
                <c:pt idx="2338">
                  <c:v>FY.67/68 Ashadh 17</c:v>
                </c:pt>
                <c:pt idx="2339">
                  <c:v>FY.67/68 Ashadh 18</c:v>
                </c:pt>
                <c:pt idx="2340">
                  <c:v>FY.67/68 Ashadh 19</c:v>
                </c:pt>
                <c:pt idx="2341">
                  <c:v>FY.67/68 Ashadh 20</c:v>
                </c:pt>
                <c:pt idx="2342">
                  <c:v>FY.67/68 Ashadh 21</c:v>
                </c:pt>
                <c:pt idx="2343">
                  <c:v>FY.67/68 Ashadh 22</c:v>
                </c:pt>
                <c:pt idx="2344">
                  <c:v>FY.67/68 Ashadh 23</c:v>
                </c:pt>
                <c:pt idx="2345">
                  <c:v>FY.67/68 Ashadh 24</c:v>
                </c:pt>
                <c:pt idx="2346">
                  <c:v>FY.67/68 Ashadh 25</c:v>
                </c:pt>
                <c:pt idx="2347">
                  <c:v>FY.67/68 Ashadh 26</c:v>
                </c:pt>
                <c:pt idx="2348">
                  <c:v>FY.67/68 Ashadh 27</c:v>
                </c:pt>
                <c:pt idx="2349">
                  <c:v>FY.67/68 Ashadh 28</c:v>
                </c:pt>
                <c:pt idx="2350">
                  <c:v>FY.67/68 Ashadh 29</c:v>
                </c:pt>
                <c:pt idx="2351">
                  <c:v>FY.67/68 Ashadh 30</c:v>
                </c:pt>
                <c:pt idx="2352">
                  <c:v>FY.67/68 Ashadh 31</c:v>
                </c:pt>
                <c:pt idx="2353">
                  <c:v>FY.67/68 Ashadh 32</c:v>
                </c:pt>
                <c:pt idx="2354">
                  <c:v>FY.68/69 Shrawan 1</c:v>
                </c:pt>
                <c:pt idx="2355">
                  <c:v>FY.68/69 Shrawan 2</c:v>
                </c:pt>
                <c:pt idx="2356">
                  <c:v>FY.68/69 Shrawan 3</c:v>
                </c:pt>
                <c:pt idx="2357">
                  <c:v>FY.68/69 Shrawan 4</c:v>
                </c:pt>
                <c:pt idx="2358">
                  <c:v>FY.68/69 Shrawan 5</c:v>
                </c:pt>
                <c:pt idx="2359">
                  <c:v>FY.68/69 Shrawan 6</c:v>
                </c:pt>
                <c:pt idx="2360">
                  <c:v>FY.68/69 Shrawan 7</c:v>
                </c:pt>
                <c:pt idx="2361">
                  <c:v>FY.68/69 Shrawan 8</c:v>
                </c:pt>
                <c:pt idx="2362">
                  <c:v>FY.68/69 Shrawan 9</c:v>
                </c:pt>
                <c:pt idx="2363">
                  <c:v>FY.68/69 Shrawan 10</c:v>
                </c:pt>
                <c:pt idx="2364">
                  <c:v>FY.68/69 Shrawan 11</c:v>
                </c:pt>
                <c:pt idx="2365">
                  <c:v>FY.68/69 Shrawan 12</c:v>
                </c:pt>
                <c:pt idx="2366">
                  <c:v>FY.68/69 Shrawan 13</c:v>
                </c:pt>
                <c:pt idx="2367">
                  <c:v>FY.68/69 Shrawan 14</c:v>
                </c:pt>
                <c:pt idx="2368">
                  <c:v>FY.68/69 Shrawan 15</c:v>
                </c:pt>
                <c:pt idx="2369">
                  <c:v>FY.68/69 Shrawan 16</c:v>
                </c:pt>
                <c:pt idx="2370">
                  <c:v>FY.68/69 Shrawan 17</c:v>
                </c:pt>
                <c:pt idx="2371">
                  <c:v>FY.68/69 Shrawan 18</c:v>
                </c:pt>
                <c:pt idx="2372">
                  <c:v>FY.68/69 Shrawan 19</c:v>
                </c:pt>
                <c:pt idx="2373">
                  <c:v>FY.68/69 Shrawan 20</c:v>
                </c:pt>
                <c:pt idx="2374">
                  <c:v>FY.68/69 Shrawan 21</c:v>
                </c:pt>
                <c:pt idx="2375">
                  <c:v>FY.68/69 Shrawan 22</c:v>
                </c:pt>
                <c:pt idx="2376">
                  <c:v>FY.68/69 Shrawan 23</c:v>
                </c:pt>
                <c:pt idx="2377">
                  <c:v>FY.68/69 Shrawan 24</c:v>
                </c:pt>
                <c:pt idx="2378">
                  <c:v>FY.68/69 Shrawan 25</c:v>
                </c:pt>
                <c:pt idx="2379">
                  <c:v>FY.68/69 Shrawan 26</c:v>
                </c:pt>
                <c:pt idx="2380">
                  <c:v>FY.68/69 Shrawan 27</c:v>
                </c:pt>
                <c:pt idx="2381">
                  <c:v>FY.68/69 Shrawan 28</c:v>
                </c:pt>
                <c:pt idx="2382">
                  <c:v>FY.68/69 Shrawan 29</c:v>
                </c:pt>
                <c:pt idx="2383">
                  <c:v>FY.68/69 Shrawan 30</c:v>
                </c:pt>
                <c:pt idx="2384">
                  <c:v>FY.68/69 Shrawan 31</c:v>
                </c:pt>
                <c:pt idx="2385">
                  <c:v>FY.68/69 Shrawan 32</c:v>
                </c:pt>
                <c:pt idx="2386">
                  <c:v>FY.68/69 Bhadra 1</c:v>
                </c:pt>
                <c:pt idx="2387">
                  <c:v>FY.68/69 Bhadra 2</c:v>
                </c:pt>
                <c:pt idx="2388">
                  <c:v>FY.68/69 Bhadra 3</c:v>
                </c:pt>
                <c:pt idx="2389">
                  <c:v>FY.68/69 Bhadra 4</c:v>
                </c:pt>
                <c:pt idx="2390">
                  <c:v>FY.68/69 Bhadra 5</c:v>
                </c:pt>
                <c:pt idx="2391">
                  <c:v>FY.68/69 Bhadra 6</c:v>
                </c:pt>
                <c:pt idx="2392">
                  <c:v>FY.68/69 Bhadra 7</c:v>
                </c:pt>
                <c:pt idx="2393">
                  <c:v>FY.68/69 Bhadra 8</c:v>
                </c:pt>
                <c:pt idx="2394">
                  <c:v>FY.68/69 Bhadra 9</c:v>
                </c:pt>
                <c:pt idx="2395">
                  <c:v>FY.68/69 Bhadra 10</c:v>
                </c:pt>
                <c:pt idx="2396">
                  <c:v>FY.68/69 Bhadra 11</c:v>
                </c:pt>
                <c:pt idx="2397">
                  <c:v>FY.68/69 Bhadra 12</c:v>
                </c:pt>
                <c:pt idx="2398">
                  <c:v>FY.68/69 Bhadra 13</c:v>
                </c:pt>
                <c:pt idx="2399">
                  <c:v>FY.68/69 Bhadra 14</c:v>
                </c:pt>
                <c:pt idx="2400">
                  <c:v>FY.68/69 Bhadra 15</c:v>
                </c:pt>
                <c:pt idx="2401">
                  <c:v>FY.68/69 Bhadra 16</c:v>
                </c:pt>
                <c:pt idx="2402">
                  <c:v>FY.68/69 Bhadra 17</c:v>
                </c:pt>
                <c:pt idx="2403">
                  <c:v>FY.68/69 Bhadra 18</c:v>
                </c:pt>
                <c:pt idx="2404">
                  <c:v>FY.68/69 Bhadra 19</c:v>
                </c:pt>
                <c:pt idx="2405">
                  <c:v>FY.68/69 Bhadra 20</c:v>
                </c:pt>
                <c:pt idx="2406">
                  <c:v>FY.68/69 Bhadra 21</c:v>
                </c:pt>
                <c:pt idx="2407">
                  <c:v>FY.68/69 Bhadra 22</c:v>
                </c:pt>
                <c:pt idx="2408">
                  <c:v>FY.68/69 Bhadra 23</c:v>
                </c:pt>
                <c:pt idx="2409">
                  <c:v>FY.68/69 Bhadra 24</c:v>
                </c:pt>
                <c:pt idx="2410">
                  <c:v>FY.68/69 Bhadra 25</c:v>
                </c:pt>
                <c:pt idx="2411">
                  <c:v>FY.68/69 Bhadra 26</c:v>
                </c:pt>
                <c:pt idx="2412">
                  <c:v>FY.68/69 Bhadra 27</c:v>
                </c:pt>
                <c:pt idx="2413">
                  <c:v>FY.68/69 Bhadra 28</c:v>
                </c:pt>
                <c:pt idx="2414">
                  <c:v>FY.68/69 Bhadra 29</c:v>
                </c:pt>
                <c:pt idx="2415">
                  <c:v>FY.68/69 Bhadra 30</c:v>
                </c:pt>
                <c:pt idx="2416">
                  <c:v>FY.68/69 Bhadra 31</c:v>
                </c:pt>
                <c:pt idx="2417">
                  <c:v>FY.68/69 Bhadra 32</c:v>
                </c:pt>
                <c:pt idx="2418">
                  <c:v>FY.68/69 Ashwin 1</c:v>
                </c:pt>
                <c:pt idx="2419">
                  <c:v>FY.68/69 Ashwin 2</c:v>
                </c:pt>
                <c:pt idx="2420">
                  <c:v>FY.68/69 Ashwin 3</c:v>
                </c:pt>
                <c:pt idx="2421">
                  <c:v>FY.68/69 Ashwin 4</c:v>
                </c:pt>
                <c:pt idx="2422">
                  <c:v>FY.68/69 Ashwin 5</c:v>
                </c:pt>
                <c:pt idx="2423">
                  <c:v>FY.68/69 Ashwin 6</c:v>
                </c:pt>
                <c:pt idx="2424">
                  <c:v>FY.68/69 Ashwin 7</c:v>
                </c:pt>
                <c:pt idx="2425">
                  <c:v>FY.68/69 Ashwin 8</c:v>
                </c:pt>
                <c:pt idx="2426">
                  <c:v>FY.68/69 Ashwin 9</c:v>
                </c:pt>
                <c:pt idx="2427">
                  <c:v>FY.68/69 Ashwin 10</c:v>
                </c:pt>
                <c:pt idx="2428">
                  <c:v>FY.68/69 Ashwin 11</c:v>
                </c:pt>
                <c:pt idx="2429">
                  <c:v>FY.68/69 Ashwin 12</c:v>
                </c:pt>
                <c:pt idx="2430">
                  <c:v>FY.68/69 Ashwin 13</c:v>
                </c:pt>
                <c:pt idx="2431">
                  <c:v>FY.68/69 Ashwin 14</c:v>
                </c:pt>
                <c:pt idx="2432">
                  <c:v>FY.68/69 Ashwin 15</c:v>
                </c:pt>
                <c:pt idx="2433">
                  <c:v>FY.68/69 Ashwin 16</c:v>
                </c:pt>
                <c:pt idx="2434">
                  <c:v>FY.68/69 Ashwin 17</c:v>
                </c:pt>
                <c:pt idx="2435">
                  <c:v>FY.68/69 Ashwin 18</c:v>
                </c:pt>
                <c:pt idx="2436">
                  <c:v>FY.68/69 Ashwin 19</c:v>
                </c:pt>
                <c:pt idx="2437">
                  <c:v>FY.68/69 Ashwin 20</c:v>
                </c:pt>
                <c:pt idx="2438">
                  <c:v>FY.68/69 Ashwin 21</c:v>
                </c:pt>
                <c:pt idx="2439">
                  <c:v>FY.68/69 Ashwin 22</c:v>
                </c:pt>
                <c:pt idx="2440">
                  <c:v>FY.68/69 Ashwin 23</c:v>
                </c:pt>
                <c:pt idx="2441">
                  <c:v>FY.68/69 Ashwin 24</c:v>
                </c:pt>
                <c:pt idx="2442">
                  <c:v>FY.68/69 Ashwin 25</c:v>
                </c:pt>
                <c:pt idx="2443">
                  <c:v>FY.68/69 Ashwin 26</c:v>
                </c:pt>
                <c:pt idx="2444">
                  <c:v>FY.68/69 Ashwin 27</c:v>
                </c:pt>
                <c:pt idx="2445">
                  <c:v>FY.68/69 Ashwin 28</c:v>
                </c:pt>
                <c:pt idx="2446">
                  <c:v>FY.68/69 Ashwin 29</c:v>
                </c:pt>
                <c:pt idx="2447">
                  <c:v>FY.68/69 Ashwin 30</c:v>
                </c:pt>
                <c:pt idx="2448">
                  <c:v>FY.68/69 Ashwin 31</c:v>
                </c:pt>
                <c:pt idx="2449">
                  <c:v>FY.68/69 Ashwin 32</c:v>
                </c:pt>
                <c:pt idx="2450">
                  <c:v>FY.68/69 Kartik 1</c:v>
                </c:pt>
                <c:pt idx="2451">
                  <c:v>FY.68/69 Kartik 2</c:v>
                </c:pt>
                <c:pt idx="2452">
                  <c:v>FY.68/69 Kartik 3</c:v>
                </c:pt>
                <c:pt idx="2453">
                  <c:v>FY.68/69 Kartik 4</c:v>
                </c:pt>
                <c:pt idx="2454">
                  <c:v>FY.68/69 Kartik 5</c:v>
                </c:pt>
                <c:pt idx="2455">
                  <c:v>FY.68/69 Kartik 6</c:v>
                </c:pt>
                <c:pt idx="2456">
                  <c:v>FY.68/69 Kartik 7</c:v>
                </c:pt>
                <c:pt idx="2457">
                  <c:v>FY.68/69 Kartik 8</c:v>
                </c:pt>
                <c:pt idx="2458">
                  <c:v>FY.68/69 Kartik 9</c:v>
                </c:pt>
                <c:pt idx="2459">
                  <c:v>FY.68/69 Kartik 10</c:v>
                </c:pt>
                <c:pt idx="2460">
                  <c:v>FY.68/69 Kartik 11</c:v>
                </c:pt>
                <c:pt idx="2461">
                  <c:v>FY.68/69 Kartik 12</c:v>
                </c:pt>
                <c:pt idx="2462">
                  <c:v>FY.68/69 Kartik 13</c:v>
                </c:pt>
                <c:pt idx="2463">
                  <c:v>FY.68/69 Kartik 14</c:v>
                </c:pt>
                <c:pt idx="2464">
                  <c:v>FY.68/69 Kartik 15</c:v>
                </c:pt>
                <c:pt idx="2465">
                  <c:v>FY.68/69 Kartik 16</c:v>
                </c:pt>
                <c:pt idx="2466">
                  <c:v>FY.68/69 Kartik 17</c:v>
                </c:pt>
                <c:pt idx="2467">
                  <c:v>FY.68/69 Kartik 18</c:v>
                </c:pt>
                <c:pt idx="2468">
                  <c:v>FY.68/69 Kartik 19</c:v>
                </c:pt>
                <c:pt idx="2469">
                  <c:v>FY.68/69 Kartik 20</c:v>
                </c:pt>
                <c:pt idx="2470">
                  <c:v>FY.68/69 Kartik 21</c:v>
                </c:pt>
                <c:pt idx="2471">
                  <c:v>FY.68/69 Kartik 22</c:v>
                </c:pt>
                <c:pt idx="2472">
                  <c:v>FY.68/69 Kartik 23</c:v>
                </c:pt>
                <c:pt idx="2473">
                  <c:v>FY.68/69 Kartik 24</c:v>
                </c:pt>
                <c:pt idx="2474">
                  <c:v>FY.68/69 Kartik 25</c:v>
                </c:pt>
                <c:pt idx="2475">
                  <c:v>FY.68/69 Kartik 26</c:v>
                </c:pt>
                <c:pt idx="2476">
                  <c:v>FY.68/69 Kartik 27</c:v>
                </c:pt>
                <c:pt idx="2477">
                  <c:v>FY.68/69 Kartik 28</c:v>
                </c:pt>
                <c:pt idx="2478">
                  <c:v>FY.68/69 Kartik 29</c:v>
                </c:pt>
                <c:pt idx="2479">
                  <c:v>FY.68/69 Kartik 30</c:v>
                </c:pt>
                <c:pt idx="2480">
                  <c:v>FY.68/69 Kartik 31</c:v>
                </c:pt>
                <c:pt idx="2481">
                  <c:v>FY.68/69 Kartik 32</c:v>
                </c:pt>
                <c:pt idx="2482">
                  <c:v>FY.68/69 Mangsir 1</c:v>
                </c:pt>
                <c:pt idx="2483">
                  <c:v>FY.68/69 Mangsir 2</c:v>
                </c:pt>
                <c:pt idx="2484">
                  <c:v>FY.68/69 Mangsir 3</c:v>
                </c:pt>
                <c:pt idx="2485">
                  <c:v>FY.68/69 Mangsir 4</c:v>
                </c:pt>
                <c:pt idx="2486">
                  <c:v>FY.68/69 Mangsir 5</c:v>
                </c:pt>
                <c:pt idx="2487">
                  <c:v>FY.68/69 Mangsir 6</c:v>
                </c:pt>
                <c:pt idx="2488">
                  <c:v>FY.68/69 Mangsir 7</c:v>
                </c:pt>
                <c:pt idx="2489">
                  <c:v>FY.68/69 Mangsir 8</c:v>
                </c:pt>
                <c:pt idx="2490">
                  <c:v>FY.68/69 Mangsir 9</c:v>
                </c:pt>
                <c:pt idx="2491">
                  <c:v>FY.68/69 Mangsir 10</c:v>
                </c:pt>
                <c:pt idx="2492">
                  <c:v>FY.68/69 Mangsir 11</c:v>
                </c:pt>
                <c:pt idx="2493">
                  <c:v>FY.68/69 Mangsir 12</c:v>
                </c:pt>
                <c:pt idx="2494">
                  <c:v>FY.68/69 Mangsir 13</c:v>
                </c:pt>
                <c:pt idx="2495">
                  <c:v>FY.68/69 Mangsir 14</c:v>
                </c:pt>
                <c:pt idx="2496">
                  <c:v>FY.68/69 Mangsir 15</c:v>
                </c:pt>
                <c:pt idx="2497">
                  <c:v>FY.68/69 Mangsir 16</c:v>
                </c:pt>
                <c:pt idx="2498">
                  <c:v>FY.68/69 Mangsir 17</c:v>
                </c:pt>
                <c:pt idx="2499">
                  <c:v>FY.68/69 Mangsir 18</c:v>
                </c:pt>
                <c:pt idx="2500">
                  <c:v>FY.68/69 Mangsir 19</c:v>
                </c:pt>
                <c:pt idx="2501">
                  <c:v>FY.68/69 Mangsir 20</c:v>
                </c:pt>
                <c:pt idx="2502">
                  <c:v>FY.68/69 Mangsir 21</c:v>
                </c:pt>
                <c:pt idx="2503">
                  <c:v>FY.68/69 Mangsir 22</c:v>
                </c:pt>
                <c:pt idx="2504">
                  <c:v>FY.68/69 Mangsir 23</c:v>
                </c:pt>
                <c:pt idx="2505">
                  <c:v>FY.68/69 Mangsir 24</c:v>
                </c:pt>
                <c:pt idx="2506">
                  <c:v>FY.68/69 Mangsir 25</c:v>
                </c:pt>
                <c:pt idx="2507">
                  <c:v>FY.68/69 Mangsir 26</c:v>
                </c:pt>
                <c:pt idx="2508">
                  <c:v>FY.68/69 Mangsir 27</c:v>
                </c:pt>
                <c:pt idx="2509">
                  <c:v>FY.68/69 Mangsir 28</c:v>
                </c:pt>
                <c:pt idx="2510">
                  <c:v>FY.68/69 Mangsir 29</c:v>
                </c:pt>
                <c:pt idx="2511">
                  <c:v>FY.68/69 Mangsir 30</c:v>
                </c:pt>
                <c:pt idx="2512">
                  <c:v>FY.68/69 Mangsir 31</c:v>
                </c:pt>
                <c:pt idx="2513">
                  <c:v>FY.68/69 Mangsir 32</c:v>
                </c:pt>
                <c:pt idx="2514">
                  <c:v>FY.68/69 Poush 1</c:v>
                </c:pt>
                <c:pt idx="2515">
                  <c:v>FY.68/69 Poush 2</c:v>
                </c:pt>
                <c:pt idx="2516">
                  <c:v>FY.68/69 Poush 3</c:v>
                </c:pt>
                <c:pt idx="2517">
                  <c:v>FY.68/69 Poush 4</c:v>
                </c:pt>
                <c:pt idx="2518">
                  <c:v>FY.68/69 Poush 5</c:v>
                </c:pt>
                <c:pt idx="2519">
                  <c:v>FY.68/69 Poush 6</c:v>
                </c:pt>
                <c:pt idx="2520">
                  <c:v>FY.68/69 Poush 7</c:v>
                </c:pt>
                <c:pt idx="2521">
                  <c:v>FY.68/69 Poush 8</c:v>
                </c:pt>
                <c:pt idx="2522">
                  <c:v>FY.68/69 Poush 9</c:v>
                </c:pt>
                <c:pt idx="2523">
                  <c:v>FY.68/69 Poush 10</c:v>
                </c:pt>
                <c:pt idx="2524">
                  <c:v>FY.68/69 Poush 11</c:v>
                </c:pt>
                <c:pt idx="2525">
                  <c:v>FY.68/69 Poush 12</c:v>
                </c:pt>
                <c:pt idx="2526">
                  <c:v>FY.68/69 Poush 13</c:v>
                </c:pt>
                <c:pt idx="2527">
                  <c:v>FY.68/69 Poush 14</c:v>
                </c:pt>
                <c:pt idx="2528">
                  <c:v>FY.68/69 Poush 15</c:v>
                </c:pt>
                <c:pt idx="2529">
                  <c:v>FY.68/69 Poush 16</c:v>
                </c:pt>
                <c:pt idx="2530">
                  <c:v>FY.68/69 Poush 17</c:v>
                </c:pt>
                <c:pt idx="2531">
                  <c:v>FY.68/69 Poush 18</c:v>
                </c:pt>
                <c:pt idx="2532">
                  <c:v>FY.68/69 Poush 19</c:v>
                </c:pt>
                <c:pt idx="2533">
                  <c:v>FY.68/69 Poush 20</c:v>
                </c:pt>
                <c:pt idx="2534">
                  <c:v>FY.68/69 Poush 21</c:v>
                </c:pt>
                <c:pt idx="2535">
                  <c:v>FY.68/69 Poush 22</c:v>
                </c:pt>
                <c:pt idx="2536">
                  <c:v>FY.68/69 Poush 23</c:v>
                </c:pt>
                <c:pt idx="2537">
                  <c:v>FY.68/69 Poush 24</c:v>
                </c:pt>
                <c:pt idx="2538">
                  <c:v>FY.68/69 Poush 25</c:v>
                </c:pt>
                <c:pt idx="2539">
                  <c:v>FY.68/69 Poush 26</c:v>
                </c:pt>
                <c:pt idx="2540">
                  <c:v>FY.68/69 Poush 27</c:v>
                </c:pt>
                <c:pt idx="2541">
                  <c:v>FY.68/69 Poush 28</c:v>
                </c:pt>
                <c:pt idx="2542">
                  <c:v>FY.68/69 Poush 29</c:v>
                </c:pt>
                <c:pt idx="2543">
                  <c:v>FY.68/69 Poush 30</c:v>
                </c:pt>
                <c:pt idx="2544">
                  <c:v>FY.68/69 Poush 31</c:v>
                </c:pt>
                <c:pt idx="2545">
                  <c:v>FY.68/69 Poush 32</c:v>
                </c:pt>
                <c:pt idx="2546">
                  <c:v>FY.68/69 Magh 1</c:v>
                </c:pt>
                <c:pt idx="2547">
                  <c:v>FY.68/69 Magh 2</c:v>
                </c:pt>
                <c:pt idx="2548">
                  <c:v>FY.68/69 Magh 3</c:v>
                </c:pt>
                <c:pt idx="2549">
                  <c:v>FY.68/69 Magh 4</c:v>
                </c:pt>
                <c:pt idx="2550">
                  <c:v>FY.68/69 Magh 5</c:v>
                </c:pt>
                <c:pt idx="2551">
                  <c:v>FY.68/69 Magh 6</c:v>
                </c:pt>
                <c:pt idx="2552">
                  <c:v>FY.68/69 Magh 7</c:v>
                </c:pt>
                <c:pt idx="2553">
                  <c:v>FY.68/69 Magh 8</c:v>
                </c:pt>
                <c:pt idx="2554">
                  <c:v>FY.68/69 Magh 9</c:v>
                </c:pt>
                <c:pt idx="2555">
                  <c:v>FY.68/69 Magh 10</c:v>
                </c:pt>
                <c:pt idx="2556">
                  <c:v>FY.68/69 Magh 11</c:v>
                </c:pt>
                <c:pt idx="2557">
                  <c:v>FY.68/69 Magh 12</c:v>
                </c:pt>
                <c:pt idx="2558">
                  <c:v>FY.68/69 Magh 13</c:v>
                </c:pt>
                <c:pt idx="2559">
                  <c:v>FY.68/69 Magh 14</c:v>
                </c:pt>
                <c:pt idx="2560">
                  <c:v>FY.68/69 Magh 15</c:v>
                </c:pt>
                <c:pt idx="2561">
                  <c:v>FY.68/69 Magh 16</c:v>
                </c:pt>
                <c:pt idx="2562">
                  <c:v>FY.68/69 Magh 17</c:v>
                </c:pt>
                <c:pt idx="2563">
                  <c:v>FY.68/69 Magh 18</c:v>
                </c:pt>
                <c:pt idx="2564">
                  <c:v>FY.68/69 Magh 19</c:v>
                </c:pt>
                <c:pt idx="2565">
                  <c:v>FY.68/69 Magh 20</c:v>
                </c:pt>
                <c:pt idx="2566">
                  <c:v>FY.68/69 Magh 21</c:v>
                </c:pt>
                <c:pt idx="2567">
                  <c:v>FY.68/69 Magh 22</c:v>
                </c:pt>
                <c:pt idx="2568">
                  <c:v>FY.68/69 Magh 23</c:v>
                </c:pt>
                <c:pt idx="2569">
                  <c:v>FY.68/69 Magh 24</c:v>
                </c:pt>
                <c:pt idx="2570">
                  <c:v>FY.68/69 Magh 25</c:v>
                </c:pt>
                <c:pt idx="2571">
                  <c:v>FY.68/69 Magh 26</c:v>
                </c:pt>
                <c:pt idx="2572">
                  <c:v>FY.68/69 Magh 27</c:v>
                </c:pt>
                <c:pt idx="2573">
                  <c:v>FY.68/69 Magh 28</c:v>
                </c:pt>
                <c:pt idx="2574">
                  <c:v>FY.68/69 Magh 29</c:v>
                </c:pt>
                <c:pt idx="2575">
                  <c:v>FY.68/69 Magh 30</c:v>
                </c:pt>
                <c:pt idx="2576">
                  <c:v>FY.68/69 Magh 31</c:v>
                </c:pt>
                <c:pt idx="2577">
                  <c:v>FY.68/69 Magh 32</c:v>
                </c:pt>
                <c:pt idx="2578">
                  <c:v>FY.68/69 Falgun 1</c:v>
                </c:pt>
                <c:pt idx="2579">
                  <c:v>FY.68/69 Falgun 2</c:v>
                </c:pt>
                <c:pt idx="2580">
                  <c:v>FY.68/69 Falgun 3</c:v>
                </c:pt>
                <c:pt idx="2581">
                  <c:v>FY.68/69 Falgun 4</c:v>
                </c:pt>
                <c:pt idx="2582">
                  <c:v>FY.68/69 Falgun 5</c:v>
                </c:pt>
                <c:pt idx="2583">
                  <c:v>FY.68/69 Falgun 6</c:v>
                </c:pt>
                <c:pt idx="2584">
                  <c:v>FY.68/69 Falgun 7</c:v>
                </c:pt>
                <c:pt idx="2585">
                  <c:v>FY.68/69 Falgun 8</c:v>
                </c:pt>
                <c:pt idx="2586">
                  <c:v>FY.68/69 Falgun 9</c:v>
                </c:pt>
                <c:pt idx="2587">
                  <c:v>FY.68/69 Falgun 10</c:v>
                </c:pt>
                <c:pt idx="2588">
                  <c:v>FY.68/69 Falgun 11</c:v>
                </c:pt>
                <c:pt idx="2589">
                  <c:v>FY.68/69 Falgun 12</c:v>
                </c:pt>
                <c:pt idx="2590">
                  <c:v>FY.68/69 Falgun 13</c:v>
                </c:pt>
                <c:pt idx="2591">
                  <c:v>FY.68/69 Falgun 14</c:v>
                </c:pt>
                <c:pt idx="2592">
                  <c:v>FY.68/69 Falgun 15</c:v>
                </c:pt>
                <c:pt idx="2593">
                  <c:v>FY.68/69 Falgun 16</c:v>
                </c:pt>
                <c:pt idx="2594">
                  <c:v>FY.68/69 Falgun 17</c:v>
                </c:pt>
                <c:pt idx="2595">
                  <c:v>FY.68/69 Falgun 18</c:v>
                </c:pt>
                <c:pt idx="2596">
                  <c:v>FY.68/69 Falgun 19</c:v>
                </c:pt>
                <c:pt idx="2597">
                  <c:v>FY.68/69 Falgun 20</c:v>
                </c:pt>
                <c:pt idx="2598">
                  <c:v>FY.68/69 Falgun 21</c:v>
                </c:pt>
                <c:pt idx="2599">
                  <c:v>FY.68/69 Falgun 22</c:v>
                </c:pt>
                <c:pt idx="2600">
                  <c:v>FY.68/69 Falgun 23</c:v>
                </c:pt>
                <c:pt idx="2601">
                  <c:v>FY.68/69 Falgun 24</c:v>
                </c:pt>
                <c:pt idx="2602">
                  <c:v>FY.68/69 Falgun 25</c:v>
                </c:pt>
                <c:pt idx="2603">
                  <c:v>FY.68/69 Falgun 26</c:v>
                </c:pt>
                <c:pt idx="2604">
                  <c:v>FY.68/69 Falgun 27</c:v>
                </c:pt>
                <c:pt idx="2605">
                  <c:v>FY.68/69 Falgun 28</c:v>
                </c:pt>
                <c:pt idx="2606">
                  <c:v>FY.68/69 Falgun 29</c:v>
                </c:pt>
                <c:pt idx="2607">
                  <c:v>FY.68/69 Falgun 30</c:v>
                </c:pt>
                <c:pt idx="2608">
                  <c:v>FY.68/69 Falgun 31</c:v>
                </c:pt>
                <c:pt idx="2609">
                  <c:v>FY.68/69 Falgun 32</c:v>
                </c:pt>
                <c:pt idx="2610">
                  <c:v>FY.68/69 Chaitra 1</c:v>
                </c:pt>
                <c:pt idx="2611">
                  <c:v>FY.68/69 Chaitra 2</c:v>
                </c:pt>
                <c:pt idx="2612">
                  <c:v>FY.68/69 Chaitra 3</c:v>
                </c:pt>
                <c:pt idx="2613">
                  <c:v>FY.68/69 Chaitra 4</c:v>
                </c:pt>
                <c:pt idx="2614">
                  <c:v>FY.68/69 Chaitra 5</c:v>
                </c:pt>
                <c:pt idx="2615">
                  <c:v>FY.68/69 Chaitra 6</c:v>
                </c:pt>
                <c:pt idx="2616">
                  <c:v>FY.68/69 Chaitra 7</c:v>
                </c:pt>
                <c:pt idx="2617">
                  <c:v>FY.68/69 Chaitra 8</c:v>
                </c:pt>
                <c:pt idx="2618">
                  <c:v>FY.68/69 Chaitra 9</c:v>
                </c:pt>
                <c:pt idx="2619">
                  <c:v>FY.68/69 Chaitra 10</c:v>
                </c:pt>
                <c:pt idx="2620">
                  <c:v>FY.68/69 Chaitra 11</c:v>
                </c:pt>
                <c:pt idx="2621">
                  <c:v>FY.68/69 Chaitra 12</c:v>
                </c:pt>
                <c:pt idx="2622">
                  <c:v>FY.68/69 Chaitra 13</c:v>
                </c:pt>
                <c:pt idx="2623">
                  <c:v>FY.68/69 Chaitra 14</c:v>
                </c:pt>
                <c:pt idx="2624">
                  <c:v>FY.68/69 Chaitra 15</c:v>
                </c:pt>
                <c:pt idx="2625">
                  <c:v>FY.68/69 Chaitra 16</c:v>
                </c:pt>
                <c:pt idx="2626">
                  <c:v>FY.68/69 Chaitra 17</c:v>
                </c:pt>
                <c:pt idx="2627">
                  <c:v>FY.68/69 Chaitra 18</c:v>
                </c:pt>
                <c:pt idx="2628">
                  <c:v>FY.68/69 Chaitra 19</c:v>
                </c:pt>
                <c:pt idx="2629">
                  <c:v>FY.68/69 Chaitra 20</c:v>
                </c:pt>
                <c:pt idx="2630">
                  <c:v>FY.68/69 Chaitra 21</c:v>
                </c:pt>
                <c:pt idx="2631">
                  <c:v>FY.68/69 Chaitra 22</c:v>
                </c:pt>
                <c:pt idx="2632">
                  <c:v>FY.68/69 Chaitra 23</c:v>
                </c:pt>
                <c:pt idx="2633">
                  <c:v>FY.68/69 Chaitra 24</c:v>
                </c:pt>
                <c:pt idx="2634">
                  <c:v>FY.68/69 Chaitra 25</c:v>
                </c:pt>
                <c:pt idx="2635">
                  <c:v>FY.68/69 Chaitra 26</c:v>
                </c:pt>
                <c:pt idx="2636">
                  <c:v>FY.68/69 Chaitra 27</c:v>
                </c:pt>
                <c:pt idx="2637">
                  <c:v>FY.68/69 Chaitra 28</c:v>
                </c:pt>
                <c:pt idx="2638">
                  <c:v>FY.68/69 Chaitra 29</c:v>
                </c:pt>
                <c:pt idx="2639">
                  <c:v>FY.68/69 Chaitra 30</c:v>
                </c:pt>
                <c:pt idx="2640">
                  <c:v>FY.68/69 Chaitra 31</c:v>
                </c:pt>
                <c:pt idx="2641">
                  <c:v>FY.68/69 Chaitra 32</c:v>
                </c:pt>
                <c:pt idx="2642">
                  <c:v>FY.68/69 Baishakh 1</c:v>
                </c:pt>
                <c:pt idx="2643">
                  <c:v>FY.68/69 Baishakh 2</c:v>
                </c:pt>
                <c:pt idx="2644">
                  <c:v>FY.68/69 Baishakh 3</c:v>
                </c:pt>
                <c:pt idx="2645">
                  <c:v>FY.68/69 Baishakh 4</c:v>
                </c:pt>
                <c:pt idx="2646">
                  <c:v>FY.68/69 Baishakh 5</c:v>
                </c:pt>
                <c:pt idx="2647">
                  <c:v>FY.68/69 Baishakh 6</c:v>
                </c:pt>
                <c:pt idx="2648">
                  <c:v>FY.68/69 Baishakh 7</c:v>
                </c:pt>
                <c:pt idx="2649">
                  <c:v>FY.68/69 Baishakh 8</c:v>
                </c:pt>
                <c:pt idx="2650">
                  <c:v>FY.68/69 Baishakh 9</c:v>
                </c:pt>
                <c:pt idx="2651">
                  <c:v>FY.68/69 Baishakh 10</c:v>
                </c:pt>
                <c:pt idx="2652">
                  <c:v>FY.68/69 Baishakh 11</c:v>
                </c:pt>
                <c:pt idx="2653">
                  <c:v>FY.68/69 Baishakh 12</c:v>
                </c:pt>
                <c:pt idx="2654">
                  <c:v>FY.68/69 Baishakh 13</c:v>
                </c:pt>
                <c:pt idx="2655">
                  <c:v>FY.68/69 Baishakh 14</c:v>
                </c:pt>
                <c:pt idx="2656">
                  <c:v>FY.68/69 Baishakh 15</c:v>
                </c:pt>
                <c:pt idx="2657">
                  <c:v>FY.68/69 Baishakh 16</c:v>
                </c:pt>
                <c:pt idx="2658">
                  <c:v>FY.68/69 Baishakh 17</c:v>
                </c:pt>
                <c:pt idx="2659">
                  <c:v>FY.68/69 Baishakh 18</c:v>
                </c:pt>
                <c:pt idx="2660">
                  <c:v>FY.68/69 Baishakh 19</c:v>
                </c:pt>
                <c:pt idx="2661">
                  <c:v>FY.68/69 Baishakh 20</c:v>
                </c:pt>
                <c:pt idx="2662">
                  <c:v>FY.68/69 Baishakh 21</c:v>
                </c:pt>
                <c:pt idx="2663">
                  <c:v>FY.68/69 Baishakh 22</c:v>
                </c:pt>
                <c:pt idx="2664">
                  <c:v>FY.68/69 Baishakh 23</c:v>
                </c:pt>
                <c:pt idx="2665">
                  <c:v>FY.68/69 Baishakh 24</c:v>
                </c:pt>
                <c:pt idx="2666">
                  <c:v>FY.68/69 Baishakh 25</c:v>
                </c:pt>
                <c:pt idx="2667">
                  <c:v>FY.68/69 Baishakh 26</c:v>
                </c:pt>
                <c:pt idx="2668">
                  <c:v>FY.68/69 Baishakh 27</c:v>
                </c:pt>
                <c:pt idx="2669">
                  <c:v>FY.68/69 Baishakh 28</c:v>
                </c:pt>
                <c:pt idx="2670">
                  <c:v>FY.68/69 Baishakh 29</c:v>
                </c:pt>
                <c:pt idx="2671">
                  <c:v>FY.68/69 Baishakh 30</c:v>
                </c:pt>
                <c:pt idx="2672">
                  <c:v>FY.68/69 Baishakh 31</c:v>
                </c:pt>
                <c:pt idx="2673">
                  <c:v>FY.68/69 Baishakh 32</c:v>
                </c:pt>
                <c:pt idx="2674">
                  <c:v>FY.68/69 Jestha  1</c:v>
                </c:pt>
                <c:pt idx="2675">
                  <c:v>FY.68/69 Jestha  2</c:v>
                </c:pt>
                <c:pt idx="2676">
                  <c:v>FY.68/69 Jestha  3</c:v>
                </c:pt>
                <c:pt idx="2677">
                  <c:v>FY.68/69 Jestha  4</c:v>
                </c:pt>
                <c:pt idx="2678">
                  <c:v>FY.68/69 Jestha  5</c:v>
                </c:pt>
                <c:pt idx="2679">
                  <c:v>FY.68/69 Jestha  6</c:v>
                </c:pt>
                <c:pt idx="2680">
                  <c:v>FY.68/69 Jestha  7</c:v>
                </c:pt>
                <c:pt idx="2681">
                  <c:v>FY.68/69 Jestha  8</c:v>
                </c:pt>
                <c:pt idx="2682">
                  <c:v>FY.68/69 Jestha  9</c:v>
                </c:pt>
                <c:pt idx="2683">
                  <c:v>FY.68/69 Jestha  10</c:v>
                </c:pt>
                <c:pt idx="2684">
                  <c:v>FY.68/69 Jestha  11</c:v>
                </c:pt>
                <c:pt idx="2685">
                  <c:v>FY.68/69 Jestha  12</c:v>
                </c:pt>
                <c:pt idx="2686">
                  <c:v>FY.68/69 Jestha  13</c:v>
                </c:pt>
                <c:pt idx="2687">
                  <c:v>FY.68/69 Jestha  14</c:v>
                </c:pt>
                <c:pt idx="2688">
                  <c:v>FY.68/69 Jestha  15</c:v>
                </c:pt>
                <c:pt idx="2689">
                  <c:v>FY.68/69 Jestha  16</c:v>
                </c:pt>
                <c:pt idx="2690">
                  <c:v>FY.68/69 Jestha  17</c:v>
                </c:pt>
                <c:pt idx="2691">
                  <c:v>FY.68/69 Jestha  18</c:v>
                </c:pt>
                <c:pt idx="2692">
                  <c:v>FY.68/69 Jestha  19</c:v>
                </c:pt>
                <c:pt idx="2693">
                  <c:v>FY.68/69 Jestha  20</c:v>
                </c:pt>
                <c:pt idx="2694">
                  <c:v>FY.68/69 Jestha  21</c:v>
                </c:pt>
                <c:pt idx="2695">
                  <c:v>FY.68/69 Jestha  22</c:v>
                </c:pt>
                <c:pt idx="2696">
                  <c:v>FY.68/69 Jestha  23</c:v>
                </c:pt>
                <c:pt idx="2697">
                  <c:v>FY.68/69 Jestha  24</c:v>
                </c:pt>
                <c:pt idx="2698">
                  <c:v>FY.68/69 Jestha  25</c:v>
                </c:pt>
                <c:pt idx="2699">
                  <c:v>FY.68/69 Jestha  26</c:v>
                </c:pt>
                <c:pt idx="2700">
                  <c:v>FY.68/69 Jestha  27</c:v>
                </c:pt>
                <c:pt idx="2701">
                  <c:v>FY.68/69 Jestha  28</c:v>
                </c:pt>
                <c:pt idx="2702">
                  <c:v>FY.68/69 Jestha  29</c:v>
                </c:pt>
                <c:pt idx="2703">
                  <c:v>FY.68/69 Jestha  30</c:v>
                </c:pt>
                <c:pt idx="2704">
                  <c:v>FY.68/69 Jestha  31</c:v>
                </c:pt>
                <c:pt idx="2705">
                  <c:v>FY.68/69 Jestha  32</c:v>
                </c:pt>
                <c:pt idx="2706">
                  <c:v>FY.68/69 Ashadh 1</c:v>
                </c:pt>
                <c:pt idx="2707">
                  <c:v>FY.68/69 Ashadh 2</c:v>
                </c:pt>
                <c:pt idx="2708">
                  <c:v>FY.68/69 Ashadh 3</c:v>
                </c:pt>
                <c:pt idx="2709">
                  <c:v>FY.68/69 Ashadh 4</c:v>
                </c:pt>
                <c:pt idx="2710">
                  <c:v>FY.68/69 Ashadh 5</c:v>
                </c:pt>
                <c:pt idx="2711">
                  <c:v>FY.68/69 Ashadh 6</c:v>
                </c:pt>
                <c:pt idx="2712">
                  <c:v>FY.68/69 Ashadh 7</c:v>
                </c:pt>
                <c:pt idx="2713">
                  <c:v>FY.68/69 Ashadh 8</c:v>
                </c:pt>
                <c:pt idx="2714">
                  <c:v>FY.68/69 Ashadh 9</c:v>
                </c:pt>
                <c:pt idx="2715">
                  <c:v>FY.68/69 Ashadh 10</c:v>
                </c:pt>
                <c:pt idx="2716">
                  <c:v>FY.68/69 Ashadh 11</c:v>
                </c:pt>
                <c:pt idx="2717">
                  <c:v>FY.68/69 Ashadh 12</c:v>
                </c:pt>
                <c:pt idx="2718">
                  <c:v>FY.68/69 Ashadh 13</c:v>
                </c:pt>
                <c:pt idx="2719">
                  <c:v>FY.68/69 Ashadh 14</c:v>
                </c:pt>
                <c:pt idx="2720">
                  <c:v>FY.68/69 Ashadh 15</c:v>
                </c:pt>
                <c:pt idx="2721">
                  <c:v>FY.68/69 Ashadh 16</c:v>
                </c:pt>
                <c:pt idx="2722">
                  <c:v>FY.68/69 Ashadh 17</c:v>
                </c:pt>
                <c:pt idx="2723">
                  <c:v>FY.68/69 Ashadh 18</c:v>
                </c:pt>
                <c:pt idx="2724">
                  <c:v>FY.68/69 Ashadh 19</c:v>
                </c:pt>
                <c:pt idx="2725">
                  <c:v>FY.68/69 Ashadh 20</c:v>
                </c:pt>
                <c:pt idx="2726">
                  <c:v>FY.68/69 Ashadh 21</c:v>
                </c:pt>
                <c:pt idx="2727">
                  <c:v>FY.68/69 Ashadh 22</c:v>
                </c:pt>
                <c:pt idx="2728">
                  <c:v>FY.68/69 Ashadh 23</c:v>
                </c:pt>
                <c:pt idx="2729">
                  <c:v>FY.68/69 Ashadh 24</c:v>
                </c:pt>
                <c:pt idx="2730">
                  <c:v>FY.68/69 Ashadh 25</c:v>
                </c:pt>
                <c:pt idx="2731">
                  <c:v>FY.68/69 Ashadh 26</c:v>
                </c:pt>
                <c:pt idx="2732">
                  <c:v>FY.68/69 Ashadh 27</c:v>
                </c:pt>
                <c:pt idx="2733">
                  <c:v>FY.68/69 Ashadh 28</c:v>
                </c:pt>
                <c:pt idx="2734">
                  <c:v>FY.68/69 Ashadh 29</c:v>
                </c:pt>
                <c:pt idx="2735">
                  <c:v>FY.68/69 Ashadh 30</c:v>
                </c:pt>
                <c:pt idx="2736">
                  <c:v>FY.68/69 Ashadh 31</c:v>
                </c:pt>
                <c:pt idx="2737">
                  <c:v>FY.68/69 Ashadh 32</c:v>
                </c:pt>
                <c:pt idx="2738">
                  <c:v>FY.69/70 Shrawan 1</c:v>
                </c:pt>
                <c:pt idx="2739">
                  <c:v>FY.69/70 Shrawan 2</c:v>
                </c:pt>
                <c:pt idx="2740">
                  <c:v>FY.69/70 Shrawan 3</c:v>
                </c:pt>
                <c:pt idx="2741">
                  <c:v>FY.69/70 Shrawan 4</c:v>
                </c:pt>
                <c:pt idx="2742">
                  <c:v>FY.69/70 Shrawan 5</c:v>
                </c:pt>
                <c:pt idx="2743">
                  <c:v>FY.69/70 Shrawan 6</c:v>
                </c:pt>
                <c:pt idx="2744">
                  <c:v>FY.69/70 Shrawan 7</c:v>
                </c:pt>
                <c:pt idx="2745">
                  <c:v>FY.69/70 Shrawan 8</c:v>
                </c:pt>
                <c:pt idx="2746">
                  <c:v>FY.69/70 Shrawan 9</c:v>
                </c:pt>
                <c:pt idx="2747">
                  <c:v>FY.69/70 Shrawan 10</c:v>
                </c:pt>
                <c:pt idx="2748">
                  <c:v>FY.69/70 Shrawan 11</c:v>
                </c:pt>
                <c:pt idx="2749">
                  <c:v>FY.69/70 Shrawan 12</c:v>
                </c:pt>
                <c:pt idx="2750">
                  <c:v>FY.69/70 Shrawan 13</c:v>
                </c:pt>
                <c:pt idx="2751">
                  <c:v>FY.69/70 Shrawan 14</c:v>
                </c:pt>
                <c:pt idx="2752">
                  <c:v>FY.69/70 Shrawan 15</c:v>
                </c:pt>
                <c:pt idx="2753">
                  <c:v>FY.69/70 Shrawan 16</c:v>
                </c:pt>
                <c:pt idx="2754">
                  <c:v>FY.69/70 Shrawan 17</c:v>
                </c:pt>
                <c:pt idx="2755">
                  <c:v>FY.69/70 Shrawan 18</c:v>
                </c:pt>
                <c:pt idx="2756">
                  <c:v>FY.69/70 Shrawan 19</c:v>
                </c:pt>
                <c:pt idx="2757">
                  <c:v>FY.69/70 Shrawan 20</c:v>
                </c:pt>
                <c:pt idx="2758">
                  <c:v>FY.69/70 Shrawan 21</c:v>
                </c:pt>
                <c:pt idx="2759">
                  <c:v>FY.69/70 Shrawan 22</c:v>
                </c:pt>
                <c:pt idx="2760">
                  <c:v>FY.69/70 Shrawan 23</c:v>
                </c:pt>
                <c:pt idx="2761">
                  <c:v>FY.69/70 Shrawan 24</c:v>
                </c:pt>
                <c:pt idx="2762">
                  <c:v>FY.69/70 Shrawan 25</c:v>
                </c:pt>
                <c:pt idx="2763">
                  <c:v>FY.69/70 Shrawan 26</c:v>
                </c:pt>
                <c:pt idx="2764">
                  <c:v>FY.69/70 Shrawan 27</c:v>
                </c:pt>
                <c:pt idx="2765">
                  <c:v>FY.69/70 Shrawan 28</c:v>
                </c:pt>
                <c:pt idx="2766">
                  <c:v>FY.69/70 Shrawan 29</c:v>
                </c:pt>
                <c:pt idx="2767">
                  <c:v>FY.69/70 Shrawan 30</c:v>
                </c:pt>
                <c:pt idx="2768">
                  <c:v>FY.69/70 Shrawan 31</c:v>
                </c:pt>
                <c:pt idx="2769">
                  <c:v>FY.69/70 Shrawan 32</c:v>
                </c:pt>
                <c:pt idx="2770">
                  <c:v>FY.69/70 Bhadra 1</c:v>
                </c:pt>
                <c:pt idx="2771">
                  <c:v>FY.69/70 Bhadra 2</c:v>
                </c:pt>
                <c:pt idx="2772">
                  <c:v>FY.69/70 Bhadra 3</c:v>
                </c:pt>
                <c:pt idx="2773">
                  <c:v>FY.69/70 Bhadra 4</c:v>
                </c:pt>
                <c:pt idx="2774">
                  <c:v>FY.69/70 Bhadra 5</c:v>
                </c:pt>
                <c:pt idx="2775">
                  <c:v>FY.69/70 Bhadra 6</c:v>
                </c:pt>
                <c:pt idx="2776">
                  <c:v>FY.69/70 Bhadra 7</c:v>
                </c:pt>
                <c:pt idx="2777">
                  <c:v>FY.69/70 Bhadra 8</c:v>
                </c:pt>
                <c:pt idx="2778">
                  <c:v>FY.69/70 Bhadra 9</c:v>
                </c:pt>
                <c:pt idx="2779">
                  <c:v>FY.69/70 Bhadra 10</c:v>
                </c:pt>
                <c:pt idx="2780">
                  <c:v>FY.69/70 Bhadra 11</c:v>
                </c:pt>
                <c:pt idx="2781">
                  <c:v>FY.69/70 Bhadra 12</c:v>
                </c:pt>
                <c:pt idx="2782">
                  <c:v>FY.69/70 Bhadra 13</c:v>
                </c:pt>
                <c:pt idx="2783">
                  <c:v>FY.69/70 Bhadra 14</c:v>
                </c:pt>
                <c:pt idx="2784">
                  <c:v>FY.69/70 Bhadra 15</c:v>
                </c:pt>
                <c:pt idx="2785">
                  <c:v>FY.69/70 Bhadra 16</c:v>
                </c:pt>
                <c:pt idx="2786">
                  <c:v>FY.69/70 Bhadra 17</c:v>
                </c:pt>
                <c:pt idx="2787">
                  <c:v>FY.69/70 Bhadra 18</c:v>
                </c:pt>
                <c:pt idx="2788">
                  <c:v>FY.69/70 Bhadra 19</c:v>
                </c:pt>
                <c:pt idx="2789">
                  <c:v>FY.69/70 Bhadra 20</c:v>
                </c:pt>
                <c:pt idx="2790">
                  <c:v>FY.69/70 Bhadra 21</c:v>
                </c:pt>
                <c:pt idx="2791">
                  <c:v>FY.69/70 Bhadra 22</c:v>
                </c:pt>
                <c:pt idx="2792">
                  <c:v>FY.69/70 Bhadra 23</c:v>
                </c:pt>
                <c:pt idx="2793">
                  <c:v>FY.69/70 Bhadra 24</c:v>
                </c:pt>
                <c:pt idx="2794">
                  <c:v>FY.69/70 Bhadra 25</c:v>
                </c:pt>
                <c:pt idx="2795">
                  <c:v>FY.69/70 Bhadra 26</c:v>
                </c:pt>
                <c:pt idx="2796">
                  <c:v>FY.69/70 Bhadra 27</c:v>
                </c:pt>
                <c:pt idx="2797">
                  <c:v>FY.69/70 Bhadra 28</c:v>
                </c:pt>
                <c:pt idx="2798">
                  <c:v>FY.69/70 Bhadra 29</c:v>
                </c:pt>
                <c:pt idx="2799">
                  <c:v>FY.69/70 Bhadra 30</c:v>
                </c:pt>
                <c:pt idx="2800">
                  <c:v>FY.69/70 Bhadra 31</c:v>
                </c:pt>
                <c:pt idx="2801">
                  <c:v>FY.69/70 Bhadra 32</c:v>
                </c:pt>
                <c:pt idx="2802">
                  <c:v>FY.69/70 Ashwin 1</c:v>
                </c:pt>
                <c:pt idx="2803">
                  <c:v>FY.69/70 Ashwin 2</c:v>
                </c:pt>
                <c:pt idx="2804">
                  <c:v>FY.69/70 Ashwin 3</c:v>
                </c:pt>
                <c:pt idx="2805">
                  <c:v>FY.69/70 Ashwin 4</c:v>
                </c:pt>
                <c:pt idx="2806">
                  <c:v>FY.69/70 Ashwin 5</c:v>
                </c:pt>
                <c:pt idx="2807">
                  <c:v>FY.69/70 Ashwin 6</c:v>
                </c:pt>
                <c:pt idx="2808">
                  <c:v>FY.69/70 Ashwin 7</c:v>
                </c:pt>
                <c:pt idx="2809">
                  <c:v>FY.69/70 Ashwin 8</c:v>
                </c:pt>
                <c:pt idx="2810">
                  <c:v>FY.69/70 Ashwin 9</c:v>
                </c:pt>
                <c:pt idx="2811">
                  <c:v>FY.69/70 Ashwin 10</c:v>
                </c:pt>
                <c:pt idx="2812">
                  <c:v>FY.69/70 Ashwin 11</c:v>
                </c:pt>
                <c:pt idx="2813">
                  <c:v>FY.69/70 Ashwin 12</c:v>
                </c:pt>
                <c:pt idx="2814">
                  <c:v>FY.69/70 Ashwin 13</c:v>
                </c:pt>
                <c:pt idx="2815">
                  <c:v>FY.69/70 Ashwin 14</c:v>
                </c:pt>
                <c:pt idx="2816">
                  <c:v>FY.69/70 Ashwin 15</c:v>
                </c:pt>
                <c:pt idx="2817">
                  <c:v>FY.69/70 Ashwin 16</c:v>
                </c:pt>
                <c:pt idx="2818">
                  <c:v>FY.69/70 Ashwin 17</c:v>
                </c:pt>
                <c:pt idx="2819">
                  <c:v>FY.69/70 Ashwin 18</c:v>
                </c:pt>
                <c:pt idx="2820">
                  <c:v>FY.69/70 Ashwin 19</c:v>
                </c:pt>
                <c:pt idx="2821">
                  <c:v>FY.69/70 Ashwin 20</c:v>
                </c:pt>
                <c:pt idx="2822">
                  <c:v>FY.69/70 Ashwin 21</c:v>
                </c:pt>
                <c:pt idx="2823">
                  <c:v>FY.69/70 Ashwin 22</c:v>
                </c:pt>
                <c:pt idx="2824">
                  <c:v>FY.69/70 Ashwin 23</c:v>
                </c:pt>
                <c:pt idx="2825">
                  <c:v>FY.69/70 Ashwin 24</c:v>
                </c:pt>
                <c:pt idx="2826">
                  <c:v>FY.69/70 Ashwin 25</c:v>
                </c:pt>
                <c:pt idx="2827">
                  <c:v>FY.69/70 Ashwin 26</c:v>
                </c:pt>
                <c:pt idx="2828">
                  <c:v>FY.69/70 Ashwin 27</c:v>
                </c:pt>
                <c:pt idx="2829">
                  <c:v>FY.69/70 Ashwin 28</c:v>
                </c:pt>
                <c:pt idx="2830">
                  <c:v>FY.69/70 Ashwin 29</c:v>
                </c:pt>
                <c:pt idx="2831">
                  <c:v>FY.69/70 Ashwin 30</c:v>
                </c:pt>
                <c:pt idx="2832">
                  <c:v>FY.69/70 Ashwin 31</c:v>
                </c:pt>
                <c:pt idx="2833">
                  <c:v>FY.69/70 Ashwin 32</c:v>
                </c:pt>
                <c:pt idx="2834">
                  <c:v>FY.69/70 Kartik 1</c:v>
                </c:pt>
                <c:pt idx="2835">
                  <c:v>FY.69/70 Kartik 2</c:v>
                </c:pt>
                <c:pt idx="2836">
                  <c:v>FY.69/70 Kartik 3</c:v>
                </c:pt>
                <c:pt idx="2837">
                  <c:v>FY.69/70 Kartik 4</c:v>
                </c:pt>
                <c:pt idx="2838">
                  <c:v>FY.69/70 Kartik 5</c:v>
                </c:pt>
                <c:pt idx="2839">
                  <c:v>FY.69/70 Kartik 6</c:v>
                </c:pt>
                <c:pt idx="2840">
                  <c:v>FY.69/70 Kartik 7</c:v>
                </c:pt>
                <c:pt idx="2841">
                  <c:v>FY.69/70 Kartik 8</c:v>
                </c:pt>
                <c:pt idx="2842">
                  <c:v>FY.69/70 Kartik 9</c:v>
                </c:pt>
                <c:pt idx="2843">
                  <c:v>FY.69/70 Kartik 10</c:v>
                </c:pt>
                <c:pt idx="2844">
                  <c:v>FY.69/70 Kartik 11</c:v>
                </c:pt>
                <c:pt idx="2845">
                  <c:v>FY.69/70 Kartik 12</c:v>
                </c:pt>
                <c:pt idx="2846">
                  <c:v>FY.69/70 Kartik 13</c:v>
                </c:pt>
                <c:pt idx="2847">
                  <c:v>FY.69/70 Kartik 14</c:v>
                </c:pt>
                <c:pt idx="2848">
                  <c:v>FY.69/70 Kartik 15</c:v>
                </c:pt>
                <c:pt idx="2849">
                  <c:v>FY.69/70 Kartik 16</c:v>
                </c:pt>
                <c:pt idx="2850">
                  <c:v>FY.69/70 Kartik 17</c:v>
                </c:pt>
                <c:pt idx="2851">
                  <c:v>FY.69/70 Kartik 18</c:v>
                </c:pt>
                <c:pt idx="2852">
                  <c:v>FY.69/70 Kartik 19</c:v>
                </c:pt>
                <c:pt idx="2853">
                  <c:v>FY.69/70 Kartik 20</c:v>
                </c:pt>
                <c:pt idx="2854">
                  <c:v>FY.69/70 Kartik 21</c:v>
                </c:pt>
                <c:pt idx="2855">
                  <c:v>FY.69/70 Kartik 22</c:v>
                </c:pt>
                <c:pt idx="2856">
                  <c:v>FY.69/70 Kartik 23</c:v>
                </c:pt>
                <c:pt idx="2857">
                  <c:v>FY.69/70 Kartik 24</c:v>
                </c:pt>
                <c:pt idx="2858">
                  <c:v>FY.69/70 Kartik 25</c:v>
                </c:pt>
                <c:pt idx="2859">
                  <c:v>FY.69/70 Kartik 26</c:v>
                </c:pt>
                <c:pt idx="2860">
                  <c:v>FY.69/70 Kartik 27</c:v>
                </c:pt>
                <c:pt idx="2861">
                  <c:v>FY.69/70 Kartik 28</c:v>
                </c:pt>
                <c:pt idx="2862">
                  <c:v>FY.69/70 Kartik 29</c:v>
                </c:pt>
                <c:pt idx="2863">
                  <c:v>FY.69/70 Kartik 30</c:v>
                </c:pt>
                <c:pt idx="2864">
                  <c:v>FY.69/70 Kartik 31</c:v>
                </c:pt>
                <c:pt idx="2865">
                  <c:v>FY.69/70 Kartik 32</c:v>
                </c:pt>
                <c:pt idx="2866">
                  <c:v>FY.69/70 Mangsir 1</c:v>
                </c:pt>
                <c:pt idx="2867">
                  <c:v>FY.69/70 Mangsir 2</c:v>
                </c:pt>
                <c:pt idx="2868">
                  <c:v>FY.69/70 Mangsir 3</c:v>
                </c:pt>
                <c:pt idx="2869">
                  <c:v>FY.69/70 Mangsir 4</c:v>
                </c:pt>
                <c:pt idx="2870">
                  <c:v>FY.69/70 Mangsir 5</c:v>
                </c:pt>
                <c:pt idx="2871">
                  <c:v>FY.69/70 Mangsir 6</c:v>
                </c:pt>
                <c:pt idx="2872">
                  <c:v>FY.69/70 Mangsir 7</c:v>
                </c:pt>
                <c:pt idx="2873">
                  <c:v>FY.69/70 Mangsir 8</c:v>
                </c:pt>
                <c:pt idx="2874">
                  <c:v>FY.69/70 Mangsir 9</c:v>
                </c:pt>
                <c:pt idx="2875">
                  <c:v>FY.69/70 Mangsir 10</c:v>
                </c:pt>
                <c:pt idx="2876">
                  <c:v>FY.69/70 Mangsir 11</c:v>
                </c:pt>
                <c:pt idx="2877">
                  <c:v>FY.69/70 Mangsir 12</c:v>
                </c:pt>
                <c:pt idx="2878">
                  <c:v>FY.69/70 Mangsir 13</c:v>
                </c:pt>
                <c:pt idx="2879">
                  <c:v>FY.69/70 Mangsir 14</c:v>
                </c:pt>
                <c:pt idx="2880">
                  <c:v>FY.69/70 Mangsir 15</c:v>
                </c:pt>
                <c:pt idx="2881">
                  <c:v>FY.69/70 Mangsir 16</c:v>
                </c:pt>
                <c:pt idx="2882">
                  <c:v>FY.69/70 Mangsir 17</c:v>
                </c:pt>
                <c:pt idx="2883">
                  <c:v>FY.69/70 Mangsir 18</c:v>
                </c:pt>
                <c:pt idx="2884">
                  <c:v>FY.69/70 Mangsir 19</c:v>
                </c:pt>
                <c:pt idx="2885">
                  <c:v>FY.69/70 Mangsir 20</c:v>
                </c:pt>
                <c:pt idx="2886">
                  <c:v>FY.69/70 Mangsir 21</c:v>
                </c:pt>
                <c:pt idx="2887">
                  <c:v>FY.69/70 Mangsir 22</c:v>
                </c:pt>
                <c:pt idx="2888">
                  <c:v>FY.69/70 Mangsir 23</c:v>
                </c:pt>
                <c:pt idx="2889">
                  <c:v>FY.69/70 Mangsir 24</c:v>
                </c:pt>
                <c:pt idx="2890">
                  <c:v>FY.69/70 Mangsir 25</c:v>
                </c:pt>
                <c:pt idx="2891">
                  <c:v>FY.69/70 Mangsir 26</c:v>
                </c:pt>
                <c:pt idx="2892">
                  <c:v>FY.69/70 Mangsir 27</c:v>
                </c:pt>
                <c:pt idx="2893">
                  <c:v>FY.69/70 Mangsir 28</c:v>
                </c:pt>
                <c:pt idx="2894">
                  <c:v>FY.69/70 Mangsir 29</c:v>
                </c:pt>
                <c:pt idx="2895">
                  <c:v>FY.69/70 Mangsir 30</c:v>
                </c:pt>
                <c:pt idx="2896">
                  <c:v>FY.69/70 Mangsir 31</c:v>
                </c:pt>
                <c:pt idx="2897">
                  <c:v>FY.69/70 Mangsir 32</c:v>
                </c:pt>
                <c:pt idx="2898">
                  <c:v>FY.69/70 Poush 1</c:v>
                </c:pt>
                <c:pt idx="2899">
                  <c:v>FY.69/70 Poush 2</c:v>
                </c:pt>
                <c:pt idx="2900">
                  <c:v>FY.69/70 Poush 3</c:v>
                </c:pt>
                <c:pt idx="2901">
                  <c:v>FY.69/70 Poush 4</c:v>
                </c:pt>
                <c:pt idx="2902">
                  <c:v>FY.69/70 Poush 5</c:v>
                </c:pt>
                <c:pt idx="2903">
                  <c:v>FY.69/70 Poush 6</c:v>
                </c:pt>
                <c:pt idx="2904">
                  <c:v>FY.69/70 Poush 7</c:v>
                </c:pt>
                <c:pt idx="2905">
                  <c:v>FY.69/70 Poush 8</c:v>
                </c:pt>
                <c:pt idx="2906">
                  <c:v>FY.69/70 Poush 9</c:v>
                </c:pt>
                <c:pt idx="2907">
                  <c:v>FY.69/70 Poush 10</c:v>
                </c:pt>
                <c:pt idx="2908">
                  <c:v>FY.69/70 Poush 11</c:v>
                </c:pt>
                <c:pt idx="2909">
                  <c:v>FY.69/70 Poush 12</c:v>
                </c:pt>
                <c:pt idx="2910">
                  <c:v>FY.69/70 Poush 13</c:v>
                </c:pt>
                <c:pt idx="2911">
                  <c:v>FY.69/70 Poush 14</c:v>
                </c:pt>
                <c:pt idx="2912">
                  <c:v>FY.69/70 Poush 15</c:v>
                </c:pt>
                <c:pt idx="2913">
                  <c:v>FY.69/70 Poush 16</c:v>
                </c:pt>
                <c:pt idx="2914">
                  <c:v>FY.69/70 Poush 17</c:v>
                </c:pt>
                <c:pt idx="2915">
                  <c:v>FY.69/70 Poush 18</c:v>
                </c:pt>
                <c:pt idx="2916">
                  <c:v>FY.69/70 Poush 19</c:v>
                </c:pt>
                <c:pt idx="2917">
                  <c:v>FY.69/70 Poush 20</c:v>
                </c:pt>
                <c:pt idx="2918">
                  <c:v>FY.69/70 Poush 21</c:v>
                </c:pt>
                <c:pt idx="2919">
                  <c:v>FY.69/70 Poush 22</c:v>
                </c:pt>
                <c:pt idx="2920">
                  <c:v>FY.69/70 Poush 23</c:v>
                </c:pt>
                <c:pt idx="2921">
                  <c:v>FY.69/70 Poush 24</c:v>
                </c:pt>
                <c:pt idx="2922">
                  <c:v>FY.69/70 Poush 25</c:v>
                </c:pt>
                <c:pt idx="2923">
                  <c:v>FY.69/70 Poush 26</c:v>
                </c:pt>
                <c:pt idx="2924">
                  <c:v>FY.69/70 Poush 27</c:v>
                </c:pt>
                <c:pt idx="2925">
                  <c:v>FY.69/70 Poush 28</c:v>
                </c:pt>
                <c:pt idx="2926">
                  <c:v>FY.69/70 Poush 29</c:v>
                </c:pt>
                <c:pt idx="2927">
                  <c:v>FY.69/70 Poush 30</c:v>
                </c:pt>
                <c:pt idx="2928">
                  <c:v>FY.69/70 Poush 31</c:v>
                </c:pt>
                <c:pt idx="2929">
                  <c:v>FY.69/70 Poush 32</c:v>
                </c:pt>
                <c:pt idx="2930">
                  <c:v>FY.69/70 Magh 1</c:v>
                </c:pt>
                <c:pt idx="2931">
                  <c:v>FY.69/70 Magh 2</c:v>
                </c:pt>
                <c:pt idx="2932">
                  <c:v>FY.69/70 Magh 3</c:v>
                </c:pt>
                <c:pt idx="2933">
                  <c:v>FY.69/70 Magh 4</c:v>
                </c:pt>
                <c:pt idx="2934">
                  <c:v>FY.69/70 Magh 5</c:v>
                </c:pt>
                <c:pt idx="2935">
                  <c:v>FY.69/70 Magh 6</c:v>
                </c:pt>
                <c:pt idx="2936">
                  <c:v>FY.69/70 Magh 7</c:v>
                </c:pt>
                <c:pt idx="2937">
                  <c:v>FY.69/70 Magh 8</c:v>
                </c:pt>
                <c:pt idx="2938">
                  <c:v>FY.69/70 Magh 9</c:v>
                </c:pt>
                <c:pt idx="2939">
                  <c:v>FY.69/70 Magh 10</c:v>
                </c:pt>
                <c:pt idx="2940">
                  <c:v>FY.69/70 Magh 11</c:v>
                </c:pt>
                <c:pt idx="2941">
                  <c:v>FY.69/70 Magh 12</c:v>
                </c:pt>
                <c:pt idx="2942">
                  <c:v>FY.69/70 Magh 13</c:v>
                </c:pt>
                <c:pt idx="2943">
                  <c:v>FY.69/70 Magh 14</c:v>
                </c:pt>
                <c:pt idx="2944">
                  <c:v>FY.69/70 Magh 15</c:v>
                </c:pt>
                <c:pt idx="2945">
                  <c:v>FY.69/70 Magh 16</c:v>
                </c:pt>
                <c:pt idx="2946">
                  <c:v>FY.69/70 Magh 17</c:v>
                </c:pt>
                <c:pt idx="2947">
                  <c:v>FY.69/70 Magh 18</c:v>
                </c:pt>
                <c:pt idx="2948">
                  <c:v>FY.69/70 Magh 19</c:v>
                </c:pt>
                <c:pt idx="2949">
                  <c:v>FY.69/70 Magh 20</c:v>
                </c:pt>
                <c:pt idx="2950">
                  <c:v>FY.69/70 Magh 21</c:v>
                </c:pt>
                <c:pt idx="2951">
                  <c:v>FY.69/70 Magh 22</c:v>
                </c:pt>
                <c:pt idx="2952">
                  <c:v>FY.69/70 Magh 23</c:v>
                </c:pt>
                <c:pt idx="2953">
                  <c:v>FY.69/70 Magh 24</c:v>
                </c:pt>
                <c:pt idx="2954">
                  <c:v>FY.69/70 Magh 25</c:v>
                </c:pt>
                <c:pt idx="2955">
                  <c:v>FY.69/70 Magh 26</c:v>
                </c:pt>
                <c:pt idx="2956">
                  <c:v>FY.69/70 Magh 27</c:v>
                </c:pt>
                <c:pt idx="2957">
                  <c:v>FY.69/70 Magh 28</c:v>
                </c:pt>
                <c:pt idx="2958">
                  <c:v>FY.69/70 Magh 29</c:v>
                </c:pt>
                <c:pt idx="2959">
                  <c:v>FY.69/70 Magh 30</c:v>
                </c:pt>
                <c:pt idx="2960">
                  <c:v>FY.69/70 Magh 31</c:v>
                </c:pt>
                <c:pt idx="2961">
                  <c:v>FY.69/70 Magh 32</c:v>
                </c:pt>
                <c:pt idx="2962">
                  <c:v>FY.69/70 Falgun 1</c:v>
                </c:pt>
                <c:pt idx="2963">
                  <c:v>FY.69/70 Falgun 2</c:v>
                </c:pt>
                <c:pt idx="2964">
                  <c:v>FY.69/70 Falgun 3</c:v>
                </c:pt>
                <c:pt idx="2965">
                  <c:v>FY.69/70 Falgun 4</c:v>
                </c:pt>
                <c:pt idx="2966">
                  <c:v>FY.69/70 Falgun 5</c:v>
                </c:pt>
                <c:pt idx="2967">
                  <c:v>FY.69/70 Falgun 6</c:v>
                </c:pt>
                <c:pt idx="2968">
                  <c:v>FY.69/70 Falgun 7</c:v>
                </c:pt>
                <c:pt idx="2969">
                  <c:v>FY.69/70 Falgun 8</c:v>
                </c:pt>
                <c:pt idx="2970">
                  <c:v>FY.69/70 Falgun 9</c:v>
                </c:pt>
                <c:pt idx="2971">
                  <c:v>FY.69/70 Falgun 10</c:v>
                </c:pt>
                <c:pt idx="2972">
                  <c:v>FY.69/70 Falgun 11</c:v>
                </c:pt>
                <c:pt idx="2973">
                  <c:v>FY.69/70 Falgun 12</c:v>
                </c:pt>
                <c:pt idx="2974">
                  <c:v>FY.69/70 Falgun 13</c:v>
                </c:pt>
                <c:pt idx="2975">
                  <c:v>FY.69/70 Falgun 14</c:v>
                </c:pt>
                <c:pt idx="2976">
                  <c:v>FY.69/70 Falgun 15</c:v>
                </c:pt>
                <c:pt idx="2977">
                  <c:v>FY.69/70 Falgun 16</c:v>
                </c:pt>
                <c:pt idx="2978">
                  <c:v>FY.69/70 Falgun 17</c:v>
                </c:pt>
                <c:pt idx="2979">
                  <c:v>FY.69/70 Falgun 18</c:v>
                </c:pt>
                <c:pt idx="2980">
                  <c:v>FY.69/70 Falgun 19</c:v>
                </c:pt>
                <c:pt idx="2981">
                  <c:v>FY.69/70 Falgun 20</c:v>
                </c:pt>
                <c:pt idx="2982">
                  <c:v>FY.69/70 Falgun 21</c:v>
                </c:pt>
                <c:pt idx="2983">
                  <c:v>FY.69/70 Falgun 22</c:v>
                </c:pt>
                <c:pt idx="2984">
                  <c:v>FY.69/70 Falgun 23</c:v>
                </c:pt>
                <c:pt idx="2985">
                  <c:v>FY.69/70 Falgun 24</c:v>
                </c:pt>
                <c:pt idx="2986">
                  <c:v>FY.69/70 Falgun 25</c:v>
                </c:pt>
                <c:pt idx="2987">
                  <c:v>FY.69/70 Falgun 26</c:v>
                </c:pt>
                <c:pt idx="2988">
                  <c:v>FY.69/70 Falgun 27</c:v>
                </c:pt>
                <c:pt idx="2989">
                  <c:v>FY.69/70 Falgun 28</c:v>
                </c:pt>
                <c:pt idx="2990">
                  <c:v>FY.69/70 Falgun 29</c:v>
                </c:pt>
                <c:pt idx="2991">
                  <c:v>FY.69/70 Falgun 30</c:v>
                </c:pt>
                <c:pt idx="2992">
                  <c:v>FY.69/70 Falgun 31</c:v>
                </c:pt>
                <c:pt idx="2993">
                  <c:v>FY.69/70 Falgun 32</c:v>
                </c:pt>
                <c:pt idx="2994">
                  <c:v>FY.69/70 Chaitra 1</c:v>
                </c:pt>
                <c:pt idx="2995">
                  <c:v>FY.69/70 Chaitra 2</c:v>
                </c:pt>
                <c:pt idx="2996">
                  <c:v>FY.69/70 Chaitra 3</c:v>
                </c:pt>
                <c:pt idx="2997">
                  <c:v>FY.69/70 Chaitra 4</c:v>
                </c:pt>
                <c:pt idx="2998">
                  <c:v>FY.69/70 Chaitra 5</c:v>
                </c:pt>
                <c:pt idx="2999">
                  <c:v>FY.69/70 Chaitra 6</c:v>
                </c:pt>
                <c:pt idx="3000">
                  <c:v>FY.69/70 Chaitra 7</c:v>
                </c:pt>
                <c:pt idx="3001">
                  <c:v>FY.69/70 Chaitra 8</c:v>
                </c:pt>
                <c:pt idx="3002">
                  <c:v>FY.69/70 Chaitra 9</c:v>
                </c:pt>
                <c:pt idx="3003">
                  <c:v>FY.69/70 Chaitra 10</c:v>
                </c:pt>
                <c:pt idx="3004">
                  <c:v>FY.69/70 Chaitra 11</c:v>
                </c:pt>
                <c:pt idx="3005">
                  <c:v>FY.69/70 Chaitra 12</c:v>
                </c:pt>
                <c:pt idx="3006">
                  <c:v>FY.69/70 Chaitra 13</c:v>
                </c:pt>
                <c:pt idx="3007">
                  <c:v>FY.69/70 Chaitra 14</c:v>
                </c:pt>
                <c:pt idx="3008">
                  <c:v>FY.69/70 Chaitra 15</c:v>
                </c:pt>
                <c:pt idx="3009">
                  <c:v>FY.69/70 Chaitra 16</c:v>
                </c:pt>
                <c:pt idx="3010">
                  <c:v>FY.69/70 Chaitra 17</c:v>
                </c:pt>
                <c:pt idx="3011">
                  <c:v>FY.69/70 Chaitra 18</c:v>
                </c:pt>
                <c:pt idx="3012">
                  <c:v>FY.69/70 Chaitra 19</c:v>
                </c:pt>
                <c:pt idx="3013">
                  <c:v>FY.69/70 Chaitra 20</c:v>
                </c:pt>
                <c:pt idx="3014">
                  <c:v>FY.69/70 Chaitra 21</c:v>
                </c:pt>
                <c:pt idx="3015">
                  <c:v>FY.69/70 Chaitra 22</c:v>
                </c:pt>
                <c:pt idx="3016">
                  <c:v>FY.69/70 Chaitra 23</c:v>
                </c:pt>
                <c:pt idx="3017">
                  <c:v>FY.69/70 Chaitra 24</c:v>
                </c:pt>
                <c:pt idx="3018">
                  <c:v>FY.69/70 Chaitra 25</c:v>
                </c:pt>
                <c:pt idx="3019">
                  <c:v>FY.69/70 Chaitra 26</c:v>
                </c:pt>
                <c:pt idx="3020">
                  <c:v>FY.69/70 Chaitra 27</c:v>
                </c:pt>
                <c:pt idx="3021">
                  <c:v>FY.69/70 Chaitra 28</c:v>
                </c:pt>
                <c:pt idx="3022">
                  <c:v>FY.69/70 Chaitra 29</c:v>
                </c:pt>
                <c:pt idx="3023">
                  <c:v>FY.69/70 Chaitra 30</c:v>
                </c:pt>
                <c:pt idx="3024">
                  <c:v>FY.69/70 Chaitra 31</c:v>
                </c:pt>
                <c:pt idx="3025">
                  <c:v>FY.69/70 Chaitra 32</c:v>
                </c:pt>
                <c:pt idx="3026">
                  <c:v>FY.69/70 Baishakh 1</c:v>
                </c:pt>
                <c:pt idx="3027">
                  <c:v>FY.69/70 Baishakh 2</c:v>
                </c:pt>
                <c:pt idx="3028">
                  <c:v>FY.69/70 Baishakh 3</c:v>
                </c:pt>
                <c:pt idx="3029">
                  <c:v>FY.69/70 Baishakh 4</c:v>
                </c:pt>
                <c:pt idx="3030">
                  <c:v>FY.69/70 Baishakh 5</c:v>
                </c:pt>
                <c:pt idx="3031">
                  <c:v>FY.69/70 Baishakh 6</c:v>
                </c:pt>
                <c:pt idx="3032">
                  <c:v>FY.69/70 Baishakh 7</c:v>
                </c:pt>
                <c:pt idx="3033">
                  <c:v>FY.69/70 Baishakh 8</c:v>
                </c:pt>
                <c:pt idx="3034">
                  <c:v>FY.69/70 Baishakh 9</c:v>
                </c:pt>
                <c:pt idx="3035">
                  <c:v>FY.69/70 Baishakh 10</c:v>
                </c:pt>
                <c:pt idx="3036">
                  <c:v>FY.69/70 Baishakh 11</c:v>
                </c:pt>
                <c:pt idx="3037">
                  <c:v>FY.69/70 Baishakh 12</c:v>
                </c:pt>
                <c:pt idx="3038">
                  <c:v>FY.69/70 Baishakh 13</c:v>
                </c:pt>
                <c:pt idx="3039">
                  <c:v>FY.69/70 Baishakh 14</c:v>
                </c:pt>
                <c:pt idx="3040">
                  <c:v>FY.69/70 Baishakh 15</c:v>
                </c:pt>
                <c:pt idx="3041">
                  <c:v>FY.69/70 Baishakh 16</c:v>
                </c:pt>
                <c:pt idx="3042">
                  <c:v>FY.69/70 Baishakh 17</c:v>
                </c:pt>
                <c:pt idx="3043">
                  <c:v>FY.69/70 Baishakh 18</c:v>
                </c:pt>
                <c:pt idx="3044">
                  <c:v>FY.69/70 Baishakh 19</c:v>
                </c:pt>
                <c:pt idx="3045">
                  <c:v>FY.69/70 Baishakh 20</c:v>
                </c:pt>
                <c:pt idx="3046">
                  <c:v>FY.69/70 Baishakh 21</c:v>
                </c:pt>
                <c:pt idx="3047">
                  <c:v>FY.69/70 Baishakh 22</c:v>
                </c:pt>
                <c:pt idx="3048">
                  <c:v>FY.69/70 Baishakh 23</c:v>
                </c:pt>
                <c:pt idx="3049">
                  <c:v>FY.69/70 Baishakh 24</c:v>
                </c:pt>
                <c:pt idx="3050">
                  <c:v>FY.69/70 Baishakh 25</c:v>
                </c:pt>
                <c:pt idx="3051">
                  <c:v>FY.69/70 Baishakh 26</c:v>
                </c:pt>
                <c:pt idx="3052">
                  <c:v>FY.69/70 Baishakh 27</c:v>
                </c:pt>
                <c:pt idx="3053">
                  <c:v>FY.69/70 Baishakh 28</c:v>
                </c:pt>
                <c:pt idx="3054">
                  <c:v>FY.69/70 Baishakh 29</c:v>
                </c:pt>
                <c:pt idx="3055">
                  <c:v>FY.69/70 Baishakh 30</c:v>
                </c:pt>
                <c:pt idx="3056">
                  <c:v>FY.69/70 Baishakh 31</c:v>
                </c:pt>
                <c:pt idx="3057">
                  <c:v>FY.69/70 Baishakh 32</c:v>
                </c:pt>
                <c:pt idx="3058">
                  <c:v>FY.69/70 Jestha  1</c:v>
                </c:pt>
                <c:pt idx="3059">
                  <c:v>FY.69/70 Jestha  2</c:v>
                </c:pt>
                <c:pt idx="3060">
                  <c:v>FY.69/70 Jestha  3</c:v>
                </c:pt>
                <c:pt idx="3061">
                  <c:v>FY.69/70 Jestha  4</c:v>
                </c:pt>
                <c:pt idx="3062">
                  <c:v>FY.69/70 Jestha  5</c:v>
                </c:pt>
                <c:pt idx="3063">
                  <c:v>FY.69/70 Jestha  6</c:v>
                </c:pt>
                <c:pt idx="3064">
                  <c:v>FY.69/70 Jestha  7</c:v>
                </c:pt>
                <c:pt idx="3065">
                  <c:v>FY.69/70 Jestha  8</c:v>
                </c:pt>
                <c:pt idx="3066">
                  <c:v>FY.69/70 Jestha  9</c:v>
                </c:pt>
                <c:pt idx="3067">
                  <c:v>FY.69/70 Jestha  10</c:v>
                </c:pt>
                <c:pt idx="3068">
                  <c:v>FY.69/70 Jestha  11</c:v>
                </c:pt>
                <c:pt idx="3069">
                  <c:v>FY.69/70 Jestha  12</c:v>
                </c:pt>
                <c:pt idx="3070">
                  <c:v>FY.69/70 Jestha  13</c:v>
                </c:pt>
                <c:pt idx="3071">
                  <c:v>FY.69/70 Jestha  14</c:v>
                </c:pt>
                <c:pt idx="3072">
                  <c:v>FY.69/70 Jestha  15</c:v>
                </c:pt>
                <c:pt idx="3073">
                  <c:v>FY.69/70 Jestha  16</c:v>
                </c:pt>
                <c:pt idx="3074">
                  <c:v>FY.69/70 Jestha  17</c:v>
                </c:pt>
                <c:pt idx="3075">
                  <c:v>FY.69/70 Jestha  18</c:v>
                </c:pt>
                <c:pt idx="3076">
                  <c:v>FY.69/70 Jestha  19</c:v>
                </c:pt>
                <c:pt idx="3077">
                  <c:v>FY.69/70 Jestha  20</c:v>
                </c:pt>
                <c:pt idx="3078">
                  <c:v>FY.69/70 Jestha  21</c:v>
                </c:pt>
                <c:pt idx="3079">
                  <c:v>FY.69/70 Jestha  22</c:v>
                </c:pt>
                <c:pt idx="3080">
                  <c:v>FY.69/70 Jestha  23</c:v>
                </c:pt>
                <c:pt idx="3081">
                  <c:v>FY.69/70 Jestha  24</c:v>
                </c:pt>
                <c:pt idx="3082">
                  <c:v>FY.69/70 Jestha  25</c:v>
                </c:pt>
                <c:pt idx="3083">
                  <c:v>FY.69/70 Jestha  26</c:v>
                </c:pt>
                <c:pt idx="3084">
                  <c:v>FY.69/70 Jestha  27</c:v>
                </c:pt>
                <c:pt idx="3085">
                  <c:v>FY.69/70 Jestha  28</c:v>
                </c:pt>
                <c:pt idx="3086">
                  <c:v>FY.69/70 Jestha  29</c:v>
                </c:pt>
                <c:pt idx="3087">
                  <c:v>FY.69/70 Jestha  30</c:v>
                </c:pt>
                <c:pt idx="3088">
                  <c:v>FY.69/70 Jestha  31</c:v>
                </c:pt>
                <c:pt idx="3089">
                  <c:v>FY.69/70 Jestha  32</c:v>
                </c:pt>
                <c:pt idx="3090">
                  <c:v>FY.69/70 Ashadh 1</c:v>
                </c:pt>
                <c:pt idx="3091">
                  <c:v>FY.69/70 Ashadh 2</c:v>
                </c:pt>
                <c:pt idx="3092">
                  <c:v>FY.69/70 Ashadh 3</c:v>
                </c:pt>
                <c:pt idx="3093">
                  <c:v>FY.69/70 Ashadh 4</c:v>
                </c:pt>
                <c:pt idx="3094">
                  <c:v>FY.69/70 Ashadh 5</c:v>
                </c:pt>
                <c:pt idx="3095">
                  <c:v>FY.69/70 Ashadh 6</c:v>
                </c:pt>
                <c:pt idx="3096">
                  <c:v>FY.69/70 Ashadh 7</c:v>
                </c:pt>
                <c:pt idx="3097">
                  <c:v>FY.69/70 Ashadh 8</c:v>
                </c:pt>
                <c:pt idx="3098">
                  <c:v>FY.69/70 Ashadh 9</c:v>
                </c:pt>
                <c:pt idx="3099">
                  <c:v>FY.69/70 Ashadh 10</c:v>
                </c:pt>
                <c:pt idx="3100">
                  <c:v>FY.69/70 Ashadh 11</c:v>
                </c:pt>
                <c:pt idx="3101">
                  <c:v>FY.69/70 Ashadh 12</c:v>
                </c:pt>
                <c:pt idx="3102">
                  <c:v>FY.69/70 Ashadh 13</c:v>
                </c:pt>
                <c:pt idx="3103">
                  <c:v>FY.69/70 Ashadh 14</c:v>
                </c:pt>
                <c:pt idx="3104">
                  <c:v>FY.69/70 Ashadh 15</c:v>
                </c:pt>
                <c:pt idx="3105">
                  <c:v>FY.69/70 Ashadh 16</c:v>
                </c:pt>
                <c:pt idx="3106">
                  <c:v>FY.69/70 Ashadh 17</c:v>
                </c:pt>
                <c:pt idx="3107">
                  <c:v>FY.69/70 Ashadh 18</c:v>
                </c:pt>
                <c:pt idx="3108">
                  <c:v>FY.69/70 Ashadh 19</c:v>
                </c:pt>
                <c:pt idx="3109">
                  <c:v>FY.69/70 Ashadh 20</c:v>
                </c:pt>
                <c:pt idx="3110">
                  <c:v>FY.69/70 Ashadh 21</c:v>
                </c:pt>
                <c:pt idx="3111">
                  <c:v>FY.69/70 Ashadh 22</c:v>
                </c:pt>
                <c:pt idx="3112">
                  <c:v>FY.69/70 Ashadh 23</c:v>
                </c:pt>
                <c:pt idx="3113">
                  <c:v>FY.69/70 Ashadh 24</c:v>
                </c:pt>
                <c:pt idx="3114">
                  <c:v>FY.69/70 Ashadh 25</c:v>
                </c:pt>
                <c:pt idx="3115">
                  <c:v>FY.69/70 Ashadh 26</c:v>
                </c:pt>
                <c:pt idx="3116">
                  <c:v>FY.69/70 Ashadh 27</c:v>
                </c:pt>
                <c:pt idx="3117">
                  <c:v>FY.69/70 Ashadh 28</c:v>
                </c:pt>
                <c:pt idx="3118">
                  <c:v>FY.69/70 Ashadh 29</c:v>
                </c:pt>
                <c:pt idx="3119">
                  <c:v>FY.69/70 Ashadh 30</c:v>
                </c:pt>
                <c:pt idx="3120">
                  <c:v>FY.69/70 Ashadh 31</c:v>
                </c:pt>
                <c:pt idx="3121">
                  <c:v>FY.69/70 Ashadh 32</c:v>
                </c:pt>
                <c:pt idx="3122">
                  <c:v>FY.70/71 Shrawan 1</c:v>
                </c:pt>
                <c:pt idx="3123">
                  <c:v>FY.70/71 Shrawan 2</c:v>
                </c:pt>
                <c:pt idx="3124">
                  <c:v>FY.70/71 Shrawan 3</c:v>
                </c:pt>
                <c:pt idx="3125">
                  <c:v>FY.70/71 Shrawan 4</c:v>
                </c:pt>
                <c:pt idx="3126">
                  <c:v>FY.70/71 Shrawan 5</c:v>
                </c:pt>
                <c:pt idx="3127">
                  <c:v>FY.70/71 Shrawan 6</c:v>
                </c:pt>
                <c:pt idx="3128">
                  <c:v>FY.70/71 Shrawan 7</c:v>
                </c:pt>
                <c:pt idx="3129">
                  <c:v>FY.70/71 Shrawan 8</c:v>
                </c:pt>
                <c:pt idx="3130">
                  <c:v>FY.70/71 Shrawan 9</c:v>
                </c:pt>
                <c:pt idx="3131">
                  <c:v>FY.70/71 Shrawan 10</c:v>
                </c:pt>
                <c:pt idx="3132">
                  <c:v>FY.70/71 Shrawan 11</c:v>
                </c:pt>
                <c:pt idx="3133">
                  <c:v>FY.70/71 Shrawan 12</c:v>
                </c:pt>
                <c:pt idx="3134">
                  <c:v>FY.70/71 Shrawan 13</c:v>
                </c:pt>
                <c:pt idx="3135">
                  <c:v>FY.70/71 Shrawan 14</c:v>
                </c:pt>
                <c:pt idx="3136">
                  <c:v>FY.70/71 Shrawan 15</c:v>
                </c:pt>
                <c:pt idx="3137">
                  <c:v>FY.70/71 Shrawan 16</c:v>
                </c:pt>
                <c:pt idx="3138">
                  <c:v>FY.70/71 Shrawan 17</c:v>
                </c:pt>
                <c:pt idx="3139">
                  <c:v>FY.70/71 Shrawan 18</c:v>
                </c:pt>
                <c:pt idx="3140">
                  <c:v>FY.70/71 Shrawan 19</c:v>
                </c:pt>
                <c:pt idx="3141">
                  <c:v>FY.70/71 Shrawan 20</c:v>
                </c:pt>
                <c:pt idx="3142">
                  <c:v>FY.70/71 Shrawan 21</c:v>
                </c:pt>
                <c:pt idx="3143">
                  <c:v>FY.70/71 Shrawan 22</c:v>
                </c:pt>
                <c:pt idx="3144">
                  <c:v>FY.70/71 Shrawan 23</c:v>
                </c:pt>
                <c:pt idx="3145">
                  <c:v>FY.70/71 Shrawan 24</c:v>
                </c:pt>
                <c:pt idx="3146">
                  <c:v>FY.70/71 Shrawan 25</c:v>
                </c:pt>
                <c:pt idx="3147">
                  <c:v>FY.70/71 Shrawan 26</c:v>
                </c:pt>
                <c:pt idx="3148">
                  <c:v>FY.70/71 Shrawan 27</c:v>
                </c:pt>
                <c:pt idx="3149">
                  <c:v>FY.70/71 Shrawan 28</c:v>
                </c:pt>
                <c:pt idx="3150">
                  <c:v>FY.70/71 Shrawan 29</c:v>
                </c:pt>
                <c:pt idx="3151">
                  <c:v>FY.70/71 Shrawan 30</c:v>
                </c:pt>
                <c:pt idx="3152">
                  <c:v>FY.70/71 Shrawan 31</c:v>
                </c:pt>
                <c:pt idx="3153">
                  <c:v>FY.70/71 Shrawan 32</c:v>
                </c:pt>
                <c:pt idx="3154">
                  <c:v>FY.70/71 Bhadra 1</c:v>
                </c:pt>
                <c:pt idx="3155">
                  <c:v>FY.70/71 Bhadra 2</c:v>
                </c:pt>
                <c:pt idx="3156">
                  <c:v>FY.70/71 Bhadra 3</c:v>
                </c:pt>
                <c:pt idx="3157">
                  <c:v>FY.70/71 Bhadra 4</c:v>
                </c:pt>
                <c:pt idx="3158">
                  <c:v>FY.70/71 Bhadra 5</c:v>
                </c:pt>
                <c:pt idx="3159">
                  <c:v>FY.70/71 Bhadra 6</c:v>
                </c:pt>
                <c:pt idx="3160">
                  <c:v>FY.70/71 Bhadra 7</c:v>
                </c:pt>
                <c:pt idx="3161">
                  <c:v>FY.70/71 Bhadra 8</c:v>
                </c:pt>
                <c:pt idx="3162">
                  <c:v>FY.70/71 Bhadra 9</c:v>
                </c:pt>
                <c:pt idx="3163">
                  <c:v>FY.70/71 Bhadra 10</c:v>
                </c:pt>
                <c:pt idx="3164">
                  <c:v>FY.70/71 Bhadra 11</c:v>
                </c:pt>
                <c:pt idx="3165">
                  <c:v>FY.70/71 Bhadra 12</c:v>
                </c:pt>
                <c:pt idx="3166">
                  <c:v>FY.70/71 Bhadra 13</c:v>
                </c:pt>
                <c:pt idx="3167">
                  <c:v>FY.70/71 Bhadra 14</c:v>
                </c:pt>
                <c:pt idx="3168">
                  <c:v>FY.70/71 Bhadra 15</c:v>
                </c:pt>
                <c:pt idx="3169">
                  <c:v>FY.70/71 Bhadra 16</c:v>
                </c:pt>
                <c:pt idx="3170">
                  <c:v>FY.70/71 Bhadra 17</c:v>
                </c:pt>
                <c:pt idx="3171">
                  <c:v>FY.70/71 Bhadra 18</c:v>
                </c:pt>
                <c:pt idx="3172">
                  <c:v>FY.70/71 Bhadra 19</c:v>
                </c:pt>
                <c:pt idx="3173">
                  <c:v>FY.70/71 Bhadra 20</c:v>
                </c:pt>
                <c:pt idx="3174">
                  <c:v>FY.70/71 Bhadra 21</c:v>
                </c:pt>
                <c:pt idx="3175">
                  <c:v>FY.70/71 Bhadra 22</c:v>
                </c:pt>
                <c:pt idx="3176">
                  <c:v>FY.70/71 Bhadra 23</c:v>
                </c:pt>
                <c:pt idx="3177">
                  <c:v>FY.70/71 Bhadra 24</c:v>
                </c:pt>
                <c:pt idx="3178">
                  <c:v>FY.70/71 Bhadra 25</c:v>
                </c:pt>
                <c:pt idx="3179">
                  <c:v>FY.70/71 Bhadra 26</c:v>
                </c:pt>
                <c:pt idx="3180">
                  <c:v>FY.70/71 Bhadra 27</c:v>
                </c:pt>
                <c:pt idx="3181">
                  <c:v>FY.70/71 Bhadra 28</c:v>
                </c:pt>
                <c:pt idx="3182">
                  <c:v>FY.70/71 Bhadra 29</c:v>
                </c:pt>
                <c:pt idx="3183">
                  <c:v>FY.70/71 Bhadra 30</c:v>
                </c:pt>
                <c:pt idx="3184">
                  <c:v>FY.70/71 Bhadra 31</c:v>
                </c:pt>
                <c:pt idx="3185">
                  <c:v>FY.70/71 Bhadra 32</c:v>
                </c:pt>
                <c:pt idx="3186">
                  <c:v>FY.70/71 Ashwin 1</c:v>
                </c:pt>
                <c:pt idx="3187">
                  <c:v>FY.70/71 Ashwin 2</c:v>
                </c:pt>
                <c:pt idx="3188">
                  <c:v>FY.70/71 Ashwin 3</c:v>
                </c:pt>
                <c:pt idx="3189">
                  <c:v>FY.70/71 Ashwin 4</c:v>
                </c:pt>
                <c:pt idx="3190">
                  <c:v>FY.70/71 Ashwin 5</c:v>
                </c:pt>
                <c:pt idx="3191">
                  <c:v>FY.70/71 Ashwin 6</c:v>
                </c:pt>
                <c:pt idx="3192">
                  <c:v>FY.70/71 Ashwin 7</c:v>
                </c:pt>
                <c:pt idx="3193">
                  <c:v>FY.70/71 Ashwin 8</c:v>
                </c:pt>
                <c:pt idx="3194">
                  <c:v>FY.70/71 Ashwin 9</c:v>
                </c:pt>
                <c:pt idx="3195">
                  <c:v>FY.70/71 Ashwin 10</c:v>
                </c:pt>
                <c:pt idx="3196">
                  <c:v>FY.70/71 Ashwin 11</c:v>
                </c:pt>
                <c:pt idx="3197">
                  <c:v>FY.70/71 Ashwin 12</c:v>
                </c:pt>
                <c:pt idx="3198">
                  <c:v>FY.70/71 Ashwin 13</c:v>
                </c:pt>
                <c:pt idx="3199">
                  <c:v>FY.70/71 Ashwin 14</c:v>
                </c:pt>
                <c:pt idx="3200">
                  <c:v>FY.70/71 Ashwin 15</c:v>
                </c:pt>
                <c:pt idx="3201">
                  <c:v>FY.70/71 Ashwin 16</c:v>
                </c:pt>
                <c:pt idx="3202">
                  <c:v>FY.70/71 Ashwin 17</c:v>
                </c:pt>
                <c:pt idx="3203">
                  <c:v>FY.70/71 Ashwin 18</c:v>
                </c:pt>
                <c:pt idx="3204">
                  <c:v>FY.70/71 Ashwin 19</c:v>
                </c:pt>
                <c:pt idx="3205">
                  <c:v>FY.70/71 Ashwin 20</c:v>
                </c:pt>
                <c:pt idx="3206">
                  <c:v>FY.70/71 Ashwin 21</c:v>
                </c:pt>
                <c:pt idx="3207">
                  <c:v>FY.70/71 Ashwin 22</c:v>
                </c:pt>
                <c:pt idx="3208">
                  <c:v>FY.70/71 Ashwin 23</c:v>
                </c:pt>
                <c:pt idx="3209">
                  <c:v>FY.70/71 Ashwin 24</c:v>
                </c:pt>
                <c:pt idx="3210">
                  <c:v>FY.70/71 Ashwin 25</c:v>
                </c:pt>
                <c:pt idx="3211">
                  <c:v>FY.70/71 Ashwin 26</c:v>
                </c:pt>
                <c:pt idx="3212">
                  <c:v>FY.70/71 Ashwin 27</c:v>
                </c:pt>
                <c:pt idx="3213">
                  <c:v>FY.70/71 Ashwin 28</c:v>
                </c:pt>
                <c:pt idx="3214">
                  <c:v>FY.70/71 Ashwin 29</c:v>
                </c:pt>
                <c:pt idx="3215">
                  <c:v>FY.70/71 Ashwin 30</c:v>
                </c:pt>
                <c:pt idx="3216">
                  <c:v>FY.70/71 Ashwin 31</c:v>
                </c:pt>
                <c:pt idx="3217">
                  <c:v>FY.70/71 Ashwin 32</c:v>
                </c:pt>
                <c:pt idx="3218">
                  <c:v>FY.70/71 Kartik 1</c:v>
                </c:pt>
                <c:pt idx="3219">
                  <c:v>FY.70/71 Kartik 2</c:v>
                </c:pt>
                <c:pt idx="3220">
                  <c:v>FY.70/71 Kartik 3</c:v>
                </c:pt>
                <c:pt idx="3221">
                  <c:v>FY.70/71 Kartik 4</c:v>
                </c:pt>
                <c:pt idx="3222">
                  <c:v>FY.70/71 Kartik 5</c:v>
                </c:pt>
                <c:pt idx="3223">
                  <c:v>FY.70/71 Kartik 6</c:v>
                </c:pt>
                <c:pt idx="3224">
                  <c:v>FY.70/71 Kartik 7</c:v>
                </c:pt>
                <c:pt idx="3225">
                  <c:v>FY.70/71 Kartik 8</c:v>
                </c:pt>
                <c:pt idx="3226">
                  <c:v>FY.70/71 Kartik 9</c:v>
                </c:pt>
                <c:pt idx="3227">
                  <c:v>FY.70/71 Kartik 10</c:v>
                </c:pt>
                <c:pt idx="3228">
                  <c:v>FY.70/71 Kartik 11</c:v>
                </c:pt>
                <c:pt idx="3229">
                  <c:v>FY.70/71 Kartik 12</c:v>
                </c:pt>
                <c:pt idx="3230">
                  <c:v>FY.70/71 Kartik 13</c:v>
                </c:pt>
                <c:pt idx="3231">
                  <c:v>FY.70/71 Kartik 14</c:v>
                </c:pt>
                <c:pt idx="3232">
                  <c:v>FY.70/71 Kartik 15</c:v>
                </c:pt>
                <c:pt idx="3233">
                  <c:v>FY.70/71 Kartik 16</c:v>
                </c:pt>
                <c:pt idx="3234">
                  <c:v>FY.70/71 Kartik 17</c:v>
                </c:pt>
                <c:pt idx="3235">
                  <c:v>FY.70/71 Kartik 18</c:v>
                </c:pt>
                <c:pt idx="3236">
                  <c:v>FY.70/71 Kartik 19</c:v>
                </c:pt>
                <c:pt idx="3237">
                  <c:v>FY.70/71 Kartik 20</c:v>
                </c:pt>
                <c:pt idx="3238">
                  <c:v>FY.70/71 Kartik 21</c:v>
                </c:pt>
                <c:pt idx="3239">
                  <c:v>FY.70/71 Kartik 22</c:v>
                </c:pt>
                <c:pt idx="3240">
                  <c:v>FY.70/71 Kartik 23</c:v>
                </c:pt>
                <c:pt idx="3241">
                  <c:v>FY.70/71 Kartik 24</c:v>
                </c:pt>
                <c:pt idx="3242">
                  <c:v>FY.70/71 Kartik 25</c:v>
                </c:pt>
                <c:pt idx="3243">
                  <c:v>FY.70/71 Kartik 26</c:v>
                </c:pt>
                <c:pt idx="3244">
                  <c:v>FY.70/71 Kartik 27</c:v>
                </c:pt>
                <c:pt idx="3245">
                  <c:v>FY.70/71 Kartik 28</c:v>
                </c:pt>
                <c:pt idx="3246">
                  <c:v>FY.70/71 Kartik 29</c:v>
                </c:pt>
                <c:pt idx="3247">
                  <c:v>FY.70/71 Kartik 30</c:v>
                </c:pt>
                <c:pt idx="3248">
                  <c:v>FY.70/71 Kartik 31</c:v>
                </c:pt>
                <c:pt idx="3249">
                  <c:v>FY.70/71 Kartik 32</c:v>
                </c:pt>
                <c:pt idx="3250">
                  <c:v>FY.70/71 Mangsir 1</c:v>
                </c:pt>
                <c:pt idx="3251">
                  <c:v>FY.70/71 Mangsir 2</c:v>
                </c:pt>
                <c:pt idx="3252">
                  <c:v>FY.70/71 Mangsir 3</c:v>
                </c:pt>
                <c:pt idx="3253">
                  <c:v>FY.70/71 Mangsir 4</c:v>
                </c:pt>
                <c:pt idx="3254">
                  <c:v>FY.70/71 Mangsir 5</c:v>
                </c:pt>
                <c:pt idx="3255">
                  <c:v>FY.70/71 Mangsir 6</c:v>
                </c:pt>
                <c:pt idx="3256">
                  <c:v>FY.70/71 Mangsir 7</c:v>
                </c:pt>
                <c:pt idx="3257">
                  <c:v>FY.70/71 Mangsir 8</c:v>
                </c:pt>
                <c:pt idx="3258">
                  <c:v>FY.70/71 Mangsir 9</c:v>
                </c:pt>
                <c:pt idx="3259">
                  <c:v>FY.70/71 Mangsir 10</c:v>
                </c:pt>
                <c:pt idx="3260">
                  <c:v>FY.70/71 Mangsir 11</c:v>
                </c:pt>
                <c:pt idx="3261">
                  <c:v>FY.70/71 Mangsir 12</c:v>
                </c:pt>
                <c:pt idx="3262">
                  <c:v>FY.70/71 Mangsir 13</c:v>
                </c:pt>
                <c:pt idx="3263">
                  <c:v>FY.70/71 Mangsir 14</c:v>
                </c:pt>
                <c:pt idx="3264">
                  <c:v>FY.70/71 Mangsir 15</c:v>
                </c:pt>
                <c:pt idx="3265">
                  <c:v>FY.70/71 Mangsir 16</c:v>
                </c:pt>
                <c:pt idx="3266">
                  <c:v>FY.70/71 Mangsir 17</c:v>
                </c:pt>
                <c:pt idx="3267">
                  <c:v>FY.70/71 Mangsir 18</c:v>
                </c:pt>
                <c:pt idx="3268">
                  <c:v>FY.70/71 Mangsir 19</c:v>
                </c:pt>
                <c:pt idx="3269">
                  <c:v>FY.70/71 Mangsir 20</c:v>
                </c:pt>
                <c:pt idx="3270">
                  <c:v>FY.70/71 Mangsir 21</c:v>
                </c:pt>
                <c:pt idx="3271">
                  <c:v>FY.70/71 Mangsir 22</c:v>
                </c:pt>
                <c:pt idx="3272">
                  <c:v>FY.70/71 Mangsir 23</c:v>
                </c:pt>
                <c:pt idx="3273">
                  <c:v>FY.70/71 Mangsir 24</c:v>
                </c:pt>
                <c:pt idx="3274">
                  <c:v>FY.70/71 Mangsir 25</c:v>
                </c:pt>
                <c:pt idx="3275">
                  <c:v>FY.70/71 Mangsir 26</c:v>
                </c:pt>
                <c:pt idx="3276">
                  <c:v>FY.70/71 Mangsir 27</c:v>
                </c:pt>
                <c:pt idx="3277">
                  <c:v>FY.70/71 Mangsir 28</c:v>
                </c:pt>
                <c:pt idx="3278">
                  <c:v>FY.70/71 Mangsir 29</c:v>
                </c:pt>
                <c:pt idx="3279">
                  <c:v>FY.70/71 Mangsir 30</c:v>
                </c:pt>
                <c:pt idx="3280">
                  <c:v>FY.70/71 Mangsir 31</c:v>
                </c:pt>
                <c:pt idx="3281">
                  <c:v>FY.70/71 Mangsir 32</c:v>
                </c:pt>
                <c:pt idx="3282">
                  <c:v>FY.70/71 Poush 1</c:v>
                </c:pt>
                <c:pt idx="3283">
                  <c:v>FY.70/71 Poush 2</c:v>
                </c:pt>
                <c:pt idx="3284">
                  <c:v>FY.70/71 Poush 3</c:v>
                </c:pt>
                <c:pt idx="3285">
                  <c:v>FY.70/71 Poush 4</c:v>
                </c:pt>
                <c:pt idx="3286">
                  <c:v>FY.70/71 Poush 5</c:v>
                </c:pt>
                <c:pt idx="3287">
                  <c:v>FY.70/71 Poush 6</c:v>
                </c:pt>
                <c:pt idx="3288">
                  <c:v>FY.70/71 Poush 7</c:v>
                </c:pt>
                <c:pt idx="3289">
                  <c:v>FY.70/71 Poush 8</c:v>
                </c:pt>
                <c:pt idx="3290">
                  <c:v>FY.70/71 Poush 9</c:v>
                </c:pt>
                <c:pt idx="3291">
                  <c:v>FY.70/71 Poush 10</c:v>
                </c:pt>
                <c:pt idx="3292">
                  <c:v>FY.70/71 Poush 11</c:v>
                </c:pt>
                <c:pt idx="3293">
                  <c:v>FY.70/71 Poush 12</c:v>
                </c:pt>
                <c:pt idx="3294">
                  <c:v>FY.70/71 Poush 13</c:v>
                </c:pt>
                <c:pt idx="3295">
                  <c:v>FY.70/71 Poush 14</c:v>
                </c:pt>
                <c:pt idx="3296">
                  <c:v>FY.70/71 Poush 15</c:v>
                </c:pt>
                <c:pt idx="3297">
                  <c:v>FY.70/71 Poush 16</c:v>
                </c:pt>
                <c:pt idx="3298">
                  <c:v>FY.70/71 Poush 17</c:v>
                </c:pt>
                <c:pt idx="3299">
                  <c:v>FY.70/71 Poush 18</c:v>
                </c:pt>
                <c:pt idx="3300">
                  <c:v>FY.70/71 Poush 19</c:v>
                </c:pt>
                <c:pt idx="3301">
                  <c:v>FY.70/71 Poush 20</c:v>
                </c:pt>
                <c:pt idx="3302">
                  <c:v>FY.70/71 Poush 21</c:v>
                </c:pt>
                <c:pt idx="3303">
                  <c:v>FY.70/71 Poush 22</c:v>
                </c:pt>
                <c:pt idx="3304">
                  <c:v>FY.70/71 Poush 23</c:v>
                </c:pt>
                <c:pt idx="3305">
                  <c:v>FY.70/71 Poush 24</c:v>
                </c:pt>
                <c:pt idx="3306">
                  <c:v>FY.70/71 Poush 25</c:v>
                </c:pt>
                <c:pt idx="3307">
                  <c:v>FY.70/71 Poush 26</c:v>
                </c:pt>
                <c:pt idx="3308">
                  <c:v>FY.70/71 Poush 27</c:v>
                </c:pt>
                <c:pt idx="3309">
                  <c:v>FY.70/71 Poush 28</c:v>
                </c:pt>
                <c:pt idx="3310">
                  <c:v>FY.70/71 Poush 29</c:v>
                </c:pt>
                <c:pt idx="3311">
                  <c:v>FY.70/71 Poush 30</c:v>
                </c:pt>
                <c:pt idx="3312">
                  <c:v>FY.70/71 Poush 31</c:v>
                </c:pt>
                <c:pt idx="3313">
                  <c:v>FY.70/71 Poush 32</c:v>
                </c:pt>
                <c:pt idx="3314">
                  <c:v>FY.70/71 Magh 1</c:v>
                </c:pt>
                <c:pt idx="3315">
                  <c:v>FY.70/71 Magh 2</c:v>
                </c:pt>
                <c:pt idx="3316">
                  <c:v>FY.70/71 Magh 3</c:v>
                </c:pt>
                <c:pt idx="3317">
                  <c:v>FY.70/71 Magh 4</c:v>
                </c:pt>
                <c:pt idx="3318">
                  <c:v>FY.70/71 Magh 5</c:v>
                </c:pt>
                <c:pt idx="3319">
                  <c:v>FY.70/71 Magh 6</c:v>
                </c:pt>
                <c:pt idx="3320">
                  <c:v>FY.70/71 Magh 7</c:v>
                </c:pt>
                <c:pt idx="3321">
                  <c:v>FY.70/71 Magh 8</c:v>
                </c:pt>
                <c:pt idx="3322">
                  <c:v>FY.70/71 Magh 9</c:v>
                </c:pt>
                <c:pt idx="3323">
                  <c:v>FY.70/71 Magh 10</c:v>
                </c:pt>
                <c:pt idx="3324">
                  <c:v>FY.70/71 Magh 11</c:v>
                </c:pt>
                <c:pt idx="3325">
                  <c:v>FY.70/71 Magh 12</c:v>
                </c:pt>
                <c:pt idx="3326">
                  <c:v>FY.70/71 Magh 13</c:v>
                </c:pt>
                <c:pt idx="3327">
                  <c:v>FY.70/71 Magh 14</c:v>
                </c:pt>
                <c:pt idx="3328">
                  <c:v>FY.70/71 Magh 15</c:v>
                </c:pt>
                <c:pt idx="3329">
                  <c:v>FY.70/71 Magh 16</c:v>
                </c:pt>
                <c:pt idx="3330">
                  <c:v>FY.70/71 Magh 17</c:v>
                </c:pt>
                <c:pt idx="3331">
                  <c:v>FY.70/71 Magh 18</c:v>
                </c:pt>
                <c:pt idx="3332">
                  <c:v>FY.70/71 Magh 19</c:v>
                </c:pt>
                <c:pt idx="3333">
                  <c:v>FY.70/71 Magh 20</c:v>
                </c:pt>
                <c:pt idx="3334">
                  <c:v>FY.70/71 Magh 21</c:v>
                </c:pt>
                <c:pt idx="3335">
                  <c:v>FY.70/71 Magh 22</c:v>
                </c:pt>
                <c:pt idx="3336">
                  <c:v>FY.70/71 Magh 23</c:v>
                </c:pt>
                <c:pt idx="3337">
                  <c:v>FY.70/71 Magh 24</c:v>
                </c:pt>
                <c:pt idx="3338">
                  <c:v>FY.70/71 Magh 25</c:v>
                </c:pt>
                <c:pt idx="3339">
                  <c:v>FY.70/71 Magh 26</c:v>
                </c:pt>
                <c:pt idx="3340">
                  <c:v>FY.70/71 Magh 27</c:v>
                </c:pt>
                <c:pt idx="3341">
                  <c:v>FY.70/71 Magh 28</c:v>
                </c:pt>
                <c:pt idx="3342">
                  <c:v>FY.70/71 Magh 29</c:v>
                </c:pt>
                <c:pt idx="3343">
                  <c:v>FY.70/71 Magh 30</c:v>
                </c:pt>
                <c:pt idx="3344">
                  <c:v>FY.70/71 Magh 31</c:v>
                </c:pt>
                <c:pt idx="3345">
                  <c:v>FY.70/71 Magh 32</c:v>
                </c:pt>
                <c:pt idx="3346">
                  <c:v>FY.70/71 Falgun 1</c:v>
                </c:pt>
                <c:pt idx="3347">
                  <c:v>FY.70/71 Falgun 2</c:v>
                </c:pt>
                <c:pt idx="3348">
                  <c:v>FY.70/71 Falgun 3</c:v>
                </c:pt>
                <c:pt idx="3349">
                  <c:v>FY.70/71 Falgun 4</c:v>
                </c:pt>
                <c:pt idx="3350">
                  <c:v>FY.70/71 Falgun 5</c:v>
                </c:pt>
                <c:pt idx="3351">
                  <c:v>FY.70/71 Falgun 6</c:v>
                </c:pt>
                <c:pt idx="3352">
                  <c:v>FY.70/71 Falgun 7</c:v>
                </c:pt>
                <c:pt idx="3353">
                  <c:v>FY.70/71 Falgun 8</c:v>
                </c:pt>
                <c:pt idx="3354">
                  <c:v>FY.70/71 Falgun 9</c:v>
                </c:pt>
                <c:pt idx="3355">
                  <c:v>FY.70/71 Falgun 10</c:v>
                </c:pt>
                <c:pt idx="3356">
                  <c:v>FY.70/71 Falgun 11</c:v>
                </c:pt>
                <c:pt idx="3357">
                  <c:v>FY.70/71 Falgun 12</c:v>
                </c:pt>
                <c:pt idx="3358">
                  <c:v>FY.70/71 Falgun 13</c:v>
                </c:pt>
                <c:pt idx="3359">
                  <c:v>FY.70/71 Falgun 14</c:v>
                </c:pt>
                <c:pt idx="3360">
                  <c:v>FY.70/71 Falgun 15</c:v>
                </c:pt>
                <c:pt idx="3361">
                  <c:v>FY.70/71 Falgun 16</c:v>
                </c:pt>
                <c:pt idx="3362">
                  <c:v>FY.70/71 Falgun 17</c:v>
                </c:pt>
                <c:pt idx="3363">
                  <c:v>FY.70/71 Falgun 18</c:v>
                </c:pt>
                <c:pt idx="3364">
                  <c:v>FY.70/71 Falgun 19</c:v>
                </c:pt>
                <c:pt idx="3365">
                  <c:v>FY.70/71 Falgun 20</c:v>
                </c:pt>
                <c:pt idx="3366">
                  <c:v>FY.70/71 Falgun 21</c:v>
                </c:pt>
                <c:pt idx="3367">
                  <c:v>FY.70/71 Falgun 22</c:v>
                </c:pt>
                <c:pt idx="3368">
                  <c:v>FY.70/71 Falgun 23</c:v>
                </c:pt>
                <c:pt idx="3369">
                  <c:v>FY.70/71 Falgun 24</c:v>
                </c:pt>
                <c:pt idx="3370">
                  <c:v>FY.70/71 Falgun 25</c:v>
                </c:pt>
                <c:pt idx="3371">
                  <c:v>FY.70/71 Falgun 26</c:v>
                </c:pt>
                <c:pt idx="3372">
                  <c:v>FY.70/71 Falgun 27</c:v>
                </c:pt>
                <c:pt idx="3373">
                  <c:v>FY.70/71 Falgun 28</c:v>
                </c:pt>
                <c:pt idx="3374">
                  <c:v>FY.70/71 Falgun 29</c:v>
                </c:pt>
                <c:pt idx="3375">
                  <c:v>FY.70/71 Falgun 30</c:v>
                </c:pt>
                <c:pt idx="3376">
                  <c:v>FY.70/71 Falgun 31</c:v>
                </c:pt>
                <c:pt idx="3377">
                  <c:v>FY.70/71 Falgun 32</c:v>
                </c:pt>
                <c:pt idx="3378">
                  <c:v>FY.70/71 Chaitra 1</c:v>
                </c:pt>
                <c:pt idx="3379">
                  <c:v>FY.70/71 Chaitra 2</c:v>
                </c:pt>
                <c:pt idx="3380">
                  <c:v>FY.70/71 Chaitra 3</c:v>
                </c:pt>
                <c:pt idx="3381">
                  <c:v>FY.70/71 Chaitra 4</c:v>
                </c:pt>
                <c:pt idx="3382">
                  <c:v>FY.70/71 Chaitra 5</c:v>
                </c:pt>
                <c:pt idx="3383">
                  <c:v>FY.70/71 Chaitra 6</c:v>
                </c:pt>
                <c:pt idx="3384">
                  <c:v>FY.70/71 Chaitra 7</c:v>
                </c:pt>
                <c:pt idx="3385">
                  <c:v>FY.70/71 Chaitra 8</c:v>
                </c:pt>
                <c:pt idx="3386">
                  <c:v>FY.70/71 Chaitra 9</c:v>
                </c:pt>
                <c:pt idx="3387">
                  <c:v>FY.70/71 Chaitra 10</c:v>
                </c:pt>
                <c:pt idx="3388">
                  <c:v>FY.70/71 Chaitra 11</c:v>
                </c:pt>
                <c:pt idx="3389">
                  <c:v>FY.70/71 Chaitra 12</c:v>
                </c:pt>
                <c:pt idx="3390">
                  <c:v>FY.70/71 Chaitra 13</c:v>
                </c:pt>
                <c:pt idx="3391">
                  <c:v>FY.70/71 Chaitra 14</c:v>
                </c:pt>
                <c:pt idx="3392">
                  <c:v>FY.70/71 Chaitra 15</c:v>
                </c:pt>
                <c:pt idx="3393">
                  <c:v>FY.70/71 Chaitra 16</c:v>
                </c:pt>
                <c:pt idx="3394">
                  <c:v>FY.70/71 Chaitra 17</c:v>
                </c:pt>
                <c:pt idx="3395">
                  <c:v>FY.70/71 Chaitra 18</c:v>
                </c:pt>
                <c:pt idx="3396">
                  <c:v>FY.70/71 Chaitra 19</c:v>
                </c:pt>
                <c:pt idx="3397">
                  <c:v>FY.70/71 Chaitra 20</c:v>
                </c:pt>
                <c:pt idx="3398">
                  <c:v>FY.70/71 Chaitra 21</c:v>
                </c:pt>
                <c:pt idx="3399">
                  <c:v>FY.70/71 Chaitra 22</c:v>
                </c:pt>
                <c:pt idx="3400">
                  <c:v>FY.70/71 Chaitra 23</c:v>
                </c:pt>
                <c:pt idx="3401">
                  <c:v>FY.70/71 Chaitra 24</c:v>
                </c:pt>
                <c:pt idx="3402">
                  <c:v>FY.70/71 Chaitra 25</c:v>
                </c:pt>
                <c:pt idx="3403">
                  <c:v>FY.70/71 Chaitra 26</c:v>
                </c:pt>
                <c:pt idx="3404">
                  <c:v>FY.70/71 Chaitra 27</c:v>
                </c:pt>
                <c:pt idx="3405">
                  <c:v>FY.70/71 Chaitra 28</c:v>
                </c:pt>
                <c:pt idx="3406">
                  <c:v>FY.70/71 Chaitra 29</c:v>
                </c:pt>
                <c:pt idx="3407">
                  <c:v>FY.70/71 Chaitra 30</c:v>
                </c:pt>
                <c:pt idx="3408">
                  <c:v>FY.70/71 Chaitra 31</c:v>
                </c:pt>
                <c:pt idx="3409">
                  <c:v>FY.70/71 Chaitra 32</c:v>
                </c:pt>
                <c:pt idx="3410">
                  <c:v>FY.70/71 Baishakh 1</c:v>
                </c:pt>
                <c:pt idx="3411">
                  <c:v>FY.70/71 Baishakh 2</c:v>
                </c:pt>
                <c:pt idx="3412">
                  <c:v>FY.70/71 Baishakh 3</c:v>
                </c:pt>
                <c:pt idx="3413">
                  <c:v>FY.70/71 Baishakh 4</c:v>
                </c:pt>
                <c:pt idx="3414">
                  <c:v>FY.70/71 Baishakh 5</c:v>
                </c:pt>
                <c:pt idx="3415">
                  <c:v>FY.70/71 Baishakh 6</c:v>
                </c:pt>
                <c:pt idx="3416">
                  <c:v>FY.70/71 Baishakh 7</c:v>
                </c:pt>
                <c:pt idx="3417">
                  <c:v>FY.70/71 Baishakh 8</c:v>
                </c:pt>
                <c:pt idx="3418">
                  <c:v>FY.70/71 Baishakh 9</c:v>
                </c:pt>
                <c:pt idx="3419">
                  <c:v>FY.70/71 Baishakh 10</c:v>
                </c:pt>
                <c:pt idx="3420">
                  <c:v>FY.70/71 Baishakh 11</c:v>
                </c:pt>
                <c:pt idx="3421">
                  <c:v>FY.70/71 Baishakh 12</c:v>
                </c:pt>
                <c:pt idx="3422">
                  <c:v>FY.70/71 Baishakh 13</c:v>
                </c:pt>
                <c:pt idx="3423">
                  <c:v>FY.70/71 Baishakh 14</c:v>
                </c:pt>
                <c:pt idx="3424">
                  <c:v>FY.70/71 Baishakh 15</c:v>
                </c:pt>
                <c:pt idx="3425">
                  <c:v>FY.70/71 Baishakh 16</c:v>
                </c:pt>
                <c:pt idx="3426">
                  <c:v>FY.70/71 Baishakh 17</c:v>
                </c:pt>
                <c:pt idx="3427">
                  <c:v>FY.70/71 Baishakh 18</c:v>
                </c:pt>
                <c:pt idx="3428">
                  <c:v>FY.70/71 Baishakh 19</c:v>
                </c:pt>
                <c:pt idx="3429">
                  <c:v>FY.70/71 Baishakh 20</c:v>
                </c:pt>
                <c:pt idx="3430">
                  <c:v>FY.70/71 Baishakh 21</c:v>
                </c:pt>
                <c:pt idx="3431">
                  <c:v>FY.70/71 Baishakh 22</c:v>
                </c:pt>
                <c:pt idx="3432">
                  <c:v>FY.70/71 Baishakh 23</c:v>
                </c:pt>
                <c:pt idx="3433">
                  <c:v>FY.70/71 Baishakh 24</c:v>
                </c:pt>
                <c:pt idx="3434">
                  <c:v>FY.70/71 Baishakh 25</c:v>
                </c:pt>
                <c:pt idx="3435">
                  <c:v>FY.70/71 Baishakh 26</c:v>
                </c:pt>
                <c:pt idx="3436">
                  <c:v>FY.70/71 Baishakh 27</c:v>
                </c:pt>
                <c:pt idx="3437">
                  <c:v>FY.70/71 Baishakh 28</c:v>
                </c:pt>
                <c:pt idx="3438">
                  <c:v>FY.70/71 Baishakh 29</c:v>
                </c:pt>
                <c:pt idx="3439">
                  <c:v>FY.70/71 Baishakh 30</c:v>
                </c:pt>
                <c:pt idx="3440">
                  <c:v>FY.70/71 Baishakh 31</c:v>
                </c:pt>
                <c:pt idx="3441">
                  <c:v>FY.70/71 Baishakh 32</c:v>
                </c:pt>
                <c:pt idx="3442">
                  <c:v>FY.70/71 Jestha  1</c:v>
                </c:pt>
                <c:pt idx="3443">
                  <c:v>FY.70/71 Jestha  2</c:v>
                </c:pt>
                <c:pt idx="3444">
                  <c:v>FY.70/71 Jestha  3</c:v>
                </c:pt>
                <c:pt idx="3445">
                  <c:v>FY.70/71 Jestha  4</c:v>
                </c:pt>
                <c:pt idx="3446">
                  <c:v>FY.70/71 Jestha  5</c:v>
                </c:pt>
                <c:pt idx="3447">
                  <c:v>FY.70/71 Jestha  6</c:v>
                </c:pt>
                <c:pt idx="3448">
                  <c:v>FY.70/71 Jestha  7</c:v>
                </c:pt>
                <c:pt idx="3449">
                  <c:v>FY.70/71 Jestha  8</c:v>
                </c:pt>
                <c:pt idx="3450">
                  <c:v>FY.70/71 Jestha  9</c:v>
                </c:pt>
                <c:pt idx="3451">
                  <c:v>FY.70/71 Jestha  10</c:v>
                </c:pt>
                <c:pt idx="3452">
                  <c:v>FY.70/71 Jestha  11</c:v>
                </c:pt>
                <c:pt idx="3453">
                  <c:v>FY.70/71 Jestha  12</c:v>
                </c:pt>
                <c:pt idx="3454">
                  <c:v>FY.70/71 Jestha  13</c:v>
                </c:pt>
                <c:pt idx="3455">
                  <c:v>FY.70/71 Jestha  14</c:v>
                </c:pt>
                <c:pt idx="3456">
                  <c:v>FY.70/71 Jestha  15</c:v>
                </c:pt>
                <c:pt idx="3457">
                  <c:v>FY.70/71 Jestha  16</c:v>
                </c:pt>
                <c:pt idx="3458">
                  <c:v>FY.70/71 Jestha  17</c:v>
                </c:pt>
                <c:pt idx="3459">
                  <c:v>FY.70/71 Jestha  18</c:v>
                </c:pt>
                <c:pt idx="3460">
                  <c:v>FY.70/71 Jestha  19</c:v>
                </c:pt>
                <c:pt idx="3461">
                  <c:v>FY.70/71 Jestha  20</c:v>
                </c:pt>
                <c:pt idx="3462">
                  <c:v>FY.70/71 Jestha  21</c:v>
                </c:pt>
                <c:pt idx="3463">
                  <c:v>FY.70/71 Jestha  22</c:v>
                </c:pt>
                <c:pt idx="3464">
                  <c:v>FY.70/71 Jestha  23</c:v>
                </c:pt>
                <c:pt idx="3465">
                  <c:v>FY.70/71 Jestha  24</c:v>
                </c:pt>
                <c:pt idx="3466">
                  <c:v>FY.70/71 Jestha  25</c:v>
                </c:pt>
                <c:pt idx="3467">
                  <c:v>FY.70/71 Jestha  26</c:v>
                </c:pt>
                <c:pt idx="3468">
                  <c:v>FY.70/71 Jestha  27</c:v>
                </c:pt>
                <c:pt idx="3469">
                  <c:v>FY.70/71 Jestha  28</c:v>
                </c:pt>
                <c:pt idx="3470">
                  <c:v>FY.70/71 Jestha  29</c:v>
                </c:pt>
                <c:pt idx="3471">
                  <c:v>FY.70/71 Jestha  30</c:v>
                </c:pt>
                <c:pt idx="3472">
                  <c:v>FY.70/71 Jestha  31</c:v>
                </c:pt>
                <c:pt idx="3473">
                  <c:v>FY.70/71 Jestha  32</c:v>
                </c:pt>
                <c:pt idx="3474">
                  <c:v>FY.70/71 Ashadh 1</c:v>
                </c:pt>
                <c:pt idx="3475">
                  <c:v>FY.70/71 Ashadh 2</c:v>
                </c:pt>
                <c:pt idx="3476">
                  <c:v>FY.70/71 Ashadh 3</c:v>
                </c:pt>
                <c:pt idx="3477">
                  <c:v>FY.70/71 Ashadh 4</c:v>
                </c:pt>
                <c:pt idx="3478">
                  <c:v>FY.70/71 Ashadh 5</c:v>
                </c:pt>
                <c:pt idx="3479">
                  <c:v>FY.70/71 Ashadh 6</c:v>
                </c:pt>
                <c:pt idx="3480">
                  <c:v>FY.70/71 Ashadh 7</c:v>
                </c:pt>
                <c:pt idx="3481">
                  <c:v>FY.70/71 Ashadh 8</c:v>
                </c:pt>
                <c:pt idx="3482">
                  <c:v>FY.70/71 Ashadh 9</c:v>
                </c:pt>
                <c:pt idx="3483">
                  <c:v>FY.70/71 Ashadh 10</c:v>
                </c:pt>
                <c:pt idx="3484">
                  <c:v>FY.70/71 Ashadh 11</c:v>
                </c:pt>
                <c:pt idx="3485">
                  <c:v>FY.70/71 Ashadh 12</c:v>
                </c:pt>
                <c:pt idx="3486">
                  <c:v>FY.70/71 Ashadh 13</c:v>
                </c:pt>
                <c:pt idx="3487">
                  <c:v>FY.70/71 Ashadh 14</c:v>
                </c:pt>
                <c:pt idx="3488">
                  <c:v>FY.70/71 Ashadh 15</c:v>
                </c:pt>
                <c:pt idx="3489">
                  <c:v>FY.70/71 Ashadh 16</c:v>
                </c:pt>
                <c:pt idx="3490">
                  <c:v>FY.70/71 Ashadh 17</c:v>
                </c:pt>
                <c:pt idx="3491">
                  <c:v>FY.70/71 Ashadh 18</c:v>
                </c:pt>
                <c:pt idx="3492">
                  <c:v>FY.70/71 Ashadh 19</c:v>
                </c:pt>
                <c:pt idx="3493">
                  <c:v>FY.70/71 Ashadh 20</c:v>
                </c:pt>
                <c:pt idx="3494">
                  <c:v>FY.70/71 Ashadh 21</c:v>
                </c:pt>
                <c:pt idx="3495">
                  <c:v>FY.70/71 Ashadh 22</c:v>
                </c:pt>
                <c:pt idx="3496">
                  <c:v>FY.70/71 Ashadh 23</c:v>
                </c:pt>
                <c:pt idx="3497">
                  <c:v>FY.70/71 Ashadh 24</c:v>
                </c:pt>
                <c:pt idx="3498">
                  <c:v>FY.70/71 Ashadh 25</c:v>
                </c:pt>
                <c:pt idx="3499">
                  <c:v>FY.70/71 Ashadh 26</c:v>
                </c:pt>
                <c:pt idx="3500">
                  <c:v>FY.70/71 Ashadh 27</c:v>
                </c:pt>
                <c:pt idx="3501">
                  <c:v>FY.70/71 Ashadh 28</c:v>
                </c:pt>
                <c:pt idx="3502">
                  <c:v>FY.70/71 Ashadh 29</c:v>
                </c:pt>
                <c:pt idx="3503">
                  <c:v>FY.70/71 Ashadh 30</c:v>
                </c:pt>
                <c:pt idx="3504">
                  <c:v>FY.70/71 Ashadh 31</c:v>
                </c:pt>
                <c:pt idx="3505">
                  <c:v>FY.70/71 Ashadh 32</c:v>
                </c:pt>
                <c:pt idx="3506">
                  <c:v>FY.71/72 Shrawan 1</c:v>
                </c:pt>
                <c:pt idx="3507">
                  <c:v>FY.71/72 Shrawan 2</c:v>
                </c:pt>
                <c:pt idx="3508">
                  <c:v>FY.71/72 Shrawan 3</c:v>
                </c:pt>
                <c:pt idx="3509">
                  <c:v>FY.71/72 Shrawan 4</c:v>
                </c:pt>
                <c:pt idx="3510">
                  <c:v>FY.71/72 Shrawan 5</c:v>
                </c:pt>
                <c:pt idx="3511">
                  <c:v>FY.71/72 Shrawan 6</c:v>
                </c:pt>
                <c:pt idx="3512">
                  <c:v>FY.71/72 Shrawan 7</c:v>
                </c:pt>
                <c:pt idx="3513">
                  <c:v>FY.71/72 Shrawan 8</c:v>
                </c:pt>
                <c:pt idx="3514">
                  <c:v>FY.71/72 Shrawan 9</c:v>
                </c:pt>
                <c:pt idx="3515">
                  <c:v>FY.71/72 Shrawan 10</c:v>
                </c:pt>
                <c:pt idx="3516">
                  <c:v>FY.71/72 Shrawan 11</c:v>
                </c:pt>
                <c:pt idx="3517">
                  <c:v>FY.71/72 Shrawan 12</c:v>
                </c:pt>
                <c:pt idx="3518">
                  <c:v>FY.71/72 Shrawan 13</c:v>
                </c:pt>
                <c:pt idx="3519">
                  <c:v>FY.71/72 Shrawan 14</c:v>
                </c:pt>
                <c:pt idx="3520">
                  <c:v>FY.71/72 Shrawan 15</c:v>
                </c:pt>
                <c:pt idx="3521">
                  <c:v>FY.71/72 Shrawan 16</c:v>
                </c:pt>
                <c:pt idx="3522">
                  <c:v>FY.71/72 Shrawan 17</c:v>
                </c:pt>
                <c:pt idx="3523">
                  <c:v>FY.71/72 Shrawan 18</c:v>
                </c:pt>
                <c:pt idx="3524">
                  <c:v>FY.71/72 Shrawan 19</c:v>
                </c:pt>
                <c:pt idx="3525">
                  <c:v>FY.71/72 Shrawan 20</c:v>
                </c:pt>
                <c:pt idx="3526">
                  <c:v>FY.71/72 Shrawan 21</c:v>
                </c:pt>
                <c:pt idx="3527">
                  <c:v>FY.71/72 Shrawan 22</c:v>
                </c:pt>
                <c:pt idx="3528">
                  <c:v>FY.71/72 Shrawan 23</c:v>
                </c:pt>
                <c:pt idx="3529">
                  <c:v>FY.71/72 Shrawan 24</c:v>
                </c:pt>
                <c:pt idx="3530">
                  <c:v>FY.71/72 Shrawan 25</c:v>
                </c:pt>
                <c:pt idx="3531">
                  <c:v>FY.71/72 Shrawan 26</c:v>
                </c:pt>
                <c:pt idx="3532">
                  <c:v>FY.71/72 Shrawan 27</c:v>
                </c:pt>
                <c:pt idx="3533">
                  <c:v>FY.71/72 Shrawan 28</c:v>
                </c:pt>
                <c:pt idx="3534">
                  <c:v>FY.71/72 Shrawan 29</c:v>
                </c:pt>
                <c:pt idx="3535">
                  <c:v>FY.71/72 Shrawan 30</c:v>
                </c:pt>
                <c:pt idx="3536">
                  <c:v>FY.71/72 Shrawan 31</c:v>
                </c:pt>
                <c:pt idx="3537">
                  <c:v>FY.71/72 Shrawan 32</c:v>
                </c:pt>
                <c:pt idx="3538">
                  <c:v>FY.71/72 Bhadra 1</c:v>
                </c:pt>
                <c:pt idx="3539">
                  <c:v>FY.71/72 Bhadra 2</c:v>
                </c:pt>
                <c:pt idx="3540">
                  <c:v>FY.71/72 Bhadra 3</c:v>
                </c:pt>
                <c:pt idx="3541">
                  <c:v>FY.71/72 Bhadra 4</c:v>
                </c:pt>
                <c:pt idx="3542">
                  <c:v>FY.71/72 Bhadra 5</c:v>
                </c:pt>
                <c:pt idx="3543">
                  <c:v>FY.71/72 Bhadra 6</c:v>
                </c:pt>
                <c:pt idx="3544">
                  <c:v>FY.71/72 Bhadra 7</c:v>
                </c:pt>
                <c:pt idx="3545">
                  <c:v>FY.71/72 Bhadra 8</c:v>
                </c:pt>
                <c:pt idx="3546">
                  <c:v>FY.71/72 Bhadra 9</c:v>
                </c:pt>
                <c:pt idx="3547">
                  <c:v>FY.71/72 Bhadra 10</c:v>
                </c:pt>
                <c:pt idx="3548">
                  <c:v>FY.71/72 Bhadra 11</c:v>
                </c:pt>
                <c:pt idx="3549">
                  <c:v>FY.71/72 Bhadra 12</c:v>
                </c:pt>
                <c:pt idx="3550">
                  <c:v>FY.71/72 Bhadra 13</c:v>
                </c:pt>
                <c:pt idx="3551">
                  <c:v>FY.71/72 Bhadra 14</c:v>
                </c:pt>
                <c:pt idx="3552">
                  <c:v>FY.71/72 Bhadra 15</c:v>
                </c:pt>
                <c:pt idx="3553">
                  <c:v>FY.71/72 Bhadra 16</c:v>
                </c:pt>
                <c:pt idx="3554">
                  <c:v>FY.71/72 Bhadra 17</c:v>
                </c:pt>
                <c:pt idx="3555">
                  <c:v>FY.71/72 Bhadra 18</c:v>
                </c:pt>
                <c:pt idx="3556">
                  <c:v>FY.71/72 Bhadra 19</c:v>
                </c:pt>
                <c:pt idx="3557">
                  <c:v>FY.71/72 Bhadra 20</c:v>
                </c:pt>
                <c:pt idx="3558">
                  <c:v>FY.71/72 Bhadra 21</c:v>
                </c:pt>
                <c:pt idx="3559">
                  <c:v>FY.71/72 Bhadra 22</c:v>
                </c:pt>
                <c:pt idx="3560">
                  <c:v>FY.71/72 Bhadra 23</c:v>
                </c:pt>
                <c:pt idx="3561">
                  <c:v>FY.71/72 Bhadra 24</c:v>
                </c:pt>
                <c:pt idx="3562">
                  <c:v>FY.71/72 Bhadra 25</c:v>
                </c:pt>
                <c:pt idx="3563">
                  <c:v>FY.71/72 Bhadra 26</c:v>
                </c:pt>
                <c:pt idx="3564">
                  <c:v>FY.71/72 Bhadra 27</c:v>
                </c:pt>
                <c:pt idx="3565">
                  <c:v>FY.71/72 Bhadra 28</c:v>
                </c:pt>
                <c:pt idx="3566">
                  <c:v>FY.71/72 Bhadra 29</c:v>
                </c:pt>
                <c:pt idx="3567">
                  <c:v>FY.71/72 Bhadra 30</c:v>
                </c:pt>
                <c:pt idx="3568">
                  <c:v>FY.71/72 Bhadra 31</c:v>
                </c:pt>
                <c:pt idx="3569">
                  <c:v>FY.71/72 Bhadra 32</c:v>
                </c:pt>
                <c:pt idx="3570">
                  <c:v>FY.71/72 Ashwin 1</c:v>
                </c:pt>
                <c:pt idx="3571">
                  <c:v>FY.71/72 Ashwin 2</c:v>
                </c:pt>
                <c:pt idx="3572">
                  <c:v>FY.71/72 Ashwin 3</c:v>
                </c:pt>
                <c:pt idx="3573">
                  <c:v>FY.71/72 Ashwin 4</c:v>
                </c:pt>
                <c:pt idx="3574">
                  <c:v>FY.71/72 Ashwin 5</c:v>
                </c:pt>
                <c:pt idx="3575">
                  <c:v>FY.71/72 Ashwin 6</c:v>
                </c:pt>
                <c:pt idx="3576">
                  <c:v>FY.71/72 Ashwin 7</c:v>
                </c:pt>
                <c:pt idx="3577">
                  <c:v>FY.71/72 Ashwin 8</c:v>
                </c:pt>
                <c:pt idx="3578">
                  <c:v>FY.71/72 Ashwin 9</c:v>
                </c:pt>
                <c:pt idx="3579">
                  <c:v>FY.71/72 Ashwin 10</c:v>
                </c:pt>
                <c:pt idx="3580">
                  <c:v>FY.71/72 Ashwin 11</c:v>
                </c:pt>
                <c:pt idx="3581">
                  <c:v>FY.71/72 Ashwin 12</c:v>
                </c:pt>
                <c:pt idx="3582">
                  <c:v>FY.71/72 Ashwin 13</c:v>
                </c:pt>
                <c:pt idx="3583">
                  <c:v>FY.71/72 Ashwin 14</c:v>
                </c:pt>
                <c:pt idx="3584">
                  <c:v>FY.71/72 Ashwin 15</c:v>
                </c:pt>
                <c:pt idx="3585">
                  <c:v>FY.71/72 Ashwin 16</c:v>
                </c:pt>
                <c:pt idx="3586">
                  <c:v>FY.71/72 Ashwin 17</c:v>
                </c:pt>
                <c:pt idx="3587">
                  <c:v>FY.71/72 Ashwin 18</c:v>
                </c:pt>
                <c:pt idx="3588">
                  <c:v>FY.71/72 Ashwin 19</c:v>
                </c:pt>
                <c:pt idx="3589">
                  <c:v>FY.71/72 Ashwin 20</c:v>
                </c:pt>
                <c:pt idx="3590">
                  <c:v>FY.71/72 Ashwin 21</c:v>
                </c:pt>
                <c:pt idx="3591">
                  <c:v>FY.71/72 Ashwin 22</c:v>
                </c:pt>
                <c:pt idx="3592">
                  <c:v>FY.71/72 Ashwin 23</c:v>
                </c:pt>
                <c:pt idx="3593">
                  <c:v>FY.71/72 Ashwin 24</c:v>
                </c:pt>
                <c:pt idx="3594">
                  <c:v>FY.71/72 Ashwin 25</c:v>
                </c:pt>
                <c:pt idx="3595">
                  <c:v>FY.71/72 Ashwin 26</c:v>
                </c:pt>
                <c:pt idx="3596">
                  <c:v>FY.71/72 Ashwin 27</c:v>
                </c:pt>
                <c:pt idx="3597">
                  <c:v>FY.71/72 Ashwin 28</c:v>
                </c:pt>
                <c:pt idx="3598">
                  <c:v>FY.71/72 Ashwin 29</c:v>
                </c:pt>
                <c:pt idx="3599">
                  <c:v>FY.71/72 Ashwin 30</c:v>
                </c:pt>
                <c:pt idx="3600">
                  <c:v>FY.71/72 Ashwin 31</c:v>
                </c:pt>
                <c:pt idx="3601">
                  <c:v>FY.71/72 Ashwin 32</c:v>
                </c:pt>
                <c:pt idx="3602">
                  <c:v>FY.71/72 Kartik 1</c:v>
                </c:pt>
                <c:pt idx="3603">
                  <c:v>FY.71/72 Kartik 2</c:v>
                </c:pt>
                <c:pt idx="3604">
                  <c:v>FY.71/72 Kartik 3</c:v>
                </c:pt>
                <c:pt idx="3605">
                  <c:v>FY.71/72 Kartik 4</c:v>
                </c:pt>
                <c:pt idx="3606">
                  <c:v>FY.71/72 Kartik 5</c:v>
                </c:pt>
                <c:pt idx="3607">
                  <c:v>FY.71/72 Kartik 6</c:v>
                </c:pt>
                <c:pt idx="3608">
                  <c:v>FY.71/72 Kartik 7</c:v>
                </c:pt>
                <c:pt idx="3609">
                  <c:v>FY.71/72 Kartik 8</c:v>
                </c:pt>
                <c:pt idx="3610">
                  <c:v>FY.71/72 Kartik 9</c:v>
                </c:pt>
                <c:pt idx="3611">
                  <c:v>FY.71/72 Kartik 10</c:v>
                </c:pt>
                <c:pt idx="3612">
                  <c:v>FY.71/72 Kartik 11</c:v>
                </c:pt>
                <c:pt idx="3613">
                  <c:v>FY.71/72 Kartik 12</c:v>
                </c:pt>
                <c:pt idx="3614">
                  <c:v>FY.71/72 Kartik 13</c:v>
                </c:pt>
                <c:pt idx="3615">
                  <c:v>FY.71/72 Kartik 14</c:v>
                </c:pt>
                <c:pt idx="3616">
                  <c:v>FY.71/72 Kartik 15</c:v>
                </c:pt>
                <c:pt idx="3617">
                  <c:v>FY.71/72 Kartik 16</c:v>
                </c:pt>
                <c:pt idx="3618">
                  <c:v>FY.71/72 Kartik 17</c:v>
                </c:pt>
                <c:pt idx="3619">
                  <c:v>FY.71/72 Kartik 18</c:v>
                </c:pt>
                <c:pt idx="3620">
                  <c:v>FY.71/72 Kartik 19</c:v>
                </c:pt>
                <c:pt idx="3621">
                  <c:v>FY.71/72 Kartik 20</c:v>
                </c:pt>
                <c:pt idx="3622">
                  <c:v>FY.71/72 Kartik 21</c:v>
                </c:pt>
                <c:pt idx="3623">
                  <c:v>FY.71/72 Kartik 22</c:v>
                </c:pt>
                <c:pt idx="3624">
                  <c:v>FY.71/72 Kartik 23</c:v>
                </c:pt>
                <c:pt idx="3625">
                  <c:v>FY.71/72 Kartik 24</c:v>
                </c:pt>
                <c:pt idx="3626">
                  <c:v>FY.71/72 Kartik 25</c:v>
                </c:pt>
                <c:pt idx="3627">
                  <c:v>FY.71/72 Kartik 26</c:v>
                </c:pt>
                <c:pt idx="3628">
                  <c:v>FY.71/72 Kartik 27</c:v>
                </c:pt>
                <c:pt idx="3629">
                  <c:v>FY.71/72 Kartik 28</c:v>
                </c:pt>
                <c:pt idx="3630">
                  <c:v>FY.71/72 Kartik 29</c:v>
                </c:pt>
                <c:pt idx="3631">
                  <c:v>FY.71/72 Kartik 30</c:v>
                </c:pt>
                <c:pt idx="3632">
                  <c:v>FY.71/72 Kartik 31</c:v>
                </c:pt>
                <c:pt idx="3633">
                  <c:v>FY.71/72 Kartik 32</c:v>
                </c:pt>
                <c:pt idx="3634">
                  <c:v>FY.71/72 Mangsir 1</c:v>
                </c:pt>
                <c:pt idx="3635">
                  <c:v>FY.71/72 Mangsir 2</c:v>
                </c:pt>
                <c:pt idx="3636">
                  <c:v>FY.71/72 Mangsir 3</c:v>
                </c:pt>
                <c:pt idx="3637">
                  <c:v>FY.71/72 Mangsir 4</c:v>
                </c:pt>
                <c:pt idx="3638">
                  <c:v>FY.71/72 Mangsir 5</c:v>
                </c:pt>
                <c:pt idx="3639">
                  <c:v>FY.71/72 Mangsir 6</c:v>
                </c:pt>
                <c:pt idx="3640">
                  <c:v>FY.71/72 Mangsir 7</c:v>
                </c:pt>
                <c:pt idx="3641">
                  <c:v>FY.71/72 Mangsir 8</c:v>
                </c:pt>
                <c:pt idx="3642">
                  <c:v>FY.71/72 Mangsir 9</c:v>
                </c:pt>
                <c:pt idx="3643">
                  <c:v>FY.71/72 Mangsir 10</c:v>
                </c:pt>
                <c:pt idx="3644">
                  <c:v>FY.71/72 Mangsir 11</c:v>
                </c:pt>
                <c:pt idx="3645">
                  <c:v>FY.71/72 Mangsir 12</c:v>
                </c:pt>
                <c:pt idx="3646">
                  <c:v>FY.71/72 Mangsir 13</c:v>
                </c:pt>
                <c:pt idx="3647">
                  <c:v>FY.71/72 Mangsir 14</c:v>
                </c:pt>
                <c:pt idx="3648">
                  <c:v>FY.71/72 Mangsir 15</c:v>
                </c:pt>
                <c:pt idx="3649">
                  <c:v>FY.71/72 Mangsir 16</c:v>
                </c:pt>
                <c:pt idx="3650">
                  <c:v>FY.71/72 Mangsir 17</c:v>
                </c:pt>
                <c:pt idx="3651">
                  <c:v>FY.71/72 Mangsir 18</c:v>
                </c:pt>
                <c:pt idx="3652">
                  <c:v>FY.71/72 Mangsir 19</c:v>
                </c:pt>
                <c:pt idx="3653">
                  <c:v>FY.71/72 Mangsir 20</c:v>
                </c:pt>
                <c:pt idx="3654">
                  <c:v>FY.71/72 Mangsir 21</c:v>
                </c:pt>
                <c:pt idx="3655">
                  <c:v>FY.71/72 Mangsir 22</c:v>
                </c:pt>
                <c:pt idx="3656">
                  <c:v>FY.71/72 Mangsir 23</c:v>
                </c:pt>
                <c:pt idx="3657">
                  <c:v>FY.71/72 Mangsir 24</c:v>
                </c:pt>
                <c:pt idx="3658">
                  <c:v>FY.71/72 Mangsir 25</c:v>
                </c:pt>
                <c:pt idx="3659">
                  <c:v>FY.71/72 Mangsir 26</c:v>
                </c:pt>
                <c:pt idx="3660">
                  <c:v>FY.71/72 Mangsir 27</c:v>
                </c:pt>
                <c:pt idx="3661">
                  <c:v>FY.71/72 Mangsir 28</c:v>
                </c:pt>
                <c:pt idx="3662">
                  <c:v>FY.71/72 Mangsir 29</c:v>
                </c:pt>
                <c:pt idx="3663">
                  <c:v>FY.71/72 Mangsir 30</c:v>
                </c:pt>
                <c:pt idx="3664">
                  <c:v>FY.71/72 Mangsir 31</c:v>
                </c:pt>
                <c:pt idx="3665">
                  <c:v>FY.71/72 Mangsir 32</c:v>
                </c:pt>
                <c:pt idx="3666">
                  <c:v>FY.71/72 Poush 1</c:v>
                </c:pt>
                <c:pt idx="3667">
                  <c:v>FY.71/72 Poush 2</c:v>
                </c:pt>
                <c:pt idx="3668">
                  <c:v>FY.71/72 Poush 3</c:v>
                </c:pt>
                <c:pt idx="3669">
                  <c:v>FY.71/72 Poush 4</c:v>
                </c:pt>
                <c:pt idx="3670">
                  <c:v>FY.71/72 Poush 5</c:v>
                </c:pt>
                <c:pt idx="3671">
                  <c:v>FY.71/72 Poush 6</c:v>
                </c:pt>
                <c:pt idx="3672">
                  <c:v>FY.71/72 Poush 7</c:v>
                </c:pt>
                <c:pt idx="3673">
                  <c:v>FY.71/72 Poush 8</c:v>
                </c:pt>
                <c:pt idx="3674">
                  <c:v>FY.71/72 Poush 9</c:v>
                </c:pt>
                <c:pt idx="3675">
                  <c:v>FY.71/72 Poush 10</c:v>
                </c:pt>
                <c:pt idx="3676">
                  <c:v>FY.71/72 Poush 11</c:v>
                </c:pt>
                <c:pt idx="3677">
                  <c:v>FY.71/72 Poush 12</c:v>
                </c:pt>
                <c:pt idx="3678">
                  <c:v>FY.71/72 Poush 13</c:v>
                </c:pt>
                <c:pt idx="3679">
                  <c:v>FY.71/72 Poush 14</c:v>
                </c:pt>
                <c:pt idx="3680">
                  <c:v>FY.71/72 Poush 15</c:v>
                </c:pt>
                <c:pt idx="3681">
                  <c:v>FY.71/72 Poush 16</c:v>
                </c:pt>
                <c:pt idx="3682">
                  <c:v>FY.71/72 Poush 17</c:v>
                </c:pt>
                <c:pt idx="3683">
                  <c:v>FY.71/72 Poush 18</c:v>
                </c:pt>
                <c:pt idx="3684">
                  <c:v>FY.71/72 Poush 19</c:v>
                </c:pt>
                <c:pt idx="3685">
                  <c:v>FY.71/72 Poush 20</c:v>
                </c:pt>
                <c:pt idx="3686">
                  <c:v>FY.71/72 Poush 21</c:v>
                </c:pt>
                <c:pt idx="3687">
                  <c:v>FY.71/72 Poush 22</c:v>
                </c:pt>
                <c:pt idx="3688">
                  <c:v>FY.71/72 Poush 23</c:v>
                </c:pt>
                <c:pt idx="3689">
                  <c:v>FY.71/72 Poush 24</c:v>
                </c:pt>
                <c:pt idx="3690">
                  <c:v>FY.71/72 Poush 25</c:v>
                </c:pt>
                <c:pt idx="3691">
                  <c:v>FY.71/72 Poush 26</c:v>
                </c:pt>
                <c:pt idx="3692">
                  <c:v>FY.71/72 Poush 27</c:v>
                </c:pt>
                <c:pt idx="3693">
                  <c:v>FY.71/72 Poush 28</c:v>
                </c:pt>
                <c:pt idx="3694">
                  <c:v>FY.71/72 Poush 29</c:v>
                </c:pt>
                <c:pt idx="3695">
                  <c:v>FY.71/72 Poush 30</c:v>
                </c:pt>
                <c:pt idx="3696">
                  <c:v>FY.71/72 Poush 31</c:v>
                </c:pt>
                <c:pt idx="3697">
                  <c:v>FY.71/72 Poush 32</c:v>
                </c:pt>
                <c:pt idx="3698">
                  <c:v>FY.71/72 Magh 1</c:v>
                </c:pt>
                <c:pt idx="3699">
                  <c:v>FY.71/72 Magh 2</c:v>
                </c:pt>
                <c:pt idx="3700">
                  <c:v>FY.71/72 Magh 3</c:v>
                </c:pt>
                <c:pt idx="3701">
                  <c:v>FY.71/72 Magh 4</c:v>
                </c:pt>
                <c:pt idx="3702">
                  <c:v>FY.71/72 Magh 5</c:v>
                </c:pt>
                <c:pt idx="3703">
                  <c:v>FY.71/72 Magh 6</c:v>
                </c:pt>
                <c:pt idx="3704">
                  <c:v>FY.71/72 Magh 7</c:v>
                </c:pt>
                <c:pt idx="3705">
                  <c:v>FY.71/72 Magh 8</c:v>
                </c:pt>
                <c:pt idx="3706">
                  <c:v>FY.71/72 Magh 9</c:v>
                </c:pt>
                <c:pt idx="3707">
                  <c:v>FY.71/72 Magh 10</c:v>
                </c:pt>
                <c:pt idx="3708">
                  <c:v>FY.71/72 Magh 11</c:v>
                </c:pt>
                <c:pt idx="3709">
                  <c:v>FY.71/72 Magh 12</c:v>
                </c:pt>
                <c:pt idx="3710">
                  <c:v>FY.71/72 Magh 13</c:v>
                </c:pt>
                <c:pt idx="3711">
                  <c:v>FY.71/72 Magh 14</c:v>
                </c:pt>
                <c:pt idx="3712">
                  <c:v>FY.71/72 Magh 15</c:v>
                </c:pt>
                <c:pt idx="3713">
                  <c:v>FY.71/72 Magh 16</c:v>
                </c:pt>
                <c:pt idx="3714">
                  <c:v>FY.71/72 Magh 17</c:v>
                </c:pt>
                <c:pt idx="3715">
                  <c:v>FY.71/72 Magh 18</c:v>
                </c:pt>
                <c:pt idx="3716">
                  <c:v>FY.71/72 Magh 19</c:v>
                </c:pt>
                <c:pt idx="3717">
                  <c:v>FY.71/72 Magh 20</c:v>
                </c:pt>
                <c:pt idx="3718">
                  <c:v>FY.71/72 Magh 21</c:v>
                </c:pt>
                <c:pt idx="3719">
                  <c:v>FY.71/72 Magh 22</c:v>
                </c:pt>
                <c:pt idx="3720">
                  <c:v>FY.71/72 Magh 23</c:v>
                </c:pt>
                <c:pt idx="3721">
                  <c:v>FY.71/72 Magh 24</c:v>
                </c:pt>
                <c:pt idx="3722">
                  <c:v>FY.71/72 Magh 25</c:v>
                </c:pt>
                <c:pt idx="3723">
                  <c:v>FY.71/72 Magh 26</c:v>
                </c:pt>
                <c:pt idx="3724">
                  <c:v>FY.71/72 Magh 27</c:v>
                </c:pt>
                <c:pt idx="3725">
                  <c:v>FY.71/72 Magh 28</c:v>
                </c:pt>
                <c:pt idx="3726">
                  <c:v>FY.71/72 Magh 29</c:v>
                </c:pt>
                <c:pt idx="3727">
                  <c:v>FY.71/72 Magh 30</c:v>
                </c:pt>
                <c:pt idx="3728">
                  <c:v>FY.71/72 Magh 31</c:v>
                </c:pt>
                <c:pt idx="3729">
                  <c:v>FY.71/72 Magh 32</c:v>
                </c:pt>
                <c:pt idx="3730">
                  <c:v>FY.71/72 Falgun 1</c:v>
                </c:pt>
                <c:pt idx="3731">
                  <c:v>FY.71/72 Falgun 2</c:v>
                </c:pt>
                <c:pt idx="3732">
                  <c:v>FY.71/72 Falgun 3</c:v>
                </c:pt>
                <c:pt idx="3733">
                  <c:v>FY.71/72 Falgun 4</c:v>
                </c:pt>
                <c:pt idx="3734">
                  <c:v>FY.71/72 Falgun 5</c:v>
                </c:pt>
                <c:pt idx="3735">
                  <c:v>FY.71/72 Falgun 6</c:v>
                </c:pt>
                <c:pt idx="3736">
                  <c:v>FY.71/72 Falgun 7</c:v>
                </c:pt>
                <c:pt idx="3737">
                  <c:v>FY.71/72 Falgun 8</c:v>
                </c:pt>
                <c:pt idx="3738">
                  <c:v>FY.71/72 Falgun 9</c:v>
                </c:pt>
                <c:pt idx="3739">
                  <c:v>FY.71/72 Falgun 10</c:v>
                </c:pt>
                <c:pt idx="3740">
                  <c:v>FY.71/72 Falgun 11</c:v>
                </c:pt>
                <c:pt idx="3741">
                  <c:v>FY.71/72 Falgun 12</c:v>
                </c:pt>
                <c:pt idx="3742">
                  <c:v>FY.71/72 Falgun 13</c:v>
                </c:pt>
                <c:pt idx="3743">
                  <c:v>FY.71/72 Falgun 14</c:v>
                </c:pt>
                <c:pt idx="3744">
                  <c:v>FY.71/72 Falgun 15</c:v>
                </c:pt>
                <c:pt idx="3745">
                  <c:v>FY.71/72 Falgun 16</c:v>
                </c:pt>
                <c:pt idx="3746">
                  <c:v>FY.71/72 Falgun 17</c:v>
                </c:pt>
                <c:pt idx="3747">
                  <c:v>FY.71/72 Falgun 18</c:v>
                </c:pt>
                <c:pt idx="3748">
                  <c:v>FY.71/72 Falgun 19</c:v>
                </c:pt>
                <c:pt idx="3749">
                  <c:v>FY.71/72 Falgun 20</c:v>
                </c:pt>
                <c:pt idx="3750">
                  <c:v>FY.71/72 Falgun 21</c:v>
                </c:pt>
                <c:pt idx="3751">
                  <c:v>FY.71/72 Falgun 22</c:v>
                </c:pt>
                <c:pt idx="3752">
                  <c:v>FY.71/72 Falgun 23</c:v>
                </c:pt>
                <c:pt idx="3753">
                  <c:v>FY.71/72 Falgun 24</c:v>
                </c:pt>
                <c:pt idx="3754">
                  <c:v>FY.71/72 Falgun 25</c:v>
                </c:pt>
                <c:pt idx="3755">
                  <c:v>FY.71/72 Falgun 26</c:v>
                </c:pt>
                <c:pt idx="3756">
                  <c:v>FY.71/72 Falgun 27</c:v>
                </c:pt>
                <c:pt idx="3757">
                  <c:v>FY.71/72 Falgun 28</c:v>
                </c:pt>
                <c:pt idx="3758">
                  <c:v>FY.71/72 Falgun 29</c:v>
                </c:pt>
                <c:pt idx="3759">
                  <c:v>FY.71/72 Falgun 30</c:v>
                </c:pt>
                <c:pt idx="3760">
                  <c:v>FY.71/72 Falgun 31</c:v>
                </c:pt>
                <c:pt idx="3761">
                  <c:v>FY.71/72 Falgun 32</c:v>
                </c:pt>
                <c:pt idx="3762">
                  <c:v>FY.71/72 Chaitra 1</c:v>
                </c:pt>
                <c:pt idx="3763">
                  <c:v>FY.71/72 Chaitra 2</c:v>
                </c:pt>
                <c:pt idx="3764">
                  <c:v>FY.71/72 Chaitra 3</c:v>
                </c:pt>
                <c:pt idx="3765">
                  <c:v>FY.71/72 Chaitra 4</c:v>
                </c:pt>
                <c:pt idx="3766">
                  <c:v>FY.71/72 Chaitra 5</c:v>
                </c:pt>
                <c:pt idx="3767">
                  <c:v>FY.71/72 Chaitra 6</c:v>
                </c:pt>
                <c:pt idx="3768">
                  <c:v>FY.71/72 Chaitra 7</c:v>
                </c:pt>
                <c:pt idx="3769">
                  <c:v>FY.71/72 Chaitra 8</c:v>
                </c:pt>
                <c:pt idx="3770">
                  <c:v>FY.71/72 Chaitra 9</c:v>
                </c:pt>
                <c:pt idx="3771">
                  <c:v>FY.71/72 Chaitra 10</c:v>
                </c:pt>
                <c:pt idx="3772">
                  <c:v>FY.71/72 Chaitra 11</c:v>
                </c:pt>
                <c:pt idx="3773">
                  <c:v>FY.71/72 Chaitra 12</c:v>
                </c:pt>
                <c:pt idx="3774">
                  <c:v>FY.71/72 Chaitra 13</c:v>
                </c:pt>
                <c:pt idx="3775">
                  <c:v>FY.71/72 Chaitra 14</c:v>
                </c:pt>
                <c:pt idx="3776">
                  <c:v>FY.71/72 Chaitra 15</c:v>
                </c:pt>
                <c:pt idx="3777">
                  <c:v>FY.71/72 Chaitra 16</c:v>
                </c:pt>
                <c:pt idx="3778">
                  <c:v>FY.71/72 Chaitra 17</c:v>
                </c:pt>
                <c:pt idx="3779">
                  <c:v>FY.71/72 Chaitra 18</c:v>
                </c:pt>
                <c:pt idx="3780">
                  <c:v>FY.71/72 Chaitra 19</c:v>
                </c:pt>
                <c:pt idx="3781">
                  <c:v>FY.71/72 Chaitra 20</c:v>
                </c:pt>
                <c:pt idx="3782">
                  <c:v>FY.71/72 Chaitra 21</c:v>
                </c:pt>
                <c:pt idx="3783">
                  <c:v>FY.71/72 Chaitra 22</c:v>
                </c:pt>
                <c:pt idx="3784">
                  <c:v>FY.71/72 Chaitra 23</c:v>
                </c:pt>
                <c:pt idx="3785">
                  <c:v>FY.71/72 Chaitra 24</c:v>
                </c:pt>
                <c:pt idx="3786">
                  <c:v>FY.71/72 Chaitra 25</c:v>
                </c:pt>
                <c:pt idx="3787">
                  <c:v>FY.71/72 Chaitra 26</c:v>
                </c:pt>
                <c:pt idx="3788">
                  <c:v>FY.71/72 Chaitra 27</c:v>
                </c:pt>
                <c:pt idx="3789">
                  <c:v>FY.71/72 Chaitra 28</c:v>
                </c:pt>
                <c:pt idx="3790">
                  <c:v>FY.71/72 Chaitra 29</c:v>
                </c:pt>
                <c:pt idx="3791">
                  <c:v>FY.71/72 Chaitra 30</c:v>
                </c:pt>
                <c:pt idx="3792">
                  <c:v>FY.71/72 Chaitra 31</c:v>
                </c:pt>
                <c:pt idx="3793">
                  <c:v>FY.71/72 Chaitra 32</c:v>
                </c:pt>
                <c:pt idx="3794">
                  <c:v>FY.71/72 Baishakh 1</c:v>
                </c:pt>
                <c:pt idx="3795">
                  <c:v>FY.71/72 Baishakh 2</c:v>
                </c:pt>
                <c:pt idx="3796">
                  <c:v>FY.71/72 Baishakh 3</c:v>
                </c:pt>
                <c:pt idx="3797">
                  <c:v>FY.71/72 Baishakh 4</c:v>
                </c:pt>
                <c:pt idx="3798">
                  <c:v>FY.71/72 Baishakh 5</c:v>
                </c:pt>
                <c:pt idx="3799">
                  <c:v>FY.71/72 Baishakh 6</c:v>
                </c:pt>
                <c:pt idx="3800">
                  <c:v>FY.71/72 Baishakh 7</c:v>
                </c:pt>
                <c:pt idx="3801">
                  <c:v>FY.71/72 Baishakh 8</c:v>
                </c:pt>
                <c:pt idx="3802">
                  <c:v>FY.71/72 Baishakh 9</c:v>
                </c:pt>
                <c:pt idx="3803">
                  <c:v>FY.71/72 Baishakh 10</c:v>
                </c:pt>
                <c:pt idx="3804">
                  <c:v>FY.71/72 Baishakh 11</c:v>
                </c:pt>
                <c:pt idx="3805">
                  <c:v>FY.71/72 Baishakh 12</c:v>
                </c:pt>
                <c:pt idx="3806">
                  <c:v>FY.71/72 Baishakh 13</c:v>
                </c:pt>
                <c:pt idx="3807">
                  <c:v>FY.71/72 Baishakh 14</c:v>
                </c:pt>
                <c:pt idx="3808">
                  <c:v>FY.71/72 Baishakh 15</c:v>
                </c:pt>
                <c:pt idx="3809">
                  <c:v>FY.71/72 Baishakh 16</c:v>
                </c:pt>
                <c:pt idx="3810">
                  <c:v>FY.71/72 Baishakh 17</c:v>
                </c:pt>
                <c:pt idx="3811">
                  <c:v>FY.71/72 Baishakh 18</c:v>
                </c:pt>
                <c:pt idx="3812">
                  <c:v>FY.71/72 Baishakh 19</c:v>
                </c:pt>
                <c:pt idx="3813">
                  <c:v>FY.71/72 Baishakh 20</c:v>
                </c:pt>
                <c:pt idx="3814">
                  <c:v>FY.71/72 Baishakh 21</c:v>
                </c:pt>
                <c:pt idx="3815">
                  <c:v>FY.71/72 Baishakh 22</c:v>
                </c:pt>
                <c:pt idx="3816">
                  <c:v>FY.71/72 Baishakh 23</c:v>
                </c:pt>
                <c:pt idx="3817">
                  <c:v>FY.71/72 Baishakh 24</c:v>
                </c:pt>
                <c:pt idx="3818">
                  <c:v>FY.71/72 Baishakh 25</c:v>
                </c:pt>
                <c:pt idx="3819">
                  <c:v>FY.71/72 Baishakh 26</c:v>
                </c:pt>
                <c:pt idx="3820">
                  <c:v>FY.71/72 Baishakh 27</c:v>
                </c:pt>
                <c:pt idx="3821">
                  <c:v>FY.71/72 Baishakh 28</c:v>
                </c:pt>
                <c:pt idx="3822">
                  <c:v>FY.71/72 Baishakh 29</c:v>
                </c:pt>
                <c:pt idx="3823">
                  <c:v>FY.71/72 Baishakh 30</c:v>
                </c:pt>
                <c:pt idx="3824">
                  <c:v>FY.71/72 Baishakh 31</c:v>
                </c:pt>
                <c:pt idx="3825">
                  <c:v>FY.71/72 Baishakh 32</c:v>
                </c:pt>
                <c:pt idx="3826">
                  <c:v>FY.71/72 Jestha  1</c:v>
                </c:pt>
                <c:pt idx="3827">
                  <c:v>FY.71/72 Jestha  2</c:v>
                </c:pt>
                <c:pt idx="3828">
                  <c:v>FY.71/72 Jestha  3</c:v>
                </c:pt>
                <c:pt idx="3829">
                  <c:v>FY.71/72 Jestha  4</c:v>
                </c:pt>
                <c:pt idx="3830">
                  <c:v>FY.71/72 Jestha  5</c:v>
                </c:pt>
                <c:pt idx="3831">
                  <c:v>FY.71/72 Jestha  6</c:v>
                </c:pt>
                <c:pt idx="3832">
                  <c:v>FY.71/72 Jestha  7</c:v>
                </c:pt>
                <c:pt idx="3833">
                  <c:v>FY.71/72 Jestha  8</c:v>
                </c:pt>
                <c:pt idx="3834">
                  <c:v>FY.71/72 Jestha  9</c:v>
                </c:pt>
                <c:pt idx="3835">
                  <c:v>FY.71/72 Jestha  10</c:v>
                </c:pt>
                <c:pt idx="3836">
                  <c:v>FY.71/72 Jestha  11</c:v>
                </c:pt>
                <c:pt idx="3837">
                  <c:v>FY.71/72 Jestha  12</c:v>
                </c:pt>
                <c:pt idx="3838">
                  <c:v>FY.71/72 Jestha  13</c:v>
                </c:pt>
                <c:pt idx="3839">
                  <c:v>FY.71/72 Jestha  14</c:v>
                </c:pt>
                <c:pt idx="3840">
                  <c:v>FY.71/72 Jestha  15</c:v>
                </c:pt>
                <c:pt idx="3841">
                  <c:v>FY.71/72 Jestha  16</c:v>
                </c:pt>
                <c:pt idx="3842">
                  <c:v>FY.71/72 Jestha  17</c:v>
                </c:pt>
                <c:pt idx="3843">
                  <c:v>FY.71/72 Jestha  18</c:v>
                </c:pt>
                <c:pt idx="3844">
                  <c:v>FY.71/72 Jestha  19</c:v>
                </c:pt>
                <c:pt idx="3845">
                  <c:v>FY.71/72 Jestha  20</c:v>
                </c:pt>
                <c:pt idx="3846">
                  <c:v>FY.71/72 Jestha  21</c:v>
                </c:pt>
                <c:pt idx="3847">
                  <c:v>FY.71/72 Jestha  22</c:v>
                </c:pt>
                <c:pt idx="3848">
                  <c:v>FY.71/72 Jestha  23</c:v>
                </c:pt>
                <c:pt idx="3849">
                  <c:v>FY.71/72 Jestha  24</c:v>
                </c:pt>
                <c:pt idx="3850">
                  <c:v>FY.71/72 Jestha  25</c:v>
                </c:pt>
                <c:pt idx="3851">
                  <c:v>FY.71/72 Jestha  26</c:v>
                </c:pt>
                <c:pt idx="3852">
                  <c:v>FY.71/72 Jestha  27</c:v>
                </c:pt>
                <c:pt idx="3853">
                  <c:v>FY.71/72 Jestha  28</c:v>
                </c:pt>
                <c:pt idx="3854">
                  <c:v>FY.71/72 Jestha  29</c:v>
                </c:pt>
                <c:pt idx="3855">
                  <c:v>FY.71/72 Jestha  30</c:v>
                </c:pt>
                <c:pt idx="3856">
                  <c:v>FY.71/72 Jestha  31</c:v>
                </c:pt>
                <c:pt idx="3857">
                  <c:v>FY.71/72 Jestha  32</c:v>
                </c:pt>
                <c:pt idx="3858">
                  <c:v>FY.71/72 Ashadh 1</c:v>
                </c:pt>
                <c:pt idx="3859">
                  <c:v>FY.71/72 Ashadh 2</c:v>
                </c:pt>
                <c:pt idx="3860">
                  <c:v>FY.71/72 Ashadh 3</c:v>
                </c:pt>
                <c:pt idx="3861">
                  <c:v>FY.71/72 Ashadh 4</c:v>
                </c:pt>
                <c:pt idx="3862">
                  <c:v>FY.71/72 Ashadh 5</c:v>
                </c:pt>
                <c:pt idx="3863">
                  <c:v>FY.71/72 Ashadh 6</c:v>
                </c:pt>
                <c:pt idx="3864">
                  <c:v>FY.71/72 Ashadh 7</c:v>
                </c:pt>
                <c:pt idx="3865">
                  <c:v>FY.71/72 Ashadh 8</c:v>
                </c:pt>
                <c:pt idx="3866">
                  <c:v>FY.71/72 Ashadh 9</c:v>
                </c:pt>
                <c:pt idx="3867">
                  <c:v>FY.71/72 Ashadh 10</c:v>
                </c:pt>
                <c:pt idx="3868">
                  <c:v>FY.71/72 Ashadh 11</c:v>
                </c:pt>
                <c:pt idx="3869">
                  <c:v>FY.71/72 Ashadh 12</c:v>
                </c:pt>
                <c:pt idx="3870">
                  <c:v>FY.71/72 Ashadh 13</c:v>
                </c:pt>
                <c:pt idx="3871">
                  <c:v>FY.71/72 Ashadh 14</c:v>
                </c:pt>
                <c:pt idx="3872">
                  <c:v>FY.71/72 Ashadh 15</c:v>
                </c:pt>
                <c:pt idx="3873">
                  <c:v>FY.71/72 Ashadh 16</c:v>
                </c:pt>
                <c:pt idx="3874">
                  <c:v>FY.71/72 Ashadh 17</c:v>
                </c:pt>
                <c:pt idx="3875">
                  <c:v>FY.71/72 Ashadh 18</c:v>
                </c:pt>
                <c:pt idx="3876">
                  <c:v>FY.71/72 Ashadh 19</c:v>
                </c:pt>
                <c:pt idx="3877">
                  <c:v>FY.71/72 Ashadh 20</c:v>
                </c:pt>
                <c:pt idx="3878">
                  <c:v>FY.71/72 Ashadh 21</c:v>
                </c:pt>
                <c:pt idx="3879">
                  <c:v>FY.71/72 Ashadh 22</c:v>
                </c:pt>
                <c:pt idx="3880">
                  <c:v>FY.71/72 Ashadh 23</c:v>
                </c:pt>
                <c:pt idx="3881">
                  <c:v>FY.71/72 Ashadh 24</c:v>
                </c:pt>
                <c:pt idx="3882">
                  <c:v>FY.71/72 Ashadh 25</c:v>
                </c:pt>
                <c:pt idx="3883">
                  <c:v>FY.71/72 Ashadh 26</c:v>
                </c:pt>
                <c:pt idx="3884">
                  <c:v>FY.71/72 Ashadh 27</c:v>
                </c:pt>
                <c:pt idx="3885">
                  <c:v>FY.71/72 Ashadh 28</c:v>
                </c:pt>
                <c:pt idx="3886">
                  <c:v>FY.71/72 Ashadh 29</c:v>
                </c:pt>
                <c:pt idx="3887">
                  <c:v>FY.71/72 Ashadh 30</c:v>
                </c:pt>
                <c:pt idx="3888">
                  <c:v>FY.71/72 Ashadh 31</c:v>
                </c:pt>
                <c:pt idx="3889">
                  <c:v>FY.71/72 Ashadh 32</c:v>
                </c:pt>
                <c:pt idx="3890">
                  <c:v>FY.72/73 Shrawan 1</c:v>
                </c:pt>
                <c:pt idx="3891">
                  <c:v>FY.72/73 Shrawan 2</c:v>
                </c:pt>
                <c:pt idx="3892">
                  <c:v>FY.72/73 Shrawan 3</c:v>
                </c:pt>
                <c:pt idx="3893">
                  <c:v>FY.72/73 Shrawan 4</c:v>
                </c:pt>
                <c:pt idx="3894">
                  <c:v>FY.72/73 Shrawan 5</c:v>
                </c:pt>
                <c:pt idx="3895">
                  <c:v>FY.72/73 Shrawan 6</c:v>
                </c:pt>
                <c:pt idx="3896">
                  <c:v>FY.72/73 Shrawan 7</c:v>
                </c:pt>
                <c:pt idx="3897">
                  <c:v>FY.72/73 Shrawan 8</c:v>
                </c:pt>
                <c:pt idx="3898">
                  <c:v>FY.72/73 Shrawan 9</c:v>
                </c:pt>
                <c:pt idx="3899">
                  <c:v>FY.72/73 Shrawan 10</c:v>
                </c:pt>
                <c:pt idx="3900">
                  <c:v>FY.72/73 Shrawan 11</c:v>
                </c:pt>
                <c:pt idx="3901">
                  <c:v>FY.72/73 Shrawan 12</c:v>
                </c:pt>
                <c:pt idx="3902">
                  <c:v>FY.72/73 Shrawan 13</c:v>
                </c:pt>
                <c:pt idx="3903">
                  <c:v>FY.72/73 Shrawan 14</c:v>
                </c:pt>
                <c:pt idx="3904">
                  <c:v>FY.72/73 Shrawan 15</c:v>
                </c:pt>
                <c:pt idx="3905">
                  <c:v>FY.72/73 Shrawan 16</c:v>
                </c:pt>
                <c:pt idx="3906">
                  <c:v>FY.72/73 Shrawan 17</c:v>
                </c:pt>
                <c:pt idx="3907">
                  <c:v>FY.72/73 Shrawan 18</c:v>
                </c:pt>
                <c:pt idx="3908">
                  <c:v>FY.72/73 Shrawan 19</c:v>
                </c:pt>
                <c:pt idx="3909">
                  <c:v>FY.72/73 Shrawan 20</c:v>
                </c:pt>
                <c:pt idx="3910">
                  <c:v>FY.72/73 Shrawan 21</c:v>
                </c:pt>
                <c:pt idx="3911">
                  <c:v>FY.72/73 Shrawan 22</c:v>
                </c:pt>
                <c:pt idx="3912">
                  <c:v>FY.72/73 Shrawan 23</c:v>
                </c:pt>
                <c:pt idx="3913">
                  <c:v>FY.72/73 Shrawan 24</c:v>
                </c:pt>
                <c:pt idx="3914">
                  <c:v>FY.72/73 Shrawan 25</c:v>
                </c:pt>
                <c:pt idx="3915">
                  <c:v>FY.72/73 Shrawan 26</c:v>
                </c:pt>
                <c:pt idx="3916">
                  <c:v>FY.72/73 Shrawan 27</c:v>
                </c:pt>
                <c:pt idx="3917">
                  <c:v>FY.72/73 Shrawan 28</c:v>
                </c:pt>
                <c:pt idx="3918">
                  <c:v>FY.72/73 Shrawan 29</c:v>
                </c:pt>
                <c:pt idx="3919">
                  <c:v>FY.72/73 Shrawan 30</c:v>
                </c:pt>
                <c:pt idx="3920">
                  <c:v>FY.72/73 Shrawan 31</c:v>
                </c:pt>
                <c:pt idx="3921">
                  <c:v>FY.72/73 Shrawan 32</c:v>
                </c:pt>
                <c:pt idx="3922">
                  <c:v>FY.72/73 Bhadra 1</c:v>
                </c:pt>
                <c:pt idx="3923">
                  <c:v>FY.72/73 Bhadra 2</c:v>
                </c:pt>
                <c:pt idx="3924">
                  <c:v>FY.72/73 Bhadra 3</c:v>
                </c:pt>
                <c:pt idx="3925">
                  <c:v>FY.72/73 Bhadra 4</c:v>
                </c:pt>
                <c:pt idx="3926">
                  <c:v>FY.72/73 Bhadra 5</c:v>
                </c:pt>
                <c:pt idx="3927">
                  <c:v>FY.72/73 Bhadra 6</c:v>
                </c:pt>
                <c:pt idx="3928">
                  <c:v>FY.72/73 Bhadra 7</c:v>
                </c:pt>
                <c:pt idx="3929">
                  <c:v>FY.72/73 Bhadra 8</c:v>
                </c:pt>
                <c:pt idx="3930">
                  <c:v>FY.72/73 Bhadra 9</c:v>
                </c:pt>
                <c:pt idx="3931">
                  <c:v>FY.72/73 Bhadra 10</c:v>
                </c:pt>
                <c:pt idx="3932">
                  <c:v>FY.72/73 Bhadra 11</c:v>
                </c:pt>
                <c:pt idx="3933">
                  <c:v>FY.72/73 Bhadra 12</c:v>
                </c:pt>
                <c:pt idx="3934">
                  <c:v>FY.72/73 Bhadra 13</c:v>
                </c:pt>
                <c:pt idx="3935">
                  <c:v>FY.72/73 Bhadra 14</c:v>
                </c:pt>
                <c:pt idx="3936">
                  <c:v>FY.72/73 Bhadra 15</c:v>
                </c:pt>
                <c:pt idx="3937">
                  <c:v>FY.72/73 Bhadra 16</c:v>
                </c:pt>
                <c:pt idx="3938">
                  <c:v>FY.72/73 Bhadra 17</c:v>
                </c:pt>
                <c:pt idx="3939">
                  <c:v>FY.72/73 Bhadra 18</c:v>
                </c:pt>
                <c:pt idx="3940">
                  <c:v>FY.72/73 Bhadra 19</c:v>
                </c:pt>
                <c:pt idx="3941">
                  <c:v>FY.72/73 Bhadra 20</c:v>
                </c:pt>
                <c:pt idx="3942">
                  <c:v>FY.72/73 Bhadra 21</c:v>
                </c:pt>
                <c:pt idx="3943">
                  <c:v>FY.72/73 Bhadra 22</c:v>
                </c:pt>
                <c:pt idx="3944">
                  <c:v>FY.72/73 Bhadra 23</c:v>
                </c:pt>
                <c:pt idx="3945">
                  <c:v>FY.72/73 Bhadra 24</c:v>
                </c:pt>
                <c:pt idx="3946">
                  <c:v>FY.72/73 Bhadra 25</c:v>
                </c:pt>
                <c:pt idx="3947">
                  <c:v>FY.72/73 Bhadra 26</c:v>
                </c:pt>
                <c:pt idx="3948">
                  <c:v>FY.72/73 Bhadra 27</c:v>
                </c:pt>
                <c:pt idx="3949">
                  <c:v>FY.72/73 Bhadra 28</c:v>
                </c:pt>
                <c:pt idx="3950">
                  <c:v>FY.72/73 Bhadra 29</c:v>
                </c:pt>
                <c:pt idx="3951">
                  <c:v>FY.72/73 Bhadra 30</c:v>
                </c:pt>
                <c:pt idx="3952">
                  <c:v>FY.72/73 Bhadra 31</c:v>
                </c:pt>
                <c:pt idx="3953">
                  <c:v>FY.72/73 Bhadra 32</c:v>
                </c:pt>
                <c:pt idx="3954">
                  <c:v>FY.72/73 Ashwin 1</c:v>
                </c:pt>
                <c:pt idx="3955">
                  <c:v>FY.72/73 Ashwin 2</c:v>
                </c:pt>
                <c:pt idx="3956">
                  <c:v>FY.72/73 Ashwin 3</c:v>
                </c:pt>
                <c:pt idx="3957">
                  <c:v>FY.72/73 Ashwin 4</c:v>
                </c:pt>
                <c:pt idx="3958">
                  <c:v>FY.72/73 Ashwin 5</c:v>
                </c:pt>
                <c:pt idx="3959">
                  <c:v>FY.72/73 Ashwin 6</c:v>
                </c:pt>
                <c:pt idx="3960">
                  <c:v>FY.72/73 Ashwin 7</c:v>
                </c:pt>
                <c:pt idx="3961">
                  <c:v>FY.72/73 Ashwin 8</c:v>
                </c:pt>
                <c:pt idx="3962">
                  <c:v>FY.72/73 Ashwin 9</c:v>
                </c:pt>
                <c:pt idx="3963">
                  <c:v>FY.72/73 Ashwin 10</c:v>
                </c:pt>
                <c:pt idx="3964">
                  <c:v>FY.72/73 Ashwin 11</c:v>
                </c:pt>
                <c:pt idx="3965">
                  <c:v>FY.72/73 Ashwin 12</c:v>
                </c:pt>
                <c:pt idx="3966">
                  <c:v>FY.72/73 Ashwin 13</c:v>
                </c:pt>
                <c:pt idx="3967">
                  <c:v>FY.72/73 Ashwin 14</c:v>
                </c:pt>
                <c:pt idx="3968">
                  <c:v>FY.72/73 Ashwin 15</c:v>
                </c:pt>
                <c:pt idx="3969">
                  <c:v>FY.72/73 Ashwin 16</c:v>
                </c:pt>
                <c:pt idx="3970">
                  <c:v>FY.72/73 Ashwin 17</c:v>
                </c:pt>
                <c:pt idx="3971">
                  <c:v>FY.72/73 Ashwin 18</c:v>
                </c:pt>
                <c:pt idx="3972">
                  <c:v>FY.72/73 Ashwin 19</c:v>
                </c:pt>
                <c:pt idx="3973">
                  <c:v>FY.72/73 Ashwin 20</c:v>
                </c:pt>
                <c:pt idx="3974">
                  <c:v>FY.72/73 Ashwin 21</c:v>
                </c:pt>
                <c:pt idx="3975">
                  <c:v>FY.72/73 Ashwin 22</c:v>
                </c:pt>
                <c:pt idx="3976">
                  <c:v>FY.72/73 Ashwin 23</c:v>
                </c:pt>
                <c:pt idx="3977">
                  <c:v>FY.72/73 Ashwin 24</c:v>
                </c:pt>
                <c:pt idx="3978">
                  <c:v>FY.72/73 Ashwin 25</c:v>
                </c:pt>
                <c:pt idx="3979">
                  <c:v>FY.72/73 Ashwin 26</c:v>
                </c:pt>
                <c:pt idx="3980">
                  <c:v>FY.72/73 Ashwin 27</c:v>
                </c:pt>
                <c:pt idx="3981">
                  <c:v>FY.72/73 Ashwin 28</c:v>
                </c:pt>
                <c:pt idx="3982">
                  <c:v>FY.72/73 Ashwin 29</c:v>
                </c:pt>
                <c:pt idx="3983">
                  <c:v>FY.72/73 Ashwin 30</c:v>
                </c:pt>
                <c:pt idx="3984">
                  <c:v>FY.72/73 Ashwin 31</c:v>
                </c:pt>
                <c:pt idx="3985">
                  <c:v>FY.72/73 Ashwin 32</c:v>
                </c:pt>
                <c:pt idx="3986">
                  <c:v>FY.72/73 Kartik 1</c:v>
                </c:pt>
                <c:pt idx="3987">
                  <c:v>FY.72/73 Kartik 2</c:v>
                </c:pt>
                <c:pt idx="3988">
                  <c:v>FY.72/73 Kartik 3</c:v>
                </c:pt>
                <c:pt idx="3989">
                  <c:v>FY.72/73 Kartik 4</c:v>
                </c:pt>
                <c:pt idx="3990">
                  <c:v>FY.72/73 Kartik 5</c:v>
                </c:pt>
                <c:pt idx="3991">
                  <c:v>FY.72/73 Kartik 6</c:v>
                </c:pt>
                <c:pt idx="3992">
                  <c:v>FY.72/73 Kartik 7</c:v>
                </c:pt>
                <c:pt idx="3993">
                  <c:v>FY.72/73 Kartik 8</c:v>
                </c:pt>
                <c:pt idx="3994">
                  <c:v>FY.72/73 Kartik 9</c:v>
                </c:pt>
                <c:pt idx="3995">
                  <c:v>FY.72/73 Kartik 10</c:v>
                </c:pt>
                <c:pt idx="3996">
                  <c:v>FY.72/73 Kartik 11</c:v>
                </c:pt>
                <c:pt idx="3997">
                  <c:v>FY.72/73 Kartik 12</c:v>
                </c:pt>
                <c:pt idx="3998">
                  <c:v>FY.72/73 Kartik 13</c:v>
                </c:pt>
                <c:pt idx="3999">
                  <c:v>FY.72/73 Kartik 14</c:v>
                </c:pt>
                <c:pt idx="4000">
                  <c:v>FY.72/73 Kartik 15</c:v>
                </c:pt>
                <c:pt idx="4001">
                  <c:v>FY.72/73 Kartik 16</c:v>
                </c:pt>
                <c:pt idx="4002">
                  <c:v>FY.72/73 Kartik 17</c:v>
                </c:pt>
                <c:pt idx="4003">
                  <c:v>FY.72/73 Kartik 18</c:v>
                </c:pt>
                <c:pt idx="4004">
                  <c:v>FY.72/73 Kartik 19</c:v>
                </c:pt>
                <c:pt idx="4005">
                  <c:v>FY.72/73 Kartik 20</c:v>
                </c:pt>
                <c:pt idx="4006">
                  <c:v>FY.72/73 Kartik 21</c:v>
                </c:pt>
                <c:pt idx="4007">
                  <c:v>FY.72/73 Kartik 22</c:v>
                </c:pt>
                <c:pt idx="4008">
                  <c:v>FY.72/73 Kartik 23</c:v>
                </c:pt>
                <c:pt idx="4009">
                  <c:v>FY.72/73 Kartik 24</c:v>
                </c:pt>
                <c:pt idx="4010">
                  <c:v>FY.72/73 Kartik 25</c:v>
                </c:pt>
                <c:pt idx="4011">
                  <c:v>FY.72/73 Kartik 26</c:v>
                </c:pt>
                <c:pt idx="4012">
                  <c:v>FY.72/73 Kartik 27</c:v>
                </c:pt>
                <c:pt idx="4013">
                  <c:v>FY.72/73 Kartik 28</c:v>
                </c:pt>
                <c:pt idx="4014">
                  <c:v>FY.72/73 Kartik 29</c:v>
                </c:pt>
                <c:pt idx="4015">
                  <c:v>FY.72/73 Kartik 30</c:v>
                </c:pt>
                <c:pt idx="4016">
                  <c:v>FY.72/73 Kartik 31</c:v>
                </c:pt>
                <c:pt idx="4017">
                  <c:v>FY.72/73 Kartik 32</c:v>
                </c:pt>
                <c:pt idx="4018">
                  <c:v>FY.72/73 Mangsir 1</c:v>
                </c:pt>
                <c:pt idx="4019">
                  <c:v>FY.72/73 Mangsir 2</c:v>
                </c:pt>
                <c:pt idx="4020">
                  <c:v>FY.72/73 Mangsir 3</c:v>
                </c:pt>
                <c:pt idx="4021">
                  <c:v>FY.72/73 Mangsir 4</c:v>
                </c:pt>
                <c:pt idx="4022">
                  <c:v>FY.72/73 Mangsir 5</c:v>
                </c:pt>
                <c:pt idx="4023">
                  <c:v>FY.72/73 Mangsir 6</c:v>
                </c:pt>
                <c:pt idx="4024">
                  <c:v>FY.72/73 Mangsir 7</c:v>
                </c:pt>
                <c:pt idx="4025">
                  <c:v>FY.72/73 Mangsir 8</c:v>
                </c:pt>
                <c:pt idx="4026">
                  <c:v>FY.72/73 Mangsir 9</c:v>
                </c:pt>
                <c:pt idx="4027">
                  <c:v>FY.72/73 Mangsir 10</c:v>
                </c:pt>
                <c:pt idx="4028">
                  <c:v>FY.72/73 Mangsir 11</c:v>
                </c:pt>
                <c:pt idx="4029">
                  <c:v>FY.72/73 Mangsir 12</c:v>
                </c:pt>
                <c:pt idx="4030">
                  <c:v>FY.72/73 Mangsir 13</c:v>
                </c:pt>
                <c:pt idx="4031">
                  <c:v>FY.72/73 Mangsir 14</c:v>
                </c:pt>
                <c:pt idx="4032">
                  <c:v>FY.72/73 Mangsir 15</c:v>
                </c:pt>
                <c:pt idx="4033">
                  <c:v>FY.72/73 Mangsir 16</c:v>
                </c:pt>
                <c:pt idx="4034">
                  <c:v>FY.72/73 Mangsir 17</c:v>
                </c:pt>
                <c:pt idx="4035">
                  <c:v>FY.72/73 Mangsir 18</c:v>
                </c:pt>
                <c:pt idx="4036">
                  <c:v>FY.72/73 Mangsir 19</c:v>
                </c:pt>
                <c:pt idx="4037">
                  <c:v>FY.72/73 Mangsir 20</c:v>
                </c:pt>
                <c:pt idx="4038">
                  <c:v>FY.72/73 Mangsir 21</c:v>
                </c:pt>
                <c:pt idx="4039">
                  <c:v>FY.72/73 Mangsir 22</c:v>
                </c:pt>
                <c:pt idx="4040">
                  <c:v>FY.72/73 Mangsir 23</c:v>
                </c:pt>
                <c:pt idx="4041">
                  <c:v>FY.72/73 Mangsir 24</c:v>
                </c:pt>
                <c:pt idx="4042">
                  <c:v>FY.72/73 Mangsir 25</c:v>
                </c:pt>
                <c:pt idx="4043">
                  <c:v>FY.72/73 Mangsir 26</c:v>
                </c:pt>
                <c:pt idx="4044">
                  <c:v>FY.72/73 Mangsir 27</c:v>
                </c:pt>
                <c:pt idx="4045">
                  <c:v>FY.72/73 Mangsir 28</c:v>
                </c:pt>
                <c:pt idx="4046">
                  <c:v>FY.72/73 Mangsir 29</c:v>
                </c:pt>
                <c:pt idx="4047">
                  <c:v>FY.72/73 Mangsir 30</c:v>
                </c:pt>
                <c:pt idx="4048">
                  <c:v>FY.72/73 Mangsir 31</c:v>
                </c:pt>
                <c:pt idx="4049">
                  <c:v>FY.72/73 Mangsir 32</c:v>
                </c:pt>
                <c:pt idx="4050">
                  <c:v>FY.72/73 Poush 1</c:v>
                </c:pt>
                <c:pt idx="4051">
                  <c:v>FY.72/73 Poush 2</c:v>
                </c:pt>
                <c:pt idx="4052">
                  <c:v>FY.72/73 Poush 3</c:v>
                </c:pt>
                <c:pt idx="4053">
                  <c:v>FY.72/73 Poush 4</c:v>
                </c:pt>
                <c:pt idx="4054">
                  <c:v>FY.72/73 Poush 5</c:v>
                </c:pt>
                <c:pt idx="4055">
                  <c:v>FY.72/73 Poush 6</c:v>
                </c:pt>
                <c:pt idx="4056">
                  <c:v>FY.72/73 Poush 7</c:v>
                </c:pt>
                <c:pt idx="4057">
                  <c:v>FY.72/73 Poush 8</c:v>
                </c:pt>
                <c:pt idx="4058">
                  <c:v>FY.72/73 Poush 9</c:v>
                </c:pt>
                <c:pt idx="4059">
                  <c:v>FY.72/73 Poush 10</c:v>
                </c:pt>
                <c:pt idx="4060">
                  <c:v>FY.72/73 Poush 11</c:v>
                </c:pt>
                <c:pt idx="4061">
                  <c:v>FY.72/73 Poush 12</c:v>
                </c:pt>
                <c:pt idx="4062">
                  <c:v>FY.72/73 Poush 13</c:v>
                </c:pt>
                <c:pt idx="4063">
                  <c:v>FY.72/73 Poush 14</c:v>
                </c:pt>
                <c:pt idx="4064">
                  <c:v>FY.72/73 Poush 15</c:v>
                </c:pt>
                <c:pt idx="4065">
                  <c:v>FY.72/73 Poush 16</c:v>
                </c:pt>
                <c:pt idx="4066">
                  <c:v>FY.72/73 Poush 17</c:v>
                </c:pt>
                <c:pt idx="4067">
                  <c:v>FY.72/73 Poush 18</c:v>
                </c:pt>
                <c:pt idx="4068">
                  <c:v>FY.72/73 Poush 19</c:v>
                </c:pt>
                <c:pt idx="4069">
                  <c:v>FY.72/73 Poush 20</c:v>
                </c:pt>
                <c:pt idx="4070">
                  <c:v>FY.72/73 Poush 21</c:v>
                </c:pt>
                <c:pt idx="4071">
                  <c:v>FY.72/73 Poush 22</c:v>
                </c:pt>
                <c:pt idx="4072">
                  <c:v>FY.72/73 Poush 23</c:v>
                </c:pt>
                <c:pt idx="4073">
                  <c:v>FY.72/73 Poush 24</c:v>
                </c:pt>
                <c:pt idx="4074">
                  <c:v>FY.72/73 Poush 25</c:v>
                </c:pt>
                <c:pt idx="4075">
                  <c:v>FY.72/73 Poush 26</c:v>
                </c:pt>
                <c:pt idx="4076">
                  <c:v>FY.72/73 Poush 27</c:v>
                </c:pt>
                <c:pt idx="4077">
                  <c:v>FY.72/73 Poush 28</c:v>
                </c:pt>
                <c:pt idx="4078">
                  <c:v>FY.72/73 Poush 29</c:v>
                </c:pt>
                <c:pt idx="4079">
                  <c:v>FY.72/73 Poush 30</c:v>
                </c:pt>
                <c:pt idx="4080">
                  <c:v>FY.72/73 Poush 31</c:v>
                </c:pt>
                <c:pt idx="4081">
                  <c:v>FY.72/73 Poush 32</c:v>
                </c:pt>
                <c:pt idx="4082">
                  <c:v>FY.72/73 Magh 1</c:v>
                </c:pt>
                <c:pt idx="4083">
                  <c:v>FY.72/73 Magh 2</c:v>
                </c:pt>
                <c:pt idx="4084">
                  <c:v>FY.72/73 Magh 3</c:v>
                </c:pt>
                <c:pt idx="4085">
                  <c:v>FY.72/73 Magh 4</c:v>
                </c:pt>
                <c:pt idx="4086">
                  <c:v>FY.72/73 Magh 5</c:v>
                </c:pt>
                <c:pt idx="4087">
                  <c:v>FY.72/73 Magh 6</c:v>
                </c:pt>
                <c:pt idx="4088">
                  <c:v>FY.72/73 Magh 7</c:v>
                </c:pt>
                <c:pt idx="4089">
                  <c:v>FY.72/73 Magh 8</c:v>
                </c:pt>
                <c:pt idx="4090">
                  <c:v>FY.72/73 Magh 9</c:v>
                </c:pt>
                <c:pt idx="4091">
                  <c:v>FY.72/73 Magh 10</c:v>
                </c:pt>
                <c:pt idx="4092">
                  <c:v>FY.72/73 Magh 11</c:v>
                </c:pt>
                <c:pt idx="4093">
                  <c:v>FY.72/73 Magh 12</c:v>
                </c:pt>
                <c:pt idx="4094">
                  <c:v>FY.72/73 Magh 13</c:v>
                </c:pt>
                <c:pt idx="4095">
                  <c:v>FY.72/73 Magh 14</c:v>
                </c:pt>
                <c:pt idx="4096">
                  <c:v>FY.72/73 Magh 15</c:v>
                </c:pt>
                <c:pt idx="4097">
                  <c:v>FY.72/73 Magh 16</c:v>
                </c:pt>
                <c:pt idx="4098">
                  <c:v>FY.72/73 Magh 17</c:v>
                </c:pt>
                <c:pt idx="4099">
                  <c:v>FY.72/73 Magh 18</c:v>
                </c:pt>
                <c:pt idx="4100">
                  <c:v>FY.72/73 Magh 19</c:v>
                </c:pt>
                <c:pt idx="4101">
                  <c:v>FY.72/73 Magh 20</c:v>
                </c:pt>
                <c:pt idx="4102">
                  <c:v>FY.72/73 Magh 21</c:v>
                </c:pt>
                <c:pt idx="4103">
                  <c:v>FY.72/73 Magh 22</c:v>
                </c:pt>
                <c:pt idx="4104">
                  <c:v>FY.72/73 Magh 23</c:v>
                </c:pt>
                <c:pt idx="4105">
                  <c:v>FY.72/73 Magh 24</c:v>
                </c:pt>
                <c:pt idx="4106">
                  <c:v>FY.72/73 Magh 25</c:v>
                </c:pt>
                <c:pt idx="4107">
                  <c:v>FY.72/73 Magh 26</c:v>
                </c:pt>
                <c:pt idx="4108">
                  <c:v>FY.72/73 Magh 27</c:v>
                </c:pt>
                <c:pt idx="4109">
                  <c:v>FY.72/73 Magh 28</c:v>
                </c:pt>
                <c:pt idx="4110">
                  <c:v>FY.72/73 Magh 29</c:v>
                </c:pt>
                <c:pt idx="4111">
                  <c:v>FY.72/73 Magh 30</c:v>
                </c:pt>
                <c:pt idx="4112">
                  <c:v>FY.72/73 Magh 31</c:v>
                </c:pt>
                <c:pt idx="4113">
                  <c:v>FY.72/73 Magh 32</c:v>
                </c:pt>
                <c:pt idx="4114">
                  <c:v>FY.72/73 Falgun 1</c:v>
                </c:pt>
                <c:pt idx="4115">
                  <c:v>FY.72/73 Falgun 2</c:v>
                </c:pt>
                <c:pt idx="4116">
                  <c:v>FY.72/73 Falgun 3</c:v>
                </c:pt>
                <c:pt idx="4117">
                  <c:v>FY.72/73 Falgun 4</c:v>
                </c:pt>
                <c:pt idx="4118">
                  <c:v>FY.72/73 Falgun 5</c:v>
                </c:pt>
                <c:pt idx="4119">
                  <c:v>FY.72/73 Falgun 6</c:v>
                </c:pt>
                <c:pt idx="4120">
                  <c:v>FY.72/73 Falgun 7</c:v>
                </c:pt>
                <c:pt idx="4121">
                  <c:v>FY.72/73 Falgun 8</c:v>
                </c:pt>
                <c:pt idx="4122">
                  <c:v>FY.72/73 Falgun 9</c:v>
                </c:pt>
                <c:pt idx="4123">
                  <c:v>FY.72/73 Falgun 10</c:v>
                </c:pt>
                <c:pt idx="4124">
                  <c:v>FY.72/73 Falgun 11</c:v>
                </c:pt>
                <c:pt idx="4125">
                  <c:v>FY.72/73 Falgun 12</c:v>
                </c:pt>
                <c:pt idx="4126">
                  <c:v>FY.72/73 Falgun 13</c:v>
                </c:pt>
                <c:pt idx="4127">
                  <c:v>FY.72/73 Falgun 14</c:v>
                </c:pt>
                <c:pt idx="4128">
                  <c:v>FY.72/73 Falgun 15</c:v>
                </c:pt>
                <c:pt idx="4129">
                  <c:v>FY.72/73 Falgun 16</c:v>
                </c:pt>
                <c:pt idx="4130">
                  <c:v>FY.72/73 Falgun 17</c:v>
                </c:pt>
                <c:pt idx="4131">
                  <c:v>FY.72/73 Falgun 18</c:v>
                </c:pt>
                <c:pt idx="4132">
                  <c:v>FY.72/73 Falgun 19</c:v>
                </c:pt>
                <c:pt idx="4133">
                  <c:v>FY.72/73 Falgun 20</c:v>
                </c:pt>
                <c:pt idx="4134">
                  <c:v>FY.72/73 Falgun 21</c:v>
                </c:pt>
                <c:pt idx="4135">
                  <c:v>FY.72/73 Falgun 22</c:v>
                </c:pt>
                <c:pt idx="4136">
                  <c:v>FY.72/73 Falgun 23</c:v>
                </c:pt>
                <c:pt idx="4137">
                  <c:v>FY.72/73 Falgun 24</c:v>
                </c:pt>
                <c:pt idx="4138">
                  <c:v>FY.72/73 Falgun 25</c:v>
                </c:pt>
                <c:pt idx="4139">
                  <c:v>FY.72/73 Falgun 26</c:v>
                </c:pt>
                <c:pt idx="4140">
                  <c:v>FY.72/73 Falgun 27</c:v>
                </c:pt>
                <c:pt idx="4141">
                  <c:v>FY.72/73 Falgun 28</c:v>
                </c:pt>
                <c:pt idx="4142">
                  <c:v>FY.72/73 Falgun 29</c:v>
                </c:pt>
                <c:pt idx="4143">
                  <c:v>FY.72/73 Falgun 30</c:v>
                </c:pt>
                <c:pt idx="4144">
                  <c:v>FY.72/73 Falgun 31</c:v>
                </c:pt>
                <c:pt idx="4145">
                  <c:v>FY.72/73 Falgun 32</c:v>
                </c:pt>
                <c:pt idx="4146">
                  <c:v>FY.72/73 Chaitra 1</c:v>
                </c:pt>
                <c:pt idx="4147">
                  <c:v>FY.72/73 Chaitra 2</c:v>
                </c:pt>
                <c:pt idx="4148">
                  <c:v>FY.72/73 Chaitra 3</c:v>
                </c:pt>
                <c:pt idx="4149">
                  <c:v>FY.72/73 Chaitra 4</c:v>
                </c:pt>
                <c:pt idx="4150">
                  <c:v>FY.72/73 Chaitra 5</c:v>
                </c:pt>
                <c:pt idx="4151">
                  <c:v>FY.72/73 Chaitra 6</c:v>
                </c:pt>
                <c:pt idx="4152">
                  <c:v>FY.72/73 Chaitra 7</c:v>
                </c:pt>
                <c:pt idx="4153">
                  <c:v>FY.72/73 Chaitra 8</c:v>
                </c:pt>
                <c:pt idx="4154">
                  <c:v>FY.72/73 Chaitra 9</c:v>
                </c:pt>
                <c:pt idx="4155">
                  <c:v>FY.72/73 Chaitra 10</c:v>
                </c:pt>
                <c:pt idx="4156">
                  <c:v>FY.72/73 Chaitra 11</c:v>
                </c:pt>
                <c:pt idx="4157">
                  <c:v>FY.72/73 Chaitra 12</c:v>
                </c:pt>
                <c:pt idx="4158">
                  <c:v>FY.72/73 Chaitra 13</c:v>
                </c:pt>
                <c:pt idx="4159">
                  <c:v>FY.72/73 Chaitra 14</c:v>
                </c:pt>
                <c:pt idx="4160">
                  <c:v>FY.72/73 Chaitra 15</c:v>
                </c:pt>
                <c:pt idx="4161">
                  <c:v>FY.72/73 Chaitra 16</c:v>
                </c:pt>
                <c:pt idx="4162">
                  <c:v>FY.72/73 Chaitra 17</c:v>
                </c:pt>
                <c:pt idx="4163">
                  <c:v>FY.72/73 Chaitra 18</c:v>
                </c:pt>
                <c:pt idx="4164">
                  <c:v>FY.72/73 Chaitra 19</c:v>
                </c:pt>
                <c:pt idx="4165">
                  <c:v>FY.72/73 Chaitra 20</c:v>
                </c:pt>
                <c:pt idx="4166">
                  <c:v>FY.72/73 Chaitra 21</c:v>
                </c:pt>
                <c:pt idx="4167">
                  <c:v>FY.72/73 Chaitra 22</c:v>
                </c:pt>
                <c:pt idx="4168">
                  <c:v>FY.72/73 Chaitra 23</c:v>
                </c:pt>
                <c:pt idx="4169">
                  <c:v>FY.72/73 Chaitra 24</c:v>
                </c:pt>
                <c:pt idx="4170">
                  <c:v>FY.72/73 Chaitra 25</c:v>
                </c:pt>
                <c:pt idx="4171">
                  <c:v>FY.72/73 Chaitra 26</c:v>
                </c:pt>
                <c:pt idx="4172">
                  <c:v>FY.72/73 Chaitra 27</c:v>
                </c:pt>
                <c:pt idx="4173">
                  <c:v>FY.72/73 Chaitra 28</c:v>
                </c:pt>
                <c:pt idx="4174">
                  <c:v>FY.72/73 Chaitra 29</c:v>
                </c:pt>
                <c:pt idx="4175">
                  <c:v>FY.72/73 Chaitra 30</c:v>
                </c:pt>
                <c:pt idx="4176">
                  <c:v>FY.72/73 Chaitra 31</c:v>
                </c:pt>
                <c:pt idx="4177">
                  <c:v>FY.72/73 Chaitra 32</c:v>
                </c:pt>
                <c:pt idx="4178">
                  <c:v>FY.72/73 Baishakh 1</c:v>
                </c:pt>
                <c:pt idx="4179">
                  <c:v>FY.72/73 Baishakh 2</c:v>
                </c:pt>
                <c:pt idx="4180">
                  <c:v>FY.72/73 Baishakh 3</c:v>
                </c:pt>
                <c:pt idx="4181">
                  <c:v>FY.72/73 Baishakh 4</c:v>
                </c:pt>
                <c:pt idx="4182">
                  <c:v>FY.72/73 Baishakh 5</c:v>
                </c:pt>
                <c:pt idx="4183">
                  <c:v>FY.72/73 Baishakh 6</c:v>
                </c:pt>
                <c:pt idx="4184">
                  <c:v>FY.72/73 Baishakh 7</c:v>
                </c:pt>
                <c:pt idx="4185">
                  <c:v>FY.72/73 Baishakh 8</c:v>
                </c:pt>
                <c:pt idx="4186">
                  <c:v>FY.72/73 Baishakh 9</c:v>
                </c:pt>
                <c:pt idx="4187">
                  <c:v>FY.72/73 Baishakh 10</c:v>
                </c:pt>
                <c:pt idx="4188">
                  <c:v>FY.72/73 Baishakh 11</c:v>
                </c:pt>
                <c:pt idx="4189">
                  <c:v>FY.72/73 Baishakh 12</c:v>
                </c:pt>
                <c:pt idx="4190">
                  <c:v>FY.72/73 Baishakh 13</c:v>
                </c:pt>
                <c:pt idx="4191">
                  <c:v>FY.72/73 Baishakh 14</c:v>
                </c:pt>
                <c:pt idx="4192">
                  <c:v>FY.72/73 Baishakh 15</c:v>
                </c:pt>
                <c:pt idx="4193">
                  <c:v>FY.72/73 Baishakh 16</c:v>
                </c:pt>
                <c:pt idx="4194">
                  <c:v>FY.72/73 Baishakh 17</c:v>
                </c:pt>
                <c:pt idx="4195">
                  <c:v>FY.72/73 Baishakh 18</c:v>
                </c:pt>
                <c:pt idx="4196">
                  <c:v>FY.72/73 Baishakh 19</c:v>
                </c:pt>
                <c:pt idx="4197">
                  <c:v>FY.72/73 Baishakh 20</c:v>
                </c:pt>
                <c:pt idx="4198">
                  <c:v>FY.72/73 Baishakh 21</c:v>
                </c:pt>
                <c:pt idx="4199">
                  <c:v>FY.72/73 Baishakh 22</c:v>
                </c:pt>
                <c:pt idx="4200">
                  <c:v>FY.72/73 Baishakh 23</c:v>
                </c:pt>
                <c:pt idx="4201">
                  <c:v>FY.72/73 Baishakh 24</c:v>
                </c:pt>
                <c:pt idx="4202">
                  <c:v>FY.72/73 Baishakh 25</c:v>
                </c:pt>
                <c:pt idx="4203">
                  <c:v>FY.72/73 Baishakh 26</c:v>
                </c:pt>
                <c:pt idx="4204">
                  <c:v>FY.72/73 Baishakh 27</c:v>
                </c:pt>
                <c:pt idx="4205">
                  <c:v>FY.72/73 Baishakh 28</c:v>
                </c:pt>
                <c:pt idx="4206">
                  <c:v>FY.72/73 Baishakh 29</c:v>
                </c:pt>
                <c:pt idx="4207">
                  <c:v>FY.72/73 Baishakh 30</c:v>
                </c:pt>
                <c:pt idx="4208">
                  <c:v>FY.72/73 Baishakh 31</c:v>
                </c:pt>
                <c:pt idx="4209">
                  <c:v>FY.72/73 Baishakh 32</c:v>
                </c:pt>
                <c:pt idx="4210">
                  <c:v>FY.72/73 Jestha  1</c:v>
                </c:pt>
                <c:pt idx="4211">
                  <c:v>FY.72/73 Jestha  2</c:v>
                </c:pt>
                <c:pt idx="4212">
                  <c:v>FY.72/73 Jestha  3</c:v>
                </c:pt>
                <c:pt idx="4213">
                  <c:v>FY.72/73 Jestha  4</c:v>
                </c:pt>
                <c:pt idx="4214">
                  <c:v>FY.72/73 Jestha  5</c:v>
                </c:pt>
                <c:pt idx="4215">
                  <c:v>FY.72/73 Jestha  6</c:v>
                </c:pt>
                <c:pt idx="4216">
                  <c:v>FY.72/73 Jestha  7</c:v>
                </c:pt>
                <c:pt idx="4217">
                  <c:v>FY.72/73 Jestha  8</c:v>
                </c:pt>
                <c:pt idx="4218">
                  <c:v>FY.72/73 Jestha  9</c:v>
                </c:pt>
                <c:pt idx="4219">
                  <c:v>FY.72/73 Jestha  10</c:v>
                </c:pt>
                <c:pt idx="4220">
                  <c:v>FY.72/73 Jestha  11</c:v>
                </c:pt>
                <c:pt idx="4221">
                  <c:v>FY.72/73 Jestha  12</c:v>
                </c:pt>
                <c:pt idx="4222">
                  <c:v>FY.72/73 Jestha  13</c:v>
                </c:pt>
                <c:pt idx="4223">
                  <c:v>FY.72/73 Jestha  14</c:v>
                </c:pt>
                <c:pt idx="4224">
                  <c:v>FY.72/73 Jestha  15</c:v>
                </c:pt>
                <c:pt idx="4225">
                  <c:v>FY.72/73 Jestha  16</c:v>
                </c:pt>
                <c:pt idx="4226">
                  <c:v>FY.72/73 Jestha  17</c:v>
                </c:pt>
                <c:pt idx="4227">
                  <c:v>FY.72/73 Jestha  18</c:v>
                </c:pt>
                <c:pt idx="4228">
                  <c:v>FY.72/73 Jestha  19</c:v>
                </c:pt>
                <c:pt idx="4229">
                  <c:v>FY.72/73 Jestha  20</c:v>
                </c:pt>
                <c:pt idx="4230">
                  <c:v>FY.72/73 Jestha  21</c:v>
                </c:pt>
                <c:pt idx="4231">
                  <c:v>FY.72/73 Jestha  22</c:v>
                </c:pt>
                <c:pt idx="4232">
                  <c:v>FY.72/73 Jestha  23</c:v>
                </c:pt>
                <c:pt idx="4233">
                  <c:v>FY.72/73 Jestha  24</c:v>
                </c:pt>
                <c:pt idx="4234">
                  <c:v>FY.72/73 Jestha  25</c:v>
                </c:pt>
                <c:pt idx="4235">
                  <c:v>FY.72/73 Jestha  26</c:v>
                </c:pt>
                <c:pt idx="4236">
                  <c:v>FY.72/73 Jestha  27</c:v>
                </c:pt>
                <c:pt idx="4237">
                  <c:v>FY.72/73 Jestha  28</c:v>
                </c:pt>
                <c:pt idx="4238">
                  <c:v>FY.72/73 Jestha  29</c:v>
                </c:pt>
                <c:pt idx="4239">
                  <c:v>FY.72/73 Jestha  30</c:v>
                </c:pt>
                <c:pt idx="4240">
                  <c:v>FY.72/73 Jestha  31</c:v>
                </c:pt>
                <c:pt idx="4241">
                  <c:v>FY.72/73 Jestha  32</c:v>
                </c:pt>
                <c:pt idx="4242">
                  <c:v>FY.72/73 Ashadh 1</c:v>
                </c:pt>
                <c:pt idx="4243">
                  <c:v>FY.72/73 Ashadh 2</c:v>
                </c:pt>
                <c:pt idx="4244">
                  <c:v>FY.72/73 Ashadh 3</c:v>
                </c:pt>
                <c:pt idx="4245">
                  <c:v>FY.72/73 Ashadh 4</c:v>
                </c:pt>
                <c:pt idx="4246">
                  <c:v>FY.72/73 Ashadh 5</c:v>
                </c:pt>
                <c:pt idx="4247">
                  <c:v>FY.72/73 Ashadh 6</c:v>
                </c:pt>
                <c:pt idx="4248">
                  <c:v>FY.72/73 Ashadh 7</c:v>
                </c:pt>
                <c:pt idx="4249">
                  <c:v>FY.72/73 Ashadh 8</c:v>
                </c:pt>
                <c:pt idx="4250">
                  <c:v>FY.72/73 Ashadh 9</c:v>
                </c:pt>
                <c:pt idx="4251">
                  <c:v>FY.72/73 Ashadh 10</c:v>
                </c:pt>
                <c:pt idx="4252">
                  <c:v>FY.72/73 Ashadh 11</c:v>
                </c:pt>
                <c:pt idx="4253">
                  <c:v>FY.72/73 Ashadh 12</c:v>
                </c:pt>
                <c:pt idx="4254">
                  <c:v>FY.72/73 Ashadh 13</c:v>
                </c:pt>
                <c:pt idx="4255">
                  <c:v>FY.72/73 Ashadh 14</c:v>
                </c:pt>
                <c:pt idx="4256">
                  <c:v>FY.72/73 Ashadh 15</c:v>
                </c:pt>
                <c:pt idx="4257">
                  <c:v>FY.72/73 Ashadh 16</c:v>
                </c:pt>
                <c:pt idx="4258">
                  <c:v>FY.72/73 Ashadh 17</c:v>
                </c:pt>
                <c:pt idx="4259">
                  <c:v>FY.72/73 Ashadh 18</c:v>
                </c:pt>
                <c:pt idx="4260">
                  <c:v>FY.72/73 Ashadh 19</c:v>
                </c:pt>
                <c:pt idx="4261">
                  <c:v>FY.72/73 Ashadh 20</c:v>
                </c:pt>
                <c:pt idx="4262">
                  <c:v>FY.72/73 Ashadh 21</c:v>
                </c:pt>
                <c:pt idx="4263">
                  <c:v>FY.72/73 Ashadh 22</c:v>
                </c:pt>
                <c:pt idx="4264">
                  <c:v>FY.72/73 Ashadh 23</c:v>
                </c:pt>
                <c:pt idx="4265">
                  <c:v>FY.72/73 Ashadh 24</c:v>
                </c:pt>
                <c:pt idx="4266">
                  <c:v>FY.72/73 Ashadh 25</c:v>
                </c:pt>
                <c:pt idx="4267">
                  <c:v>FY.72/73 Ashadh 26</c:v>
                </c:pt>
                <c:pt idx="4268">
                  <c:v>FY.72/73 Ashadh 27</c:v>
                </c:pt>
                <c:pt idx="4269">
                  <c:v>FY.72/73 Ashadh 28</c:v>
                </c:pt>
                <c:pt idx="4270">
                  <c:v>FY.72/73 Ashadh 29</c:v>
                </c:pt>
                <c:pt idx="4271">
                  <c:v>FY.72/73 Ashadh 30</c:v>
                </c:pt>
                <c:pt idx="4272">
                  <c:v>FY.72/73 Ashadh 31</c:v>
                </c:pt>
                <c:pt idx="4273">
                  <c:v>FY.72/73 Ashadh 32</c:v>
                </c:pt>
                <c:pt idx="4274">
                  <c:v>FY.73/74 Shrawan 1</c:v>
                </c:pt>
                <c:pt idx="4275">
                  <c:v>FY.73/74 Shrawan 2</c:v>
                </c:pt>
                <c:pt idx="4276">
                  <c:v>FY.73/74 Shrawan 3</c:v>
                </c:pt>
                <c:pt idx="4277">
                  <c:v>FY.73/74 Shrawan 4</c:v>
                </c:pt>
                <c:pt idx="4278">
                  <c:v>FY.73/74 Shrawan 5</c:v>
                </c:pt>
                <c:pt idx="4279">
                  <c:v>FY.73/74 Shrawan 6</c:v>
                </c:pt>
                <c:pt idx="4280">
                  <c:v>FY.73/74 Shrawan 7</c:v>
                </c:pt>
                <c:pt idx="4281">
                  <c:v>FY.73/74 Shrawan 8</c:v>
                </c:pt>
                <c:pt idx="4282">
                  <c:v>FY.73/74 Shrawan 9</c:v>
                </c:pt>
                <c:pt idx="4283">
                  <c:v>FY.73/74 Shrawan 10</c:v>
                </c:pt>
                <c:pt idx="4284">
                  <c:v>FY.73/74 Shrawan 11</c:v>
                </c:pt>
                <c:pt idx="4285">
                  <c:v>FY.73/74 Shrawan 12</c:v>
                </c:pt>
                <c:pt idx="4286">
                  <c:v>FY.73/74 Shrawan 13</c:v>
                </c:pt>
                <c:pt idx="4287">
                  <c:v>FY.73/74 Shrawan 14</c:v>
                </c:pt>
                <c:pt idx="4288">
                  <c:v>FY.73/74 Shrawan 15</c:v>
                </c:pt>
                <c:pt idx="4289">
                  <c:v>FY.73/74 Shrawan 16</c:v>
                </c:pt>
                <c:pt idx="4290">
                  <c:v>FY.73/74 Shrawan 17</c:v>
                </c:pt>
                <c:pt idx="4291">
                  <c:v>FY.73/74 Shrawan 18</c:v>
                </c:pt>
                <c:pt idx="4292">
                  <c:v>FY.73/74 Shrawan 19</c:v>
                </c:pt>
                <c:pt idx="4293">
                  <c:v>FY.73/74 Shrawan 20</c:v>
                </c:pt>
                <c:pt idx="4294">
                  <c:v>FY.73/74 Shrawan 21</c:v>
                </c:pt>
                <c:pt idx="4295">
                  <c:v>FY.73/74 Shrawan 22</c:v>
                </c:pt>
                <c:pt idx="4296">
                  <c:v>FY.73/74 Shrawan 23</c:v>
                </c:pt>
                <c:pt idx="4297">
                  <c:v>FY.73/74 Shrawan 24</c:v>
                </c:pt>
                <c:pt idx="4298">
                  <c:v>FY.73/74 Shrawan 25</c:v>
                </c:pt>
                <c:pt idx="4299">
                  <c:v>FY.73/74 Shrawan 26</c:v>
                </c:pt>
                <c:pt idx="4300">
                  <c:v>FY.73/74 Shrawan 27</c:v>
                </c:pt>
                <c:pt idx="4301">
                  <c:v>FY.73/74 Shrawan 28</c:v>
                </c:pt>
                <c:pt idx="4302">
                  <c:v>FY.73/74 Shrawan 29</c:v>
                </c:pt>
                <c:pt idx="4303">
                  <c:v>FY.73/74 Shrawan 30</c:v>
                </c:pt>
                <c:pt idx="4304">
                  <c:v>FY.73/74 Shrawan 31</c:v>
                </c:pt>
                <c:pt idx="4305">
                  <c:v>FY.73/74 Shrawan 32</c:v>
                </c:pt>
                <c:pt idx="4306">
                  <c:v>FY.73/74 Bhadra 1</c:v>
                </c:pt>
                <c:pt idx="4307">
                  <c:v>FY.73/74 Bhadra 2</c:v>
                </c:pt>
                <c:pt idx="4308">
                  <c:v>FY.73/74 Bhadra 3</c:v>
                </c:pt>
                <c:pt idx="4309">
                  <c:v>FY.73/74 Bhadra 4</c:v>
                </c:pt>
                <c:pt idx="4310">
                  <c:v>FY.73/74 Bhadra 5</c:v>
                </c:pt>
                <c:pt idx="4311">
                  <c:v>FY.73/74 Bhadra 6</c:v>
                </c:pt>
                <c:pt idx="4312">
                  <c:v>FY.73/74 Bhadra 7</c:v>
                </c:pt>
                <c:pt idx="4313">
                  <c:v>FY.73/74 Bhadra 8</c:v>
                </c:pt>
                <c:pt idx="4314">
                  <c:v>FY.73/74 Bhadra 9</c:v>
                </c:pt>
                <c:pt idx="4315">
                  <c:v>FY.73/74 Bhadra 10</c:v>
                </c:pt>
                <c:pt idx="4316">
                  <c:v>FY.73/74 Bhadra 11</c:v>
                </c:pt>
                <c:pt idx="4317">
                  <c:v>FY.73/74 Bhadra 12</c:v>
                </c:pt>
                <c:pt idx="4318">
                  <c:v>FY.73/74 Bhadra 13</c:v>
                </c:pt>
                <c:pt idx="4319">
                  <c:v>FY.73/74 Bhadra 14</c:v>
                </c:pt>
                <c:pt idx="4320">
                  <c:v>FY.73/74 Bhadra 15</c:v>
                </c:pt>
                <c:pt idx="4321">
                  <c:v>FY.73/74 Bhadra 16</c:v>
                </c:pt>
                <c:pt idx="4322">
                  <c:v>FY.73/74 Bhadra 17</c:v>
                </c:pt>
                <c:pt idx="4323">
                  <c:v>FY.73/74 Bhadra 18</c:v>
                </c:pt>
                <c:pt idx="4324">
                  <c:v>FY.73/74 Bhadra 19</c:v>
                </c:pt>
                <c:pt idx="4325">
                  <c:v>FY.73/74 Bhadra 20</c:v>
                </c:pt>
                <c:pt idx="4326">
                  <c:v>FY.73/74 Bhadra 21</c:v>
                </c:pt>
                <c:pt idx="4327">
                  <c:v>FY.73/74 Bhadra 22</c:v>
                </c:pt>
                <c:pt idx="4328">
                  <c:v>FY.73/74 Bhadra 23</c:v>
                </c:pt>
                <c:pt idx="4329">
                  <c:v>FY.73/74 Bhadra 24</c:v>
                </c:pt>
                <c:pt idx="4330">
                  <c:v>FY.73/74 Bhadra 25</c:v>
                </c:pt>
                <c:pt idx="4331">
                  <c:v>FY.73/74 Bhadra 26</c:v>
                </c:pt>
                <c:pt idx="4332">
                  <c:v>FY.73/74 Bhadra 27</c:v>
                </c:pt>
                <c:pt idx="4333">
                  <c:v>FY.73/74 Bhadra 28</c:v>
                </c:pt>
                <c:pt idx="4334">
                  <c:v>FY.73/74 Bhadra 29</c:v>
                </c:pt>
                <c:pt idx="4335">
                  <c:v>FY.73/74 Bhadra 30</c:v>
                </c:pt>
                <c:pt idx="4336">
                  <c:v>FY.73/74 Bhadra 31</c:v>
                </c:pt>
                <c:pt idx="4337">
                  <c:v>FY.73/74 Bhadra 32</c:v>
                </c:pt>
                <c:pt idx="4338">
                  <c:v>FY.73/74 Ashwin 1</c:v>
                </c:pt>
                <c:pt idx="4339">
                  <c:v>FY.73/74 Ashwin 2</c:v>
                </c:pt>
                <c:pt idx="4340">
                  <c:v>FY.73/74 Ashwin 3</c:v>
                </c:pt>
                <c:pt idx="4341">
                  <c:v>FY.73/74 Ashwin 4</c:v>
                </c:pt>
                <c:pt idx="4342">
                  <c:v>FY.73/74 Ashwin 5</c:v>
                </c:pt>
                <c:pt idx="4343">
                  <c:v>FY.73/74 Ashwin 6</c:v>
                </c:pt>
                <c:pt idx="4344">
                  <c:v>FY.73/74 Ashwin 7</c:v>
                </c:pt>
                <c:pt idx="4345">
                  <c:v>FY.73/74 Ashwin 8</c:v>
                </c:pt>
                <c:pt idx="4346">
                  <c:v>FY.73/74 Ashwin 9</c:v>
                </c:pt>
                <c:pt idx="4347">
                  <c:v>FY.73/74 Ashwin 10</c:v>
                </c:pt>
                <c:pt idx="4348">
                  <c:v>FY.73/74 Ashwin 11</c:v>
                </c:pt>
                <c:pt idx="4349">
                  <c:v>FY.73/74 Ashwin 12</c:v>
                </c:pt>
                <c:pt idx="4350">
                  <c:v>FY.73/74 Ashwin 13</c:v>
                </c:pt>
                <c:pt idx="4351">
                  <c:v>FY.73/74 Ashwin 14</c:v>
                </c:pt>
                <c:pt idx="4352">
                  <c:v>FY.73/74 Ashwin 15</c:v>
                </c:pt>
                <c:pt idx="4353">
                  <c:v>FY.73/74 Ashwin 16</c:v>
                </c:pt>
                <c:pt idx="4354">
                  <c:v>FY.73/74 Ashwin 17</c:v>
                </c:pt>
                <c:pt idx="4355">
                  <c:v>FY.73/74 Ashwin 18</c:v>
                </c:pt>
                <c:pt idx="4356">
                  <c:v>FY.73/74 Ashwin 19</c:v>
                </c:pt>
                <c:pt idx="4357">
                  <c:v>FY.73/74 Ashwin 20</c:v>
                </c:pt>
                <c:pt idx="4358">
                  <c:v>FY.73/74 Ashwin 21</c:v>
                </c:pt>
                <c:pt idx="4359">
                  <c:v>FY.73/74 Ashwin 22</c:v>
                </c:pt>
                <c:pt idx="4360">
                  <c:v>FY.73/74 Ashwin 23</c:v>
                </c:pt>
                <c:pt idx="4361">
                  <c:v>FY.73/74 Ashwin 24</c:v>
                </c:pt>
                <c:pt idx="4362">
                  <c:v>FY.73/74 Ashwin 25</c:v>
                </c:pt>
                <c:pt idx="4363">
                  <c:v>FY.73/74 Ashwin 26</c:v>
                </c:pt>
                <c:pt idx="4364">
                  <c:v>FY.73/74 Ashwin 27</c:v>
                </c:pt>
                <c:pt idx="4365">
                  <c:v>FY.73/74 Ashwin 28</c:v>
                </c:pt>
                <c:pt idx="4366">
                  <c:v>FY.73/74 Ashwin 29</c:v>
                </c:pt>
                <c:pt idx="4367">
                  <c:v>FY.73/74 Ashwin 30</c:v>
                </c:pt>
                <c:pt idx="4368">
                  <c:v>FY.73/74 Ashwin 31</c:v>
                </c:pt>
                <c:pt idx="4369">
                  <c:v>FY.73/74 Ashwin 32</c:v>
                </c:pt>
                <c:pt idx="4370">
                  <c:v>FY.73/74 Kartik 1</c:v>
                </c:pt>
                <c:pt idx="4371">
                  <c:v>FY.73/74 Kartik 2</c:v>
                </c:pt>
                <c:pt idx="4372">
                  <c:v>FY.73/74 Kartik 3</c:v>
                </c:pt>
                <c:pt idx="4373">
                  <c:v>FY.73/74 Kartik 4</c:v>
                </c:pt>
                <c:pt idx="4374">
                  <c:v>FY.73/74 Kartik 5</c:v>
                </c:pt>
                <c:pt idx="4375">
                  <c:v>FY.73/74 Kartik 6</c:v>
                </c:pt>
                <c:pt idx="4376">
                  <c:v>FY.73/74 Kartik 7</c:v>
                </c:pt>
                <c:pt idx="4377">
                  <c:v>FY.73/74 Kartik 8</c:v>
                </c:pt>
                <c:pt idx="4378">
                  <c:v>FY.73/74 Kartik 9</c:v>
                </c:pt>
                <c:pt idx="4379">
                  <c:v>FY.73/74 Kartik 10</c:v>
                </c:pt>
                <c:pt idx="4380">
                  <c:v>FY.73/74 Kartik 11</c:v>
                </c:pt>
                <c:pt idx="4381">
                  <c:v>FY.73/74 Kartik 12</c:v>
                </c:pt>
                <c:pt idx="4382">
                  <c:v>FY.73/74 Kartik 13</c:v>
                </c:pt>
                <c:pt idx="4383">
                  <c:v>FY.73/74 Kartik 14</c:v>
                </c:pt>
                <c:pt idx="4384">
                  <c:v>FY.73/74 Kartik 15</c:v>
                </c:pt>
                <c:pt idx="4385">
                  <c:v>FY.73/74 Kartik 16</c:v>
                </c:pt>
                <c:pt idx="4386">
                  <c:v>FY.73/74 Kartik 17</c:v>
                </c:pt>
                <c:pt idx="4387">
                  <c:v>FY.73/74 Kartik 18</c:v>
                </c:pt>
                <c:pt idx="4388">
                  <c:v>FY.73/74 Kartik 19</c:v>
                </c:pt>
                <c:pt idx="4389">
                  <c:v>FY.73/74 Kartik 20</c:v>
                </c:pt>
                <c:pt idx="4390">
                  <c:v>FY.73/74 Kartik 21</c:v>
                </c:pt>
                <c:pt idx="4391">
                  <c:v>FY.73/74 Kartik 22</c:v>
                </c:pt>
                <c:pt idx="4392">
                  <c:v>FY.73/74 Kartik 23</c:v>
                </c:pt>
                <c:pt idx="4393">
                  <c:v>FY.73/74 Kartik 24</c:v>
                </c:pt>
                <c:pt idx="4394">
                  <c:v>FY.73/74 Kartik 25</c:v>
                </c:pt>
                <c:pt idx="4395">
                  <c:v>FY.73/74 Kartik 26</c:v>
                </c:pt>
                <c:pt idx="4396">
                  <c:v>FY.73/74 Kartik 27</c:v>
                </c:pt>
                <c:pt idx="4397">
                  <c:v>FY.73/74 Kartik 28</c:v>
                </c:pt>
                <c:pt idx="4398">
                  <c:v>FY.73/74 Kartik 29</c:v>
                </c:pt>
                <c:pt idx="4399">
                  <c:v>FY.73/74 Kartik 30</c:v>
                </c:pt>
                <c:pt idx="4400">
                  <c:v>FY.73/74 Kartik 31</c:v>
                </c:pt>
                <c:pt idx="4401">
                  <c:v>FY.73/74 Kartik 32</c:v>
                </c:pt>
                <c:pt idx="4402">
                  <c:v>FY.73/74 Mangsir 1</c:v>
                </c:pt>
                <c:pt idx="4403">
                  <c:v>FY.73/74 Mangsir 2</c:v>
                </c:pt>
                <c:pt idx="4404">
                  <c:v>FY.73/74 Mangsir 3</c:v>
                </c:pt>
                <c:pt idx="4405">
                  <c:v>FY.73/74 Mangsir 4</c:v>
                </c:pt>
                <c:pt idx="4406">
                  <c:v>FY.73/74 Mangsir 5</c:v>
                </c:pt>
                <c:pt idx="4407">
                  <c:v>FY.73/74 Mangsir 6</c:v>
                </c:pt>
                <c:pt idx="4408">
                  <c:v>FY.73/74 Mangsir 7</c:v>
                </c:pt>
                <c:pt idx="4409">
                  <c:v>FY.73/74 Mangsir 8</c:v>
                </c:pt>
                <c:pt idx="4410">
                  <c:v>FY.73/74 Mangsir 9</c:v>
                </c:pt>
                <c:pt idx="4411">
                  <c:v>FY.73/74 Mangsir 10</c:v>
                </c:pt>
                <c:pt idx="4412">
                  <c:v>FY.73/74 Mangsir 11</c:v>
                </c:pt>
                <c:pt idx="4413">
                  <c:v>FY.73/74 Mangsir 12</c:v>
                </c:pt>
                <c:pt idx="4414">
                  <c:v>FY.73/74 Mangsir 13</c:v>
                </c:pt>
                <c:pt idx="4415">
                  <c:v>FY.73/74 Mangsir 14</c:v>
                </c:pt>
                <c:pt idx="4416">
                  <c:v>FY.73/74 Mangsir 15</c:v>
                </c:pt>
                <c:pt idx="4417">
                  <c:v>FY.73/74 Mangsir 16</c:v>
                </c:pt>
                <c:pt idx="4418">
                  <c:v>FY.73/74 Mangsir 17</c:v>
                </c:pt>
                <c:pt idx="4419">
                  <c:v>FY.73/74 Mangsir 18</c:v>
                </c:pt>
                <c:pt idx="4420">
                  <c:v>FY.73/74 Mangsir 19</c:v>
                </c:pt>
                <c:pt idx="4421">
                  <c:v>FY.73/74 Mangsir 20</c:v>
                </c:pt>
                <c:pt idx="4422">
                  <c:v>FY.73/74 Mangsir 21</c:v>
                </c:pt>
                <c:pt idx="4423">
                  <c:v>FY.73/74 Mangsir 22</c:v>
                </c:pt>
                <c:pt idx="4424">
                  <c:v>FY.73/74 Mangsir 23</c:v>
                </c:pt>
                <c:pt idx="4425">
                  <c:v>FY.73/74 Mangsir 24</c:v>
                </c:pt>
                <c:pt idx="4426">
                  <c:v>FY.73/74 Mangsir 25</c:v>
                </c:pt>
                <c:pt idx="4427">
                  <c:v>FY.73/74 Mangsir 26</c:v>
                </c:pt>
                <c:pt idx="4428">
                  <c:v>FY.73/74 Mangsir 27</c:v>
                </c:pt>
                <c:pt idx="4429">
                  <c:v>FY.73/74 Mangsir 28</c:v>
                </c:pt>
                <c:pt idx="4430">
                  <c:v>FY.73/74 Mangsir 29</c:v>
                </c:pt>
                <c:pt idx="4431">
                  <c:v>FY.73/74 Mangsir 30</c:v>
                </c:pt>
                <c:pt idx="4432">
                  <c:v>FY.73/74 Mangsir 31</c:v>
                </c:pt>
                <c:pt idx="4433">
                  <c:v>FY.73/74 Mangsir 32</c:v>
                </c:pt>
                <c:pt idx="4434">
                  <c:v>FY.73/74 Poush 1</c:v>
                </c:pt>
                <c:pt idx="4435">
                  <c:v>FY.73/74 Poush 2</c:v>
                </c:pt>
                <c:pt idx="4436">
                  <c:v>FY.73/74 Poush 3</c:v>
                </c:pt>
                <c:pt idx="4437">
                  <c:v>FY.73/74 Poush 4</c:v>
                </c:pt>
                <c:pt idx="4438">
                  <c:v>FY.73/74 Poush 5</c:v>
                </c:pt>
                <c:pt idx="4439">
                  <c:v>FY.73/74 Poush 6</c:v>
                </c:pt>
                <c:pt idx="4440">
                  <c:v>FY.73/74 Poush 7</c:v>
                </c:pt>
                <c:pt idx="4441">
                  <c:v>FY.73/74 Poush 8</c:v>
                </c:pt>
                <c:pt idx="4442">
                  <c:v>FY.73/74 Poush 9</c:v>
                </c:pt>
                <c:pt idx="4443">
                  <c:v>FY.73/74 Poush 10</c:v>
                </c:pt>
                <c:pt idx="4444">
                  <c:v>FY.73/74 Poush 11</c:v>
                </c:pt>
                <c:pt idx="4445">
                  <c:v>FY.73/74 Poush 12</c:v>
                </c:pt>
                <c:pt idx="4446">
                  <c:v>FY.73/74 Poush 13</c:v>
                </c:pt>
                <c:pt idx="4447">
                  <c:v>FY.73/74 Poush 14</c:v>
                </c:pt>
                <c:pt idx="4448">
                  <c:v>FY.73/74 Poush 15</c:v>
                </c:pt>
                <c:pt idx="4449">
                  <c:v>FY.73/74 Poush 16</c:v>
                </c:pt>
                <c:pt idx="4450">
                  <c:v>FY.73/74 Poush 17</c:v>
                </c:pt>
                <c:pt idx="4451">
                  <c:v>FY.73/74 Poush 18</c:v>
                </c:pt>
                <c:pt idx="4452">
                  <c:v>FY.73/74 Poush 19</c:v>
                </c:pt>
                <c:pt idx="4453">
                  <c:v>FY.73/74 Poush 20</c:v>
                </c:pt>
                <c:pt idx="4454">
                  <c:v>FY.73/74 Poush 21</c:v>
                </c:pt>
                <c:pt idx="4455">
                  <c:v>FY.73/74 Poush 22</c:v>
                </c:pt>
                <c:pt idx="4456">
                  <c:v>FY.73/74 Poush 23</c:v>
                </c:pt>
                <c:pt idx="4457">
                  <c:v>FY.73/74 Poush 24</c:v>
                </c:pt>
                <c:pt idx="4458">
                  <c:v>FY.73/74 Poush 25</c:v>
                </c:pt>
                <c:pt idx="4459">
                  <c:v>FY.73/74 Poush 26</c:v>
                </c:pt>
                <c:pt idx="4460">
                  <c:v>FY.73/74 Poush 27</c:v>
                </c:pt>
                <c:pt idx="4461">
                  <c:v>FY.73/74 Poush 28</c:v>
                </c:pt>
                <c:pt idx="4462">
                  <c:v>FY.73/74 Poush 29</c:v>
                </c:pt>
                <c:pt idx="4463">
                  <c:v>FY.73/74 Poush 30</c:v>
                </c:pt>
                <c:pt idx="4464">
                  <c:v>FY.73/74 Poush 31</c:v>
                </c:pt>
                <c:pt idx="4465">
                  <c:v>FY.73/74 Poush 32</c:v>
                </c:pt>
                <c:pt idx="4466">
                  <c:v>FY.73/74 Magh 1</c:v>
                </c:pt>
                <c:pt idx="4467">
                  <c:v>FY.73/74 Magh 2</c:v>
                </c:pt>
                <c:pt idx="4468">
                  <c:v>FY.73/74 Magh 3</c:v>
                </c:pt>
                <c:pt idx="4469">
                  <c:v>FY.73/74 Magh 4</c:v>
                </c:pt>
                <c:pt idx="4470">
                  <c:v>FY.73/74 Magh 5</c:v>
                </c:pt>
                <c:pt idx="4471">
                  <c:v>FY.73/74 Magh 6</c:v>
                </c:pt>
                <c:pt idx="4472">
                  <c:v>FY.73/74 Magh 7</c:v>
                </c:pt>
                <c:pt idx="4473">
                  <c:v>FY.73/74 Magh 8</c:v>
                </c:pt>
                <c:pt idx="4474">
                  <c:v>FY.73/74 Magh 9</c:v>
                </c:pt>
                <c:pt idx="4475">
                  <c:v>FY.73/74 Magh 10</c:v>
                </c:pt>
                <c:pt idx="4476">
                  <c:v>FY.73/74 Magh 11</c:v>
                </c:pt>
                <c:pt idx="4477">
                  <c:v>FY.73/74 Magh 12</c:v>
                </c:pt>
                <c:pt idx="4478">
                  <c:v>FY.73/74 Magh 13</c:v>
                </c:pt>
                <c:pt idx="4479">
                  <c:v>FY.73/74 Magh 14</c:v>
                </c:pt>
                <c:pt idx="4480">
                  <c:v>FY.73/74 Magh 15</c:v>
                </c:pt>
                <c:pt idx="4481">
                  <c:v>FY.73/74 Magh 16</c:v>
                </c:pt>
                <c:pt idx="4482">
                  <c:v>FY.73/74 Magh 17</c:v>
                </c:pt>
                <c:pt idx="4483">
                  <c:v>FY.73/74 Magh 18</c:v>
                </c:pt>
                <c:pt idx="4484">
                  <c:v>FY.73/74 Magh 19</c:v>
                </c:pt>
                <c:pt idx="4485">
                  <c:v>FY.73/74 Magh 20</c:v>
                </c:pt>
                <c:pt idx="4486">
                  <c:v>FY.73/74 Magh 21</c:v>
                </c:pt>
                <c:pt idx="4487">
                  <c:v>FY.73/74 Magh 22</c:v>
                </c:pt>
                <c:pt idx="4488">
                  <c:v>FY.73/74 Magh 23</c:v>
                </c:pt>
                <c:pt idx="4489">
                  <c:v>FY.73/74 Magh 24</c:v>
                </c:pt>
                <c:pt idx="4490">
                  <c:v>FY.73/74 Magh 25</c:v>
                </c:pt>
                <c:pt idx="4491">
                  <c:v>FY.73/74 Magh 26</c:v>
                </c:pt>
                <c:pt idx="4492">
                  <c:v>FY.73/74 Magh 27</c:v>
                </c:pt>
                <c:pt idx="4493">
                  <c:v>FY.73/74 Magh 28</c:v>
                </c:pt>
                <c:pt idx="4494">
                  <c:v>FY.73/74 Magh 29</c:v>
                </c:pt>
                <c:pt idx="4495">
                  <c:v>FY.73/74 Magh 30</c:v>
                </c:pt>
                <c:pt idx="4496">
                  <c:v>FY.73/74 Magh 31</c:v>
                </c:pt>
                <c:pt idx="4497">
                  <c:v>FY.73/74 Magh 32</c:v>
                </c:pt>
                <c:pt idx="4498">
                  <c:v>FY.73/74 Falgun 1</c:v>
                </c:pt>
                <c:pt idx="4499">
                  <c:v>FY.73/74 Falgun 2</c:v>
                </c:pt>
                <c:pt idx="4500">
                  <c:v>FY.73/74 Falgun 3</c:v>
                </c:pt>
                <c:pt idx="4501">
                  <c:v>FY.73/74 Falgun 4</c:v>
                </c:pt>
                <c:pt idx="4502">
                  <c:v>FY.73/74 Falgun 5</c:v>
                </c:pt>
                <c:pt idx="4503">
                  <c:v>FY.73/74 Falgun 6</c:v>
                </c:pt>
                <c:pt idx="4504">
                  <c:v>FY.73/74 Falgun 7</c:v>
                </c:pt>
                <c:pt idx="4505">
                  <c:v>FY.73/74 Falgun 8</c:v>
                </c:pt>
                <c:pt idx="4506">
                  <c:v>FY.73/74 Falgun 9</c:v>
                </c:pt>
                <c:pt idx="4507">
                  <c:v>FY.73/74 Falgun 10</c:v>
                </c:pt>
                <c:pt idx="4508">
                  <c:v>FY.73/74 Falgun 11</c:v>
                </c:pt>
                <c:pt idx="4509">
                  <c:v>FY.73/74 Falgun 12</c:v>
                </c:pt>
                <c:pt idx="4510">
                  <c:v>FY.73/74 Falgun 13</c:v>
                </c:pt>
                <c:pt idx="4511">
                  <c:v>FY.73/74 Falgun 14</c:v>
                </c:pt>
                <c:pt idx="4512">
                  <c:v>FY.73/74 Falgun 15</c:v>
                </c:pt>
                <c:pt idx="4513">
                  <c:v>FY.73/74 Falgun 16</c:v>
                </c:pt>
                <c:pt idx="4514">
                  <c:v>FY.73/74 Falgun 17</c:v>
                </c:pt>
                <c:pt idx="4515">
                  <c:v>FY.73/74 Falgun 18</c:v>
                </c:pt>
                <c:pt idx="4516">
                  <c:v>FY.73/74 Falgun 19</c:v>
                </c:pt>
                <c:pt idx="4517">
                  <c:v>FY.73/74 Falgun 20</c:v>
                </c:pt>
                <c:pt idx="4518">
                  <c:v>FY.73/74 Falgun 21</c:v>
                </c:pt>
                <c:pt idx="4519">
                  <c:v>FY.73/74 Falgun 22</c:v>
                </c:pt>
                <c:pt idx="4520">
                  <c:v>FY.73/74 Falgun 23</c:v>
                </c:pt>
                <c:pt idx="4521">
                  <c:v>FY.73/74 Falgun 24</c:v>
                </c:pt>
                <c:pt idx="4522">
                  <c:v>FY.73/74 Falgun 25</c:v>
                </c:pt>
                <c:pt idx="4523">
                  <c:v>FY.73/74 Falgun 26</c:v>
                </c:pt>
                <c:pt idx="4524">
                  <c:v>FY.73/74 Falgun 27</c:v>
                </c:pt>
                <c:pt idx="4525">
                  <c:v>FY.73/74 Falgun 28</c:v>
                </c:pt>
                <c:pt idx="4526">
                  <c:v>FY.73/74 Falgun 29</c:v>
                </c:pt>
                <c:pt idx="4527">
                  <c:v>FY.73/74 Falgun 30</c:v>
                </c:pt>
                <c:pt idx="4528">
                  <c:v>FY.73/74 Falgun 31</c:v>
                </c:pt>
                <c:pt idx="4529">
                  <c:v>FY.73/74 Falgun 32</c:v>
                </c:pt>
                <c:pt idx="4530">
                  <c:v>FY.73/74 Chaitra 1</c:v>
                </c:pt>
                <c:pt idx="4531">
                  <c:v>FY.73/74 Chaitra 2</c:v>
                </c:pt>
                <c:pt idx="4532">
                  <c:v>FY.73/74 Chaitra 3</c:v>
                </c:pt>
                <c:pt idx="4533">
                  <c:v>FY.73/74 Chaitra 4</c:v>
                </c:pt>
                <c:pt idx="4534">
                  <c:v>FY.73/74 Chaitra 5</c:v>
                </c:pt>
                <c:pt idx="4535">
                  <c:v>FY.73/74 Chaitra 6</c:v>
                </c:pt>
                <c:pt idx="4536">
                  <c:v>FY.73/74 Chaitra 7</c:v>
                </c:pt>
                <c:pt idx="4537">
                  <c:v>FY.73/74 Chaitra 8</c:v>
                </c:pt>
                <c:pt idx="4538">
                  <c:v>FY.73/74 Chaitra 9</c:v>
                </c:pt>
                <c:pt idx="4539">
                  <c:v>FY.73/74 Chaitra 10</c:v>
                </c:pt>
                <c:pt idx="4540">
                  <c:v>FY.73/74 Chaitra 11</c:v>
                </c:pt>
                <c:pt idx="4541">
                  <c:v>FY.73/74 Chaitra 12</c:v>
                </c:pt>
                <c:pt idx="4542">
                  <c:v>FY.73/74 Chaitra 13</c:v>
                </c:pt>
                <c:pt idx="4543">
                  <c:v>FY.73/74 Chaitra 14</c:v>
                </c:pt>
                <c:pt idx="4544">
                  <c:v>FY.73/74 Chaitra 15</c:v>
                </c:pt>
                <c:pt idx="4545">
                  <c:v>FY.73/74 Chaitra 16</c:v>
                </c:pt>
                <c:pt idx="4546">
                  <c:v>FY.73/74 Chaitra 17</c:v>
                </c:pt>
                <c:pt idx="4547">
                  <c:v>FY.73/74 Chaitra 18</c:v>
                </c:pt>
                <c:pt idx="4548">
                  <c:v>FY.73/74 Chaitra 19</c:v>
                </c:pt>
                <c:pt idx="4549">
                  <c:v>FY.73/74 Chaitra 20</c:v>
                </c:pt>
                <c:pt idx="4550">
                  <c:v>FY.73/74 Chaitra 21</c:v>
                </c:pt>
                <c:pt idx="4551">
                  <c:v>FY.73/74 Chaitra 22</c:v>
                </c:pt>
                <c:pt idx="4552">
                  <c:v>FY.73/74 Chaitra 23</c:v>
                </c:pt>
                <c:pt idx="4553">
                  <c:v>FY.73/74 Chaitra 24</c:v>
                </c:pt>
                <c:pt idx="4554">
                  <c:v>FY.73/74 Chaitra 25</c:v>
                </c:pt>
                <c:pt idx="4555">
                  <c:v>FY.73/74 Chaitra 26</c:v>
                </c:pt>
                <c:pt idx="4556">
                  <c:v>FY.73/74 Chaitra 27</c:v>
                </c:pt>
                <c:pt idx="4557">
                  <c:v>FY.73/74 Chaitra 28</c:v>
                </c:pt>
                <c:pt idx="4558">
                  <c:v>FY.73/74 Chaitra 29</c:v>
                </c:pt>
                <c:pt idx="4559">
                  <c:v>FY.73/74 Chaitra 30</c:v>
                </c:pt>
                <c:pt idx="4560">
                  <c:v>FY.73/74 Chaitra 31</c:v>
                </c:pt>
                <c:pt idx="4561">
                  <c:v>FY.73/74 Chaitra 32</c:v>
                </c:pt>
                <c:pt idx="4562">
                  <c:v>FY.73/74 Baishakh 1</c:v>
                </c:pt>
                <c:pt idx="4563">
                  <c:v>FY.73/74 Baishakh 2</c:v>
                </c:pt>
                <c:pt idx="4564">
                  <c:v>FY.73/74 Baishakh 3</c:v>
                </c:pt>
                <c:pt idx="4565">
                  <c:v>FY.73/74 Baishakh 4</c:v>
                </c:pt>
                <c:pt idx="4566">
                  <c:v>FY.73/74 Baishakh 5</c:v>
                </c:pt>
                <c:pt idx="4567">
                  <c:v>FY.73/74 Baishakh 6</c:v>
                </c:pt>
                <c:pt idx="4568">
                  <c:v>FY.73/74 Baishakh 7</c:v>
                </c:pt>
                <c:pt idx="4569">
                  <c:v>FY.73/74 Baishakh 8</c:v>
                </c:pt>
                <c:pt idx="4570">
                  <c:v>FY.73/74 Baishakh 9</c:v>
                </c:pt>
                <c:pt idx="4571">
                  <c:v>FY.73/74 Baishakh 10</c:v>
                </c:pt>
                <c:pt idx="4572">
                  <c:v>FY.73/74 Baishakh 11</c:v>
                </c:pt>
                <c:pt idx="4573">
                  <c:v>FY.73/74 Baishakh 12</c:v>
                </c:pt>
                <c:pt idx="4574">
                  <c:v>FY.73/74 Baishakh 13</c:v>
                </c:pt>
                <c:pt idx="4575">
                  <c:v>FY.73/74 Baishakh 14</c:v>
                </c:pt>
                <c:pt idx="4576">
                  <c:v>FY.73/74 Baishakh 15</c:v>
                </c:pt>
                <c:pt idx="4577">
                  <c:v>FY.73/74 Baishakh 16</c:v>
                </c:pt>
                <c:pt idx="4578">
                  <c:v>FY.73/74 Baishakh 17</c:v>
                </c:pt>
                <c:pt idx="4579">
                  <c:v>FY.73/74 Baishakh 18</c:v>
                </c:pt>
                <c:pt idx="4580">
                  <c:v>FY.73/74 Baishakh 19</c:v>
                </c:pt>
                <c:pt idx="4581">
                  <c:v>FY.73/74 Baishakh 20</c:v>
                </c:pt>
                <c:pt idx="4582">
                  <c:v>FY.73/74 Baishakh 21</c:v>
                </c:pt>
                <c:pt idx="4583">
                  <c:v>FY.73/74 Baishakh 22</c:v>
                </c:pt>
                <c:pt idx="4584">
                  <c:v>FY.73/74 Baishakh 23</c:v>
                </c:pt>
                <c:pt idx="4585">
                  <c:v>FY.73/74 Baishakh 24</c:v>
                </c:pt>
                <c:pt idx="4586">
                  <c:v>FY.73/74 Baishakh 25</c:v>
                </c:pt>
                <c:pt idx="4587">
                  <c:v>FY.73/74 Baishakh 26</c:v>
                </c:pt>
                <c:pt idx="4588">
                  <c:v>FY.73/74 Baishakh 27</c:v>
                </c:pt>
                <c:pt idx="4589">
                  <c:v>FY.73/74 Baishakh 28</c:v>
                </c:pt>
                <c:pt idx="4590">
                  <c:v>FY.73/74 Baishakh 29</c:v>
                </c:pt>
                <c:pt idx="4591">
                  <c:v>FY.73/74 Baishakh 30</c:v>
                </c:pt>
                <c:pt idx="4592">
                  <c:v>FY.73/74 Baishakh 31</c:v>
                </c:pt>
                <c:pt idx="4593">
                  <c:v>FY.73/74 Baishakh 32</c:v>
                </c:pt>
                <c:pt idx="4594">
                  <c:v>FY.73/74 Jestha  1</c:v>
                </c:pt>
                <c:pt idx="4595">
                  <c:v>FY.73/74 Jestha  2</c:v>
                </c:pt>
                <c:pt idx="4596">
                  <c:v>FY.73/74 Jestha  3</c:v>
                </c:pt>
                <c:pt idx="4597">
                  <c:v>FY.73/74 Jestha  4</c:v>
                </c:pt>
                <c:pt idx="4598">
                  <c:v>FY.73/74 Jestha  5</c:v>
                </c:pt>
                <c:pt idx="4599">
                  <c:v>FY.73/74 Jestha  6</c:v>
                </c:pt>
                <c:pt idx="4600">
                  <c:v>FY.73/74 Jestha  7</c:v>
                </c:pt>
                <c:pt idx="4601">
                  <c:v>FY.73/74 Jestha  8</c:v>
                </c:pt>
                <c:pt idx="4602">
                  <c:v>FY.73/74 Jestha  9</c:v>
                </c:pt>
                <c:pt idx="4603">
                  <c:v>FY.73/74 Jestha  10</c:v>
                </c:pt>
                <c:pt idx="4604">
                  <c:v>FY.73/74 Jestha  11</c:v>
                </c:pt>
                <c:pt idx="4605">
                  <c:v>FY.73/74 Jestha  12</c:v>
                </c:pt>
                <c:pt idx="4606">
                  <c:v>FY.73/74 Jestha  13</c:v>
                </c:pt>
                <c:pt idx="4607">
                  <c:v>FY.73/74 Jestha  14</c:v>
                </c:pt>
                <c:pt idx="4608">
                  <c:v>FY.73/74 Jestha  15</c:v>
                </c:pt>
                <c:pt idx="4609">
                  <c:v>FY.73/74 Jestha  16</c:v>
                </c:pt>
                <c:pt idx="4610">
                  <c:v>FY.73/74 Jestha  17</c:v>
                </c:pt>
                <c:pt idx="4611">
                  <c:v>FY.73/74 Jestha  18</c:v>
                </c:pt>
                <c:pt idx="4612">
                  <c:v>FY.73/74 Jestha  19</c:v>
                </c:pt>
                <c:pt idx="4613">
                  <c:v>FY.73/74 Jestha  20</c:v>
                </c:pt>
                <c:pt idx="4614">
                  <c:v>FY.73/74 Jestha  21</c:v>
                </c:pt>
                <c:pt idx="4615">
                  <c:v>FY.73/74 Jestha  22</c:v>
                </c:pt>
                <c:pt idx="4616">
                  <c:v>FY.73/74 Jestha  23</c:v>
                </c:pt>
                <c:pt idx="4617">
                  <c:v>FY.73/74 Jestha  24</c:v>
                </c:pt>
                <c:pt idx="4618">
                  <c:v>FY.73/74 Jestha  25</c:v>
                </c:pt>
                <c:pt idx="4619">
                  <c:v>FY.73/74 Jestha  26</c:v>
                </c:pt>
                <c:pt idx="4620">
                  <c:v>FY.73/74 Jestha  27</c:v>
                </c:pt>
                <c:pt idx="4621">
                  <c:v>FY.73/74 Jestha  28</c:v>
                </c:pt>
                <c:pt idx="4622">
                  <c:v>FY.73/74 Jestha  29</c:v>
                </c:pt>
                <c:pt idx="4623">
                  <c:v>FY.73/74 Jestha  30</c:v>
                </c:pt>
                <c:pt idx="4624">
                  <c:v>FY.73/74 Jestha  31</c:v>
                </c:pt>
                <c:pt idx="4625">
                  <c:v>FY.73/74 Jestha  32</c:v>
                </c:pt>
                <c:pt idx="4626">
                  <c:v>FY.73/74 Ashadh 1</c:v>
                </c:pt>
                <c:pt idx="4627">
                  <c:v>FY.73/74 Ashadh 2</c:v>
                </c:pt>
                <c:pt idx="4628">
                  <c:v>FY.73/74 Ashadh 3</c:v>
                </c:pt>
                <c:pt idx="4629">
                  <c:v>FY.73/74 Ashadh 4</c:v>
                </c:pt>
                <c:pt idx="4630">
                  <c:v>FY.73/74 Ashadh 5</c:v>
                </c:pt>
                <c:pt idx="4631">
                  <c:v>FY.73/74 Ashadh 6</c:v>
                </c:pt>
                <c:pt idx="4632">
                  <c:v>FY.73/74 Ashadh 7</c:v>
                </c:pt>
                <c:pt idx="4633">
                  <c:v>FY.73/74 Ashadh 8</c:v>
                </c:pt>
                <c:pt idx="4634">
                  <c:v>FY.73/74 Ashadh 9</c:v>
                </c:pt>
                <c:pt idx="4635">
                  <c:v>FY.73/74 Ashadh 10</c:v>
                </c:pt>
                <c:pt idx="4636">
                  <c:v>FY.73/74 Ashadh 11</c:v>
                </c:pt>
                <c:pt idx="4637">
                  <c:v>FY.73/74 Ashadh 12</c:v>
                </c:pt>
                <c:pt idx="4638">
                  <c:v>FY.73/74 Ashadh 13</c:v>
                </c:pt>
                <c:pt idx="4639">
                  <c:v>FY.73/74 Ashadh 14</c:v>
                </c:pt>
                <c:pt idx="4640">
                  <c:v>FY.73/74 Ashadh 15</c:v>
                </c:pt>
                <c:pt idx="4641">
                  <c:v>FY.73/74 Ashadh 16</c:v>
                </c:pt>
                <c:pt idx="4642">
                  <c:v>FY.73/74 Ashadh 17</c:v>
                </c:pt>
                <c:pt idx="4643">
                  <c:v>FY.73/74 Ashadh 18</c:v>
                </c:pt>
                <c:pt idx="4644">
                  <c:v>FY.73/74 Ashadh 19</c:v>
                </c:pt>
                <c:pt idx="4645">
                  <c:v>FY.73/74 Ashadh 20</c:v>
                </c:pt>
                <c:pt idx="4646">
                  <c:v>FY.73/74 Ashadh 21</c:v>
                </c:pt>
                <c:pt idx="4647">
                  <c:v>FY.73/74 Ashadh 22</c:v>
                </c:pt>
                <c:pt idx="4648">
                  <c:v>FY.73/74 Ashadh 23</c:v>
                </c:pt>
                <c:pt idx="4649">
                  <c:v>FY.73/74 Ashadh 24</c:v>
                </c:pt>
                <c:pt idx="4650">
                  <c:v>FY.73/74 Ashadh 25</c:v>
                </c:pt>
                <c:pt idx="4651">
                  <c:v>FY.73/74 Ashadh 26</c:v>
                </c:pt>
                <c:pt idx="4652">
                  <c:v>FY.73/74 Ashadh 27</c:v>
                </c:pt>
                <c:pt idx="4653">
                  <c:v>FY.73/74 Ashadh 28</c:v>
                </c:pt>
                <c:pt idx="4654">
                  <c:v>FY.73/74 Ashadh 29</c:v>
                </c:pt>
                <c:pt idx="4655">
                  <c:v>FY.73/74 Ashadh 30</c:v>
                </c:pt>
                <c:pt idx="4656">
                  <c:v>FY.73/74 Ashadh 31</c:v>
                </c:pt>
                <c:pt idx="4657">
                  <c:v>FY.73/74 Ashadh 32</c:v>
                </c:pt>
                <c:pt idx="4658">
                  <c:v>FY.74/75 Shrawan 1</c:v>
                </c:pt>
                <c:pt idx="4659">
                  <c:v>FY.74/75 Shrawan 2</c:v>
                </c:pt>
                <c:pt idx="4660">
                  <c:v>FY.74/75 Shrawan 3</c:v>
                </c:pt>
                <c:pt idx="4661">
                  <c:v>FY.74/75 Shrawan 4</c:v>
                </c:pt>
                <c:pt idx="4662">
                  <c:v>FY.74/75 Shrawan 5</c:v>
                </c:pt>
                <c:pt idx="4663">
                  <c:v>FY.74/75 Shrawan 6</c:v>
                </c:pt>
                <c:pt idx="4664">
                  <c:v>FY.74/75 Shrawan 7</c:v>
                </c:pt>
                <c:pt idx="4665">
                  <c:v>FY.74/75 Shrawan 8</c:v>
                </c:pt>
                <c:pt idx="4666">
                  <c:v>FY.74/75 Shrawan 9</c:v>
                </c:pt>
                <c:pt idx="4667">
                  <c:v>FY.74/75 Shrawan 10</c:v>
                </c:pt>
                <c:pt idx="4668">
                  <c:v>FY.74/75 Shrawan 11</c:v>
                </c:pt>
                <c:pt idx="4669">
                  <c:v>FY.74/75 Shrawan 12</c:v>
                </c:pt>
                <c:pt idx="4670">
                  <c:v>FY.74/75 Shrawan 13</c:v>
                </c:pt>
                <c:pt idx="4671">
                  <c:v>FY.74/75 Shrawan 14</c:v>
                </c:pt>
                <c:pt idx="4672">
                  <c:v>FY.74/75 Shrawan 15</c:v>
                </c:pt>
                <c:pt idx="4673">
                  <c:v>FY.74/75 Shrawan 16</c:v>
                </c:pt>
                <c:pt idx="4674">
                  <c:v>FY.74/75 Shrawan 17</c:v>
                </c:pt>
                <c:pt idx="4675">
                  <c:v>FY.74/75 Shrawan 18</c:v>
                </c:pt>
                <c:pt idx="4676">
                  <c:v>FY.74/75 Shrawan 19</c:v>
                </c:pt>
                <c:pt idx="4677">
                  <c:v>FY.74/75 Shrawan 20</c:v>
                </c:pt>
                <c:pt idx="4678">
                  <c:v>FY.74/75 Shrawan 21</c:v>
                </c:pt>
                <c:pt idx="4679">
                  <c:v>FY.74/75 Shrawan 22</c:v>
                </c:pt>
                <c:pt idx="4680">
                  <c:v>FY.74/75 Shrawan 23</c:v>
                </c:pt>
                <c:pt idx="4681">
                  <c:v>FY.74/75 Shrawan 24</c:v>
                </c:pt>
                <c:pt idx="4682">
                  <c:v>FY.74/75 Shrawan 25</c:v>
                </c:pt>
                <c:pt idx="4683">
                  <c:v>FY.74/75 Shrawan 26</c:v>
                </c:pt>
                <c:pt idx="4684">
                  <c:v>FY.74/75 Shrawan 27</c:v>
                </c:pt>
                <c:pt idx="4685">
                  <c:v>FY.74/75 Shrawan 28</c:v>
                </c:pt>
                <c:pt idx="4686">
                  <c:v>FY.74/75 Shrawan 29</c:v>
                </c:pt>
                <c:pt idx="4687">
                  <c:v>FY.74/75 Shrawan 30</c:v>
                </c:pt>
                <c:pt idx="4688">
                  <c:v>FY.74/75 Shrawan 31</c:v>
                </c:pt>
                <c:pt idx="4689">
                  <c:v>FY.74/75 Shrawan 32</c:v>
                </c:pt>
                <c:pt idx="4690">
                  <c:v>FY.74/75 Bhadra 1</c:v>
                </c:pt>
                <c:pt idx="4691">
                  <c:v>FY.74/75 Bhadra 2</c:v>
                </c:pt>
                <c:pt idx="4692">
                  <c:v>FY.74/75 Bhadra 3</c:v>
                </c:pt>
                <c:pt idx="4693">
                  <c:v>FY.74/75 Bhadra 4</c:v>
                </c:pt>
                <c:pt idx="4694">
                  <c:v>FY.74/75 Bhadra 5</c:v>
                </c:pt>
                <c:pt idx="4695">
                  <c:v>FY.74/75 Bhadra 6</c:v>
                </c:pt>
                <c:pt idx="4696">
                  <c:v>FY.74/75 Bhadra 7</c:v>
                </c:pt>
                <c:pt idx="4697">
                  <c:v>FY.74/75 Bhadra 8</c:v>
                </c:pt>
                <c:pt idx="4698">
                  <c:v>FY.74/75 Bhadra 9</c:v>
                </c:pt>
                <c:pt idx="4699">
                  <c:v>FY.74/75 Bhadra 10</c:v>
                </c:pt>
                <c:pt idx="4700">
                  <c:v>FY.74/75 Bhadra 11</c:v>
                </c:pt>
                <c:pt idx="4701">
                  <c:v>FY.74/75 Bhadra 12</c:v>
                </c:pt>
                <c:pt idx="4702">
                  <c:v>FY.74/75 Bhadra 13</c:v>
                </c:pt>
                <c:pt idx="4703">
                  <c:v>FY.74/75 Bhadra 14</c:v>
                </c:pt>
                <c:pt idx="4704">
                  <c:v>FY.74/75 Bhadra 15</c:v>
                </c:pt>
                <c:pt idx="4705">
                  <c:v>FY.74/75 Bhadra 16</c:v>
                </c:pt>
                <c:pt idx="4706">
                  <c:v>FY.74/75 Bhadra 17</c:v>
                </c:pt>
                <c:pt idx="4707">
                  <c:v>FY.74/75 Bhadra 18</c:v>
                </c:pt>
                <c:pt idx="4708">
                  <c:v>FY.74/75 Bhadra 19</c:v>
                </c:pt>
                <c:pt idx="4709">
                  <c:v>FY.74/75 Bhadra 20</c:v>
                </c:pt>
                <c:pt idx="4710">
                  <c:v>FY.74/75 Bhadra 21</c:v>
                </c:pt>
                <c:pt idx="4711">
                  <c:v>FY.74/75 Bhadra 22</c:v>
                </c:pt>
                <c:pt idx="4712">
                  <c:v>FY.74/75 Bhadra 23</c:v>
                </c:pt>
                <c:pt idx="4713">
                  <c:v>FY.74/75 Bhadra 24</c:v>
                </c:pt>
                <c:pt idx="4714">
                  <c:v>FY.74/75 Bhadra 25</c:v>
                </c:pt>
                <c:pt idx="4715">
                  <c:v>FY.74/75 Bhadra 26</c:v>
                </c:pt>
                <c:pt idx="4716">
                  <c:v>FY.74/75 Bhadra 27</c:v>
                </c:pt>
                <c:pt idx="4717">
                  <c:v>FY.74/75 Bhadra 28</c:v>
                </c:pt>
                <c:pt idx="4718">
                  <c:v>FY.74/75 Bhadra 29</c:v>
                </c:pt>
                <c:pt idx="4719">
                  <c:v>FY.74/75 Bhadra 30</c:v>
                </c:pt>
                <c:pt idx="4720">
                  <c:v>FY.74/75 Bhadra 31</c:v>
                </c:pt>
                <c:pt idx="4721">
                  <c:v>FY.74/75 Bhadra 32</c:v>
                </c:pt>
                <c:pt idx="4722">
                  <c:v>FY.74/75 Ashwin 1</c:v>
                </c:pt>
                <c:pt idx="4723">
                  <c:v>FY.74/75 Ashwin 2</c:v>
                </c:pt>
                <c:pt idx="4724">
                  <c:v>FY.74/75 Ashwin 3</c:v>
                </c:pt>
                <c:pt idx="4725">
                  <c:v>FY.74/75 Ashwin 4</c:v>
                </c:pt>
                <c:pt idx="4726">
                  <c:v>FY.74/75 Ashwin 5</c:v>
                </c:pt>
                <c:pt idx="4727">
                  <c:v>FY.74/75 Ashwin 6</c:v>
                </c:pt>
                <c:pt idx="4728">
                  <c:v>FY.74/75 Ashwin 7</c:v>
                </c:pt>
                <c:pt idx="4729">
                  <c:v>FY.74/75 Ashwin 8</c:v>
                </c:pt>
                <c:pt idx="4730">
                  <c:v>FY.74/75 Ashwin 9</c:v>
                </c:pt>
                <c:pt idx="4731">
                  <c:v>FY.74/75 Ashwin 10</c:v>
                </c:pt>
                <c:pt idx="4732">
                  <c:v>FY.74/75 Ashwin 11</c:v>
                </c:pt>
                <c:pt idx="4733">
                  <c:v>FY.74/75 Ashwin 12</c:v>
                </c:pt>
                <c:pt idx="4734">
                  <c:v>FY.74/75 Ashwin 13</c:v>
                </c:pt>
                <c:pt idx="4735">
                  <c:v>FY.74/75 Ashwin 14</c:v>
                </c:pt>
                <c:pt idx="4736">
                  <c:v>FY.74/75 Ashwin 15</c:v>
                </c:pt>
                <c:pt idx="4737">
                  <c:v>FY.74/75 Ashwin 16</c:v>
                </c:pt>
                <c:pt idx="4738">
                  <c:v>FY.74/75 Ashwin 17</c:v>
                </c:pt>
                <c:pt idx="4739">
                  <c:v>FY.74/75 Ashwin 18</c:v>
                </c:pt>
                <c:pt idx="4740">
                  <c:v>FY.74/75 Ashwin 19</c:v>
                </c:pt>
                <c:pt idx="4741">
                  <c:v>FY.74/75 Ashwin 20</c:v>
                </c:pt>
                <c:pt idx="4742">
                  <c:v>FY.74/75 Ashwin 21</c:v>
                </c:pt>
                <c:pt idx="4743">
                  <c:v>FY.74/75 Ashwin 22</c:v>
                </c:pt>
                <c:pt idx="4744">
                  <c:v>FY.74/75 Ashwin 23</c:v>
                </c:pt>
                <c:pt idx="4745">
                  <c:v>FY.74/75 Ashwin 24</c:v>
                </c:pt>
                <c:pt idx="4746">
                  <c:v>FY.74/75 Ashwin 25</c:v>
                </c:pt>
                <c:pt idx="4747">
                  <c:v>FY.74/75 Ashwin 26</c:v>
                </c:pt>
                <c:pt idx="4748">
                  <c:v>FY.74/75 Ashwin 27</c:v>
                </c:pt>
                <c:pt idx="4749">
                  <c:v>FY.74/75 Ashwin 28</c:v>
                </c:pt>
                <c:pt idx="4750">
                  <c:v>FY.74/75 Ashwin 29</c:v>
                </c:pt>
                <c:pt idx="4751">
                  <c:v>FY.74/75 Ashwin 30</c:v>
                </c:pt>
                <c:pt idx="4752">
                  <c:v>FY.74/75 Ashwin 31</c:v>
                </c:pt>
                <c:pt idx="4753">
                  <c:v>FY.74/75 Ashwin 32</c:v>
                </c:pt>
                <c:pt idx="4754">
                  <c:v>FY.74/75 Kartik 1</c:v>
                </c:pt>
                <c:pt idx="4755">
                  <c:v>FY.74/75 Kartik 2</c:v>
                </c:pt>
                <c:pt idx="4756">
                  <c:v>FY.74/75 Kartik 3</c:v>
                </c:pt>
                <c:pt idx="4757">
                  <c:v>FY.74/75 Kartik 4</c:v>
                </c:pt>
                <c:pt idx="4758">
                  <c:v>FY.74/75 Kartik 5</c:v>
                </c:pt>
                <c:pt idx="4759">
                  <c:v>FY.74/75 Kartik 6</c:v>
                </c:pt>
                <c:pt idx="4760">
                  <c:v>FY.74/75 Kartik 7</c:v>
                </c:pt>
                <c:pt idx="4761">
                  <c:v>FY.74/75 Kartik 8</c:v>
                </c:pt>
                <c:pt idx="4762">
                  <c:v>FY.74/75 Kartik 9</c:v>
                </c:pt>
                <c:pt idx="4763">
                  <c:v>FY.74/75 Kartik 10</c:v>
                </c:pt>
                <c:pt idx="4764">
                  <c:v>FY.74/75 Kartik 11</c:v>
                </c:pt>
                <c:pt idx="4765">
                  <c:v>FY.74/75 Kartik 12</c:v>
                </c:pt>
                <c:pt idx="4766">
                  <c:v>FY.74/75 Kartik 13</c:v>
                </c:pt>
                <c:pt idx="4767">
                  <c:v>FY.74/75 Kartik 14</c:v>
                </c:pt>
                <c:pt idx="4768">
                  <c:v>FY.74/75 Kartik 15</c:v>
                </c:pt>
                <c:pt idx="4769">
                  <c:v>FY.74/75 Kartik 16</c:v>
                </c:pt>
                <c:pt idx="4770">
                  <c:v>FY.74/75 Kartik 17</c:v>
                </c:pt>
                <c:pt idx="4771">
                  <c:v>FY.74/75 Kartik 18</c:v>
                </c:pt>
                <c:pt idx="4772">
                  <c:v>FY.74/75 Kartik 19</c:v>
                </c:pt>
                <c:pt idx="4773">
                  <c:v>FY.74/75 Kartik 20</c:v>
                </c:pt>
                <c:pt idx="4774">
                  <c:v>FY.74/75 Kartik 21</c:v>
                </c:pt>
                <c:pt idx="4775">
                  <c:v>FY.74/75 Kartik 22</c:v>
                </c:pt>
                <c:pt idx="4776">
                  <c:v>FY.74/75 Kartik 23</c:v>
                </c:pt>
                <c:pt idx="4777">
                  <c:v>FY.74/75 Kartik 24</c:v>
                </c:pt>
                <c:pt idx="4778">
                  <c:v>FY.74/75 Kartik 25</c:v>
                </c:pt>
                <c:pt idx="4779">
                  <c:v>FY.74/75 Kartik 26</c:v>
                </c:pt>
                <c:pt idx="4780">
                  <c:v>FY.74/75 Kartik 27</c:v>
                </c:pt>
                <c:pt idx="4781">
                  <c:v>FY.74/75 Kartik 28</c:v>
                </c:pt>
                <c:pt idx="4782">
                  <c:v>FY.74/75 Kartik 29</c:v>
                </c:pt>
                <c:pt idx="4783">
                  <c:v>FY.74/75 Kartik 30</c:v>
                </c:pt>
                <c:pt idx="4784">
                  <c:v>FY.74/75 Kartik 31</c:v>
                </c:pt>
                <c:pt idx="4785">
                  <c:v>FY.74/75 Kartik 32</c:v>
                </c:pt>
                <c:pt idx="4786">
                  <c:v>FY.74/75 Mangsir 1</c:v>
                </c:pt>
                <c:pt idx="4787">
                  <c:v>FY.74/75 Mangsir 2</c:v>
                </c:pt>
                <c:pt idx="4788">
                  <c:v>FY.74/75 Mangsir 3</c:v>
                </c:pt>
                <c:pt idx="4789">
                  <c:v>FY.74/75 Mangsir 4</c:v>
                </c:pt>
                <c:pt idx="4790">
                  <c:v>FY.74/75 Mangsir 5</c:v>
                </c:pt>
                <c:pt idx="4791">
                  <c:v>FY.74/75 Mangsir 6</c:v>
                </c:pt>
                <c:pt idx="4792">
                  <c:v>FY.74/75 Mangsir 7</c:v>
                </c:pt>
                <c:pt idx="4793">
                  <c:v>FY.74/75 Mangsir 8</c:v>
                </c:pt>
                <c:pt idx="4794">
                  <c:v>FY.74/75 Mangsir 9</c:v>
                </c:pt>
                <c:pt idx="4795">
                  <c:v>FY.74/75 Mangsir 10</c:v>
                </c:pt>
                <c:pt idx="4796">
                  <c:v>FY.74/75 Mangsir 11</c:v>
                </c:pt>
                <c:pt idx="4797">
                  <c:v>FY.74/75 Mangsir 12</c:v>
                </c:pt>
                <c:pt idx="4798">
                  <c:v>FY.74/75 Mangsir 13</c:v>
                </c:pt>
                <c:pt idx="4799">
                  <c:v>FY.74/75 Mangsir 14</c:v>
                </c:pt>
                <c:pt idx="4800">
                  <c:v>FY.74/75 Mangsir 15</c:v>
                </c:pt>
                <c:pt idx="4801">
                  <c:v>FY.74/75 Mangsir 16</c:v>
                </c:pt>
                <c:pt idx="4802">
                  <c:v>FY.74/75 Mangsir 17</c:v>
                </c:pt>
                <c:pt idx="4803">
                  <c:v>FY.74/75 Mangsir 18</c:v>
                </c:pt>
                <c:pt idx="4804">
                  <c:v>FY.74/75 Mangsir 19</c:v>
                </c:pt>
                <c:pt idx="4805">
                  <c:v>FY.74/75 Mangsir 20</c:v>
                </c:pt>
                <c:pt idx="4806">
                  <c:v>FY.74/75 Mangsir 21</c:v>
                </c:pt>
                <c:pt idx="4807">
                  <c:v>FY.74/75 Mangsir 22</c:v>
                </c:pt>
                <c:pt idx="4808">
                  <c:v>FY.74/75 Mangsir 23</c:v>
                </c:pt>
                <c:pt idx="4809">
                  <c:v>FY.74/75 Mangsir 24</c:v>
                </c:pt>
                <c:pt idx="4810">
                  <c:v>FY.74/75 Mangsir 25</c:v>
                </c:pt>
                <c:pt idx="4811">
                  <c:v>FY.74/75 Mangsir 26</c:v>
                </c:pt>
                <c:pt idx="4812">
                  <c:v>FY.74/75 Mangsir 27</c:v>
                </c:pt>
                <c:pt idx="4813">
                  <c:v>FY.74/75 Mangsir 28</c:v>
                </c:pt>
                <c:pt idx="4814">
                  <c:v>FY.74/75 Mangsir 29</c:v>
                </c:pt>
                <c:pt idx="4815">
                  <c:v>FY.74/75 Mangsir 30</c:v>
                </c:pt>
                <c:pt idx="4816">
                  <c:v>FY.74/75 Mangsir 31</c:v>
                </c:pt>
                <c:pt idx="4817">
                  <c:v>FY.74/75 Mangsir 32</c:v>
                </c:pt>
                <c:pt idx="4818">
                  <c:v>FY.74/75 Poush 1</c:v>
                </c:pt>
                <c:pt idx="4819">
                  <c:v>FY.74/75 Poush 2</c:v>
                </c:pt>
                <c:pt idx="4820">
                  <c:v>FY.74/75 Poush 3</c:v>
                </c:pt>
                <c:pt idx="4821">
                  <c:v>FY.74/75 Poush 4</c:v>
                </c:pt>
                <c:pt idx="4822">
                  <c:v>FY.74/75 Poush 5</c:v>
                </c:pt>
                <c:pt idx="4823">
                  <c:v>FY.74/75 Poush 6</c:v>
                </c:pt>
                <c:pt idx="4824">
                  <c:v>FY.74/75 Poush 7</c:v>
                </c:pt>
                <c:pt idx="4825">
                  <c:v>FY.74/75 Poush 8</c:v>
                </c:pt>
                <c:pt idx="4826">
                  <c:v>FY.74/75 Poush 9</c:v>
                </c:pt>
                <c:pt idx="4827">
                  <c:v>FY.74/75 Poush 10</c:v>
                </c:pt>
                <c:pt idx="4828">
                  <c:v>FY.74/75 Poush 11</c:v>
                </c:pt>
                <c:pt idx="4829">
                  <c:v>FY.74/75 Poush 12</c:v>
                </c:pt>
                <c:pt idx="4830">
                  <c:v>FY.74/75 Poush 13</c:v>
                </c:pt>
                <c:pt idx="4831">
                  <c:v>FY.74/75 Poush 14</c:v>
                </c:pt>
                <c:pt idx="4832">
                  <c:v>FY.74/75 Poush 15</c:v>
                </c:pt>
                <c:pt idx="4833">
                  <c:v>FY.74/75 Poush 16</c:v>
                </c:pt>
                <c:pt idx="4834">
                  <c:v>FY.74/75 Poush 17</c:v>
                </c:pt>
                <c:pt idx="4835">
                  <c:v>FY.74/75 Poush 18</c:v>
                </c:pt>
                <c:pt idx="4836">
                  <c:v>FY.74/75 Poush 19</c:v>
                </c:pt>
                <c:pt idx="4837">
                  <c:v>FY.74/75 Poush 20</c:v>
                </c:pt>
                <c:pt idx="4838">
                  <c:v>FY.74/75 Poush 21</c:v>
                </c:pt>
                <c:pt idx="4839">
                  <c:v>FY.74/75 Poush 22</c:v>
                </c:pt>
                <c:pt idx="4840">
                  <c:v>FY.74/75 Poush 23</c:v>
                </c:pt>
                <c:pt idx="4841">
                  <c:v>FY.74/75 Poush 24</c:v>
                </c:pt>
                <c:pt idx="4842">
                  <c:v>FY.74/75 Poush 25</c:v>
                </c:pt>
                <c:pt idx="4843">
                  <c:v>FY.74/75 Poush 26</c:v>
                </c:pt>
                <c:pt idx="4844">
                  <c:v>FY.74/75 Poush 27</c:v>
                </c:pt>
                <c:pt idx="4845">
                  <c:v>FY.74/75 Poush 28</c:v>
                </c:pt>
                <c:pt idx="4846">
                  <c:v>FY.74/75 Poush 29</c:v>
                </c:pt>
                <c:pt idx="4847">
                  <c:v>FY.74/75 Poush 30</c:v>
                </c:pt>
                <c:pt idx="4848">
                  <c:v>FY.74/75 Poush 31</c:v>
                </c:pt>
                <c:pt idx="4849">
                  <c:v>FY.74/75 Poush 32</c:v>
                </c:pt>
                <c:pt idx="4850">
                  <c:v>FY.74/75 Magh 1</c:v>
                </c:pt>
                <c:pt idx="4851">
                  <c:v>FY.74/75 Magh 2</c:v>
                </c:pt>
                <c:pt idx="4852">
                  <c:v>FY.74/75 Magh 3</c:v>
                </c:pt>
                <c:pt idx="4853">
                  <c:v>FY.74/75 Magh 4</c:v>
                </c:pt>
                <c:pt idx="4854">
                  <c:v>FY.74/75 Magh 5</c:v>
                </c:pt>
                <c:pt idx="4855">
                  <c:v>FY.74/75 Magh 6</c:v>
                </c:pt>
                <c:pt idx="4856">
                  <c:v>FY.74/75 Magh 7</c:v>
                </c:pt>
                <c:pt idx="4857">
                  <c:v>FY.74/75 Magh 8</c:v>
                </c:pt>
                <c:pt idx="4858">
                  <c:v>FY.74/75 Magh 9</c:v>
                </c:pt>
                <c:pt idx="4859">
                  <c:v>FY.74/75 Magh 10</c:v>
                </c:pt>
                <c:pt idx="4860">
                  <c:v>FY.74/75 Magh 11</c:v>
                </c:pt>
                <c:pt idx="4861">
                  <c:v>FY.74/75 Magh 12</c:v>
                </c:pt>
                <c:pt idx="4862">
                  <c:v>FY.74/75 Magh 13</c:v>
                </c:pt>
                <c:pt idx="4863">
                  <c:v>FY.74/75 Magh 14</c:v>
                </c:pt>
                <c:pt idx="4864">
                  <c:v>FY.74/75 Magh 15</c:v>
                </c:pt>
                <c:pt idx="4865">
                  <c:v>FY.74/75 Magh 16</c:v>
                </c:pt>
                <c:pt idx="4866">
                  <c:v>FY.74/75 Magh 17</c:v>
                </c:pt>
                <c:pt idx="4867">
                  <c:v>FY.74/75 Magh 18</c:v>
                </c:pt>
                <c:pt idx="4868">
                  <c:v>FY.74/75 Magh 19</c:v>
                </c:pt>
                <c:pt idx="4869">
                  <c:v>FY.74/75 Magh 20</c:v>
                </c:pt>
                <c:pt idx="4870">
                  <c:v>FY.74/75 Magh 21</c:v>
                </c:pt>
                <c:pt idx="4871">
                  <c:v>FY.74/75 Magh 22</c:v>
                </c:pt>
                <c:pt idx="4872">
                  <c:v>FY.74/75 Magh 23</c:v>
                </c:pt>
                <c:pt idx="4873">
                  <c:v>FY.74/75 Magh 24</c:v>
                </c:pt>
                <c:pt idx="4874">
                  <c:v>FY.74/75 Magh 25</c:v>
                </c:pt>
                <c:pt idx="4875">
                  <c:v>FY.74/75 Magh 26</c:v>
                </c:pt>
                <c:pt idx="4876">
                  <c:v>FY.74/75 Magh 27</c:v>
                </c:pt>
                <c:pt idx="4877">
                  <c:v>FY.74/75 Magh 28</c:v>
                </c:pt>
                <c:pt idx="4878">
                  <c:v>FY.74/75 Magh 29</c:v>
                </c:pt>
                <c:pt idx="4879">
                  <c:v>FY.74/75 Magh 30</c:v>
                </c:pt>
                <c:pt idx="4880">
                  <c:v>FY.74/75 Magh 31</c:v>
                </c:pt>
                <c:pt idx="4881">
                  <c:v>FY.74/75 Magh 32</c:v>
                </c:pt>
                <c:pt idx="4882">
                  <c:v>FY.74/75 Falgun 1</c:v>
                </c:pt>
                <c:pt idx="4883">
                  <c:v>FY.74/75 Falgun 2</c:v>
                </c:pt>
                <c:pt idx="4884">
                  <c:v>FY.74/75 Falgun 3</c:v>
                </c:pt>
                <c:pt idx="4885">
                  <c:v>FY.74/75 Falgun 4</c:v>
                </c:pt>
                <c:pt idx="4886">
                  <c:v>FY.74/75 Falgun 5</c:v>
                </c:pt>
                <c:pt idx="4887">
                  <c:v>FY.74/75 Falgun 6</c:v>
                </c:pt>
                <c:pt idx="4888">
                  <c:v>FY.74/75 Falgun 7</c:v>
                </c:pt>
                <c:pt idx="4889">
                  <c:v>FY.74/75 Falgun 8</c:v>
                </c:pt>
                <c:pt idx="4890">
                  <c:v>FY.74/75 Falgun 9</c:v>
                </c:pt>
                <c:pt idx="4891">
                  <c:v>FY.74/75 Falgun 10</c:v>
                </c:pt>
                <c:pt idx="4892">
                  <c:v>FY.74/75 Falgun 11</c:v>
                </c:pt>
                <c:pt idx="4893">
                  <c:v>FY.74/75 Falgun 12</c:v>
                </c:pt>
                <c:pt idx="4894">
                  <c:v>FY.74/75 Falgun 13</c:v>
                </c:pt>
                <c:pt idx="4895">
                  <c:v>FY.74/75 Falgun 14</c:v>
                </c:pt>
                <c:pt idx="4896">
                  <c:v>FY.74/75 Falgun 15</c:v>
                </c:pt>
                <c:pt idx="4897">
                  <c:v>FY.74/75 Falgun 16</c:v>
                </c:pt>
                <c:pt idx="4898">
                  <c:v>FY.74/75 Falgun 17</c:v>
                </c:pt>
                <c:pt idx="4899">
                  <c:v>FY.74/75 Falgun 18</c:v>
                </c:pt>
                <c:pt idx="4900">
                  <c:v>FY.74/75 Falgun 19</c:v>
                </c:pt>
                <c:pt idx="4901">
                  <c:v>FY.74/75 Falgun 20</c:v>
                </c:pt>
                <c:pt idx="4902">
                  <c:v>FY.74/75 Falgun 21</c:v>
                </c:pt>
                <c:pt idx="4903">
                  <c:v>FY.74/75 Falgun 22</c:v>
                </c:pt>
                <c:pt idx="4904">
                  <c:v>FY.74/75 Falgun 23</c:v>
                </c:pt>
                <c:pt idx="4905">
                  <c:v>FY.74/75 Falgun 24</c:v>
                </c:pt>
                <c:pt idx="4906">
                  <c:v>FY.74/75 Falgun 25</c:v>
                </c:pt>
                <c:pt idx="4907">
                  <c:v>FY.74/75 Falgun 26</c:v>
                </c:pt>
                <c:pt idx="4908">
                  <c:v>FY.74/75 Falgun 27</c:v>
                </c:pt>
                <c:pt idx="4909">
                  <c:v>FY.74/75 Falgun 28</c:v>
                </c:pt>
                <c:pt idx="4910">
                  <c:v>FY.74/75 Falgun 29</c:v>
                </c:pt>
                <c:pt idx="4911">
                  <c:v>FY.74/75 Falgun 30</c:v>
                </c:pt>
                <c:pt idx="4912">
                  <c:v>FY.74/75 Falgun 31</c:v>
                </c:pt>
                <c:pt idx="4913">
                  <c:v>FY.74/75 Falgun 32</c:v>
                </c:pt>
                <c:pt idx="4914">
                  <c:v>FY.74/75 Chaitra 1</c:v>
                </c:pt>
                <c:pt idx="4915">
                  <c:v>FY.74/75 Chaitra 2</c:v>
                </c:pt>
                <c:pt idx="4916">
                  <c:v>FY.74/75 Chaitra 3</c:v>
                </c:pt>
                <c:pt idx="4917">
                  <c:v>FY.74/75 Chaitra 4</c:v>
                </c:pt>
                <c:pt idx="4918">
                  <c:v>FY.74/75 Chaitra 5</c:v>
                </c:pt>
                <c:pt idx="4919">
                  <c:v>FY.74/75 Chaitra 6</c:v>
                </c:pt>
                <c:pt idx="4920">
                  <c:v>FY.74/75 Chaitra 7</c:v>
                </c:pt>
                <c:pt idx="4921">
                  <c:v>FY.74/75 Chaitra 8</c:v>
                </c:pt>
                <c:pt idx="4922">
                  <c:v>FY.74/75 Chaitra 9</c:v>
                </c:pt>
                <c:pt idx="4923">
                  <c:v>FY.74/75 Chaitra 10</c:v>
                </c:pt>
                <c:pt idx="4924">
                  <c:v>FY.74/75 Chaitra 11</c:v>
                </c:pt>
                <c:pt idx="4925">
                  <c:v>FY.74/75 Chaitra 12</c:v>
                </c:pt>
                <c:pt idx="4926">
                  <c:v>FY.74/75 Chaitra 13</c:v>
                </c:pt>
                <c:pt idx="4927">
                  <c:v>FY.74/75 Chaitra 14</c:v>
                </c:pt>
                <c:pt idx="4928">
                  <c:v>FY.74/75 Chaitra 15</c:v>
                </c:pt>
                <c:pt idx="4929">
                  <c:v>FY.74/75 Chaitra 16</c:v>
                </c:pt>
                <c:pt idx="4930">
                  <c:v>FY.74/75 Chaitra 17</c:v>
                </c:pt>
                <c:pt idx="4931">
                  <c:v>FY.74/75 Chaitra 18</c:v>
                </c:pt>
                <c:pt idx="4932">
                  <c:v>FY.74/75 Chaitra 19</c:v>
                </c:pt>
                <c:pt idx="4933">
                  <c:v>FY.74/75 Chaitra 20</c:v>
                </c:pt>
                <c:pt idx="4934">
                  <c:v>FY.74/75 Chaitra 21</c:v>
                </c:pt>
                <c:pt idx="4935">
                  <c:v>FY.74/75 Chaitra 22</c:v>
                </c:pt>
                <c:pt idx="4936">
                  <c:v>FY.74/75 Chaitra 23</c:v>
                </c:pt>
                <c:pt idx="4937">
                  <c:v>FY.74/75 Chaitra 24</c:v>
                </c:pt>
                <c:pt idx="4938">
                  <c:v>FY.74/75 Chaitra 25</c:v>
                </c:pt>
                <c:pt idx="4939">
                  <c:v>FY.74/75 Chaitra 26</c:v>
                </c:pt>
                <c:pt idx="4940">
                  <c:v>FY.74/75 Chaitra 27</c:v>
                </c:pt>
                <c:pt idx="4941">
                  <c:v>FY.74/75 Chaitra 28</c:v>
                </c:pt>
                <c:pt idx="4942">
                  <c:v>FY.74/75 Chaitra 29</c:v>
                </c:pt>
                <c:pt idx="4943">
                  <c:v>FY.74/75 Chaitra 30</c:v>
                </c:pt>
                <c:pt idx="4944">
                  <c:v>FY.74/75 Chaitra 31</c:v>
                </c:pt>
                <c:pt idx="4945">
                  <c:v>FY.74/75 Chaitra 32</c:v>
                </c:pt>
                <c:pt idx="4946">
                  <c:v>FY.74/75 Baishakh 1</c:v>
                </c:pt>
                <c:pt idx="4947">
                  <c:v>FY.74/75 Baishakh 2</c:v>
                </c:pt>
                <c:pt idx="4948">
                  <c:v>FY.74/75 Baishakh 3</c:v>
                </c:pt>
                <c:pt idx="4949">
                  <c:v>FY.74/75 Baishakh 4</c:v>
                </c:pt>
                <c:pt idx="4950">
                  <c:v>FY.74/75 Baishakh 5</c:v>
                </c:pt>
                <c:pt idx="4951">
                  <c:v>FY.74/75 Baishakh 6</c:v>
                </c:pt>
                <c:pt idx="4952">
                  <c:v>FY.74/75 Baishakh 7</c:v>
                </c:pt>
                <c:pt idx="4953">
                  <c:v>FY.74/75 Baishakh 8</c:v>
                </c:pt>
                <c:pt idx="4954">
                  <c:v>FY.74/75 Baishakh 9</c:v>
                </c:pt>
                <c:pt idx="4955">
                  <c:v>FY.74/75 Baishakh 10</c:v>
                </c:pt>
                <c:pt idx="4956">
                  <c:v>FY.74/75 Baishakh 11</c:v>
                </c:pt>
                <c:pt idx="4957">
                  <c:v>FY.74/75 Baishakh 12</c:v>
                </c:pt>
                <c:pt idx="4958">
                  <c:v>FY.74/75 Baishakh 13</c:v>
                </c:pt>
                <c:pt idx="4959">
                  <c:v>FY.74/75 Baishakh 14</c:v>
                </c:pt>
                <c:pt idx="4960">
                  <c:v>FY.74/75 Baishakh 15</c:v>
                </c:pt>
                <c:pt idx="4961">
                  <c:v>FY.74/75 Baishakh 16</c:v>
                </c:pt>
                <c:pt idx="4962">
                  <c:v>FY.74/75 Baishakh 17</c:v>
                </c:pt>
                <c:pt idx="4963">
                  <c:v>FY.74/75 Baishakh 18</c:v>
                </c:pt>
                <c:pt idx="4964">
                  <c:v>FY.74/75 Baishakh 19</c:v>
                </c:pt>
                <c:pt idx="4965">
                  <c:v>FY.74/75 Baishakh 20</c:v>
                </c:pt>
                <c:pt idx="4966">
                  <c:v>FY.74/75 Baishakh 21</c:v>
                </c:pt>
                <c:pt idx="4967">
                  <c:v>FY.74/75 Baishakh 22</c:v>
                </c:pt>
                <c:pt idx="4968">
                  <c:v>FY.74/75 Baishakh 23</c:v>
                </c:pt>
                <c:pt idx="4969">
                  <c:v>FY.74/75 Baishakh 24</c:v>
                </c:pt>
                <c:pt idx="4970">
                  <c:v>FY.74/75 Baishakh 25</c:v>
                </c:pt>
                <c:pt idx="4971">
                  <c:v>FY.74/75 Baishakh 26</c:v>
                </c:pt>
                <c:pt idx="4972">
                  <c:v>FY.74/75 Baishakh 27</c:v>
                </c:pt>
                <c:pt idx="4973">
                  <c:v>FY.74/75 Baishakh 28</c:v>
                </c:pt>
                <c:pt idx="4974">
                  <c:v>FY.74/75 Baishakh 29</c:v>
                </c:pt>
                <c:pt idx="4975">
                  <c:v>FY.74/75 Baishakh 30</c:v>
                </c:pt>
                <c:pt idx="4976">
                  <c:v>FY.74/75 Baishakh 31</c:v>
                </c:pt>
                <c:pt idx="4977">
                  <c:v>FY.74/75 Baishakh 32</c:v>
                </c:pt>
                <c:pt idx="4978">
                  <c:v>FY.74/75 Jestha  1</c:v>
                </c:pt>
                <c:pt idx="4979">
                  <c:v>FY.74/75 Jestha  2</c:v>
                </c:pt>
                <c:pt idx="4980">
                  <c:v>FY.74/75 Jestha  3</c:v>
                </c:pt>
                <c:pt idx="4981">
                  <c:v>FY.74/75 Jestha  4</c:v>
                </c:pt>
                <c:pt idx="4982">
                  <c:v>FY.74/75 Jestha  5</c:v>
                </c:pt>
                <c:pt idx="4983">
                  <c:v>FY.74/75 Jestha  6</c:v>
                </c:pt>
                <c:pt idx="4984">
                  <c:v>FY.74/75 Jestha  7</c:v>
                </c:pt>
                <c:pt idx="4985">
                  <c:v>FY.74/75 Jestha  8</c:v>
                </c:pt>
                <c:pt idx="4986">
                  <c:v>FY.74/75 Jestha  9</c:v>
                </c:pt>
                <c:pt idx="4987">
                  <c:v>FY.74/75 Jestha  10</c:v>
                </c:pt>
                <c:pt idx="4988">
                  <c:v>FY.74/75 Jestha  11</c:v>
                </c:pt>
                <c:pt idx="4989">
                  <c:v>FY.74/75 Jestha  12</c:v>
                </c:pt>
                <c:pt idx="4990">
                  <c:v>FY.74/75 Jestha  13</c:v>
                </c:pt>
                <c:pt idx="4991">
                  <c:v>FY.74/75 Jestha  14</c:v>
                </c:pt>
                <c:pt idx="4992">
                  <c:v>FY.74/75 Jestha  15</c:v>
                </c:pt>
                <c:pt idx="4993">
                  <c:v>FY.74/75 Jestha  16</c:v>
                </c:pt>
                <c:pt idx="4994">
                  <c:v>FY.74/75 Jestha  17</c:v>
                </c:pt>
                <c:pt idx="4995">
                  <c:v>FY.74/75 Jestha  18</c:v>
                </c:pt>
                <c:pt idx="4996">
                  <c:v>FY.74/75 Jestha  19</c:v>
                </c:pt>
                <c:pt idx="4997">
                  <c:v>FY.74/75 Jestha  20</c:v>
                </c:pt>
                <c:pt idx="4998">
                  <c:v>FY.74/75 Jestha  21</c:v>
                </c:pt>
                <c:pt idx="4999">
                  <c:v>FY.74/75 Jestha  22</c:v>
                </c:pt>
                <c:pt idx="5000">
                  <c:v>FY.74/75 Jestha  23</c:v>
                </c:pt>
                <c:pt idx="5001">
                  <c:v>FY.74/75 Jestha  24</c:v>
                </c:pt>
                <c:pt idx="5002">
                  <c:v>FY.74/75 Jestha  25</c:v>
                </c:pt>
                <c:pt idx="5003">
                  <c:v>FY.74/75 Jestha  26</c:v>
                </c:pt>
                <c:pt idx="5004">
                  <c:v>FY.74/75 Jestha  27</c:v>
                </c:pt>
                <c:pt idx="5005">
                  <c:v>FY.74/75 Jestha  28</c:v>
                </c:pt>
                <c:pt idx="5006">
                  <c:v>FY.74/75 Jestha  29</c:v>
                </c:pt>
                <c:pt idx="5007">
                  <c:v>FY.74/75 Jestha  30</c:v>
                </c:pt>
                <c:pt idx="5008">
                  <c:v>FY.74/75 Jestha  31</c:v>
                </c:pt>
                <c:pt idx="5009">
                  <c:v>FY.74/75 Jestha  32</c:v>
                </c:pt>
                <c:pt idx="5010">
                  <c:v>FY.74/75 Ashadh 1</c:v>
                </c:pt>
                <c:pt idx="5011">
                  <c:v>FY.74/75 Ashadh 2</c:v>
                </c:pt>
                <c:pt idx="5012">
                  <c:v>FY.74/75 Ashadh 3</c:v>
                </c:pt>
                <c:pt idx="5013">
                  <c:v>FY.74/75 Ashadh 4</c:v>
                </c:pt>
                <c:pt idx="5014">
                  <c:v>FY.74/75 Ashadh 5</c:v>
                </c:pt>
                <c:pt idx="5015">
                  <c:v>FY.74/75 Ashadh 6</c:v>
                </c:pt>
                <c:pt idx="5016">
                  <c:v>FY.74/75 Ashadh 7</c:v>
                </c:pt>
                <c:pt idx="5017">
                  <c:v>FY.74/75 Ashadh 8</c:v>
                </c:pt>
                <c:pt idx="5018">
                  <c:v>FY.74/75 Ashadh 9</c:v>
                </c:pt>
                <c:pt idx="5019">
                  <c:v>FY.74/75 Ashadh 10</c:v>
                </c:pt>
                <c:pt idx="5020">
                  <c:v>FY.74/75 Ashadh 11</c:v>
                </c:pt>
                <c:pt idx="5021">
                  <c:v>FY.74/75 Ashadh 12</c:v>
                </c:pt>
                <c:pt idx="5022">
                  <c:v>FY.74/75 Ashadh 13</c:v>
                </c:pt>
                <c:pt idx="5023">
                  <c:v>FY.74/75 Ashadh 14</c:v>
                </c:pt>
                <c:pt idx="5024">
                  <c:v>FY.74/75 Ashadh 15</c:v>
                </c:pt>
                <c:pt idx="5025">
                  <c:v>FY.74/75 Ashadh 16</c:v>
                </c:pt>
                <c:pt idx="5026">
                  <c:v>FY.74/75 Ashadh 17</c:v>
                </c:pt>
                <c:pt idx="5027">
                  <c:v>FY.74/75 Ashadh 18</c:v>
                </c:pt>
                <c:pt idx="5028">
                  <c:v>FY.74/75 Ashadh 19</c:v>
                </c:pt>
                <c:pt idx="5029">
                  <c:v>FY.74/75 Ashadh 20</c:v>
                </c:pt>
                <c:pt idx="5030">
                  <c:v>FY.74/75 Ashadh 21</c:v>
                </c:pt>
                <c:pt idx="5031">
                  <c:v>FY.74/75 Ashadh 22</c:v>
                </c:pt>
                <c:pt idx="5032">
                  <c:v>FY.74/75 Ashadh 23</c:v>
                </c:pt>
                <c:pt idx="5033">
                  <c:v>FY.74/75 Ashadh 24</c:v>
                </c:pt>
                <c:pt idx="5034">
                  <c:v>FY.74/75 Ashadh 25</c:v>
                </c:pt>
                <c:pt idx="5035">
                  <c:v>FY.74/75 Ashadh 26</c:v>
                </c:pt>
                <c:pt idx="5036">
                  <c:v>FY.74/75 Ashadh 27</c:v>
                </c:pt>
                <c:pt idx="5037">
                  <c:v>FY.74/75 Ashadh 28</c:v>
                </c:pt>
                <c:pt idx="5038">
                  <c:v>FY.74/75 Ashadh 29</c:v>
                </c:pt>
                <c:pt idx="5039">
                  <c:v>FY.74/75 Ashadh 30</c:v>
                </c:pt>
                <c:pt idx="5040">
                  <c:v>FY.74/75 Ashadh 31</c:v>
                </c:pt>
                <c:pt idx="5041">
                  <c:v>FY.74/75 Ashadh 32</c:v>
                </c:pt>
                <c:pt idx="5042">
                  <c:v>FY.75/76 Shrawan 1</c:v>
                </c:pt>
                <c:pt idx="5043">
                  <c:v>FY.75/76 Shrawan 2</c:v>
                </c:pt>
                <c:pt idx="5044">
                  <c:v>FY.75/76 Shrawan 3</c:v>
                </c:pt>
                <c:pt idx="5045">
                  <c:v>FY.75/76 Shrawan 4</c:v>
                </c:pt>
                <c:pt idx="5046">
                  <c:v>FY.75/76 Shrawan 5</c:v>
                </c:pt>
                <c:pt idx="5047">
                  <c:v>FY.75/76 Shrawan 6</c:v>
                </c:pt>
                <c:pt idx="5048">
                  <c:v>FY.75/76 Shrawan 7</c:v>
                </c:pt>
                <c:pt idx="5049">
                  <c:v>FY.75/76 Shrawan 8</c:v>
                </c:pt>
                <c:pt idx="5050">
                  <c:v>FY.75/76 Shrawan 9</c:v>
                </c:pt>
                <c:pt idx="5051">
                  <c:v>FY.75/76 Shrawan 10</c:v>
                </c:pt>
                <c:pt idx="5052">
                  <c:v>FY.75/76 Shrawan 11</c:v>
                </c:pt>
                <c:pt idx="5053">
                  <c:v>FY.75/76 Shrawan 12</c:v>
                </c:pt>
                <c:pt idx="5054">
                  <c:v>FY.75/76 Shrawan 13</c:v>
                </c:pt>
                <c:pt idx="5055">
                  <c:v>FY.75/76 Shrawan 14</c:v>
                </c:pt>
                <c:pt idx="5056">
                  <c:v>FY.75/76 Shrawan 15</c:v>
                </c:pt>
                <c:pt idx="5057">
                  <c:v>FY.75/76 Shrawan 16</c:v>
                </c:pt>
                <c:pt idx="5058">
                  <c:v>FY.75/76 Shrawan 17</c:v>
                </c:pt>
                <c:pt idx="5059">
                  <c:v>FY.75/76 Shrawan 18</c:v>
                </c:pt>
                <c:pt idx="5060">
                  <c:v>FY.75/76 Shrawan 19</c:v>
                </c:pt>
                <c:pt idx="5061">
                  <c:v>FY.75/76 Shrawan 20</c:v>
                </c:pt>
                <c:pt idx="5062">
                  <c:v>FY.75/76 Shrawan 21</c:v>
                </c:pt>
                <c:pt idx="5063">
                  <c:v>FY.75/76 Shrawan 22</c:v>
                </c:pt>
                <c:pt idx="5064">
                  <c:v>FY.75/76 Shrawan 23</c:v>
                </c:pt>
                <c:pt idx="5065">
                  <c:v>FY.75/76 Shrawan 24</c:v>
                </c:pt>
                <c:pt idx="5066">
                  <c:v>FY.75/76 Shrawan 25</c:v>
                </c:pt>
                <c:pt idx="5067">
                  <c:v>FY.75/76 Shrawan 26</c:v>
                </c:pt>
                <c:pt idx="5068">
                  <c:v>FY.75/76 Shrawan 27</c:v>
                </c:pt>
                <c:pt idx="5069">
                  <c:v>FY.75/76 Shrawan 28</c:v>
                </c:pt>
                <c:pt idx="5070">
                  <c:v>FY.75/76 Shrawan 29</c:v>
                </c:pt>
                <c:pt idx="5071">
                  <c:v>FY.75/76 Shrawan 30</c:v>
                </c:pt>
                <c:pt idx="5072">
                  <c:v>FY.75/76 Shrawan 31</c:v>
                </c:pt>
                <c:pt idx="5073">
                  <c:v>FY.75/76 Shrawan 32</c:v>
                </c:pt>
                <c:pt idx="5074">
                  <c:v>FY.75/76 Bhadra 1</c:v>
                </c:pt>
                <c:pt idx="5075">
                  <c:v>FY.75/76 Bhadra 2</c:v>
                </c:pt>
                <c:pt idx="5076">
                  <c:v>FY.75/76 Bhadra 3</c:v>
                </c:pt>
                <c:pt idx="5077">
                  <c:v>FY.75/76 Bhadra 4</c:v>
                </c:pt>
                <c:pt idx="5078">
                  <c:v>FY.75/76 Bhadra 5</c:v>
                </c:pt>
                <c:pt idx="5079">
                  <c:v>FY.75/76 Bhadra 6</c:v>
                </c:pt>
                <c:pt idx="5080">
                  <c:v>FY.75/76 Bhadra 7</c:v>
                </c:pt>
                <c:pt idx="5081">
                  <c:v>FY.75/76 Bhadra 8</c:v>
                </c:pt>
                <c:pt idx="5082">
                  <c:v>FY.75/76 Bhadra 9</c:v>
                </c:pt>
                <c:pt idx="5083">
                  <c:v>FY.75/76 Bhadra 10</c:v>
                </c:pt>
                <c:pt idx="5084">
                  <c:v>FY.75/76 Bhadra 11</c:v>
                </c:pt>
                <c:pt idx="5085">
                  <c:v>FY.75/76 Bhadra 12</c:v>
                </c:pt>
                <c:pt idx="5086">
                  <c:v>FY.75/76 Bhadra 13</c:v>
                </c:pt>
                <c:pt idx="5087">
                  <c:v>FY.75/76 Bhadra 14</c:v>
                </c:pt>
                <c:pt idx="5088">
                  <c:v>FY.75/76 Bhadra 15</c:v>
                </c:pt>
                <c:pt idx="5089">
                  <c:v>FY.75/76 Bhadra 16</c:v>
                </c:pt>
                <c:pt idx="5090">
                  <c:v>FY.75/76 Bhadra 17</c:v>
                </c:pt>
                <c:pt idx="5091">
                  <c:v>FY.75/76 Bhadra 18</c:v>
                </c:pt>
                <c:pt idx="5092">
                  <c:v>FY.75/76 Bhadra 19</c:v>
                </c:pt>
                <c:pt idx="5093">
                  <c:v>FY.75/76 Bhadra 20</c:v>
                </c:pt>
                <c:pt idx="5094">
                  <c:v>FY.75/76 Bhadra 21</c:v>
                </c:pt>
                <c:pt idx="5095">
                  <c:v>FY.75/76 Bhadra 22</c:v>
                </c:pt>
                <c:pt idx="5096">
                  <c:v>FY.75/76 Bhadra 23</c:v>
                </c:pt>
                <c:pt idx="5097">
                  <c:v>FY.75/76 Bhadra 24</c:v>
                </c:pt>
                <c:pt idx="5098">
                  <c:v>FY.75/76 Bhadra 25</c:v>
                </c:pt>
                <c:pt idx="5099">
                  <c:v>FY.75/76 Bhadra 26</c:v>
                </c:pt>
                <c:pt idx="5100">
                  <c:v>FY.75/76 Bhadra 27</c:v>
                </c:pt>
                <c:pt idx="5101">
                  <c:v>FY.75/76 Bhadra 28</c:v>
                </c:pt>
                <c:pt idx="5102">
                  <c:v>FY.75/76 Bhadra 29</c:v>
                </c:pt>
                <c:pt idx="5103">
                  <c:v>FY.75/76 Bhadra 30</c:v>
                </c:pt>
                <c:pt idx="5104">
                  <c:v>FY.75/76 Bhadra 31</c:v>
                </c:pt>
                <c:pt idx="5105">
                  <c:v>FY.75/76 Bhadra 32</c:v>
                </c:pt>
                <c:pt idx="5106">
                  <c:v>FY.75/76 Ashwin 1</c:v>
                </c:pt>
                <c:pt idx="5107">
                  <c:v>FY.75/76 Ashwin 2</c:v>
                </c:pt>
                <c:pt idx="5108">
                  <c:v>FY.75/76 Ashwin 3</c:v>
                </c:pt>
                <c:pt idx="5109">
                  <c:v>FY.75/76 Ashwin 4</c:v>
                </c:pt>
                <c:pt idx="5110">
                  <c:v>FY.75/76 Ashwin 5</c:v>
                </c:pt>
                <c:pt idx="5111">
                  <c:v>FY.75/76 Ashwin 6</c:v>
                </c:pt>
                <c:pt idx="5112">
                  <c:v>FY.75/76 Ashwin 7</c:v>
                </c:pt>
                <c:pt idx="5113">
                  <c:v>FY.75/76 Ashwin 8</c:v>
                </c:pt>
                <c:pt idx="5114">
                  <c:v>FY.75/76 Ashwin 9</c:v>
                </c:pt>
                <c:pt idx="5115">
                  <c:v>FY.75/76 Ashwin 10</c:v>
                </c:pt>
                <c:pt idx="5116">
                  <c:v>FY.75/76 Ashwin 11</c:v>
                </c:pt>
                <c:pt idx="5117">
                  <c:v>FY.75/76 Ashwin 12</c:v>
                </c:pt>
                <c:pt idx="5118">
                  <c:v>FY.75/76 Ashwin 13</c:v>
                </c:pt>
                <c:pt idx="5119">
                  <c:v>FY.75/76 Ashwin 14</c:v>
                </c:pt>
                <c:pt idx="5120">
                  <c:v>FY.75/76 Ashwin 15</c:v>
                </c:pt>
                <c:pt idx="5121">
                  <c:v>FY.75/76 Ashwin 16</c:v>
                </c:pt>
                <c:pt idx="5122">
                  <c:v>FY.75/76 Ashwin 17</c:v>
                </c:pt>
                <c:pt idx="5123">
                  <c:v>FY.75/76 Ashwin 18</c:v>
                </c:pt>
                <c:pt idx="5124">
                  <c:v>FY.75/76 Ashwin 19</c:v>
                </c:pt>
                <c:pt idx="5125">
                  <c:v>FY.75/76 Ashwin 20</c:v>
                </c:pt>
                <c:pt idx="5126">
                  <c:v>FY.75/76 Ashwin 21</c:v>
                </c:pt>
                <c:pt idx="5127">
                  <c:v>FY.75/76 Ashwin 22</c:v>
                </c:pt>
                <c:pt idx="5128">
                  <c:v>FY.75/76 Ashwin 23</c:v>
                </c:pt>
                <c:pt idx="5129">
                  <c:v>FY.75/76 Ashwin 24</c:v>
                </c:pt>
                <c:pt idx="5130">
                  <c:v>FY.75/76 Ashwin 25</c:v>
                </c:pt>
                <c:pt idx="5131">
                  <c:v>FY.75/76 Ashwin 26</c:v>
                </c:pt>
                <c:pt idx="5132">
                  <c:v>FY.75/76 Ashwin 27</c:v>
                </c:pt>
                <c:pt idx="5133">
                  <c:v>FY.75/76 Ashwin 28</c:v>
                </c:pt>
                <c:pt idx="5134">
                  <c:v>FY.75/76 Ashwin 29</c:v>
                </c:pt>
                <c:pt idx="5135">
                  <c:v>FY.75/76 Ashwin 30</c:v>
                </c:pt>
                <c:pt idx="5136">
                  <c:v>FY.75/76 Ashwin 31</c:v>
                </c:pt>
                <c:pt idx="5137">
                  <c:v>FY.75/76 Ashwin 32</c:v>
                </c:pt>
                <c:pt idx="5138">
                  <c:v>FY.75/76 Kartik 1</c:v>
                </c:pt>
                <c:pt idx="5139">
                  <c:v>FY.75/76 Kartik 2</c:v>
                </c:pt>
                <c:pt idx="5140">
                  <c:v>FY.75/76 Kartik 3</c:v>
                </c:pt>
                <c:pt idx="5141">
                  <c:v>FY.75/76 Kartik 4</c:v>
                </c:pt>
                <c:pt idx="5142">
                  <c:v>FY.75/76 Kartik 5</c:v>
                </c:pt>
                <c:pt idx="5143">
                  <c:v>FY.75/76 Kartik 6</c:v>
                </c:pt>
                <c:pt idx="5144">
                  <c:v>FY.75/76 Kartik 7</c:v>
                </c:pt>
                <c:pt idx="5145">
                  <c:v>FY.75/76 Kartik 8</c:v>
                </c:pt>
                <c:pt idx="5146">
                  <c:v>FY.75/76 Kartik 9</c:v>
                </c:pt>
                <c:pt idx="5147">
                  <c:v>FY.75/76 Kartik 10</c:v>
                </c:pt>
                <c:pt idx="5148">
                  <c:v>FY.75/76 Kartik 11</c:v>
                </c:pt>
                <c:pt idx="5149">
                  <c:v>FY.75/76 Kartik 12</c:v>
                </c:pt>
                <c:pt idx="5150">
                  <c:v>FY.75/76 Kartik 13</c:v>
                </c:pt>
                <c:pt idx="5151">
                  <c:v>FY.75/76 Kartik 14</c:v>
                </c:pt>
                <c:pt idx="5152">
                  <c:v>FY.75/76 Kartik 15</c:v>
                </c:pt>
                <c:pt idx="5153">
                  <c:v>FY.75/76 Kartik 16</c:v>
                </c:pt>
                <c:pt idx="5154">
                  <c:v>FY.75/76 Kartik 17</c:v>
                </c:pt>
                <c:pt idx="5155">
                  <c:v>FY.75/76 Kartik 18</c:v>
                </c:pt>
                <c:pt idx="5156">
                  <c:v>FY.75/76 Kartik 19</c:v>
                </c:pt>
                <c:pt idx="5157">
                  <c:v>FY.75/76 Kartik 20</c:v>
                </c:pt>
                <c:pt idx="5158">
                  <c:v>FY.75/76 Kartik 21</c:v>
                </c:pt>
                <c:pt idx="5159">
                  <c:v>FY.75/76 Kartik 22</c:v>
                </c:pt>
                <c:pt idx="5160">
                  <c:v>FY.75/76 Kartik 23</c:v>
                </c:pt>
                <c:pt idx="5161">
                  <c:v>FY.75/76 Kartik 24</c:v>
                </c:pt>
                <c:pt idx="5162">
                  <c:v>FY.75/76 Kartik 25</c:v>
                </c:pt>
                <c:pt idx="5163">
                  <c:v>FY.75/76 Kartik 26</c:v>
                </c:pt>
                <c:pt idx="5164">
                  <c:v>FY.75/76 Kartik 27</c:v>
                </c:pt>
                <c:pt idx="5165">
                  <c:v>FY.75/76 Kartik 28</c:v>
                </c:pt>
                <c:pt idx="5166">
                  <c:v>FY.75/76 Kartik 29</c:v>
                </c:pt>
                <c:pt idx="5167">
                  <c:v>FY.75/76 Kartik 30</c:v>
                </c:pt>
                <c:pt idx="5168">
                  <c:v>FY.75/76 Kartik 31</c:v>
                </c:pt>
                <c:pt idx="5169">
                  <c:v>FY.75/76 Kartik 32</c:v>
                </c:pt>
                <c:pt idx="5170">
                  <c:v>FY.75/76 Mangsir 1</c:v>
                </c:pt>
                <c:pt idx="5171">
                  <c:v>FY.75/76 Mangsir 2</c:v>
                </c:pt>
                <c:pt idx="5172">
                  <c:v>FY.75/76 Mangsir 3</c:v>
                </c:pt>
                <c:pt idx="5173">
                  <c:v>FY.75/76 Mangsir 4</c:v>
                </c:pt>
                <c:pt idx="5174">
                  <c:v>FY.75/76 Mangsir 5</c:v>
                </c:pt>
                <c:pt idx="5175">
                  <c:v>FY.75/76 Mangsir 6</c:v>
                </c:pt>
                <c:pt idx="5176">
                  <c:v>FY.75/76 Mangsir 7</c:v>
                </c:pt>
                <c:pt idx="5177">
                  <c:v>FY.75/76 Mangsir 8</c:v>
                </c:pt>
                <c:pt idx="5178">
                  <c:v>FY.75/76 Mangsir 9</c:v>
                </c:pt>
                <c:pt idx="5179">
                  <c:v>FY.75/76 Mangsir 10</c:v>
                </c:pt>
                <c:pt idx="5180">
                  <c:v>FY.75/76 Mangsir 11</c:v>
                </c:pt>
                <c:pt idx="5181">
                  <c:v>FY.75/76 Mangsir 12</c:v>
                </c:pt>
                <c:pt idx="5182">
                  <c:v>FY.75/76 Mangsir 13</c:v>
                </c:pt>
                <c:pt idx="5183">
                  <c:v>FY.75/76 Mangsir 14</c:v>
                </c:pt>
                <c:pt idx="5184">
                  <c:v>FY.75/76 Mangsir 15</c:v>
                </c:pt>
                <c:pt idx="5185">
                  <c:v>FY.75/76 Mangsir 16</c:v>
                </c:pt>
                <c:pt idx="5186">
                  <c:v>FY.75/76 Mangsir 17</c:v>
                </c:pt>
                <c:pt idx="5187">
                  <c:v>FY.75/76 Mangsir 18</c:v>
                </c:pt>
                <c:pt idx="5188">
                  <c:v>FY.75/76 Mangsir 19</c:v>
                </c:pt>
                <c:pt idx="5189">
                  <c:v>FY.75/76 Mangsir 20</c:v>
                </c:pt>
                <c:pt idx="5190">
                  <c:v>FY.75/76 Mangsir 21</c:v>
                </c:pt>
                <c:pt idx="5191">
                  <c:v>FY.75/76 Mangsir 22</c:v>
                </c:pt>
                <c:pt idx="5192">
                  <c:v>FY.75/76 Mangsir 23</c:v>
                </c:pt>
                <c:pt idx="5193">
                  <c:v>FY.75/76 Mangsir 24</c:v>
                </c:pt>
                <c:pt idx="5194">
                  <c:v>FY.75/76 Mangsir 25</c:v>
                </c:pt>
                <c:pt idx="5195">
                  <c:v>FY.75/76 Mangsir 26</c:v>
                </c:pt>
                <c:pt idx="5196">
                  <c:v>FY.75/76 Mangsir 27</c:v>
                </c:pt>
                <c:pt idx="5197">
                  <c:v>FY.75/76 Mangsir 28</c:v>
                </c:pt>
                <c:pt idx="5198">
                  <c:v>FY.75/76 Mangsir 29</c:v>
                </c:pt>
                <c:pt idx="5199">
                  <c:v>FY.75/76 Mangsir 30</c:v>
                </c:pt>
                <c:pt idx="5200">
                  <c:v>FY.75/76 Mangsir 31</c:v>
                </c:pt>
                <c:pt idx="5201">
                  <c:v>FY.75/76 Mangsir 32</c:v>
                </c:pt>
                <c:pt idx="5202">
                  <c:v>FY.75/76 Poush 1</c:v>
                </c:pt>
                <c:pt idx="5203">
                  <c:v>FY.75/76 Poush 2</c:v>
                </c:pt>
                <c:pt idx="5204">
                  <c:v>FY.75/76 Poush 3</c:v>
                </c:pt>
                <c:pt idx="5205">
                  <c:v>FY.75/76 Poush 4</c:v>
                </c:pt>
                <c:pt idx="5206">
                  <c:v>FY.75/76 Poush 5</c:v>
                </c:pt>
                <c:pt idx="5207">
                  <c:v>FY.75/76 Poush 6</c:v>
                </c:pt>
                <c:pt idx="5208">
                  <c:v>FY.75/76 Poush 7</c:v>
                </c:pt>
                <c:pt idx="5209">
                  <c:v>FY.75/76 Poush 8</c:v>
                </c:pt>
                <c:pt idx="5210">
                  <c:v>FY.75/76 Poush 9</c:v>
                </c:pt>
                <c:pt idx="5211">
                  <c:v>FY.75/76 Poush 10</c:v>
                </c:pt>
                <c:pt idx="5212">
                  <c:v>FY.75/76 Poush 11</c:v>
                </c:pt>
                <c:pt idx="5213">
                  <c:v>FY.75/76 Poush 12</c:v>
                </c:pt>
                <c:pt idx="5214">
                  <c:v>FY.75/76 Poush 13</c:v>
                </c:pt>
                <c:pt idx="5215">
                  <c:v>FY.75/76 Poush 14</c:v>
                </c:pt>
                <c:pt idx="5216">
                  <c:v>FY.75/76 Poush 15</c:v>
                </c:pt>
                <c:pt idx="5217">
                  <c:v>FY.75/76 Poush 16</c:v>
                </c:pt>
                <c:pt idx="5218">
                  <c:v>FY.75/76 Poush 17</c:v>
                </c:pt>
                <c:pt idx="5219">
                  <c:v>FY.75/76 Poush 18</c:v>
                </c:pt>
                <c:pt idx="5220">
                  <c:v>FY.75/76 Poush 19</c:v>
                </c:pt>
                <c:pt idx="5221">
                  <c:v>FY.75/76 Poush 20</c:v>
                </c:pt>
                <c:pt idx="5222">
                  <c:v>FY.75/76 Poush 21</c:v>
                </c:pt>
                <c:pt idx="5223">
                  <c:v>FY.75/76 Poush 22</c:v>
                </c:pt>
                <c:pt idx="5224">
                  <c:v>FY.75/76 Poush 23</c:v>
                </c:pt>
                <c:pt idx="5225">
                  <c:v>FY.75/76 Poush 24</c:v>
                </c:pt>
                <c:pt idx="5226">
                  <c:v>FY.75/76 Poush 25</c:v>
                </c:pt>
                <c:pt idx="5227">
                  <c:v>FY.75/76 Poush 26</c:v>
                </c:pt>
                <c:pt idx="5228">
                  <c:v>FY.75/76 Poush 27</c:v>
                </c:pt>
                <c:pt idx="5229">
                  <c:v>FY.75/76 Poush 28</c:v>
                </c:pt>
                <c:pt idx="5230">
                  <c:v>FY.75/76 Poush 29</c:v>
                </c:pt>
                <c:pt idx="5231">
                  <c:v>FY.75/76 Poush 30</c:v>
                </c:pt>
                <c:pt idx="5232">
                  <c:v>FY.75/76 Poush 31</c:v>
                </c:pt>
                <c:pt idx="5233">
                  <c:v>FY.75/76 Poush 32</c:v>
                </c:pt>
                <c:pt idx="5234">
                  <c:v>FY.75/76 Magh 1</c:v>
                </c:pt>
                <c:pt idx="5235">
                  <c:v>FY.75/76 Magh 2</c:v>
                </c:pt>
                <c:pt idx="5236">
                  <c:v>FY.75/76 Magh 3</c:v>
                </c:pt>
                <c:pt idx="5237">
                  <c:v>FY.75/76 Magh 4</c:v>
                </c:pt>
                <c:pt idx="5238">
                  <c:v>FY.75/76 Magh 5</c:v>
                </c:pt>
                <c:pt idx="5239">
                  <c:v>FY.75/76 Magh 6</c:v>
                </c:pt>
                <c:pt idx="5240">
                  <c:v>FY.75/76 Magh 7</c:v>
                </c:pt>
                <c:pt idx="5241">
                  <c:v>FY.75/76 Magh 8</c:v>
                </c:pt>
                <c:pt idx="5242">
                  <c:v>FY.75/76 Magh 9</c:v>
                </c:pt>
                <c:pt idx="5243">
                  <c:v>FY.75/76 Magh 10</c:v>
                </c:pt>
                <c:pt idx="5244">
                  <c:v>FY.75/76 Magh 11</c:v>
                </c:pt>
                <c:pt idx="5245">
                  <c:v>FY.75/76 Magh 12</c:v>
                </c:pt>
                <c:pt idx="5246">
                  <c:v>FY.75/76 Magh 13</c:v>
                </c:pt>
                <c:pt idx="5247">
                  <c:v>FY.75/76 Magh 14</c:v>
                </c:pt>
                <c:pt idx="5248">
                  <c:v>FY.75/76 Magh 15</c:v>
                </c:pt>
                <c:pt idx="5249">
                  <c:v>FY.75/76 Magh 16</c:v>
                </c:pt>
                <c:pt idx="5250">
                  <c:v>FY.75/76 Magh 17</c:v>
                </c:pt>
                <c:pt idx="5251">
                  <c:v>FY.75/76 Magh 18</c:v>
                </c:pt>
                <c:pt idx="5252">
                  <c:v>FY.75/76 Magh 19</c:v>
                </c:pt>
                <c:pt idx="5253">
                  <c:v>FY.75/76 Magh 20</c:v>
                </c:pt>
                <c:pt idx="5254">
                  <c:v>FY.75/76 Magh 21</c:v>
                </c:pt>
                <c:pt idx="5255">
                  <c:v>FY.75/76 Magh 22</c:v>
                </c:pt>
                <c:pt idx="5256">
                  <c:v>FY.75/76 Magh 23</c:v>
                </c:pt>
                <c:pt idx="5257">
                  <c:v>FY.75/76 Magh 24</c:v>
                </c:pt>
                <c:pt idx="5258">
                  <c:v>FY.75/76 Magh 25</c:v>
                </c:pt>
                <c:pt idx="5259">
                  <c:v>FY.75/76 Magh 26</c:v>
                </c:pt>
                <c:pt idx="5260">
                  <c:v>FY.75/76 Magh 27</c:v>
                </c:pt>
                <c:pt idx="5261">
                  <c:v>FY.75/76 Magh 28</c:v>
                </c:pt>
                <c:pt idx="5262">
                  <c:v>FY.75/76 Magh 29</c:v>
                </c:pt>
                <c:pt idx="5263">
                  <c:v>FY.75/76 Magh 30</c:v>
                </c:pt>
                <c:pt idx="5264">
                  <c:v>FY.75/76 Magh 31</c:v>
                </c:pt>
                <c:pt idx="5265">
                  <c:v>FY.75/76 Magh 32</c:v>
                </c:pt>
                <c:pt idx="5266">
                  <c:v>FY.75/76 Falgun 1</c:v>
                </c:pt>
                <c:pt idx="5267">
                  <c:v>FY.75/76 Falgun 2</c:v>
                </c:pt>
                <c:pt idx="5268">
                  <c:v>FY.75/76 Falgun 3</c:v>
                </c:pt>
                <c:pt idx="5269">
                  <c:v>FY.75/76 Falgun 4</c:v>
                </c:pt>
                <c:pt idx="5270">
                  <c:v>FY.75/76 Falgun 5</c:v>
                </c:pt>
                <c:pt idx="5271">
                  <c:v>FY.75/76 Falgun 6</c:v>
                </c:pt>
                <c:pt idx="5272">
                  <c:v>FY.75/76 Falgun 7</c:v>
                </c:pt>
                <c:pt idx="5273">
                  <c:v>FY.75/76 Falgun 8</c:v>
                </c:pt>
                <c:pt idx="5274">
                  <c:v>FY.75/76 Falgun 9</c:v>
                </c:pt>
                <c:pt idx="5275">
                  <c:v>FY.75/76 Falgun 10</c:v>
                </c:pt>
                <c:pt idx="5276">
                  <c:v>FY.75/76 Falgun 11</c:v>
                </c:pt>
                <c:pt idx="5277">
                  <c:v>FY.75/76 Falgun 12</c:v>
                </c:pt>
                <c:pt idx="5278">
                  <c:v>FY.75/76 Falgun 13</c:v>
                </c:pt>
                <c:pt idx="5279">
                  <c:v>FY.75/76 Falgun 14</c:v>
                </c:pt>
                <c:pt idx="5280">
                  <c:v>FY.75/76 Falgun 15</c:v>
                </c:pt>
                <c:pt idx="5281">
                  <c:v>FY.75/76 Falgun 16</c:v>
                </c:pt>
                <c:pt idx="5282">
                  <c:v>FY.75/76 Falgun 17</c:v>
                </c:pt>
                <c:pt idx="5283">
                  <c:v>FY.75/76 Falgun 18</c:v>
                </c:pt>
                <c:pt idx="5284">
                  <c:v>FY.75/76 Falgun 19</c:v>
                </c:pt>
                <c:pt idx="5285">
                  <c:v>FY.75/76 Falgun 20</c:v>
                </c:pt>
                <c:pt idx="5286">
                  <c:v>FY.75/76 Falgun 21</c:v>
                </c:pt>
                <c:pt idx="5287">
                  <c:v>FY.75/76 Falgun 22</c:v>
                </c:pt>
                <c:pt idx="5288">
                  <c:v>FY.75/76 Falgun 23</c:v>
                </c:pt>
                <c:pt idx="5289">
                  <c:v>FY.75/76 Falgun 24</c:v>
                </c:pt>
                <c:pt idx="5290">
                  <c:v>FY.75/76 Falgun 25</c:v>
                </c:pt>
                <c:pt idx="5291">
                  <c:v>FY.75/76 Falgun 26</c:v>
                </c:pt>
                <c:pt idx="5292">
                  <c:v>FY.75/76 Falgun 27</c:v>
                </c:pt>
                <c:pt idx="5293">
                  <c:v>FY.75/76 Falgun 28</c:v>
                </c:pt>
                <c:pt idx="5294">
                  <c:v>FY.75/76 Falgun 29</c:v>
                </c:pt>
                <c:pt idx="5295">
                  <c:v>FY.75/76 Falgun 30</c:v>
                </c:pt>
                <c:pt idx="5296">
                  <c:v>FY.75/76 Falgun 31</c:v>
                </c:pt>
                <c:pt idx="5297">
                  <c:v>FY.75/76 Falgun 32</c:v>
                </c:pt>
                <c:pt idx="5298">
                  <c:v>FY.75/76 Chaitra 1</c:v>
                </c:pt>
                <c:pt idx="5299">
                  <c:v>FY.75/76 Chaitra 2</c:v>
                </c:pt>
                <c:pt idx="5300">
                  <c:v>FY.75/76 Chaitra 3</c:v>
                </c:pt>
                <c:pt idx="5301">
                  <c:v>FY.75/76 Chaitra 4</c:v>
                </c:pt>
                <c:pt idx="5302">
                  <c:v>FY.75/76 Chaitra 5</c:v>
                </c:pt>
                <c:pt idx="5303">
                  <c:v>FY.75/76 Chaitra 6</c:v>
                </c:pt>
                <c:pt idx="5304">
                  <c:v>FY.75/76 Chaitra 7</c:v>
                </c:pt>
                <c:pt idx="5305">
                  <c:v>FY.75/76 Chaitra 8</c:v>
                </c:pt>
                <c:pt idx="5306">
                  <c:v>FY.75/76 Chaitra 9</c:v>
                </c:pt>
                <c:pt idx="5307">
                  <c:v>FY.75/76 Chaitra 10</c:v>
                </c:pt>
                <c:pt idx="5308">
                  <c:v>FY.75/76 Chaitra 11</c:v>
                </c:pt>
                <c:pt idx="5309">
                  <c:v>FY.75/76 Chaitra 12</c:v>
                </c:pt>
                <c:pt idx="5310">
                  <c:v>FY.75/76 Chaitra 13</c:v>
                </c:pt>
                <c:pt idx="5311">
                  <c:v>FY.75/76 Chaitra 14</c:v>
                </c:pt>
                <c:pt idx="5312">
                  <c:v>FY.75/76 Chaitra 15</c:v>
                </c:pt>
                <c:pt idx="5313">
                  <c:v>FY.75/76 Chaitra 16</c:v>
                </c:pt>
                <c:pt idx="5314">
                  <c:v>FY.75/76 Chaitra 17</c:v>
                </c:pt>
                <c:pt idx="5315">
                  <c:v>FY.75/76 Chaitra 18</c:v>
                </c:pt>
                <c:pt idx="5316">
                  <c:v>FY.75/76 Chaitra 19</c:v>
                </c:pt>
                <c:pt idx="5317">
                  <c:v>FY.75/76 Chaitra 20</c:v>
                </c:pt>
                <c:pt idx="5318">
                  <c:v>FY.75/76 Chaitra 21</c:v>
                </c:pt>
                <c:pt idx="5319">
                  <c:v>FY.75/76 Chaitra 22</c:v>
                </c:pt>
                <c:pt idx="5320">
                  <c:v>FY.75/76 Chaitra 23</c:v>
                </c:pt>
                <c:pt idx="5321">
                  <c:v>FY.75/76 Chaitra 24</c:v>
                </c:pt>
                <c:pt idx="5322">
                  <c:v>FY.75/76 Chaitra 25</c:v>
                </c:pt>
                <c:pt idx="5323">
                  <c:v>FY.75/76 Chaitra 26</c:v>
                </c:pt>
                <c:pt idx="5324">
                  <c:v>FY.75/76 Chaitra 27</c:v>
                </c:pt>
                <c:pt idx="5325">
                  <c:v>FY.75/76 Chaitra 28</c:v>
                </c:pt>
                <c:pt idx="5326">
                  <c:v>FY.75/76 Chaitra 29</c:v>
                </c:pt>
                <c:pt idx="5327">
                  <c:v>FY.75/76 Chaitra 30</c:v>
                </c:pt>
                <c:pt idx="5328">
                  <c:v>FY.75/76 Chaitra 31</c:v>
                </c:pt>
                <c:pt idx="5329">
                  <c:v>FY.75/76 Chaitra 32</c:v>
                </c:pt>
                <c:pt idx="5330">
                  <c:v>FY.75/76 Baishakh 1</c:v>
                </c:pt>
                <c:pt idx="5331">
                  <c:v>FY.75/76 Baishakh 2</c:v>
                </c:pt>
                <c:pt idx="5332">
                  <c:v>FY.75/76 Baishakh 3</c:v>
                </c:pt>
                <c:pt idx="5333">
                  <c:v>FY.75/76 Baishakh 4</c:v>
                </c:pt>
                <c:pt idx="5334">
                  <c:v>FY.75/76 Baishakh 5</c:v>
                </c:pt>
                <c:pt idx="5335">
                  <c:v>FY.75/76 Baishakh 6</c:v>
                </c:pt>
                <c:pt idx="5336">
                  <c:v>FY.75/76 Baishakh 7</c:v>
                </c:pt>
                <c:pt idx="5337">
                  <c:v>FY.75/76 Baishakh 8</c:v>
                </c:pt>
                <c:pt idx="5338">
                  <c:v>FY.75/76 Baishakh 9</c:v>
                </c:pt>
                <c:pt idx="5339">
                  <c:v>FY.75/76 Baishakh 10</c:v>
                </c:pt>
                <c:pt idx="5340">
                  <c:v>FY.75/76 Baishakh 11</c:v>
                </c:pt>
                <c:pt idx="5341">
                  <c:v>FY.75/76 Baishakh 12</c:v>
                </c:pt>
                <c:pt idx="5342">
                  <c:v>FY.75/76 Baishakh 13</c:v>
                </c:pt>
                <c:pt idx="5343">
                  <c:v>FY.75/76 Baishakh 14</c:v>
                </c:pt>
                <c:pt idx="5344">
                  <c:v>FY.75/76 Baishakh 15</c:v>
                </c:pt>
                <c:pt idx="5345">
                  <c:v>FY.75/76 Baishakh 16</c:v>
                </c:pt>
                <c:pt idx="5346">
                  <c:v>FY.75/76 Baishakh 17</c:v>
                </c:pt>
                <c:pt idx="5347">
                  <c:v>FY.75/76 Baishakh 18</c:v>
                </c:pt>
                <c:pt idx="5348">
                  <c:v>FY.75/76 Baishakh 19</c:v>
                </c:pt>
                <c:pt idx="5349">
                  <c:v>FY.75/76 Baishakh 20</c:v>
                </c:pt>
                <c:pt idx="5350">
                  <c:v>FY.75/76 Baishakh 21</c:v>
                </c:pt>
                <c:pt idx="5351">
                  <c:v>FY.75/76 Baishakh 22</c:v>
                </c:pt>
                <c:pt idx="5352">
                  <c:v>FY.75/76 Baishakh 23</c:v>
                </c:pt>
                <c:pt idx="5353">
                  <c:v>FY.75/76 Baishakh 24</c:v>
                </c:pt>
                <c:pt idx="5354">
                  <c:v>FY.75/76 Baishakh 25</c:v>
                </c:pt>
                <c:pt idx="5355">
                  <c:v>FY.75/76 Baishakh 26</c:v>
                </c:pt>
                <c:pt idx="5356">
                  <c:v>FY.75/76 Baishakh 27</c:v>
                </c:pt>
                <c:pt idx="5357">
                  <c:v>FY.75/76 Baishakh 28</c:v>
                </c:pt>
                <c:pt idx="5358">
                  <c:v>FY.75/76 Baishakh 29</c:v>
                </c:pt>
                <c:pt idx="5359">
                  <c:v>FY.75/76 Baishakh 30</c:v>
                </c:pt>
                <c:pt idx="5360">
                  <c:v>FY.75/76 Baishakh 31</c:v>
                </c:pt>
                <c:pt idx="5361">
                  <c:v>FY.75/76 Baishakh 32</c:v>
                </c:pt>
                <c:pt idx="5362">
                  <c:v>FY.75/76 Jestha  1</c:v>
                </c:pt>
                <c:pt idx="5363">
                  <c:v>FY.75/76 Jestha  2</c:v>
                </c:pt>
                <c:pt idx="5364">
                  <c:v>FY.75/76 Jestha  3</c:v>
                </c:pt>
                <c:pt idx="5365">
                  <c:v>FY.75/76 Jestha  4</c:v>
                </c:pt>
                <c:pt idx="5366">
                  <c:v>FY.75/76 Jestha  5</c:v>
                </c:pt>
                <c:pt idx="5367">
                  <c:v>FY.75/76 Jestha  6</c:v>
                </c:pt>
                <c:pt idx="5368">
                  <c:v>FY.75/76 Jestha  7</c:v>
                </c:pt>
                <c:pt idx="5369">
                  <c:v>FY.75/76 Jestha  8</c:v>
                </c:pt>
                <c:pt idx="5370">
                  <c:v>FY.75/76 Jestha  9</c:v>
                </c:pt>
                <c:pt idx="5371">
                  <c:v>FY.75/76 Jestha  10</c:v>
                </c:pt>
                <c:pt idx="5372">
                  <c:v>FY.75/76 Jestha  11</c:v>
                </c:pt>
                <c:pt idx="5373">
                  <c:v>FY.75/76 Jestha  12</c:v>
                </c:pt>
                <c:pt idx="5374">
                  <c:v>FY.75/76 Jestha  13</c:v>
                </c:pt>
                <c:pt idx="5375">
                  <c:v>FY.75/76 Jestha  14</c:v>
                </c:pt>
                <c:pt idx="5376">
                  <c:v>FY.75/76 Jestha  15</c:v>
                </c:pt>
                <c:pt idx="5377">
                  <c:v>FY.75/76 Jestha  16</c:v>
                </c:pt>
                <c:pt idx="5378">
                  <c:v>FY.75/76 Jestha  17</c:v>
                </c:pt>
                <c:pt idx="5379">
                  <c:v>FY.75/76 Jestha  18</c:v>
                </c:pt>
                <c:pt idx="5380">
                  <c:v>FY.75/76 Jestha  19</c:v>
                </c:pt>
                <c:pt idx="5381">
                  <c:v>FY.75/76 Jestha  20</c:v>
                </c:pt>
                <c:pt idx="5382">
                  <c:v>FY.75/76 Jestha  21</c:v>
                </c:pt>
                <c:pt idx="5383">
                  <c:v>FY.75/76 Jestha  22</c:v>
                </c:pt>
                <c:pt idx="5384">
                  <c:v>FY.75/76 Jestha  23</c:v>
                </c:pt>
                <c:pt idx="5385">
                  <c:v>FY.75/76 Jestha  24</c:v>
                </c:pt>
                <c:pt idx="5386">
                  <c:v>FY.75/76 Jestha  25</c:v>
                </c:pt>
                <c:pt idx="5387">
                  <c:v>FY.75/76 Jestha  26</c:v>
                </c:pt>
                <c:pt idx="5388">
                  <c:v>FY.75/76 Jestha  27</c:v>
                </c:pt>
                <c:pt idx="5389">
                  <c:v>FY.75/76 Jestha  28</c:v>
                </c:pt>
                <c:pt idx="5390">
                  <c:v>FY.75/76 Jestha  29</c:v>
                </c:pt>
                <c:pt idx="5391">
                  <c:v>FY.75/76 Jestha  30</c:v>
                </c:pt>
                <c:pt idx="5392">
                  <c:v>FY.75/76 Jestha  31</c:v>
                </c:pt>
                <c:pt idx="5393">
                  <c:v>FY.75/76 Jestha  32</c:v>
                </c:pt>
                <c:pt idx="5394">
                  <c:v>FY.75/76 Ashadh 1</c:v>
                </c:pt>
                <c:pt idx="5395">
                  <c:v>FY.75/76 Ashadh 2</c:v>
                </c:pt>
                <c:pt idx="5396">
                  <c:v>FY.75/76 Ashadh 3</c:v>
                </c:pt>
                <c:pt idx="5397">
                  <c:v>FY.75/76 Ashadh 4</c:v>
                </c:pt>
                <c:pt idx="5398">
                  <c:v>FY.75/76 Ashadh 5</c:v>
                </c:pt>
                <c:pt idx="5399">
                  <c:v>FY.75/76 Ashadh 6</c:v>
                </c:pt>
                <c:pt idx="5400">
                  <c:v>FY.75/76 Ashadh 7</c:v>
                </c:pt>
                <c:pt idx="5401">
                  <c:v>FY.75/76 Ashadh 8</c:v>
                </c:pt>
                <c:pt idx="5402">
                  <c:v>FY.75/76 Ashadh 9</c:v>
                </c:pt>
                <c:pt idx="5403">
                  <c:v>FY.75/76 Ashadh 10</c:v>
                </c:pt>
                <c:pt idx="5404">
                  <c:v>FY.75/76 Ashadh 11</c:v>
                </c:pt>
                <c:pt idx="5405">
                  <c:v>FY.75/76 Ashadh 12</c:v>
                </c:pt>
                <c:pt idx="5406">
                  <c:v>FY.75/76 Ashadh 13</c:v>
                </c:pt>
                <c:pt idx="5407">
                  <c:v>FY.75/76 Ashadh 14</c:v>
                </c:pt>
                <c:pt idx="5408">
                  <c:v>FY.75/76 Ashadh 15</c:v>
                </c:pt>
                <c:pt idx="5409">
                  <c:v>FY.75/76 Ashadh 16</c:v>
                </c:pt>
                <c:pt idx="5410">
                  <c:v>FY.75/76 Ashadh 17</c:v>
                </c:pt>
                <c:pt idx="5411">
                  <c:v>FY.75/76 Ashadh 18</c:v>
                </c:pt>
                <c:pt idx="5412">
                  <c:v>FY.75/76 Ashadh 19</c:v>
                </c:pt>
                <c:pt idx="5413">
                  <c:v>FY.75/76 Ashadh 20</c:v>
                </c:pt>
                <c:pt idx="5414">
                  <c:v>FY.75/76 Ashadh 21</c:v>
                </c:pt>
                <c:pt idx="5415">
                  <c:v>FY.75/76 Ashadh 22</c:v>
                </c:pt>
                <c:pt idx="5416">
                  <c:v>FY.75/76 Ashadh 23</c:v>
                </c:pt>
                <c:pt idx="5417">
                  <c:v>FY.75/76 Ashadh 24</c:v>
                </c:pt>
                <c:pt idx="5418">
                  <c:v>FY.75/76 Ashadh 25</c:v>
                </c:pt>
                <c:pt idx="5419">
                  <c:v>FY.75/76 Ashadh 26</c:v>
                </c:pt>
                <c:pt idx="5420">
                  <c:v>FY.75/76 Ashadh 27</c:v>
                </c:pt>
                <c:pt idx="5421">
                  <c:v>FY.75/76 Ashadh 28</c:v>
                </c:pt>
                <c:pt idx="5422">
                  <c:v>FY.75/76 Ashadh 29</c:v>
                </c:pt>
                <c:pt idx="5423">
                  <c:v>FY.75/76 Ashadh 30</c:v>
                </c:pt>
                <c:pt idx="5424">
                  <c:v>FY.75/76 Ashadh 31</c:v>
                </c:pt>
                <c:pt idx="5425">
                  <c:v>FY.75/76 Ashadh 32</c:v>
                </c:pt>
                <c:pt idx="5426">
                  <c:v>FY.76/77 Shrawan 1</c:v>
                </c:pt>
                <c:pt idx="5427">
                  <c:v>FY.76/77 Shrawan 2</c:v>
                </c:pt>
                <c:pt idx="5428">
                  <c:v>FY.76/77 Shrawan 3</c:v>
                </c:pt>
                <c:pt idx="5429">
                  <c:v>FY.76/77 Shrawan 4</c:v>
                </c:pt>
                <c:pt idx="5430">
                  <c:v>FY.76/77 Shrawan 5</c:v>
                </c:pt>
                <c:pt idx="5431">
                  <c:v>FY.76/77 Shrawan 6</c:v>
                </c:pt>
                <c:pt idx="5432">
                  <c:v>FY.76/77 Shrawan 7</c:v>
                </c:pt>
                <c:pt idx="5433">
                  <c:v>FY.76/77 Shrawan 8</c:v>
                </c:pt>
                <c:pt idx="5434">
                  <c:v>FY.76/77 Shrawan 9</c:v>
                </c:pt>
                <c:pt idx="5435">
                  <c:v>FY.76/77 Shrawan 10</c:v>
                </c:pt>
                <c:pt idx="5436">
                  <c:v>FY.76/77 Shrawan 11</c:v>
                </c:pt>
                <c:pt idx="5437">
                  <c:v>FY.76/77 Shrawan 12</c:v>
                </c:pt>
                <c:pt idx="5438">
                  <c:v>FY.76/77 Shrawan 13</c:v>
                </c:pt>
                <c:pt idx="5439">
                  <c:v>FY.76/77 Shrawan 14</c:v>
                </c:pt>
                <c:pt idx="5440">
                  <c:v>FY.76/77 Shrawan 15</c:v>
                </c:pt>
                <c:pt idx="5441">
                  <c:v>FY.76/77 Shrawan 16</c:v>
                </c:pt>
                <c:pt idx="5442">
                  <c:v>FY.76/77 Shrawan 17</c:v>
                </c:pt>
                <c:pt idx="5443">
                  <c:v>FY.76/77 Shrawan 18</c:v>
                </c:pt>
                <c:pt idx="5444">
                  <c:v>FY.76/77 Shrawan 19</c:v>
                </c:pt>
                <c:pt idx="5445">
                  <c:v>FY.76/77 Shrawan 20</c:v>
                </c:pt>
                <c:pt idx="5446">
                  <c:v>FY.76/77 Shrawan 21</c:v>
                </c:pt>
                <c:pt idx="5447">
                  <c:v>FY.76/77 Shrawan 22</c:v>
                </c:pt>
                <c:pt idx="5448">
                  <c:v>FY.76/77 Shrawan 23</c:v>
                </c:pt>
                <c:pt idx="5449">
                  <c:v>FY.76/77 Shrawan 24</c:v>
                </c:pt>
                <c:pt idx="5450">
                  <c:v>FY.76/77 Shrawan 25</c:v>
                </c:pt>
                <c:pt idx="5451">
                  <c:v>FY.76/77 Shrawan 26</c:v>
                </c:pt>
                <c:pt idx="5452">
                  <c:v>FY.76/77 Shrawan 27</c:v>
                </c:pt>
                <c:pt idx="5453">
                  <c:v>FY.76/77 Shrawan 28</c:v>
                </c:pt>
                <c:pt idx="5454">
                  <c:v>FY.76/77 Shrawan 29</c:v>
                </c:pt>
                <c:pt idx="5455">
                  <c:v>FY.76/77 Shrawan 30</c:v>
                </c:pt>
                <c:pt idx="5456">
                  <c:v>FY.76/77 Shrawan 31</c:v>
                </c:pt>
                <c:pt idx="5457">
                  <c:v>FY.76/77 Shrawan 32</c:v>
                </c:pt>
                <c:pt idx="5458">
                  <c:v>FY.76/77 Bhadra 1</c:v>
                </c:pt>
                <c:pt idx="5459">
                  <c:v>FY.76/77 Bhadra 2</c:v>
                </c:pt>
                <c:pt idx="5460">
                  <c:v>FY.76/77 Bhadra 3</c:v>
                </c:pt>
                <c:pt idx="5461">
                  <c:v>FY.76/77 Bhadra 4</c:v>
                </c:pt>
                <c:pt idx="5462">
                  <c:v>FY.76/77 Bhadra 5</c:v>
                </c:pt>
                <c:pt idx="5463">
                  <c:v>FY.76/77 Bhadra 6</c:v>
                </c:pt>
                <c:pt idx="5464">
                  <c:v>FY.76/77 Bhadra 7</c:v>
                </c:pt>
                <c:pt idx="5465">
                  <c:v>FY.76/77 Bhadra 8</c:v>
                </c:pt>
                <c:pt idx="5466">
                  <c:v>FY.76/77 Bhadra 9</c:v>
                </c:pt>
                <c:pt idx="5467">
                  <c:v>FY.76/77 Bhadra 10</c:v>
                </c:pt>
                <c:pt idx="5468">
                  <c:v>FY.76/77 Bhadra 11</c:v>
                </c:pt>
                <c:pt idx="5469">
                  <c:v>FY.76/77 Bhadra 12</c:v>
                </c:pt>
                <c:pt idx="5470">
                  <c:v>FY.76/77 Bhadra 13</c:v>
                </c:pt>
                <c:pt idx="5471">
                  <c:v>FY.76/77 Bhadra 14</c:v>
                </c:pt>
                <c:pt idx="5472">
                  <c:v>FY.76/77 Bhadra 15</c:v>
                </c:pt>
                <c:pt idx="5473">
                  <c:v>FY.76/77 Bhadra 16</c:v>
                </c:pt>
                <c:pt idx="5474">
                  <c:v>FY.76/77 Bhadra 17</c:v>
                </c:pt>
                <c:pt idx="5475">
                  <c:v>FY.76/77 Bhadra 18</c:v>
                </c:pt>
                <c:pt idx="5476">
                  <c:v>FY.76/77 Bhadra 19</c:v>
                </c:pt>
                <c:pt idx="5477">
                  <c:v>FY.76/77 Bhadra 20</c:v>
                </c:pt>
                <c:pt idx="5478">
                  <c:v>FY.76/77 Bhadra 21</c:v>
                </c:pt>
                <c:pt idx="5479">
                  <c:v>FY.76/77 Bhadra 22</c:v>
                </c:pt>
                <c:pt idx="5480">
                  <c:v>FY.76/77 Bhadra 23</c:v>
                </c:pt>
                <c:pt idx="5481">
                  <c:v>FY.76/77 Bhadra 24</c:v>
                </c:pt>
                <c:pt idx="5482">
                  <c:v>FY.76/77 Bhadra 25</c:v>
                </c:pt>
                <c:pt idx="5483">
                  <c:v>FY.76/77 Bhadra 26</c:v>
                </c:pt>
                <c:pt idx="5484">
                  <c:v>FY.76/77 Bhadra 27</c:v>
                </c:pt>
                <c:pt idx="5485">
                  <c:v>FY.76/77 Bhadra 28</c:v>
                </c:pt>
                <c:pt idx="5486">
                  <c:v>FY.76/77 Bhadra 29</c:v>
                </c:pt>
                <c:pt idx="5487">
                  <c:v>FY.76/77 Bhadra 30</c:v>
                </c:pt>
                <c:pt idx="5488">
                  <c:v>FY.76/77 Bhadra 31</c:v>
                </c:pt>
                <c:pt idx="5489">
                  <c:v>FY.76/77 Bhadra 32</c:v>
                </c:pt>
                <c:pt idx="5490">
                  <c:v>FY.76/77 Ashwin 1</c:v>
                </c:pt>
                <c:pt idx="5491">
                  <c:v>FY.76/77 Ashwin 2</c:v>
                </c:pt>
                <c:pt idx="5492">
                  <c:v>FY.76/77 Ashwin 3</c:v>
                </c:pt>
                <c:pt idx="5493">
                  <c:v>FY.76/77 Ashwin 4</c:v>
                </c:pt>
                <c:pt idx="5494">
                  <c:v>FY.76/77 Ashwin 5</c:v>
                </c:pt>
                <c:pt idx="5495">
                  <c:v>FY.76/77 Ashwin 6</c:v>
                </c:pt>
                <c:pt idx="5496">
                  <c:v>FY.76/77 Ashwin 7</c:v>
                </c:pt>
                <c:pt idx="5497">
                  <c:v>FY.76/77 Ashwin 8</c:v>
                </c:pt>
                <c:pt idx="5498">
                  <c:v>FY.76/77 Ashwin 9</c:v>
                </c:pt>
                <c:pt idx="5499">
                  <c:v>FY.76/77 Ashwin 10</c:v>
                </c:pt>
                <c:pt idx="5500">
                  <c:v>FY.76/77 Ashwin 11</c:v>
                </c:pt>
                <c:pt idx="5501">
                  <c:v>FY.76/77 Ashwin 12</c:v>
                </c:pt>
                <c:pt idx="5502">
                  <c:v>FY.76/77 Ashwin 13</c:v>
                </c:pt>
                <c:pt idx="5503">
                  <c:v>FY.76/77 Ashwin 14</c:v>
                </c:pt>
                <c:pt idx="5504">
                  <c:v>FY.76/77 Ashwin 15</c:v>
                </c:pt>
                <c:pt idx="5505">
                  <c:v>FY.76/77 Ashwin 16</c:v>
                </c:pt>
                <c:pt idx="5506">
                  <c:v>FY.76/77 Ashwin 17</c:v>
                </c:pt>
                <c:pt idx="5507">
                  <c:v>FY.76/77 Ashwin 18</c:v>
                </c:pt>
                <c:pt idx="5508">
                  <c:v>FY.76/77 Ashwin 19</c:v>
                </c:pt>
                <c:pt idx="5509">
                  <c:v>FY.76/77 Ashwin 20</c:v>
                </c:pt>
                <c:pt idx="5510">
                  <c:v>FY.76/77 Ashwin 21</c:v>
                </c:pt>
                <c:pt idx="5511">
                  <c:v>FY.76/77 Ashwin 22</c:v>
                </c:pt>
                <c:pt idx="5512">
                  <c:v>FY.76/77 Ashwin 23</c:v>
                </c:pt>
                <c:pt idx="5513">
                  <c:v>FY.76/77 Ashwin 24</c:v>
                </c:pt>
                <c:pt idx="5514">
                  <c:v>FY.76/77 Ashwin 25</c:v>
                </c:pt>
                <c:pt idx="5515">
                  <c:v>FY.76/77 Ashwin 26</c:v>
                </c:pt>
                <c:pt idx="5516">
                  <c:v>FY.76/77 Ashwin 27</c:v>
                </c:pt>
                <c:pt idx="5517">
                  <c:v>FY.76/77 Ashwin 28</c:v>
                </c:pt>
                <c:pt idx="5518">
                  <c:v>FY.76/77 Ashwin 29</c:v>
                </c:pt>
                <c:pt idx="5519">
                  <c:v>FY.76/77 Ashwin 30</c:v>
                </c:pt>
                <c:pt idx="5520">
                  <c:v>FY.76/77 Ashwin 31</c:v>
                </c:pt>
                <c:pt idx="5521">
                  <c:v>FY.76/77 Ashwin 32</c:v>
                </c:pt>
                <c:pt idx="5522">
                  <c:v>FY.76/77 Kartik 1</c:v>
                </c:pt>
                <c:pt idx="5523">
                  <c:v>FY.76/77 Kartik 2</c:v>
                </c:pt>
                <c:pt idx="5524">
                  <c:v>FY.76/77 Kartik 3</c:v>
                </c:pt>
                <c:pt idx="5525">
                  <c:v>FY.76/77 Kartik 4</c:v>
                </c:pt>
                <c:pt idx="5526">
                  <c:v>FY.76/77 Kartik 5</c:v>
                </c:pt>
                <c:pt idx="5527">
                  <c:v>FY.76/77 Kartik 6</c:v>
                </c:pt>
                <c:pt idx="5528">
                  <c:v>FY.76/77 Kartik 7</c:v>
                </c:pt>
                <c:pt idx="5529">
                  <c:v>FY.76/77 Kartik 8</c:v>
                </c:pt>
                <c:pt idx="5530">
                  <c:v>FY.76/77 Kartik 9</c:v>
                </c:pt>
                <c:pt idx="5531">
                  <c:v>FY.76/77 Kartik 10</c:v>
                </c:pt>
                <c:pt idx="5532">
                  <c:v>FY.76/77 Kartik 11</c:v>
                </c:pt>
                <c:pt idx="5533">
                  <c:v>FY.76/77 Kartik 12</c:v>
                </c:pt>
                <c:pt idx="5534">
                  <c:v>FY.76/77 Kartik 13</c:v>
                </c:pt>
                <c:pt idx="5535">
                  <c:v>FY.76/77 Kartik 14</c:v>
                </c:pt>
                <c:pt idx="5536">
                  <c:v>FY.76/77 Kartik 15</c:v>
                </c:pt>
                <c:pt idx="5537">
                  <c:v>FY.76/77 Kartik 16</c:v>
                </c:pt>
                <c:pt idx="5538">
                  <c:v>FY.76/77 Kartik 17</c:v>
                </c:pt>
                <c:pt idx="5539">
                  <c:v>FY.76/77 Kartik 18</c:v>
                </c:pt>
                <c:pt idx="5540">
                  <c:v>FY.76/77 Kartik 19</c:v>
                </c:pt>
                <c:pt idx="5541">
                  <c:v>FY.76/77 Kartik 20</c:v>
                </c:pt>
                <c:pt idx="5542">
                  <c:v>FY.76/77 Kartik 21</c:v>
                </c:pt>
                <c:pt idx="5543">
                  <c:v>FY.76/77 Kartik 22</c:v>
                </c:pt>
                <c:pt idx="5544">
                  <c:v>FY.76/77 Kartik 23</c:v>
                </c:pt>
                <c:pt idx="5545">
                  <c:v>FY.76/77 Kartik 24</c:v>
                </c:pt>
                <c:pt idx="5546">
                  <c:v>FY.76/77 Kartik 25</c:v>
                </c:pt>
                <c:pt idx="5547">
                  <c:v>FY.76/77 Kartik 26</c:v>
                </c:pt>
                <c:pt idx="5548">
                  <c:v>FY.76/77 Kartik 27</c:v>
                </c:pt>
                <c:pt idx="5549">
                  <c:v>FY.76/77 Kartik 28</c:v>
                </c:pt>
                <c:pt idx="5550">
                  <c:v>FY.76/77 Kartik 29</c:v>
                </c:pt>
                <c:pt idx="5551">
                  <c:v>FY.76/77 Kartik 30</c:v>
                </c:pt>
                <c:pt idx="5552">
                  <c:v>FY.76/77 Kartik 31</c:v>
                </c:pt>
                <c:pt idx="5553">
                  <c:v>FY.76/77 Kartik 32</c:v>
                </c:pt>
                <c:pt idx="5554">
                  <c:v>FY.76/77 Mangsir 1</c:v>
                </c:pt>
                <c:pt idx="5555">
                  <c:v>FY.76/77 Mangsir 2</c:v>
                </c:pt>
                <c:pt idx="5556">
                  <c:v>FY.76/77 Mangsir 3</c:v>
                </c:pt>
                <c:pt idx="5557">
                  <c:v>FY.76/77 Mangsir 4</c:v>
                </c:pt>
                <c:pt idx="5558">
                  <c:v>FY.76/77 Mangsir 5</c:v>
                </c:pt>
                <c:pt idx="5559">
                  <c:v>FY.76/77 Mangsir 6</c:v>
                </c:pt>
                <c:pt idx="5560">
                  <c:v>FY.76/77 Mangsir 7</c:v>
                </c:pt>
                <c:pt idx="5561">
                  <c:v>FY.76/77 Mangsir 8</c:v>
                </c:pt>
                <c:pt idx="5562">
                  <c:v>FY.76/77 Mangsir 9</c:v>
                </c:pt>
                <c:pt idx="5563">
                  <c:v>FY.76/77 Mangsir 10</c:v>
                </c:pt>
                <c:pt idx="5564">
                  <c:v>FY.76/77 Mangsir 11</c:v>
                </c:pt>
                <c:pt idx="5565">
                  <c:v>FY.76/77 Mangsir 12</c:v>
                </c:pt>
                <c:pt idx="5566">
                  <c:v>FY.76/77 Mangsir 13</c:v>
                </c:pt>
                <c:pt idx="5567">
                  <c:v>FY.76/77 Mangsir 14</c:v>
                </c:pt>
                <c:pt idx="5568">
                  <c:v>FY.76/77 Mangsir 15</c:v>
                </c:pt>
                <c:pt idx="5569">
                  <c:v>FY.76/77 Mangsir 16</c:v>
                </c:pt>
                <c:pt idx="5570">
                  <c:v>FY.76/77 Mangsir 17</c:v>
                </c:pt>
                <c:pt idx="5571">
                  <c:v>FY.76/77 Mangsir 18</c:v>
                </c:pt>
                <c:pt idx="5572">
                  <c:v>FY.76/77 Mangsir 19</c:v>
                </c:pt>
                <c:pt idx="5573">
                  <c:v>FY.76/77 Mangsir 20</c:v>
                </c:pt>
                <c:pt idx="5574">
                  <c:v>FY.76/77 Mangsir 21</c:v>
                </c:pt>
                <c:pt idx="5575">
                  <c:v>FY.76/77 Mangsir 22</c:v>
                </c:pt>
                <c:pt idx="5576">
                  <c:v>FY.76/77 Mangsir 23</c:v>
                </c:pt>
                <c:pt idx="5577">
                  <c:v>FY.76/77 Mangsir 24</c:v>
                </c:pt>
                <c:pt idx="5578">
                  <c:v>FY.76/77 Mangsir 25</c:v>
                </c:pt>
                <c:pt idx="5579">
                  <c:v>FY.76/77 Mangsir 26</c:v>
                </c:pt>
                <c:pt idx="5580">
                  <c:v>FY.76/77 Mangsir 27</c:v>
                </c:pt>
                <c:pt idx="5581">
                  <c:v>FY.76/77 Mangsir 28</c:v>
                </c:pt>
                <c:pt idx="5582">
                  <c:v>FY.76/77 Mangsir 29</c:v>
                </c:pt>
                <c:pt idx="5583">
                  <c:v>FY.76/77 Mangsir 30</c:v>
                </c:pt>
                <c:pt idx="5584">
                  <c:v>FY.76/77 Mangsir 31</c:v>
                </c:pt>
                <c:pt idx="5585">
                  <c:v>FY.76/77 Mangsir 32</c:v>
                </c:pt>
                <c:pt idx="5586">
                  <c:v>FY.76/77 Poush 1</c:v>
                </c:pt>
                <c:pt idx="5587">
                  <c:v>FY.76/77 Poush 2</c:v>
                </c:pt>
                <c:pt idx="5588">
                  <c:v>FY.76/77 Poush 3</c:v>
                </c:pt>
                <c:pt idx="5589">
                  <c:v>FY.76/77 Poush 4</c:v>
                </c:pt>
                <c:pt idx="5590">
                  <c:v>FY.76/77 Poush 5</c:v>
                </c:pt>
                <c:pt idx="5591">
                  <c:v>FY.76/77 Poush 6</c:v>
                </c:pt>
                <c:pt idx="5592">
                  <c:v>FY.76/77 Poush 7</c:v>
                </c:pt>
                <c:pt idx="5593">
                  <c:v>FY.76/77 Poush 8</c:v>
                </c:pt>
                <c:pt idx="5594">
                  <c:v>FY.76/77 Poush 9</c:v>
                </c:pt>
                <c:pt idx="5595">
                  <c:v>FY.76/77 Poush 10</c:v>
                </c:pt>
                <c:pt idx="5596">
                  <c:v>FY.76/77 Poush 11</c:v>
                </c:pt>
                <c:pt idx="5597">
                  <c:v>FY.76/77 Poush 12</c:v>
                </c:pt>
                <c:pt idx="5598">
                  <c:v>FY.76/77 Poush 13</c:v>
                </c:pt>
                <c:pt idx="5599">
                  <c:v>FY.76/77 Poush 14</c:v>
                </c:pt>
                <c:pt idx="5600">
                  <c:v>FY.76/77 Poush 15</c:v>
                </c:pt>
                <c:pt idx="5601">
                  <c:v>FY.76/77 Poush 16</c:v>
                </c:pt>
                <c:pt idx="5602">
                  <c:v>FY.76/77 Poush 17</c:v>
                </c:pt>
                <c:pt idx="5603">
                  <c:v>FY.76/77 Poush 18</c:v>
                </c:pt>
                <c:pt idx="5604">
                  <c:v>FY.76/77 Poush 19</c:v>
                </c:pt>
                <c:pt idx="5605">
                  <c:v>FY.76/77 Poush 20</c:v>
                </c:pt>
                <c:pt idx="5606">
                  <c:v>FY.76/77 Poush 21</c:v>
                </c:pt>
                <c:pt idx="5607">
                  <c:v>FY.76/77 Poush 22</c:v>
                </c:pt>
                <c:pt idx="5608">
                  <c:v>FY.76/77 Poush 23</c:v>
                </c:pt>
                <c:pt idx="5609">
                  <c:v>FY.76/77 Poush 24</c:v>
                </c:pt>
                <c:pt idx="5610">
                  <c:v>FY.76/77 Poush 25</c:v>
                </c:pt>
                <c:pt idx="5611">
                  <c:v>FY.76/77 Poush 26</c:v>
                </c:pt>
                <c:pt idx="5612">
                  <c:v>FY.76/77 Poush 27</c:v>
                </c:pt>
                <c:pt idx="5613">
                  <c:v>FY.76/77 Poush 28</c:v>
                </c:pt>
                <c:pt idx="5614">
                  <c:v>FY.76/77 Poush 29</c:v>
                </c:pt>
                <c:pt idx="5615">
                  <c:v>FY.76/77 Poush 30</c:v>
                </c:pt>
                <c:pt idx="5616">
                  <c:v>FY.76/77 Poush 31</c:v>
                </c:pt>
                <c:pt idx="5617">
                  <c:v>FY.76/77 Poush 32</c:v>
                </c:pt>
                <c:pt idx="5618">
                  <c:v>FY.76/77 Magh 1</c:v>
                </c:pt>
                <c:pt idx="5619">
                  <c:v>FY.76/77 Magh 2</c:v>
                </c:pt>
                <c:pt idx="5620">
                  <c:v>FY.76/77 Magh 3</c:v>
                </c:pt>
                <c:pt idx="5621">
                  <c:v>FY.76/77 Magh 4</c:v>
                </c:pt>
                <c:pt idx="5622">
                  <c:v>FY.76/77 Magh 5</c:v>
                </c:pt>
                <c:pt idx="5623">
                  <c:v>FY.76/77 Magh 6</c:v>
                </c:pt>
                <c:pt idx="5624">
                  <c:v>FY.76/77 Magh 7</c:v>
                </c:pt>
                <c:pt idx="5625">
                  <c:v>FY.76/77 Magh 8</c:v>
                </c:pt>
                <c:pt idx="5626">
                  <c:v>FY.76/77 Magh 9</c:v>
                </c:pt>
                <c:pt idx="5627">
                  <c:v>FY.76/77 Magh 10</c:v>
                </c:pt>
                <c:pt idx="5628">
                  <c:v>FY.76/77 Magh 11</c:v>
                </c:pt>
                <c:pt idx="5629">
                  <c:v>FY.76/77 Magh 12</c:v>
                </c:pt>
                <c:pt idx="5630">
                  <c:v>FY.76/77 Magh 13</c:v>
                </c:pt>
                <c:pt idx="5631">
                  <c:v>FY.76/77 Magh 14</c:v>
                </c:pt>
                <c:pt idx="5632">
                  <c:v>FY.76/77 Magh 15</c:v>
                </c:pt>
                <c:pt idx="5633">
                  <c:v>FY.76/77 Magh 16</c:v>
                </c:pt>
                <c:pt idx="5634">
                  <c:v>FY.76/77 Magh 17</c:v>
                </c:pt>
                <c:pt idx="5635">
                  <c:v>FY.76/77 Magh 18</c:v>
                </c:pt>
                <c:pt idx="5636">
                  <c:v>FY.76/77 Magh 19</c:v>
                </c:pt>
                <c:pt idx="5637">
                  <c:v>FY.76/77 Magh 20</c:v>
                </c:pt>
                <c:pt idx="5638">
                  <c:v>FY.76/77 Magh 21</c:v>
                </c:pt>
                <c:pt idx="5639">
                  <c:v>FY.76/77 Magh 22</c:v>
                </c:pt>
                <c:pt idx="5640">
                  <c:v>FY.76/77 Magh 23</c:v>
                </c:pt>
                <c:pt idx="5641">
                  <c:v>FY.76/77 Magh 24</c:v>
                </c:pt>
                <c:pt idx="5642">
                  <c:v>FY.76/77 Magh 25</c:v>
                </c:pt>
                <c:pt idx="5643">
                  <c:v>FY.76/77 Magh 26</c:v>
                </c:pt>
                <c:pt idx="5644">
                  <c:v>FY.76/77 Magh 27</c:v>
                </c:pt>
                <c:pt idx="5645">
                  <c:v>FY.76/77 Magh 28</c:v>
                </c:pt>
                <c:pt idx="5646">
                  <c:v>FY.76/77 Magh 29</c:v>
                </c:pt>
                <c:pt idx="5647">
                  <c:v>FY.76/77 Magh 30</c:v>
                </c:pt>
                <c:pt idx="5648">
                  <c:v>FY.76/77 Magh 31</c:v>
                </c:pt>
                <c:pt idx="5649">
                  <c:v>FY.76/77 Magh 32</c:v>
                </c:pt>
                <c:pt idx="5650">
                  <c:v>FY.76/77 Falgun 1</c:v>
                </c:pt>
                <c:pt idx="5651">
                  <c:v>FY.76/77 Falgun 2</c:v>
                </c:pt>
                <c:pt idx="5652">
                  <c:v>FY.76/77 Falgun 3</c:v>
                </c:pt>
                <c:pt idx="5653">
                  <c:v>FY.76/77 Falgun 4</c:v>
                </c:pt>
                <c:pt idx="5654">
                  <c:v>FY.76/77 Falgun 5</c:v>
                </c:pt>
                <c:pt idx="5655">
                  <c:v>FY.76/77 Falgun 6</c:v>
                </c:pt>
                <c:pt idx="5656">
                  <c:v>FY.76/77 Falgun 7</c:v>
                </c:pt>
                <c:pt idx="5657">
                  <c:v>FY.76/77 Falgun 8</c:v>
                </c:pt>
                <c:pt idx="5658">
                  <c:v>FY.76/77 Falgun 9</c:v>
                </c:pt>
                <c:pt idx="5659">
                  <c:v>FY.76/77 Falgun 10</c:v>
                </c:pt>
                <c:pt idx="5660">
                  <c:v>FY.76/77 Falgun 11</c:v>
                </c:pt>
                <c:pt idx="5661">
                  <c:v>FY.76/77 Falgun 12</c:v>
                </c:pt>
                <c:pt idx="5662">
                  <c:v>FY.76/77 Falgun 13</c:v>
                </c:pt>
                <c:pt idx="5663">
                  <c:v>FY.76/77 Falgun 14</c:v>
                </c:pt>
                <c:pt idx="5664">
                  <c:v>FY.76/77 Falgun 15</c:v>
                </c:pt>
                <c:pt idx="5665">
                  <c:v>FY.76/77 Falgun 16</c:v>
                </c:pt>
                <c:pt idx="5666">
                  <c:v>FY.76/77 Falgun 17</c:v>
                </c:pt>
                <c:pt idx="5667">
                  <c:v>FY.76/77 Falgun 18</c:v>
                </c:pt>
                <c:pt idx="5668">
                  <c:v>FY.76/77 Falgun 19</c:v>
                </c:pt>
                <c:pt idx="5669">
                  <c:v>FY.76/77 Falgun 20</c:v>
                </c:pt>
                <c:pt idx="5670">
                  <c:v>FY.76/77 Falgun 21</c:v>
                </c:pt>
                <c:pt idx="5671">
                  <c:v>FY.76/77 Falgun 22</c:v>
                </c:pt>
                <c:pt idx="5672">
                  <c:v>FY.76/77 Falgun 23</c:v>
                </c:pt>
                <c:pt idx="5673">
                  <c:v>FY.76/77 Falgun 24</c:v>
                </c:pt>
                <c:pt idx="5674">
                  <c:v>FY.76/77 Falgun 25</c:v>
                </c:pt>
                <c:pt idx="5675">
                  <c:v>FY.76/77 Falgun 26</c:v>
                </c:pt>
                <c:pt idx="5676">
                  <c:v>FY.76/77 Falgun 27</c:v>
                </c:pt>
                <c:pt idx="5677">
                  <c:v>FY.76/77 Falgun 28</c:v>
                </c:pt>
                <c:pt idx="5678">
                  <c:v>FY.76/77 Falgun 29</c:v>
                </c:pt>
                <c:pt idx="5679">
                  <c:v>FY.76/77 Falgun 30</c:v>
                </c:pt>
                <c:pt idx="5680">
                  <c:v>FY.76/77 Falgun 31</c:v>
                </c:pt>
                <c:pt idx="5681">
                  <c:v>FY.76/77 Falgun 32</c:v>
                </c:pt>
                <c:pt idx="5682">
                  <c:v>FY.76/77 Chaitra 1</c:v>
                </c:pt>
                <c:pt idx="5683">
                  <c:v>FY.76/77 Chaitra 2</c:v>
                </c:pt>
                <c:pt idx="5684">
                  <c:v>FY.76/77 Chaitra 3</c:v>
                </c:pt>
                <c:pt idx="5685">
                  <c:v>FY.76/77 Chaitra 4</c:v>
                </c:pt>
                <c:pt idx="5686">
                  <c:v>FY.76/77 Chaitra 5</c:v>
                </c:pt>
                <c:pt idx="5687">
                  <c:v>FY.76/77 Chaitra 6</c:v>
                </c:pt>
                <c:pt idx="5688">
                  <c:v>FY.76/77 Chaitra 7</c:v>
                </c:pt>
                <c:pt idx="5689">
                  <c:v>FY.76/77 Chaitra 8</c:v>
                </c:pt>
                <c:pt idx="5690">
                  <c:v>FY.76/77 Chaitra 9</c:v>
                </c:pt>
                <c:pt idx="5691">
                  <c:v>FY.76/77 Chaitra 10</c:v>
                </c:pt>
                <c:pt idx="5692">
                  <c:v>FY.76/77 Chaitra 11</c:v>
                </c:pt>
                <c:pt idx="5693">
                  <c:v>FY.76/77 Chaitra 12</c:v>
                </c:pt>
                <c:pt idx="5694">
                  <c:v>FY.76/77 Chaitra 13</c:v>
                </c:pt>
                <c:pt idx="5695">
                  <c:v>FY.76/77 Chaitra 14</c:v>
                </c:pt>
                <c:pt idx="5696">
                  <c:v>FY.76/77 Chaitra 15</c:v>
                </c:pt>
                <c:pt idx="5697">
                  <c:v>FY.76/77 Chaitra 16</c:v>
                </c:pt>
                <c:pt idx="5698">
                  <c:v>FY.76/77 Chaitra 17</c:v>
                </c:pt>
                <c:pt idx="5699">
                  <c:v>FY.76/77 Chaitra 18</c:v>
                </c:pt>
                <c:pt idx="5700">
                  <c:v>FY.76/77 Chaitra 19</c:v>
                </c:pt>
                <c:pt idx="5701">
                  <c:v>FY.76/77 Chaitra 20</c:v>
                </c:pt>
                <c:pt idx="5702">
                  <c:v>FY.76/77 Chaitra 21</c:v>
                </c:pt>
                <c:pt idx="5703">
                  <c:v>FY.76/77 Chaitra 22</c:v>
                </c:pt>
                <c:pt idx="5704">
                  <c:v>FY.76/77 Chaitra 23</c:v>
                </c:pt>
                <c:pt idx="5705">
                  <c:v>FY.76/77 Chaitra 24</c:v>
                </c:pt>
                <c:pt idx="5706">
                  <c:v>FY.76/77 Chaitra 25</c:v>
                </c:pt>
                <c:pt idx="5707">
                  <c:v>FY.76/77 Chaitra 26</c:v>
                </c:pt>
                <c:pt idx="5708">
                  <c:v>FY.76/77 Chaitra 27</c:v>
                </c:pt>
                <c:pt idx="5709">
                  <c:v>FY.76/77 Chaitra 28</c:v>
                </c:pt>
                <c:pt idx="5710">
                  <c:v>FY.76/77 Chaitra 29</c:v>
                </c:pt>
                <c:pt idx="5711">
                  <c:v>FY.76/77 Chaitra 30</c:v>
                </c:pt>
                <c:pt idx="5712">
                  <c:v>FY.76/77 Chaitra 31</c:v>
                </c:pt>
                <c:pt idx="5713">
                  <c:v>FY.76/77 Chaitra 32</c:v>
                </c:pt>
                <c:pt idx="5714">
                  <c:v>FY.76/77 Baishakh 1</c:v>
                </c:pt>
                <c:pt idx="5715">
                  <c:v>FY.76/77 Baishakh 2</c:v>
                </c:pt>
                <c:pt idx="5716">
                  <c:v>FY.76/77 Baishakh 3</c:v>
                </c:pt>
                <c:pt idx="5717">
                  <c:v>FY.76/77 Baishakh 4</c:v>
                </c:pt>
                <c:pt idx="5718">
                  <c:v>FY.76/77 Baishakh 5</c:v>
                </c:pt>
                <c:pt idx="5719">
                  <c:v>FY.76/77 Baishakh 6</c:v>
                </c:pt>
                <c:pt idx="5720">
                  <c:v>FY.76/77 Baishakh 7</c:v>
                </c:pt>
                <c:pt idx="5721">
                  <c:v>FY.76/77 Baishakh 8</c:v>
                </c:pt>
                <c:pt idx="5722">
                  <c:v>FY.76/77 Baishakh 9</c:v>
                </c:pt>
                <c:pt idx="5723">
                  <c:v>FY.76/77 Baishakh 10</c:v>
                </c:pt>
                <c:pt idx="5724">
                  <c:v>FY.76/77 Baishakh 11</c:v>
                </c:pt>
                <c:pt idx="5725">
                  <c:v>FY.76/77 Baishakh 12</c:v>
                </c:pt>
                <c:pt idx="5726">
                  <c:v>FY.76/77 Baishakh 13</c:v>
                </c:pt>
                <c:pt idx="5727">
                  <c:v>FY.76/77 Baishakh 14</c:v>
                </c:pt>
                <c:pt idx="5728">
                  <c:v>FY.76/77 Baishakh 15</c:v>
                </c:pt>
                <c:pt idx="5729">
                  <c:v>FY.76/77 Baishakh 16</c:v>
                </c:pt>
                <c:pt idx="5730">
                  <c:v>FY.76/77 Baishakh 17</c:v>
                </c:pt>
                <c:pt idx="5731">
                  <c:v>FY.76/77 Baishakh 18</c:v>
                </c:pt>
                <c:pt idx="5732">
                  <c:v>FY.76/77 Baishakh 19</c:v>
                </c:pt>
                <c:pt idx="5733">
                  <c:v>FY.76/77 Baishakh 20</c:v>
                </c:pt>
                <c:pt idx="5734">
                  <c:v>FY.76/77 Baishakh 21</c:v>
                </c:pt>
                <c:pt idx="5735">
                  <c:v>FY.76/77 Baishakh 22</c:v>
                </c:pt>
                <c:pt idx="5736">
                  <c:v>FY.76/77 Baishakh 23</c:v>
                </c:pt>
                <c:pt idx="5737">
                  <c:v>FY.76/77 Baishakh 24</c:v>
                </c:pt>
                <c:pt idx="5738">
                  <c:v>FY.76/77 Baishakh 25</c:v>
                </c:pt>
                <c:pt idx="5739">
                  <c:v>FY.76/77 Baishakh 26</c:v>
                </c:pt>
                <c:pt idx="5740">
                  <c:v>FY.76/77 Baishakh 27</c:v>
                </c:pt>
                <c:pt idx="5741">
                  <c:v>FY.76/77 Baishakh 28</c:v>
                </c:pt>
                <c:pt idx="5742">
                  <c:v>FY.76/77 Baishakh 29</c:v>
                </c:pt>
                <c:pt idx="5743">
                  <c:v>FY.76/77 Baishakh 30</c:v>
                </c:pt>
                <c:pt idx="5744">
                  <c:v>FY.76/77 Baishakh 31</c:v>
                </c:pt>
                <c:pt idx="5745">
                  <c:v>FY.76/77 Baishakh 32</c:v>
                </c:pt>
                <c:pt idx="5746">
                  <c:v>FY.76/77 Jestha  1</c:v>
                </c:pt>
                <c:pt idx="5747">
                  <c:v>FY.76/77 Jestha  2</c:v>
                </c:pt>
                <c:pt idx="5748">
                  <c:v>FY.76/77 Jestha  3</c:v>
                </c:pt>
                <c:pt idx="5749">
                  <c:v>FY.76/77 Jestha  4</c:v>
                </c:pt>
                <c:pt idx="5750">
                  <c:v>FY.76/77 Jestha  5</c:v>
                </c:pt>
                <c:pt idx="5751">
                  <c:v>FY.76/77 Jestha  6</c:v>
                </c:pt>
                <c:pt idx="5752">
                  <c:v>FY.76/77 Jestha  7</c:v>
                </c:pt>
                <c:pt idx="5753">
                  <c:v>FY.76/77 Jestha  8</c:v>
                </c:pt>
                <c:pt idx="5754">
                  <c:v>FY.76/77 Jestha  9</c:v>
                </c:pt>
                <c:pt idx="5755">
                  <c:v>FY.76/77 Jestha  10</c:v>
                </c:pt>
                <c:pt idx="5756">
                  <c:v>FY.76/77 Jestha  11</c:v>
                </c:pt>
                <c:pt idx="5757">
                  <c:v>FY.76/77 Jestha  12</c:v>
                </c:pt>
                <c:pt idx="5758">
                  <c:v>FY.76/77 Jestha  13</c:v>
                </c:pt>
                <c:pt idx="5759">
                  <c:v>FY.76/77 Jestha  14</c:v>
                </c:pt>
                <c:pt idx="5760">
                  <c:v>FY.76/77 Jestha  15</c:v>
                </c:pt>
                <c:pt idx="5761">
                  <c:v>FY.76/77 Jestha  16</c:v>
                </c:pt>
                <c:pt idx="5762">
                  <c:v>FY.76/77 Jestha  17</c:v>
                </c:pt>
                <c:pt idx="5763">
                  <c:v>FY.76/77 Jestha  18</c:v>
                </c:pt>
                <c:pt idx="5764">
                  <c:v>FY.76/77 Jestha  19</c:v>
                </c:pt>
                <c:pt idx="5765">
                  <c:v>FY.76/77 Jestha  20</c:v>
                </c:pt>
                <c:pt idx="5766">
                  <c:v>FY.76/77 Jestha  21</c:v>
                </c:pt>
                <c:pt idx="5767">
                  <c:v>FY.76/77 Jestha  22</c:v>
                </c:pt>
                <c:pt idx="5768">
                  <c:v>FY.76/77 Jestha  23</c:v>
                </c:pt>
                <c:pt idx="5769">
                  <c:v>FY.76/77 Jestha  24</c:v>
                </c:pt>
                <c:pt idx="5770">
                  <c:v>FY.76/77 Jestha  25</c:v>
                </c:pt>
                <c:pt idx="5771">
                  <c:v>FY.76/77 Jestha  26</c:v>
                </c:pt>
                <c:pt idx="5772">
                  <c:v>FY.76/77 Jestha  27</c:v>
                </c:pt>
                <c:pt idx="5773">
                  <c:v>FY.76/77 Jestha  28</c:v>
                </c:pt>
                <c:pt idx="5774">
                  <c:v>FY.76/77 Jestha  29</c:v>
                </c:pt>
                <c:pt idx="5775">
                  <c:v>FY.76/77 Jestha  30</c:v>
                </c:pt>
                <c:pt idx="5776">
                  <c:v>FY.76/77 Jestha  31</c:v>
                </c:pt>
                <c:pt idx="5777">
                  <c:v>FY.76/77 Jestha  32</c:v>
                </c:pt>
                <c:pt idx="5778">
                  <c:v>FY.76/77 Ashadh 1</c:v>
                </c:pt>
                <c:pt idx="5779">
                  <c:v>FY.76/77 Ashadh 2</c:v>
                </c:pt>
                <c:pt idx="5780">
                  <c:v>FY.76/77 Ashadh 3</c:v>
                </c:pt>
                <c:pt idx="5781">
                  <c:v>FY.76/77 Ashadh 4</c:v>
                </c:pt>
                <c:pt idx="5782">
                  <c:v>FY.76/77 Ashadh 5</c:v>
                </c:pt>
                <c:pt idx="5783">
                  <c:v>FY.76/77 Ashadh 6</c:v>
                </c:pt>
                <c:pt idx="5784">
                  <c:v>FY.76/77 Ashadh 7</c:v>
                </c:pt>
                <c:pt idx="5785">
                  <c:v>FY.76/77 Ashadh 8</c:v>
                </c:pt>
                <c:pt idx="5786">
                  <c:v>FY.76/77 Ashadh 9</c:v>
                </c:pt>
                <c:pt idx="5787">
                  <c:v>FY.76/77 Ashadh 10</c:v>
                </c:pt>
                <c:pt idx="5788">
                  <c:v>FY.76/77 Ashadh 11</c:v>
                </c:pt>
                <c:pt idx="5789">
                  <c:v>FY.76/77 Ashadh 12</c:v>
                </c:pt>
                <c:pt idx="5790">
                  <c:v>FY.76/77 Ashadh 13</c:v>
                </c:pt>
                <c:pt idx="5791">
                  <c:v>FY.76/77 Ashadh 14</c:v>
                </c:pt>
                <c:pt idx="5792">
                  <c:v>FY.76/77 Ashadh 15</c:v>
                </c:pt>
                <c:pt idx="5793">
                  <c:v>FY.76/77 Ashadh 16</c:v>
                </c:pt>
                <c:pt idx="5794">
                  <c:v>FY.76/77 Ashadh 17</c:v>
                </c:pt>
                <c:pt idx="5795">
                  <c:v>FY.76/77 Ashadh 18</c:v>
                </c:pt>
                <c:pt idx="5796">
                  <c:v>FY.76/77 Ashadh 19</c:v>
                </c:pt>
                <c:pt idx="5797">
                  <c:v>FY.76/77 Ashadh 20</c:v>
                </c:pt>
                <c:pt idx="5798">
                  <c:v>FY.76/77 Ashadh 21</c:v>
                </c:pt>
                <c:pt idx="5799">
                  <c:v>FY.76/77 Ashadh 22</c:v>
                </c:pt>
                <c:pt idx="5800">
                  <c:v>FY.76/77 Ashadh 23</c:v>
                </c:pt>
                <c:pt idx="5801">
                  <c:v>FY.76/77 Ashadh 24</c:v>
                </c:pt>
                <c:pt idx="5802">
                  <c:v>FY.76/77 Ashadh 25</c:v>
                </c:pt>
                <c:pt idx="5803">
                  <c:v>FY.76/77 Ashadh 26</c:v>
                </c:pt>
                <c:pt idx="5804">
                  <c:v>FY.76/77 Ashadh 27</c:v>
                </c:pt>
                <c:pt idx="5805">
                  <c:v>FY.76/77 Ashadh 28</c:v>
                </c:pt>
                <c:pt idx="5806">
                  <c:v>FY.76/77 Ashadh 29</c:v>
                </c:pt>
                <c:pt idx="5807">
                  <c:v>FY.76/77 Ashadh 30</c:v>
                </c:pt>
                <c:pt idx="5808">
                  <c:v>FY.76/77 Ashadh 31</c:v>
                </c:pt>
                <c:pt idx="5809">
                  <c:v>FY.76/77 Ashadh 32</c:v>
                </c:pt>
                <c:pt idx="5810">
                  <c:v>FY.77/78 Shrawan 1</c:v>
                </c:pt>
                <c:pt idx="5811">
                  <c:v>FY.77/78 Shrawan 2</c:v>
                </c:pt>
                <c:pt idx="5812">
                  <c:v>FY.77/78 Shrawan 3</c:v>
                </c:pt>
                <c:pt idx="5813">
                  <c:v>FY.77/78 Shrawan 4</c:v>
                </c:pt>
                <c:pt idx="5814">
                  <c:v>FY.77/78 Shrawan 5</c:v>
                </c:pt>
                <c:pt idx="5815">
                  <c:v>FY.77/78 Shrawan 6</c:v>
                </c:pt>
                <c:pt idx="5816">
                  <c:v>FY.77/78 Shrawan 7</c:v>
                </c:pt>
                <c:pt idx="5817">
                  <c:v>FY.77/78 Shrawan 8</c:v>
                </c:pt>
                <c:pt idx="5818">
                  <c:v>FY.77/78 Shrawan 9</c:v>
                </c:pt>
                <c:pt idx="5819">
                  <c:v>FY.77/78 Shrawan 10</c:v>
                </c:pt>
                <c:pt idx="5820">
                  <c:v>FY.77/78 Shrawan 11</c:v>
                </c:pt>
                <c:pt idx="5821">
                  <c:v>FY.77/78 Shrawan 12</c:v>
                </c:pt>
                <c:pt idx="5822">
                  <c:v>FY.77/78 Shrawan 13</c:v>
                </c:pt>
                <c:pt idx="5823">
                  <c:v>FY.77/78 Shrawan 14</c:v>
                </c:pt>
                <c:pt idx="5824">
                  <c:v>FY.77/78 Shrawan 15</c:v>
                </c:pt>
                <c:pt idx="5825">
                  <c:v>FY.77/78 Shrawan 16</c:v>
                </c:pt>
                <c:pt idx="5826">
                  <c:v>FY.77/78 Shrawan 17</c:v>
                </c:pt>
                <c:pt idx="5827">
                  <c:v>FY.77/78 Shrawan 18</c:v>
                </c:pt>
                <c:pt idx="5828">
                  <c:v>FY.77/78 Shrawan 19</c:v>
                </c:pt>
                <c:pt idx="5829">
                  <c:v>FY.77/78 Shrawan 20</c:v>
                </c:pt>
                <c:pt idx="5830">
                  <c:v>FY.77/78 Shrawan 21</c:v>
                </c:pt>
                <c:pt idx="5831">
                  <c:v>FY.77/78 Shrawan 22</c:v>
                </c:pt>
                <c:pt idx="5832">
                  <c:v>FY.77/78 Shrawan 23</c:v>
                </c:pt>
                <c:pt idx="5833">
                  <c:v>FY.77/78 Shrawan 24</c:v>
                </c:pt>
                <c:pt idx="5834">
                  <c:v>FY.77/78 Shrawan 25</c:v>
                </c:pt>
                <c:pt idx="5835">
                  <c:v>FY.77/78 Shrawan 26</c:v>
                </c:pt>
                <c:pt idx="5836">
                  <c:v>FY.77/78 Shrawan 27</c:v>
                </c:pt>
                <c:pt idx="5837">
                  <c:v>FY.77/78 Shrawan 28</c:v>
                </c:pt>
                <c:pt idx="5838">
                  <c:v>FY.77/78 Shrawan 29</c:v>
                </c:pt>
                <c:pt idx="5839">
                  <c:v>FY.77/78 Shrawan 30</c:v>
                </c:pt>
                <c:pt idx="5840">
                  <c:v>FY.77/78 Shrawan 31</c:v>
                </c:pt>
                <c:pt idx="5841">
                  <c:v>FY.77/78 Shrawan 32</c:v>
                </c:pt>
                <c:pt idx="5842">
                  <c:v>FY.77/78 Bhadra 1</c:v>
                </c:pt>
                <c:pt idx="5843">
                  <c:v>FY.77/78 Bhadra 2</c:v>
                </c:pt>
                <c:pt idx="5844">
                  <c:v>FY.77/78 Bhadra 3</c:v>
                </c:pt>
                <c:pt idx="5845">
                  <c:v>FY.77/78 Bhadra 4</c:v>
                </c:pt>
                <c:pt idx="5846">
                  <c:v>FY.77/78 Bhadra 5</c:v>
                </c:pt>
                <c:pt idx="5847">
                  <c:v>FY.77/78 Bhadra 6</c:v>
                </c:pt>
                <c:pt idx="5848">
                  <c:v>FY.77/78 Bhadra 7</c:v>
                </c:pt>
                <c:pt idx="5849">
                  <c:v>FY.77/78 Bhadra 8</c:v>
                </c:pt>
                <c:pt idx="5850">
                  <c:v>FY.77/78 Bhadra 9</c:v>
                </c:pt>
                <c:pt idx="5851">
                  <c:v>FY.77/78 Bhadra 10</c:v>
                </c:pt>
                <c:pt idx="5852">
                  <c:v>FY.77/78 Bhadra 11</c:v>
                </c:pt>
                <c:pt idx="5853">
                  <c:v>FY.77/78 Bhadra 12</c:v>
                </c:pt>
                <c:pt idx="5854">
                  <c:v>FY.77/78 Bhadra 13</c:v>
                </c:pt>
                <c:pt idx="5855">
                  <c:v>FY.77/78 Bhadra 14</c:v>
                </c:pt>
                <c:pt idx="5856">
                  <c:v>FY.77/78 Bhadra 15</c:v>
                </c:pt>
                <c:pt idx="5857">
                  <c:v>FY.77/78 Bhadra 16</c:v>
                </c:pt>
                <c:pt idx="5858">
                  <c:v>FY.77/78 Bhadra 17</c:v>
                </c:pt>
                <c:pt idx="5859">
                  <c:v>FY.77/78 Bhadra 18</c:v>
                </c:pt>
                <c:pt idx="5860">
                  <c:v>FY.77/78 Bhadra 19</c:v>
                </c:pt>
                <c:pt idx="5861">
                  <c:v>FY.77/78 Bhadra 20</c:v>
                </c:pt>
                <c:pt idx="5862">
                  <c:v>FY.77/78 Bhadra 21</c:v>
                </c:pt>
                <c:pt idx="5863">
                  <c:v>FY.77/78 Bhadra 22</c:v>
                </c:pt>
                <c:pt idx="5864">
                  <c:v>FY.77/78 Bhadra 23</c:v>
                </c:pt>
                <c:pt idx="5865">
                  <c:v>FY.77/78 Bhadra 24</c:v>
                </c:pt>
                <c:pt idx="5866">
                  <c:v>FY.77/78 Bhadra 25</c:v>
                </c:pt>
                <c:pt idx="5867">
                  <c:v>FY.77/78 Bhadra 26</c:v>
                </c:pt>
                <c:pt idx="5868">
                  <c:v>FY.77/78 Bhadra 27</c:v>
                </c:pt>
                <c:pt idx="5869">
                  <c:v>FY.77/78 Bhadra 28</c:v>
                </c:pt>
                <c:pt idx="5870">
                  <c:v>FY.77/78 Bhadra 29</c:v>
                </c:pt>
                <c:pt idx="5871">
                  <c:v>FY.77/78 Bhadra 30</c:v>
                </c:pt>
                <c:pt idx="5872">
                  <c:v>FY.77/78 Bhadra 31</c:v>
                </c:pt>
                <c:pt idx="5873">
                  <c:v>FY.77/78 Bhadra 32</c:v>
                </c:pt>
                <c:pt idx="5874">
                  <c:v>FY.77/78 Ashwin 1</c:v>
                </c:pt>
                <c:pt idx="5875">
                  <c:v>FY.77/78 Ashwin 2</c:v>
                </c:pt>
                <c:pt idx="5876">
                  <c:v>FY.77/78 Ashwin 3</c:v>
                </c:pt>
                <c:pt idx="5877">
                  <c:v>FY.77/78 Ashwin 4</c:v>
                </c:pt>
                <c:pt idx="5878">
                  <c:v>FY.77/78 Ashwin 5</c:v>
                </c:pt>
                <c:pt idx="5879">
                  <c:v>FY.77/78 Ashwin 6</c:v>
                </c:pt>
                <c:pt idx="5880">
                  <c:v>FY.77/78 Ashwin 7</c:v>
                </c:pt>
                <c:pt idx="5881">
                  <c:v>FY.77/78 Ashwin 8</c:v>
                </c:pt>
                <c:pt idx="5882">
                  <c:v>FY.77/78 Ashwin 9</c:v>
                </c:pt>
                <c:pt idx="5883">
                  <c:v>FY.77/78 Ashwin 10</c:v>
                </c:pt>
                <c:pt idx="5884">
                  <c:v>FY.77/78 Ashwin 11</c:v>
                </c:pt>
                <c:pt idx="5885">
                  <c:v>FY.77/78 Ashwin 12</c:v>
                </c:pt>
                <c:pt idx="5886">
                  <c:v>FY.77/78 Ashwin 13</c:v>
                </c:pt>
                <c:pt idx="5887">
                  <c:v>FY.77/78 Ashwin 14</c:v>
                </c:pt>
                <c:pt idx="5888">
                  <c:v>FY.77/78 Ashwin 15</c:v>
                </c:pt>
                <c:pt idx="5889">
                  <c:v>FY.77/78 Ashwin 16</c:v>
                </c:pt>
                <c:pt idx="5890">
                  <c:v>FY.77/78 Ashwin 17</c:v>
                </c:pt>
                <c:pt idx="5891">
                  <c:v>FY.77/78 Ashwin 18</c:v>
                </c:pt>
                <c:pt idx="5892">
                  <c:v>FY.77/78 Ashwin 19</c:v>
                </c:pt>
                <c:pt idx="5893">
                  <c:v>FY.77/78 Ashwin 20</c:v>
                </c:pt>
                <c:pt idx="5894">
                  <c:v>FY.77/78 Ashwin 21</c:v>
                </c:pt>
                <c:pt idx="5895">
                  <c:v>FY.77/78 Ashwin 22</c:v>
                </c:pt>
                <c:pt idx="5896">
                  <c:v>FY.77/78 Ashwin 23</c:v>
                </c:pt>
                <c:pt idx="5897">
                  <c:v>FY.77/78 Ashwin 24</c:v>
                </c:pt>
                <c:pt idx="5898">
                  <c:v>FY.77/78 Ashwin 25</c:v>
                </c:pt>
                <c:pt idx="5899">
                  <c:v>FY.77/78 Ashwin 26</c:v>
                </c:pt>
                <c:pt idx="5900">
                  <c:v>FY.77/78 Ashwin 27</c:v>
                </c:pt>
                <c:pt idx="5901">
                  <c:v>FY.77/78 Ashwin 28</c:v>
                </c:pt>
                <c:pt idx="5902">
                  <c:v>FY.77/78 Ashwin 29</c:v>
                </c:pt>
                <c:pt idx="5903">
                  <c:v>FY.77/78 Ashwin 30</c:v>
                </c:pt>
                <c:pt idx="5904">
                  <c:v>FY.77/78 Ashwin 31</c:v>
                </c:pt>
                <c:pt idx="5905">
                  <c:v>FY.77/78 Ashwin 32</c:v>
                </c:pt>
                <c:pt idx="5906">
                  <c:v>FY.77/78 Kartik 1</c:v>
                </c:pt>
                <c:pt idx="5907">
                  <c:v>FY.77/78 Kartik 2</c:v>
                </c:pt>
                <c:pt idx="5908">
                  <c:v>FY.77/78 Kartik 3</c:v>
                </c:pt>
                <c:pt idx="5909">
                  <c:v>FY.77/78 Kartik 4</c:v>
                </c:pt>
                <c:pt idx="5910">
                  <c:v>FY.77/78 Kartik 5</c:v>
                </c:pt>
                <c:pt idx="5911">
                  <c:v>FY.77/78 Kartik 6</c:v>
                </c:pt>
                <c:pt idx="5912">
                  <c:v>FY.77/78 Kartik 7</c:v>
                </c:pt>
                <c:pt idx="5913">
                  <c:v>FY.77/78 Kartik 8</c:v>
                </c:pt>
                <c:pt idx="5914">
                  <c:v>FY.77/78 Kartik 9</c:v>
                </c:pt>
                <c:pt idx="5915">
                  <c:v>FY.77/78 Kartik 10</c:v>
                </c:pt>
                <c:pt idx="5916">
                  <c:v>FY.77/78 Kartik 11</c:v>
                </c:pt>
                <c:pt idx="5917">
                  <c:v>FY.77/78 Kartik 12</c:v>
                </c:pt>
                <c:pt idx="5918">
                  <c:v>FY.77/78 Kartik 13</c:v>
                </c:pt>
                <c:pt idx="5919">
                  <c:v>FY.77/78 Kartik 14</c:v>
                </c:pt>
                <c:pt idx="5920">
                  <c:v>FY.77/78 Kartik 15</c:v>
                </c:pt>
                <c:pt idx="5921">
                  <c:v>FY.77/78 Kartik 16</c:v>
                </c:pt>
                <c:pt idx="5922">
                  <c:v>FY.77/78 Kartik 17</c:v>
                </c:pt>
                <c:pt idx="5923">
                  <c:v>FY.77/78 Kartik 18</c:v>
                </c:pt>
                <c:pt idx="5924">
                  <c:v>FY.77/78 Kartik 19</c:v>
                </c:pt>
                <c:pt idx="5925">
                  <c:v>FY.77/78 Kartik 20</c:v>
                </c:pt>
                <c:pt idx="5926">
                  <c:v>FY.77/78 Kartik 21</c:v>
                </c:pt>
                <c:pt idx="5927">
                  <c:v>FY.77/78 Kartik 22</c:v>
                </c:pt>
                <c:pt idx="5928">
                  <c:v>FY.77/78 Kartik 23</c:v>
                </c:pt>
                <c:pt idx="5929">
                  <c:v>FY.77/78 Kartik 24</c:v>
                </c:pt>
                <c:pt idx="5930">
                  <c:v>FY.77/78 Kartik 25</c:v>
                </c:pt>
                <c:pt idx="5931">
                  <c:v>FY.77/78 Kartik 26</c:v>
                </c:pt>
                <c:pt idx="5932">
                  <c:v>FY.77/78 Kartik 27</c:v>
                </c:pt>
                <c:pt idx="5933">
                  <c:v>FY.77/78 Kartik 28</c:v>
                </c:pt>
                <c:pt idx="5934">
                  <c:v>FY.77/78 Kartik 29</c:v>
                </c:pt>
                <c:pt idx="5935">
                  <c:v>FY.77/78 Kartik 30</c:v>
                </c:pt>
                <c:pt idx="5936">
                  <c:v>FY.77/78 Kartik 31</c:v>
                </c:pt>
                <c:pt idx="5937">
                  <c:v>FY.77/78 Kartik 32</c:v>
                </c:pt>
                <c:pt idx="5938">
                  <c:v>FY.77/78 Mangsir 1</c:v>
                </c:pt>
                <c:pt idx="5939">
                  <c:v>FY.77/78 Mangsir 2</c:v>
                </c:pt>
                <c:pt idx="5940">
                  <c:v>FY.77/78 Mangsir 3</c:v>
                </c:pt>
                <c:pt idx="5941">
                  <c:v>FY.77/78 Mangsir 4</c:v>
                </c:pt>
                <c:pt idx="5942">
                  <c:v>FY.77/78 Mangsir 5</c:v>
                </c:pt>
                <c:pt idx="5943">
                  <c:v>FY.77/78 Mangsir 6</c:v>
                </c:pt>
                <c:pt idx="5944">
                  <c:v>FY.77/78 Mangsir 7</c:v>
                </c:pt>
                <c:pt idx="5945">
                  <c:v>FY.77/78 Mangsir 8</c:v>
                </c:pt>
                <c:pt idx="5946">
                  <c:v>FY.77/78 Mangsir 9</c:v>
                </c:pt>
                <c:pt idx="5947">
                  <c:v>FY.77/78 Mangsir 10</c:v>
                </c:pt>
                <c:pt idx="5948">
                  <c:v>FY.77/78 Mangsir 11</c:v>
                </c:pt>
                <c:pt idx="5949">
                  <c:v>FY.77/78 Mangsir 12</c:v>
                </c:pt>
                <c:pt idx="5950">
                  <c:v>FY.77/78 Mangsir 13</c:v>
                </c:pt>
                <c:pt idx="5951">
                  <c:v>FY.77/78 Mangsir 14</c:v>
                </c:pt>
                <c:pt idx="5952">
                  <c:v>FY.77/78 Mangsir 15</c:v>
                </c:pt>
                <c:pt idx="5953">
                  <c:v>FY.77/78 Mangsir 16</c:v>
                </c:pt>
                <c:pt idx="5954">
                  <c:v>FY.77/78 Mangsir 17</c:v>
                </c:pt>
                <c:pt idx="5955">
                  <c:v>FY.77/78 Mangsir 18</c:v>
                </c:pt>
                <c:pt idx="5956">
                  <c:v>FY.77/78 Mangsir 19</c:v>
                </c:pt>
                <c:pt idx="5957">
                  <c:v>FY.77/78 Mangsir 20</c:v>
                </c:pt>
                <c:pt idx="5958">
                  <c:v>FY.77/78 Mangsir 21</c:v>
                </c:pt>
                <c:pt idx="5959">
                  <c:v>FY.77/78 Mangsir 22</c:v>
                </c:pt>
                <c:pt idx="5960">
                  <c:v>FY.77/78 Mangsir 23</c:v>
                </c:pt>
                <c:pt idx="5961">
                  <c:v>FY.77/78 Mangsir 24</c:v>
                </c:pt>
                <c:pt idx="5962">
                  <c:v>FY.77/78 Mangsir 25</c:v>
                </c:pt>
                <c:pt idx="5963">
                  <c:v>FY.77/78 Mangsir 26</c:v>
                </c:pt>
                <c:pt idx="5964">
                  <c:v>FY.77/78 Mangsir 27</c:v>
                </c:pt>
                <c:pt idx="5965">
                  <c:v>FY.77/78 Mangsir 28</c:v>
                </c:pt>
                <c:pt idx="5966">
                  <c:v>FY.77/78 Mangsir 29</c:v>
                </c:pt>
                <c:pt idx="5967">
                  <c:v>FY.77/78 Mangsir 30</c:v>
                </c:pt>
                <c:pt idx="5968">
                  <c:v>FY.77/78 Mangsir 31</c:v>
                </c:pt>
                <c:pt idx="5969">
                  <c:v>FY.77/78 Mangsir 32</c:v>
                </c:pt>
                <c:pt idx="5970">
                  <c:v>FY.77/78 Poush 1</c:v>
                </c:pt>
                <c:pt idx="5971">
                  <c:v>FY.77/78 Poush 2</c:v>
                </c:pt>
                <c:pt idx="5972">
                  <c:v>FY.77/78 Poush 3</c:v>
                </c:pt>
                <c:pt idx="5973">
                  <c:v>FY.77/78 Poush 4</c:v>
                </c:pt>
                <c:pt idx="5974">
                  <c:v>FY.77/78 Poush 5</c:v>
                </c:pt>
                <c:pt idx="5975">
                  <c:v>FY.77/78 Poush 6</c:v>
                </c:pt>
                <c:pt idx="5976">
                  <c:v>FY.77/78 Poush 7</c:v>
                </c:pt>
                <c:pt idx="5977">
                  <c:v>FY.77/78 Poush 8</c:v>
                </c:pt>
                <c:pt idx="5978">
                  <c:v>FY.77/78 Poush 9</c:v>
                </c:pt>
                <c:pt idx="5979">
                  <c:v>FY.77/78 Poush 10</c:v>
                </c:pt>
                <c:pt idx="5980">
                  <c:v>FY.77/78 Poush 11</c:v>
                </c:pt>
                <c:pt idx="5981">
                  <c:v>FY.77/78 Poush 12</c:v>
                </c:pt>
                <c:pt idx="5982">
                  <c:v>FY.77/78 Poush 13</c:v>
                </c:pt>
                <c:pt idx="5983">
                  <c:v>FY.77/78 Poush 14</c:v>
                </c:pt>
                <c:pt idx="5984">
                  <c:v>FY.77/78 Poush 15</c:v>
                </c:pt>
                <c:pt idx="5985">
                  <c:v>FY.77/78 Poush 16</c:v>
                </c:pt>
                <c:pt idx="5986">
                  <c:v>FY.77/78 Poush 17</c:v>
                </c:pt>
                <c:pt idx="5987">
                  <c:v>FY.77/78 Poush 18</c:v>
                </c:pt>
                <c:pt idx="5988">
                  <c:v>FY.77/78 Poush 19</c:v>
                </c:pt>
                <c:pt idx="5989">
                  <c:v>FY.77/78 Poush 20</c:v>
                </c:pt>
                <c:pt idx="5990">
                  <c:v>FY.77/78 Poush 21</c:v>
                </c:pt>
                <c:pt idx="5991">
                  <c:v>FY.77/78 Poush 22</c:v>
                </c:pt>
                <c:pt idx="5992">
                  <c:v>FY.77/78 Poush 23</c:v>
                </c:pt>
                <c:pt idx="5993">
                  <c:v>FY.77/78 Poush 24</c:v>
                </c:pt>
                <c:pt idx="5994">
                  <c:v>FY.77/78 Poush 25</c:v>
                </c:pt>
                <c:pt idx="5995">
                  <c:v>FY.77/78 Poush 26</c:v>
                </c:pt>
                <c:pt idx="5996">
                  <c:v>FY.77/78 Poush 27</c:v>
                </c:pt>
                <c:pt idx="5997">
                  <c:v>FY.77/78 Poush 28</c:v>
                </c:pt>
                <c:pt idx="5998">
                  <c:v>FY.77/78 Poush 29</c:v>
                </c:pt>
                <c:pt idx="5999">
                  <c:v>FY.77/78 Poush 30</c:v>
                </c:pt>
                <c:pt idx="6000">
                  <c:v>FY.77/78 Poush 31</c:v>
                </c:pt>
                <c:pt idx="6001">
                  <c:v>FY.77/78 Poush 32</c:v>
                </c:pt>
                <c:pt idx="6002">
                  <c:v>FY.77/78 Magh 1</c:v>
                </c:pt>
                <c:pt idx="6003">
                  <c:v>FY.77/78 Magh 2</c:v>
                </c:pt>
                <c:pt idx="6004">
                  <c:v>FY.77/78 Magh 3</c:v>
                </c:pt>
                <c:pt idx="6005">
                  <c:v>FY.77/78 Magh 4</c:v>
                </c:pt>
                <c:pt idx="6006">
                  <c:v>FY.77/78 Magh 5</c:v>
                </c:pt>
                <c:pt idx="6007">
                  <c:v>FY.77/78 Magh 6</c:v>
                </c:pt>
                <c:pt idx="6008">
                  <c:v>FY.77/78 Magh 7</c:v>
                </c:pt>
                <c:pt idx="6009">
                  <c:v>FY.77/78 Magh 8</c:v>
                </c:pt>
                <c:pt idx="6010">
                  <c:v>FY.77/78 Magh 9</c:v>
                </c:pt>
                <c:pt idx="6011">
                  <c:v>FY.77/78 Magh 10</c:v>
                </c:pt>
                <c:pt idx="6012">
                  <c:v>FY.77/78 Magh 11</c:v>
                </c:pt>
                <c:pt idx="6013">
                  <c:v>FY.77/78 Magh 12</c:v>
                </c:pt>
                <c:pt idx="6014">
                  <c:v>FY.77/78 Magh 13</c:v>
                </c:pt>
                <c:pt idx="6015">
                  <c:v>FY.77/78 Magh 14</c:v>
                </c:pt>
                <c:pt idx="6016">
                  <c:v>FY.77/78 Magh 15</c:v>
                </c:pt>
                <c:pt idx="6017">
                  <c:v>FY.77/78 Magh 16</c:v>
                </c:pt>
                <c:pt idx="6018">
                  <c:v>FY.77/78 Magh 17</c:v>
                </c:pt>
                <c:pt idx="6019">
                  <c:v>FY.77/78 Magh 18</c:v>
                </c:pt>
                <c:pt idx="6020">
                  <c:v>FY.77/78 Magh 19</c:v>
                </c:pt>
                <c:pt idx="6021">
                  <c:v>FY.77/78 Magh 20</c:v>
                </c:pt>
                <c:pt idx="6022">
                  <c:v>FY.77/78 Magh 21</c:v>
                </c:pt>
                <c:pt idx="6023">
                  <c:v>FY.77/78 Magh 22</c:v>
                </c:pt>
                <c:pt idx="6024">
                  <c:v>FY.77/78 Magh 23</c:v>
                </c:pt>
                <c:pt idx="6025">
                  <c:v>FY.77/78 Magh 24</c:v>
                </c:pt>
                <c:pt idx="6026">
                  <c:v>FY.77/78 Magh 25</c:v>
                </c:pt>
                <c:pt idx="6027">
                  <c:v>FY.77/78 Magh 26</c:v>
                </c:pt>
                <c:pt idx="6028">
                  <c:v>FY.77/78 Magh 27</c:v>
                </c:pt>
                <c:pt idx="6029">
                  <c:v>FY.77/78 Magh 28</c:v>
                </c:pt>
                <c:pt idx="6030">
                  <c:v>FY.77/78 Magh 29</c:v>
                </c:pt>
                <c:pt idx="6031">
                  <c:v>FY.77/78 Magh 30</c:v>
                </c:pt>
                <c:pt idx="6032">
                  <c:v>FY.77/78 Magh 31</c:v>
                </c:pt>
                <c:pt idx="6033">
                  <c:v>FY.77/78 Magh 32</c:v>
                </c:pt>
                <c:pt idx="6034">
                  <c:v>FY.77/78 Falgun 1</c:v>
                </c:pt>
                <c:pt idx="6035">
                  <c:v>FY.77/78 Falgun 2</c:v>
                </c:pt>
                <c:pt idx="6036">
                  <c:v>FY.77/78 Falgun 3</c:v>
                </c:pt>
                <c:pt idx="6037">
                  <c:v>FY.77/78 Falgun 4</c:v>
                </c:pt>
                <c:pt idx="6038">
                  <c:v>FY.77/78 Falgun 5</c:v>
                </c:pt>
                <c:pt idx="6039">
                  <c:v>FY.77/78 Falgun 6</c:v>
                </c:pt>
                <c:pt idx="6040">
                  <c:v>FY.77/78 Falgun 7</c:v>
                </c:pt>
                <c:pt idx="6041">
                  <c:v>FY.77/78 Falgun 8</c:v>
                </c:pt>
                <c:pt idx="6042">
                  <c:v>FY.77/78 Falgun 9</c:v>
                </c:pt>
                <c:pt idx="6043">
                  <c:v>FY.77/78 Falgun 10</c:v>
                </c:pt>
                <c:pt idx="6044">
                  <c:v>FY.77/78 Falgun 11</c:v>
                </c:pt>
                <c:pt idx="6045">
                  <c:v>FY.77/78 Falgun 12</c:v>
                </c:pt>
                <c:pt idx="6046">
                  <c:v>FY.77/78 Falgun 13</c:v>
                </c:pt>
                <c:pt idx="6047">
                  <c:v>FY.77/78 Falgun 14</c:v>
                </c:pt>
                <c:pt idx="6048">
                  <c:v>FY.77/78 Falgun 15</c:v>
                </c:pt>
                <c:pt idx="6049">
                  <c:v>FY.77/78 Falgun 16</c:v>
                </c:pt>
                <c:pt idx="6050">
                  <c:v>FY.77/78 Falgun 17</c:v>
                </c:pt>
                <c:pt idx="6051">
                  <c:v>FY.77/78 Falgun 18</c:v>
                </c:pt>
                <c:pt idx="6052">
                  <c:v>FY.77/78 Falgun 19</c:v>
                </c:pt>
                <c:pt idx="6053">
                  <c:v>FY.77/78 Falgun 20</c:v>
                </c:pt>
                <c:pt idx="6054">
                  <c:v>FY.77/78 Falgun 21</c:v>
                </c:pt>
                <c:pt idx="6055">
                  <c:v>FY.77/78 Falgun 22</c:v>
                </c:pt>
                <c:pt idx="6056">
                  <c:v>FY.77/78 Falgun 23</c:v>
                </c:pt>
                <c:pt idx="6057">
                  <c:v>FY.77/78 Falgun 24</c:v>
                </c:pt>
                <c:pt idx="6058">
                  <c:v>FY.77/78 Falgun 25</c:v>
                </c:pt>
                <c:pt idx="6059">
                  <c:v>FY.77/78 Falgun 26</c:v>
                </c:pt>
                <c:pt idx="6060">
                  <c:v>FY.77/78 Falgun 27</c:v>
                </c:pt>
                <c:pt idx="6061">
                  <c:v>FY.77/78 Falgun 28</c:v>
                </c:pt>
                <c:pt idx="6062">
                  <c:v>FY.77/78 Falgun 29</c:v>
                </c:pt>
                <c:pt idx="6063">
                  <c:v>FY.77/78 Falgun 30</c:v>
                </c:pt>
                <c:pt idx="6064">
                  <c:v>FY.77/78 Falgun 31</c:v>
                </c:pt>
                <c:pt idx="6065">
                  <c:v>FY.77/78 Falgun 32</c:v>
                </c:pt>
                <c:pt idx="6066">
                  <c:v>FY.77/78 Chaitra 1</c:v>
                </c:pt>
                <c:pt idx="6067">
                  <c:v>FY.77/78 Chaitra 2</c:v>
                </c:pt>
                <c:pt idx="6068">
                  <c:v>FY.77/78 Chaitra 3</c:v>
                </c:pt>
                <c:pt idx="6069">
                  <c:v>FY.77/78 Chaitra 4</c:v>
                </c:pt>
                <c:pt idx="6070">
                  <c:v>FY.77/78 Chaitra 5</c:v>
                </c:pt>
                <c:pt idx="6071">
                  <c:v>FY.77/78 Chaitra 6</c:v>
                </c:pt>
                <c:pt idx="6072">
                  <c:v>FY.77/78 Chaitra 7</c:v>
                </c:pt>
                <c:pt idx="6073">
                  <c:v>FY.77/78 Chaitra 8</c:v>
                </c:pt>
                <c:pt idx="6074">
                  <c:v>FY.77/78 Chaitra 9</c:v>
                </c:pt>
                <c:pt idx="6075">
                  <c:v>FY.77/78 Chaitra 10</c:v>
                </c:pt>
                <c:pt idx="6076">
                  <c:v>FY.77/78 Chaitra 11</c:v>
                </c:pt>
                <c:pt idx="6077">
                  <c:v>FY.77/78 Chaitra 12</c:v>
                </c:pt>
                <c:pt idx="6078">
                  <c:v>FY.77/78 Chaitra 13</c:v>
                </c:pt>
                <c:pt idx="6079">
                  <c:v>FY.77/78 Chaitra 14</c:v>
                </c:pt>
                <c:pt idx="6080">
                  <c:v>FY.77/78 Chaitra 15</c:v>
                </c:pt>
                <c:pt idx="6081">
                  <c:v>FY.77/78 Chaitra 16</c:v>
                </c:pt>
                <c:pt idx="6082">
                  <c:v>FY.77/78 Chaitra 17</c:v>
                </c:pt>
                <c:pt idx="6083">
                  <c:v>FY.77/78 Chaitra 18</c:v>
                </c:pt>
                <c:pt idx="6084">
                  <c:v>FY.77/78 Chaitra 19</c:v>
                </c:pt>
                <c:pt idx="6085">
                  <c:v>FY.77/78 Chaitra 20</c:v>
                </c:pt>
                <c:pt idx="6086">
                  <c:v>FY.77/78 Chaitra 21</c:v>
                </c:pt>
                <c:pt idx="6087">
                  <c:v>FY.77/78 Chaitra 22</c:v>
                </c:pt>
                <c:pt idx="6088">
                  <c:v>FY.77/78 Chaitra 23</c:v>
                </c:pt>
                <c:pt idx="6089">
                  <c:v>FY.77/78 Chaitra 24</c:v>
                </c:pt>
                <c:pt idx="6090">
                  <c:v>FY.77/78 Chaitra 25</c:v>
                </c:pt>
                <c:pt idx="6091">
                  <c:v>FY.77/78 Chaitra 26</c:v>
                </c:pt>
                <c:pt idx="6092">
                  <c:v>FY.77/78 Chaitra 27</c:v>
                </c:pt>
                <c:pt idx="6093">
                  <c:v>FY.77/78 Chaitra 28</c:v>
                </c:pt>
                <c:pt idx="6094">
                  <c:v>FY.77/78 Chaitra 29</c:v>
                </c:pt>
                <c:pt idx="6095">
                  <c:v>FY.77/78 Chaitra 30</c:v>
                </c:pt>
                <c:pt idx="6096">
                  <c:v>FY.77/78 Chaitra 31</c:v>
                </c:pt>
                <c:pt idx="6097">
                  <c:v>FY.77/78 Chaitra 32</c:v>
                </c:pt>
                <c:pt idx="6098">
                  <c:v>FY.77/78 Baishakh 1</c:v>
                </c:pt>
                <c:pt idx="6099">
                  <c:v>FY.77/78 Baishakh 2</c:v>
                </c:pt>
                <c:pt idx="6100">
                  <c:v>FY.77/78 Baishakh 3</c:v>
                </c:pt>
                <c:pt idx="6101">
                  <c:v>FY.77/78 Baishakh 4</c:v>
                </c:pt>
                <c:pt idx="6102">
                  <c:v>FY.77/78 Baishakh 5</c:v>
                </c:pt>
                <c:pt idx="6103">
                  <c:v>FY.77/78 Baishakh 6</c:v>
                </c:pt>
                <c:pt idx="6104">
                  <c:v>FY.77/78 Baishakh 7</c:v>
                </c:pt>
                <c:pt idx="6105">
                  <c:v>FY.77/78 Baishakh 8</c:v>
                </c:pt>
                <c:pt idx="6106">
                  <c:v>FY.77/78 Baishakh 9</c:v>
                </c:pt>
                <c:pt idx="6107">
                  <c:v>FY.77/78 Baishakh 10</c:v>
                </c:pt>
                <c:pt idx="6108">
                  <c:v>FY.77/78 Baishakh 11</c:v>
                </c:pt>
                <c:pt idx="6109">
                  <c:v>FY.77/78 Baishakh 12</c:v>
                </c:pt>
                <c:pt idx="6110">
                  <c:v>FY.77/78 Baishakh 13</c:v>
                </c:pt>
                <c:pt idx="6111">
                  <c:v>FY.77/78 Baishakh 14</c:v>
                </c:pt>
                <c:pt idx="6112">
                  <c:v>FY.77/78 Baishakh 15</c:v>
                </c:pt>
                <c:pt idx="6113">
                  <c:v>FY.77/78 Baishakh 16</c:v>
                </c:pt>
                <c:pt idx="6114">
                  <c:v>FY.77/78 Baishakh 17</c:v>
                </c:pt>
                <c:pt idx="6115">
                  <c:v>FY.77/78 Baishakh 18</c:v>
                </c:pt>
                <c:pt idx="6116">
                  <c:v>FY.77/78 Baishakh 19</c:v>
                </c:pt>
                <c:pt idx="6117">
                  <c:v>FY.77/78 Baishakh 20</c:v>
                </c:pt>
                <c:pt idx="6118">
                  <c:v>FY.77/78 Baishakh 21</c:v>
                </c:pt>
                <c:pt idx="6119">
                  <c:v>FY.77/78 Baishakh 22</c:v>
                </c:pt>
                <c:pt idx="6120">
                  <c:v>FY.77/78 Baishakh 23</c:v>
                </c:pt>
                <c:pt idx="6121">
                  <c:v>FY.77/78 Baishakh 24</c:v>
                </c:pt>
                <c:pt idx="6122">
                  <c:v>FY.77/78 Baishakh 25</c:v>
                </c:pt>
                <c:pt idx="6123">
                  <c:v>FY.77/78 Baishakh 26</c:v>
                </c:pt>
                <c:pt idx="6124">
                  <c:v>FY.77/78 Baishakh 27</c:v>
                </c:pt>
                <c:pt idx="6125">
                  <c:v>FY.77/78 Baishakh 28</c:v>
                </c:pt>
                <c:pt idx="6126">
                  <c:v>FY.77/78 Baishakh 29</c:v>
                </c:pt>
                <c:pt idx="6127">
                  <c:v>FY.77/78 Baishakh 30</c:v>
                </c:pt>
                <c:pt idx="6128">
                  <c:v>FY.77/78 Baishakh 31</c:v>
                </c:pt>
                <c:pt idx="6129">
                  <c:v>FY.77/78 Baishakh 32</c:v>
                </c:pt>
                <c:pt idx="6130">
                  <c:v>FY.77/78 Jestha  1</c:v>
                </c:pt>
                <c:pt idx="6131">
                  <c:v>FY.77/78 Jestha  2</c:v>
                </c:pt>
                <c:pt idx="6132">
                  <c:v>FY.77/78 Jestha  3</c:v>
                </c:pt>
                <c:pt idx="6133">
                  <c:v>FY.77/78 Jestha  4</c:v>
                </c:pt>
                <c:pt idx="6134">
                  <c:v>FY.77/78 Jestha  5</c:v>
                </c:pt>
                <c:pt idx="6135">
                  <c:v>FY.77/78 Jestha  6</c:v>
                </c:pt>
                <c:pt idx="6136">
                  <c:v>FY.77/78 Jestha  7</c:v>
                </c:pt>
                <c:pt idx="6137">
                  <c:v>FY.77/78 Jestha  8</c:v>
                </c:pt>
                <c:pt idx="6138">
                  <c:v>FY.77/78 Jestha  9</c:v>
                </c:pt>
                <c:pt idx="6139">
                  <c:v>FY.77/78 Jestha  10</c:v>
                </c:pt>
                <c:pt idx="6140">
                  <c:v>FY.77/78 Jestha  11</c:v>
                </c:pt>
                <c:pt idx="6141">
                  <c:v>FY.77/78 Jestha  12</c:v>
                </c:pt>
                <c:pt idx="6142">
                  <c:v>FY.77/78 Jestha  13</c:v>
                </c:pt>
                <c:pt idx="6143">
                  <c:v>FY.77/78 Jestha  14</c:v>
                </c:pt>
                <c:pt idx="6144">
                  <c:v>FY.77/78 Jestha  15</c:v>
                </c:pt>
                <c:pt idx="6145">
                  <c:v>FY.77/78 Jestha  16</c:v>
                </c:pt>
                <c:pt idx="6146">
                  <c:v>FY.77/78 Jestha  17</c:v>
                </c:pt>
                <c:pt idx="6147">
                  <c:v>FY.77/78 Jestha  18</c:v>
                </c:pt>
                <c:pt idx="6148">
                  <c:v>FY.77/78 Jestha  19</c:v>
                </c:pt>
                <c:pt idx="6149">
                  <c:v>FY.77/78 Jestha  20</c:v>
                </c:pt>
                <c:pt idx="6150">
                  <c:v>FY.77/78 Jestha  21</c:v>
                </c:pt>
                <c:pt idx="6151">
                  <c:v>FY.77/78 Jestha  22</c:v>
                </c:pt>
                <c:pt idx="6152">
                  <c:v>FY.77/78 Jestha  23</c:v>
                </c:pt>
                <c:pt idx="6153">
                  <c:v>FY.77/78 Jestha  24</c:v>
                </c:pt>
                <c:pt idx="6154">
                  <c:v>FY.77/78 Jestha  25</c:v>
                </c:pt>
                <c:pt idx="6155">
                  <c:v>FY.77/78 Jestha  26</c:v>
                </c:pt>
                <c:pt idx="6156">
                  <c:v>FY.77/78 Jestha  27</c:v>
                </c:pt>
                <c:pt idx="6157">
                  <c:v>FY.77/78 Jestha  28</c:v>
                </c:pt>
                <c:pt idx="6158">
                  <c:v>FY.77/78 Jestha  29</c:v>
                </c:pt>
                <c:pt idx="6159">
                  <c:v>FY.77/78 Jestha  30</c:v>
                </c:pt>
                <c:pt idx="6160">
                  <c:v>FY.77/78 Jestha  31</c:v>
                </c:pt>
                <c:pt idx="6161">
                  <c:v>FY.77/78 Jestha  32</c:v>
                </c:pt>
                <c:pt idx="6162">
                  <c:v>FY.77/78 Ashadh 1</c:v>
                </c:pt>
                <c:pt idx="6163">
                  <c:v>FY.77/78 Ashadh 2</c:v>
                </c:pt>
                <c:pt idx="6164">
                  <c:v>FY.77/78 Ashadh 3</c:v>
                </c:pt>
                <c:pt idx="6165">
                  <c:v>FY.77/78 Ashadh 4</c:v>
                </c:pt>
                <c:pt idx="6166">
                  <c:v>FY.77/78 Ashadh 5</c:v>
                </c:pt>
                <c:pt idx="6167">
                  <c:v>FY.77/78 Ashadh 6</c:v>
                </c:pt>
                <c:pt idx="6168">
                  <c:v>FY.77/78 Ashadh 7</c:v>
                </c:pt>
                <c:pt idx="6169">
                  <c:v>FY.77/78 Ashadh 8</c:v>
                </c:pt>
                <c:pt idx="6170">
                  <c:v>FY.77/78 Ashadh 9</c:v>
                </c:pt>
                <c:pt idx="6171">
                  <c:v>FY.77/78 Ashadh 10</c:v>
                </c:pt>
                <c:pt idx="6172">
                  <c:v>FY.77/78 Ashadh 11</c:v>
                </c:pt>
                <c:pt idx="6173">
                  <c:v>FY.77/78 Ashadh 12</c:v>
                </c:pt>
                <c:pt idx="6174">
                  <c:v>FY.77/78 Ashadh 13</c:v>
                </c:pt>
                <c:pt idx="6175">
                  <c:v>FY.77/78 Ashadh 14</c:v>
                </c:pt>
                <c:pt idx="6176">
                  <c:v>FY.77/78 Ashadh 15</c:v>
                </c:pt>
                <c:pt idx="6177">
                  <c:v>FY.77/78 Ashadh 16</c:v>
                </c:pt>
                <c:pt idx="6178">
                  <c:v>FY.77/78 Ashadh 17</c:v>
                </c:pt>
                <c:pt idx="6179">
                  <c:v>FY.77/78 Ashadh 18</c:v>
                </c:pt>
                <c:pt idx="6180">
                  <c:v>FY.77/78 Ashadh 19</c:v>
                </c:pt>
                <c:pt idx="6181">
                  <c:v>FY.77/78 Ashadh 20</c:v>
                </c:pt>
                <c:pt idx="6182">
                  <c:v>FY.77/78 Ashadh 21</c:v>
                </c:pt>
                <c:pt idx="6183">
                  <c:v>FY.77/78 Ashadh 22</c:v>
                </c:pt>
                <c:pt idx="6184">
                  <c:v>FY.77/78 Ashadh 23</c:v>
                </c:pt>
                <c:pt idx="6185">
                  <c:v>FY.77/78 Ashadh 24</c:v>
                </c:pt>
                <c:pt idx="6186">
                  <c:v>FY.77/78 Ashadh 25</c:v>
                </c:pt>
                <c:pt idx="6187">
                  <c:v>FY.77/78 Ashadh 26</c:v>
                </c:pt>
                <c:pt idx="6188">
                  <c:v>FY.77/78 Ashadh 27</c:v>
                </c:pt>
                <c:pt idx="6189">
                  <c:v>FY.77/78 Ashadh 28</c:v>
                </c:pt>
                <c:pt idx="6190">
                  <c:v>FY.77/78 Ashadh 29</c:v>
                </c:pt>
                <c:pt idx="6191">
                  <c:v>FY.77/78 Ashadh 30</c:v>
                </c:pt>
                <c:pt idx="6192">
                  <c:v>FY.77/78 Ashadh 31</c:v>
                </c:pt>
                <c:pt idx="6193">
                  <c:v>FY.77/78 Ashadh 32</c:v>
                </c:pt>
                <c:pt idx="6194">
                  <c:v>FY.78/79 Shrawan 1</c:v>
                </c:pt>
                <c:pt idx="6195">
                  <c:v>FY.78/79 Shrawan 2</c:v>
                </c:pt>
                <c:pt idx="6196">
                  <c:v>FY.78/79 Shrawan 3</c:v>
                </c:pt>
                <c:pt idx="6197">
                  <c:v>FY.78/79 Shrawan 4</c:v>
                </c:pt>
                <c:pt idx="6198">
                  <c:v>FY.78/79 Shrawan 5</c:v>
                </c:pt>
                <c:pt idx="6199">
                  <c:v>FY.78/79 Shrawan 6</c:v>
                </c:pt>
                <c:pt idx="6200">
                  <c:v>FY.78/79 Shrawan 7</c:v>
                </c:pt>
                <c:pt idx="6201">
                  <c:v>FY.78/79 Shrawan 8</c:v>
                </c:pt>
                <c:pt idx="6202">
                  <c:v>FY.78/79 Shrawan 9</c:v>
                </c:pt>
                <c:pt idx="6203">
                  <c:v>FY.78/79 Shrawan 10</c:v>
                </c:pt>
                <c:pt idx="6204">
                  <c:v>FY.78/79 Shrawan 11</c:v>
                </c:pt>
                <c:pt idx="6205">
                  <c:v>FY.78/79 Shrawan 12</c:v>
                </c:pt>
                <c:pt idx="6206">
                  <c:v>FY.78/79 Shrawan 13</c:v>
                </c:pt>
                <c:pt idx="6207">
                  <c:v>FY.78/79 Shrawan 14</c:v>
                </c:pt>
                <c:pt idx="6208">
                  <c:v>FY.78/79 Shrawan 15</c:v>
                </c:pt>
                <c:pt idx="6209">
                  <c:v>FY.78/79 Shrawan 16</c:v>
                </c:pt>
                <c:pt idx="6210">
                  <c:v>FY.78/79 Shrawan 17</c:v>
                </c:pt>
                <c:pt idx="6211">
                  <c:v>FY.78/79 Shrawan 18</c:v>
                </c:pt>
                <c:pt idx="6212">
                  <c:v>FY.78/79 Shrawan 19</c:v>
                </c:pt>
                <c:pt idx="6213">
                  <c:v>FY.78/79 Shrawan 20</c:v>
                </c:pt>
                <c:pt idx="6214">
                  <c:v>FY.78/79 Shrawan 21</c:v>
                </c:pt>
                <c:pt idx="6215">
                  <c:v>FY.78/79 Shrawan 22</c:v>
                </c:pt>
                <c:pt idx="6216">
                  <c:v>FY.78/79 Shrawan 23</c:v>
                </c:pt>
                <c:pt idx="6217">
                  <c:v>FY.78/79 Shrawan 24</c:v>
                </c:pt>
                <c:pt idx="6218">
                  <c:v>FY.78/79 Shrawan 25</c:v>
                </c:pt>
                <c:pt idx="6219">
                  <c:v>FY.78/79 Shrawan 26</c:v>
                </c:pt>
                <c:pt idx="6220">
                  <c:v>FY.78/79 Shrawan 27</c:v>
                </c:pt>
                <c:pt idx="6221">
                  <c:v>FY.78/79 Shrawan 28</c:v>
                </c:pt>
                <c:pt idx="6222">
                  <c:v>FY.78/79 Shrawan 29</c:v>
                </c:pt>
                <c:pt idx="6223">
                  <c:v>FY.78/79 Shrawan 30</c:v>
                </c:pt>
                <c:pt idx="6224">
                  <c:v>FY.78/79 Shrawan 31</c:v>
                </c:pt>
                <c:pt idx="6225">
                  <c:v>FY.78/79 Shrawan 32</c:v>
                </c:pt>
                <c:pt idx="6226">
                  <c:v>FY.78/79 Bhadra 1</c:v>
                </c:pt>
                <c:pt idx="6227">
                  <c:v>FY.78/79 Bhadra 2</c:v>
                </c:pt>
                <c:pt idx="6228">
                  <c:v>FY.78/79 Bhadra 3</c:v>
                </c:pt>
                <c:pt idx="6229">
                  <c:v>FY.78/79 Bhadra 4</c:v>
                </c:pt>
                <c:pt idx="6230">
                  <c:v>FY.78/79 Bhadra 5</c:v>
                </c:pt>
                <c:pt idx="6231">
                  <c:v>FY.78/79 Bhadra 6</c:v>
                </c:pt>
                <c:pt idx="6232">
                  <c:v>FY.78/79 Bhadra 7</c:v>
                </c:pt>
                <c:pt idx="6233">
                  <c:v>FY.78/79 Bhadra 8</c:v>
                </c:pt>
                <c:pt idx="6234">
                  <c:v>FY.78/79 Bhadra 9</c:v>
                </c:pt>
                <c:pt idx="6235">
                  <c:v>FY.78/79 Bhadra 10</c:v>
                </c:pt>
                <c:pt idx="6236">
                  <c:v>FY.78/79 Bhadra 11</c:v>
                </c:pt>
                <c:pt idx="6237">
                  <c:v>FY.78/79 Bhadra 12</c:v>
                </c:pt>
                <c:pt idx="6238">
                  <c:v>FY.78/79 Bhadra 13</c:v>
                </c:pt>
                <c:pt idx="6239">
                  <c:v>FY.78/79 Bhadra 14</c:v>
                </c:pt>
                <c:pt idx="6240">
                  <c:v>FY.78/79 Bhadra 15</c:v>
                </c:pt>
                <c:pt idx="6241">
                  <c:v>FY.78/79 Bhadra 16</c:v>
                </c:pt>
                <c:pt idx="6242">
                  <c:v>FY.78/79 Bhadra 17</c:v>
                </c:pt>
                <c:pt idx="6243">
                  <c:v>FY.78/79 Bhadra 18</c:v>
                </c:pt>
                <c:pt idx="6244">
                  <c:v>FY.78/79 Bhadra 19</c:v>
                </c:pt>
                <c:pt idx="6245">
                  <c:v>FY.78/79 Bhadra 20</c:v>
                </c:pt>
                <c:pt idx="6246">
                  <c:v>FY.78/79 Bhadra 21</c:v>
                </c:pt>
                <c:pt idx="6247">
                  <c:v>FY.78/79 Bhadra 22</c:v>
                </c:pt>
                <c:pt idx="6248">
                  <c:v>FY.78/79 Bhadra 23</c:v>
                </c:pt>
                <c:pt idx="6249">
                  <c:v>FY.78/79 Bhadra 24</c:v>
                </c:pt>
                <c:pt idx="6250">
                  <c:v>FY.78/79 Bhadra 25</c:v>
                </c:pt>
                <c:pt idx="6251">
                  <c:v>FY.78/79 Bhadra 26</c:v>
                </c:pt>
                <c:pt idx="6252">
                  <c:v>FY.78/79 Bhadra 27</c:v>
                </c:pt>
                <c:pt idx="6253">
                  <c:v>FY.78/79 Bhadra 28</c:v>
                </c:pt>
                <c:pt idx="6254">
                  <c:v>FY.78/79 Bhadra 29</c:v>
                </c:pt>
                <c:pt idx="6255">
                  <c:v>FY.78/79 Bhadra 30</c:v>
                </c:pt>
                <c:pt idx="6256">
                  <c:v>FY.78/79 Bhadra 31</c:v>
                </c:pt>
                <c:pt idx="6257">
                  <c:v>FY.78/79 Bhadra 32</c:v>
                </c:pt>
                <c:pt idx="6258">
                  <c:v>FY.78/79 Ashwin 1</c:v>
                </c:pt>
                <c:pt idx="6259">
                  <c:v>FY.78/79 Ashwin 2</c:v>
                </c:pt>
                <c:pt idx="6260">
                  <c:v>FY.78/79 Ashwin 3</c:v>
                </c:pt>
                <c:pt idx="6261">
                  <c:v>FY.78/79 Ashwin 4</c:v>
                </c:pt>
                <c:pt idx="6262">
                  <c:v>FY.78/79 Ashwin 5</c:v>
                </c:pt>
                <c:pt idx="6263">
                  <c:v>FY.78/79 Ashwin 6</c:v>
                </c:pt>
                <c:pt idx="6264">
                  <c:v>FY.78/79 Ashwin 7</c:v>
                </c:pt>
                <c:pt idx="6265">
                  <c:v>FY.78/79 Ashwin 8</c:v>
                </c:pt>
                <c:pt idx="6266">
                  <c:v>FY.78/79 Ashwin 9</c:v>
                </c:pt>
                <c:pt idx="6267">
                  <c:v>FY.78/79 Ashwin 10</c:v>
                </c:pt>
                <c:pt idx="6268">
                  <c:v>FY.78/79 Ashwin 11</c:v>
                </c:pt>
                <c:pt idx="6269">
                  <c:v>FY.78/79 Ashwin 12</c:v>
                </c:pt>
                <c:pt idx="6270">
                  <c:v>FY.78/79 Ashwin 13</c:v>
                </c:pt>
                <c:pt idx="6271">
                  <c:v>FY.78/79 Ashwin 14</c:v>
                </c:pt>
                <c:pt idx="6272">
                  <c:v>FY.78/79 Ashwin 15</c:v>
                </c:pt>
                <c:pt idx="6273">
                  <c:v>FY.78/79 Ashwin 16</c:v>
                </c:pt>
                <c:pt idx="6274">
                  <c:v>FY.78/79 Ashwin 17</c:v>
                </c:pt>
                <c:pt idx="6275">
                  <c:v>FY.78/79 Ashwin 18</c:v>
                </c:pt>
                <c:pt idx="6276">
                  <c:v>FY.78/79 Ashwin 19</c:v>
                </c:pt>
                <c:pt idx="6277">
                  <c:v>FY.78/79 Ashwin 20</c:v>
                </c:pt>
                <c:pt idx="6278">
                  <c:v>FY.78/79 Ashwin 21</c:v>
                </c:pt>
                <c:pt idx="6279">
                  <c:v>FY.78/79 Ashwin 22</c:v>
                </c:pt>
                <c:pt idx="6280">
                  <c:v>FY.78/79 Ashwin 23</c:v>
                </c:pt>
                <c:pt idx="6281">
                  <c:v>FY.78/79 Ashwin 24</c:v>
                </c:pt>
                <c:pt idx="6282">
                  <c:v>FY.78/79 Ashwin 25</c:v>
                </c:pt>
                <c:pt idx="6283">
                  <c:v>FY.78/79 Ashwin 26</c:v>
                </c:pt>
                <c:pt idx="6284">
                  <c:v>FY.78/79 Ashwin 27</c:v>
                </c:pt>
                <c:pt idx="6285">
                  <c:v>FY.78/79 Ashwin 28</c:v>
                </c:pt>
                <c:pt idx="6286">
                  <c:v>FY.78/79 Ashwin 29</c:v>
                </c:pt>
                <c:pt idx="6287">
                  <c:v>FY.78/79 Ashwin 30</c:v>
                </c:pt>
                <c:pt idx="6288">
                  <c:v>FY.78/79 Ashwin 31</c:v>
                </c:pt>
                <c:pt idx="6289">
                  <c:v>FY.78/79 Ashwin 32</c:v>
                </c:pt>
                <c:pt idx="6290">
                  <c:v>FY.78/79 Kartik 1</c:v>
                </c:pt>
                <c:pt idx="6291">
                  <c:v>FY.78/79 Kartik 2</c:v>
                </c:pt>
                <c:pt idx="6292">
                  <c:v>FY.78/79 Kartik 3</c:v>
                </c:pt>
                <c:pt idx="6293">
                  <c:v>FY.78/79 Kartik 4</c:v>
                </c:pt>
                <c:pt idx="6294">
                  <c:v>FY.78/79 Kartik 5</c:v>
                </c:pt>
                <c:pt idx="6295">
                  <c:v>FY.78/79 Kartik 6</c:v>
                </c:pt>
                <c:pt idx="6296">
                  <c:v>FY.78/79 Kartik 7</c:v>
                </c:pt>
                <c:pt idx="6297">
                  <c:v>FY.78/79 Kartik 8</c:v>
                </c:pt>
                <c:pt idx="6298">
                  <c:v>FY.78/79 Kartik 9</c:v>
                </c:pt>
                <c:pt idx="6299">
                  <c:v>FY.78/79 Kartik 10</c:v>
                </c:pt>
                <c:pt idx="6300">
                  <c:v>FY.78/79 Kartik 11</c:v>
                </c:pt>
                <c:pt idx="6301">
                  <c:v>FY.78/79 Kartik 12</c:v>
                </c:pt>
                <c:pt idx="6302">
                  <c:v>FY.78/79 Kartik 13</c:v>
                </c:pt>
                <c:pt idx="6303">
                  <c:v>FY.78/79 Kartik 14</c:v>
                </c:pt>
                <c:pt idx="6304">
                  <c:v>FY.78/79 Kartik 15</c:v>
                </c:pt>
                <c:pt idx="6305">
                  <c:v>FY.78/79 Kartik 16</c:v>
                </c:pt>
                <c:pt idx="6306">
                  <c:v>FY.78/79 Kartik 17</c:v>
                </c:pt>
                <c:pt idx="6307">
                  <c:v>FY.78/79 Kartik 18</c:v>
                </c:pt>
                <c:pt idx="6308">
                  <c:v>FY.78/79 Kartik 19</c:v>
                </c:pt>
                <c:pt idx="6309">
                  <c:v>FY.78/79 Kartik 20</c:v>
                </c:pt>
                <c:pt idx="6310">
                  <c:v>FY.78/79 Kartik 21</c:v>
                </c:pt>
                <c:pt idx="6311">
                  <c:v>FY.78/79 Kartik 22</c:v>
                </c:pt>
                <c:pt idx="6312">
                  <c:v>FY.78/79 Kartik 23</c:v>
                </c:pt>
                <c:pt idx="6313">
                  <c:v>FY.78/79 Kartik 24</c:v>
                </c:pt>
                <c:pt idx="6314">
                  <c:v>FY.78/79 Kartik 25</c:v>
                </c:pt>
                <c:pt idx="6315">
                  <c:v>FY.78/79 Kartik 26</c:v>
                </c:pt>
                <c:pt idx="6316">
                  <c:v>FY.78/79 Kartik 27</c:v>
                </c:pt>
                <c:pt idx="6317">
                  <c:v>FY.78/79 Kartik 28</c:v>
                </c:pt>
                <c:pt idx="6318">
                  <c:v>FY.78/79 Kartik 29</c:v>
                </c:pt>
                <c:pt idx="6319">
                  <c:v>FY.78/79 Kartik 30</c:v>
                </c:pt>
                <c:pt idx="6320">
                  <c:v>FY.78/79 Kartik 31</c:v>
                </c:pt>
                <c:pt idx="6321">
                  <c:v>FY.78/79 Kartik 32</c:v>
                </c:pt>
                <c:pt idx="6322">
                  <c:v>FY.78/79 Mangsir 1</c:v>
                </c:pt>
                <c:pt idx="6323">
                  <c:v>FY.78/79 Mangsir 2</c:v>
                </c:pt>
                <c:pt idx="6324">
                  <c:v>FY.78/79 Mangsir 3</c:v>
                </c:pt>
                <c:pt idx="6325">
                  <c:v>FY.78/79 Mangsir 4</c:v>
                </c:pt>
                <c:pt idx="6326">
                  <c:v>FY.78/79 Mangsir 5</c:v>
                </c:pt>
                <c:pt idx="6327">
                  <c:v>FY.78/79 Mangsir 6</c:v>
                </c:pt>
                <c:pt idx="6328">
                  <c:v>FY.78/79 Mangsir 7</c:v>
                </c:pt>
                <c:pt idx="6329">
                  <c:v>FY.78/79 Mangsir 8</c:v>
                </c:pt>
                <c:pt idx="6330">
                  <c:v>FY.78/79 Mangsir 9</c:v>
                </c:pt>
                <c:pt idx="6331">
                  <c:v>FY.78/79 Mangsir 10</c:v>
                </c:pt>
                <c:pt idx="6332">
                  <c:v>FY.78/79 Mangsir 11</c:v>
                </c:pt>
                <c:pt idx="6333">
                  <c:v>FY.78/79 Mangsir 12</c:v>
                </c:pt>
                <c:pt idx="6334">
                  <c:v>FY.78/79 Mangsir 13</c:v>
                </c:pt>
                <c:pt idx="6335">
                  <c:v>FY.78/79 Mangsir 14</c:v>
                </c:pt>
                <c:pt idx="6336">
                  <c:v>FY.78/79 Mangsir 15</c:v>
                </c:pt>
                <c:pt idx="6337">
                  <c:v>FY.78/79 Mangsir 16</c:v>
                </c:pt>
                <c:pt idx="6338">
                  <c:v>FY.78/79 Mangsir 17</c:v>
                </c:pt>
                <c:pt idx="6339">
                  <c:v>FY.78/79 Mangsir 18</c:v>
                </c:pt>
                <c:pt idx="6340">
                  <c:v>FY.78/79 Mangsir 19</c:v>
                </c:pt>
                <c:pt idx="6341">
                  <c:v>FY.78/79 Mangsir 20</c:v>
                </c:pt>
                <c:pt idx="6342">
                  <c:v>FY.78/79 Mangsir 21</c:v>
                </c:pt>
                <c:pt idx="6343">
                  <c:v>FY.78/79 Mangsir 22</c:v>
                </c:pt>
                <c:pt idx="6344">
                  <c:v>FY.78/79 Mangsir 23</c:v>
                </c:pt>
                <c:pt idx="6345">
                  <c:v>FY.78/79 Mangsir 24</c:v>
                </c:pt>
                <c:pt idx="6346">
                  <c:v>FY.78/79 Mangsir 25</c:v>
                </c:pt>
                <c:pt idx="6347">
                  <c:v>FY.78/79 Mangsir 26</c:v>
                </c:pt>
                <c:pt idx="6348">
                  <c:v>FY.78/79 Mangsir 27</c:v>
                </c:pt>
                <c:pt idx="6349">
                  <c:v>FY.78/79 Mangsir 28</c:v>
                </c:pt>
                <c:pt idx="6350">
                  <c:v>FY.78/79 Mangsir 29</c:v>
                </c:pt>
                <c:pt idx="6351">
                  <c:v>FY.78/79 Mangsir 30</c:v>
                </c:pt>
                <c:pt idx="6352">
                  <c:v>FY.78/79 Mangsir 31</c:v>
                </c:pt>
                <c:pt idx="6353">
                  <c:v>FY.78/79 Mangsir 32</c:v>
                </c:pt>
                <c:pt idx="6354">
                  <c:v>FY.78/79 Poush 1</c:v>
                </c:pt>
                <c:pt idx="6355">
                  <c:v>FY.78/79 Poush 2</c:v>
                </c:pt>
                <c:pt idx="6356">
                  <c:v>FY.78/79 Poush 3</c:v>
                </c:pt>
                <c:pt idx="6357">
                  <c:v>FY.78/79 Poush 4</c:v>
                </c:pt>
                <c:pt idx="6358">
                  <c:v>FY.78/79 Poush 5</c:v>
                </c:pt>
                <c:pt idx="6359">
                  <c:v>FY.78/79 Poush 6</c:v>
                </c:pt>
                <c:pt idx="6360">
                  <c:v>FY.78/79 Poush 7</c:v>
                </c:pt>
                <c:pt idx="6361">
                  <c:v>FY.78/79 Poush 8</c:v>
                </c:pt>
                <c:pt idx="6362">
                  <c:v>FY.78/79 Poush 9</c:v>
                </c:pt>
                <c:pt idx="6363">
                  <c:v>FY.78/79 Poush 10</c:v>
                </c:pt>
                <c:pt idx="6364">
                  <c:v>FY.78/79 Poush 11</c:v>
                </c:pt>
                <c:pt idx="6365">
                  <c:v>FY.78/79 Poush 12</c:v>
                </c:pt>
                <c:pt idx="6366">
                  <c:v>FY.78/79 Poush 13</c:v>
                </c:pt>
                <c:pt idx="6367">
                  <c:v>FY.78/79 Poush 14</c:v>
                </c:pt>
                <c:pt idx="6368">
                  <c:v>FY.78/79 Poush 15</c:v>
                </c:pt>
                <c:pt idx="6369">
                  <c:v>FY.78/79 Poush 16</c:v>
                </c:pt>
                <c:pt idx="6370">
                  <c:v>FY.78/79 Poush 17</c:v>
                </c:pt>
                <c:pt idx="6371">
                  <c:v>FY.78/79 Poush 18</c:v>
                </c:pt>
                <c:pt idx="6372">
                  <c:v>FY.78/79 Poush 19</c:v>
                </c:pt>
                <c:pt idx="6373">
                  <c:v>FY.78/79 Poush 20</c:v>
                </c:pt>
                <c:pt idx="6374">
                  <c:v>FY.78/79 Poush 21</c:v>
                </c:pt>
                <c:pt idx="6375">
                  <c:v>FY.78/79 Poush 22</c:v>
                </c:pt>
                <c:pt idx="6376">
                  <c:v>FY.78/79 Poush 23</c:v>
                </c:pt>
                <c:pt idx="6377">
                  <c:v>FY.78/79 Poush 24</c:v>
                </c:pt>
                <c:pt idx="6378">
                  <c:v>FY.78/79 Poush 25</c:v>
                </c:pt>
                <c:pt idx="6379">
                  <c:v>FY.78/79 Poush 26</c:v>
                </c:pt>
                <c:pt idx="6380">
                  <c:v>FY.78/79 Poush 27</c:v>
                </c:pt>
                <c:pt idx="6381">
                  <c:v>FY.78/79 Poush 28</c:v>
                </c:pt>
                <c:pt idx="6382">
                  <c:v>FY.78/79 Poush 29</c:v>
                </c:pt>
                <c:pt idx="6383">
                  <c:v>FY.78/79 Poush 30</c:v>
                </c:pt>
                <c:pt idx="6384">
                  <c:v>FY.78/79 Poush 31</c:v>
                </c:pt>
                <c:pt idx="6385">
                  <c:v>FY.78/79 Poush 32</c:v>
                </c:pt>
                <c:pt idx="6386">
                  <c:v>FY.78/79 Magh 1</c:v>
                </c:pt>
                <c:pt idx="6387">
                  <c:v>FY.78/79 Magh 2</c:v>
                </c:pt>
                <c:pt idx="6388">
                  <c:v>FY.78/79 Magh 3</c:v>
                </c:pt>
                <c:pt idx="6389">
                  <c:v>FY.78/79 Magh 4</c:v>
                </c:pt>
                <c:pt idx="6390">
                  <c:v>FY.78/79 Magh 5</c:v>
                </c:pt>
                <c:pt idx="6391">
                  <c:v>FY.78/79 Magh 6</c:v>
                </c:pt>
                <c:pt idx="6392">
                  <c:v>FY.78/79 Magh 7</c:v>
                </c:pt>
                <c:pt idx="6393">
                  <c:v>FY.78/79 Magh 8</c:v>
                </c:pt>
                <c:pt idx="6394">
                  <c:v>FY.78/79 Magh 9</c:v>
                </c:pt>
                <c:pt idx="6395">
                  <c:v>FY.78/79 Magh 10</c:v>
                </c:pt>
                <c:pt idx="6396">
                  <c:v>FY.78/79 Magh 11</c:v>
                </c:pt>
                <c:pt idx="6397">
                  <c:v>FY.78/79 Magh 12</c:v>
                </c:pt>
                <c:pt idx="6398">
                  <c:v>FY.78/79 Magh 13</c:v>
                </c:pt>
                <c:pt idx="6399">
                  <c:v>FY.78/79 Magh 14</c:v>
                </c:pt>
                <c:pt idx="6400">
                  <c:v>FY.78/79 Magh 15</c:v>
                </c:pt>
                <c:pt idx="6401">
                  <c:v>FY.78/79 Magh 16</c:v>
                </c:pt>
                <c:pt idx="6402">
                  <c:v>FY.78/79 Magh 17</c:v>
                </c:pt>
                <c:pt idx="6403">
                  <c:v>FY.78/79 Magh 18</c:v>
                </c:pt>
                <c:pt idx="6404">
                  <c:v>FY.78/79 Magh 19</c:v>
                </c:pt>
                <c:pt idx="6405">
                  <c:v>FY.78/79 Magh 20</c:v>
                </c:pt>
                <c:pt idx="6406">
                  <c:v>FY.78/79 Magh 21</c:v>
                </c:pt>
                <c:pt idx="6407">
                  <c:v>FY.78/79 Magh 22</c:v>
                </c:pt>
                <c:pt idx="6408">
                  <c:v>FY.78/79 Magh 23</c:v>
                </c:pt>
                <c:pt idx="6409">
                  <c:v>FY.78/79 Magh 24</c:v>
                </c:pt>
                <c:pt idx="6410">
                  <c:v>FY.78/79 Magh 25</c:v>
                </c:pt>
                <c:pt idx="6411">
                  <c:v>FY.78/79 Magh 26</c:v>
                </c:pt>
                <c:pt idx="6412">
                  <c:v>FY.78/79 Magh 27</c:v>
                </c:pt>
                <c:pt idx="6413">
                  <c:v>FY.78/79 Magh 28</c:v>
                </c:pt>
                <c:pt idx="6414">
                  <c:v>FY.78/79 Magh 29</c:v>
                </c:pt>
                <c:pt idx="6415">
                  <c:v>FY.78/79 Magh 30</c:v>
                </c:pt>
                <c:pt idx="6416">
                  <c:v>FY.78/79 Magh 31</c:v>
                </c:pt>
                <c:pt idx="6417">
                  <c:v>FY.78/79 Magh 32</c:v>
                </c:pt>
                <c:pt idx="6418">
                  <c:v>FY.78/79 Falgun 1</c:v>
                </c:pt>
                <c:pt idx="6419">
                  <c:v>FY.78/79 Falgun 2</c:v>
                </c:pt>
                <c:pt idx="6420">
                  <c:v>FY.78/79 Falgun 3</c:v>
                </c:pt>
                <c:pt idx="6421">
                  <c:v>FY.78/79 Falgun 4</c:v>
                </c:pt>
                <c:pt idx="6422">
                  <c:v>FY.78/79 Falgun 5</c:v>
                </c:pt>
                <c:pt idx="6423">
                  <c:v>FY.78/79 Falgun 6</c:v>
                </c:pt>
                <c:pt idx="6424">
                  <c:v>FY.78/79 Falgun 7</c:v>
                </c:pt>
                <c:pt idx="6425">
                  <c:v>FY.78/79 Falgun 8</c:v>
                </c:pt>
                <c:pt idx="6426">
                  <c:v>FY.78/79 Falgun 9</c:v>
                </c:pt>
                <c:pt idx="6427">
                  <c:v>FY.78/79 Falgun 10</c:v>
                </c:pt>
                <c:pt idx="6428">
                  <c:v>FY.78/79 Falgun 11</c:v>
                </c:pt>
                <c:pt idx="6429">
                  <c:v>FY.78/79 Falgun 12</c:v>
                </c:pt>
                <c:pt idx="6430">
                  <c:v>FY.78/79 Falgun 13</c:v>
                </c:pt>
                <c:pt idx="6431">
                  <c:v>FY.78/79 Falgun 14</c:v>
                </c:pt>
                <c:pt idx="6432">
                  <c:v>FY.78/79 Falgun 15</c:v>
                </c:pt>
                <c:pt idx="6433">
                  <c:v>FY.78/79 Falgun 16</c:v>
                </c:pt>
                <c:pt idx="6434">
                  <c:v>FY.78/79 Falgun 17</c:v>
                </c:pt>
                <c:pt idx="6435">
                  <c:v>FY.78/79 Falgun 18</c:v>
                </c:pt>
                <c:pt idx="6436">
                  <c:v>FY.78/79 Falgun 19</c:v>
                </c:pt>
                <c:pt idx="6437">
                  <c:v>FY.78/79 Falgun 20</c:v>
                </c:pt>
                <c:pt idx="6438">
                  <c:v>FY.78/79 Falgun 21</c:v>
                </c:pt>
                <c:pt idx="6439">
                  <c:v>FY.78/79 Falgun 22</c:v>
                </c:pt>
                <c:pt idx="6440">
                  <c:v>FY.78/79 Falgun 23</c:v>
                </c:pt>
                <c:pt idx="6441">
                  <c:v>FY.78/79 Falgun 24</c:v>
                </c:pt>
                <c:pt idx="6442">
                  <c:v>FY.78/79 Falgun 25</c:v>
                </c:pt>
                <c:pt idx="6443">
                  <c:v>FY.78/79 Falgun 26</c:v>
                </c:pt>
                <c:pt idx="6444">
                  <c:v>FY.78/79 Falgun 27</c:v>
                </c:pt>
                <c:pt idx="6445">
                  <c:v>FY.78/79 Falgun 28</c:v>
                </c:pt>
                <c:pt idx="6446">
                  <c:v>FY.78/79 Falgun 29</c:v>
                </c:pt>
                <c:pt idx="6447">
                  <c:v>FY.78/79 Falgun 30</c:v>
                </c:pt>
                <c:pt idx="6448">
                  <c:v>FY.78/79 Falgun 31</c:v>
                </c:pt>
                <c:pt idx="6449">
                  <c:v>FY.78/79 Falgun 32</c:v>
                </c:pt>
                <c:pt idx="6450">
                  <c:v>FY.78/79 Chaitra 1</c:v>
                </c:pt>
                <c:pt idx="6451">
                  <c:v>FY.78/79 Chaitra 2</c:v>
                </c:pt>
                <c:pt idx="6452">
                  <c:v>FY.78/79 Chaitra 3</c:v>
                </c:pt>
                <c:pt idx="6453">
                  <c:v>FY.78/79 Chaitra 4</c:v>
                </c:pt>
                <c:pt idx="6454">
                  <c:v>FY.78/79 Chaitra 5</c:v>
                </c:pt>
                <c:pt idx="6455">
                  <c:v>FY.78/79 Chaitra 6</c:v>
                </c:pt>
                <c:pt idx="6456">
                  <c:v>FY.78/79 Chaitra 7</c:v>
                </c:pt>
                <c:pt idx="6457">
                  <c:v>FY.78/79 Chaitra 8</c:v>
                </c:pt>
                <c:pt idx="6458">
                  <c:v>FY.78/79 Chaitra 9</c:v>
                </c:pt>
                <c:pt idx="6459">
                  <c:v>FY.78/79 Chaitra 10</c:v>
                </c:pt>
                <c:pt idx="6460">
                  <c:v>FY.78/79 Chaitra 11</c:v>
                </c:pt>
                <c:pt idx="6461">
                  <c:v>FY.78/79 Chaitra 12</c:v>
                </c:pt>
                <c:pt idx="6462">
                  <c:v>FY.78/79 Chaitra 13</c:v>
                </c:pt>
                <c:pt idx="6463">
                  <c:v>FY.78/79 Chaitra 14</c:v>
                </c:pt>
                <c:pt idx="6464">
                  <c:v>FY.78/79 Chaitra 15</c:v>
                </c:pt>
                <c:pt idx="6465">
                  <c:v>FY.78/79 Chaitra 16</c:v>
                </c:pt>
                <c:pt idx="6466">
                  <c:v>FY.78/79 Chaitra 17</c:v>
                </c:pt>
                <c:pt idx="6467">
                  <c:v>FY.78/79 Chaitra 18</c:v>
                </c:pt>
                <c:pt idx="6468">
                  <c:v>FY.78/79 Chaitra 19</c:v>
                </c:pt>
                <c:pt idx="6469">
                  <c:v>FY.78/79 Chaitra 20</c:v>
                </c:pt>
                <c:pt idx="6470">
                  <c:v>FY.78/79 Chaitra 21</c:v>
                </c:pt>
                <c:pt idx="6471">
                  <c:v>FY.78/79 Chaitra 22</c:v>
                </c:pt>
                <c:pt idx="6472">
                  <c:v>FY.78/79 Chaitra 23</c:v>
                </c:pt>
                <c:pt idx="6473">
                  <c:v>FY.78/79 Chaitra 24</c:v>
                </c:pt>
                <c:pt idx="6474">
                  <c:v>FY.78/79 Chaitra 25</c:v>
                </c:pt>
                <c:pt idx="6475">
                  <c:v>FY.78/79 Chaitra 26</c:v>
                </c:pt>
                <c:pt idx="6476">
                  <c:v>FY.78/79 Chaitra 27</c:v>
                </c:pt>
                <c:pt idx="6477">
                  <c:v>FY.78/79 Chaitra 28</c:v>
                </c:pt>
                <c:pt idx="6478">
                  <c:v>FY.78/79 Chaitra 29</c:v>
                </c:pt>
                <c:pt idx="6479">
                  <c:v>FY.78/79 Chaitra 30</c:v>
                </c:pt>
                <c:pt idx="6480">
                  <c:v>FY.78/79 Chaitra 31</c:v>
                </c:pt>
                <c:pt idx="6481">
                  <c:v>FY.78/79 Chaitra 32</c:v>
                </c:pt>
                <c:pt idx="6482">
                  <c:v>FY.78/79 Baishakh 1</c:v>
                </c:pt>
                <c:pt idx="6483">
                  <c:v>FY.78/79 Baishakh 2</c:v>
                </c:pt>
                <c:pt idx="6484">
                  <c:v>FY.78/79 Baishakh 3</c:v>
                </c:pt>
                <c:pt idx="6485">
                  <c:v>FY.78/79 Baishakh 4</c:v>
                </c:pt>
                <c:pt idx="6486">
                  <c:v>FY.78/79 Baishakh 5</c:v>
                </c:pt>
                <c:pt idx="6487">
                  <c:v>FY.78/79 Baishakh 6</c:v>
                </c:pt>
                <c:pt idx="6488">
                  <c:v>FY.78/79 Baishakh 7</c:v>
                </c:pt>
                <c:pt idx="6489">
                  <c:v>FY.78/79 Baishakh 8</c:v>
                </c:pt>
                <c:pt idx="6490">
                  <c:v>FY.78/79 Baishakh 9</c:v>
                </c:pt>
                <c:pt idx="6491">
                  <c:v>FY.78/79 Baishakh 10</c:v>
                </c:pt>
                <c:pt idx="6492">
                  <c:v>FY.78/79 Baishakh 11</c:v>
                </c:pt>
                <c:pt idx="6493">
                  <c:v>FY.78/79 Baishakh 12</c:v>
                </c:pt>
                <c:pt idx="6494">
                  <c:v>FY.78/79 Baishakh 13</c:v>
                </c:pt>
                <c:pt idx="6495">
                  <c:v>FY.78/79 Baishakh 14</c:v>
                </c:pt>
                <c:pt idx="6496">
                  <c:v>FY.78/79 Baishakh 15</c:v>
                </c:pt>
                <c:pt idx="6497">
                  <c:v>FY.78/79 Baishakh 16</c:v>
                </c:pt>
                <c:pt idx="6498">
                  <c:v>FY.78/79 Baishakh 17</c:v>
                </c:pt>
                <c:pt idx="6499">
                  <c:v>FY.78/79 Baishakh 18</c:v>
                </c:pt>
                <c:pt idx="6500">
                  <c:v>FY.78/79 Baishakh 19</c:v>
                </c:pt>
                <c:pt idx="6501">
                  <c:v>FY.78/79 Baishakh 20</c:v>
                </c:pt>
                <c:pt idx="6502">
                  <c:v>FY.78/79 Baishakh 21</c:v>
                </c:pt>
                <c:pt idx="6503">
                  <c:v>FY.78/79 Baishakh 22</c:v>
                </c:pt>
                <c:pt idx="6504">
                  <c:v>FY.78/79 Baishakh 23</c:v>
                </c:pt>
                <c:pt idx="6505">
                  <c:v>FY.78/79 Baishakh 24</c:v>
                </c:pt>
                <c:pt idx="6506">
                  <c:v>FY.78/79 Baishakh 25</c:v>
                </c:pt>
                <c:pt idx="6507">
                  <c:v>FY.78/79 Baishakh 26</c:v>
                </c:pt>
                <c:pt idx="6508">
                  <c:v>FY.78/79 Baishakh 27</c:v>
                </c:pt>
                <c:pt idx="6509">
                  <c:v>FY.78/79 Baishakh 28</c:v>
                </c:pt>
                <c:pt idx="6510">
                  <c:v>FY.78/79 Baishakh 29</c:v>
                </c:pt>
                <c:pt idx="6511">
                  <c:v>FY.78/79 Baishakh 30</c:v>
                </c:pt>
                <c:pt idx="6512">
                  <c:v>FY.78/79 Baishakh 31</c:v>
                </c:pt>
                <c:pt idx="6513">
                  <c:v>FY.78/79 Baishakh 32</c:v>
                </c:pt>
                <c:pt idx="6514">
                  <c:v>FY.78/79 Jestha  1</c:v>
                </c:pt>
                <c:pt idx="6515">
                  <c:v>FY.78/79 Jestha  2</c:v>
                </c:pt>
                <c:pt idx="6516">
                  <c:v>FY.78/79 Jestha  3</c:v>
                </c:pt>
                <c:pt idx="6517">
                  <c:v>FY.78/79 Jestha  4</c:v>
                </c:pt>
                <c:pt idx="6518">
                  <c:v>FY.78/79 Jestha  5</c:v>
                </c:pt>
                <c:pt idx="6519">
                  <c:v>FY.78/79 Jestha  6</c:v>
                </c:pt>
                <c:pt idx="6520">
                  <c:v>FY.78/79 Jestha  7</c:v>
                </c:pt>
                <c:pt idx="6521">
                  <c:v>FY.78/79 Jestha  8</c:v>
                </c:pt>
                <c:pt idx="6522">
                  <c:v>FY.78/79 Jestha  9</c:v>
                </c:pt>
                <c:pt idx="6523">
                  <c:v>FY.78/79 Jestha  10</c:v>
                </c:pt>
                <c:pt idx="6524">
                  <c:v>FY.78/79 Jestha  11</c:v>
                </c:pt>
                <c:pt idx="6525">
                  <c:v>FY.78/79 Jestha  12</c:v>
                </c:pt>
                <c:pt idx="6526">
                  <c:v>FY.78/79 Jestha  13</c:v>
                </c:pt>
                <c:pt idx="6527">
                  <c:v>FY.78/79 Jestha  14</c:v>
                </c:pt>
                <c:pt idx="6528">
                  <c:v>FY.78/79 Jestha  15</c:v>
                </c:pt>
                <c:pt idx="6529">
                  <c:v>FY.78/79 Jestha  16</c:v>
                </c:pt>
                <c:pt idx="6530">
                  <c:v>FY.78/79 Jestha  17</c:v>
                </c:pt>
                <c:pt idx="6531">
                  <c:v>FY.78/79 Jestha  18</c:v>
                </c:pt>
                <c:pt idx="6532">
                  <c:v>FY.78/79 Jestha  19</c:v>
                </c:pt>
                <c:pt idx="6533">
                  <c:v>FY.78/79 Jestha  20</c:v>
                </c:pt>
                <c:pt idx="6534">
                  <c:v>FY.78/79 Jestha  21</c:v>
                </c:pt>
                <c:pt idx="6535">
                  <c:v>FY.78/79 Jestha  22</c:v>
                </c:pt>
                <c:pt idx="6536">
                  <c:v>FY.78/79 Jestha  23</c:v>
                </c:pt>
                <c:pt idx="6537">
                  <c:v>FY.78/79 Jestha  24</c:v>
                </c:pt>
                <c:pt idx="6538">
                  <c:v>FY.78/79 Jestha  25</c:v>
                </c:pt>
                <c:pt idx="6539">
                  <c:v>FY.78/79 Jestha  26</c:v>
                </c:pt>
                <c:pt idx="6540">
                  <c:v>FY.78/79 Jestha  27</c:v>
                </c:pt>
                <c:pt idx="6541">
                  <c:v>FY.78/79 Jestha  28</c:v>
                </c:pt>
                <c:pt idx="6542">
                  <c:v>FY.78/79 Jestha  29</c:v>
                </c:pt>
                <c:pt idx="6543">
                  <c:v>FY.78/79 Jestha  30</c:v>
                </c:pt>
                <c:pt idx="6544">
                  <c:v>FY.78/79 Jestha  31</c:v>
                </c:pt>
                <c:pt idx="6545">
                  <c:v>FY.78/79 Jestha  32</c:v>
                </c:pt>
                <c:pt idx="6546">
                  <c:v>FY.78/79 Ashadh 1</c:v>
                </c:pt>
                <c:pt idx="6547">
                  <c:v>FY.78/79 Ashadh 2</c:v>
                </c:pt>
                <c:pt idx="6548">
                  <c:v>FY.78/79 Ashadh 3</c:v>
                </c:pt>
                <c:pt idx="6549">
                  <c:v>FY.78/79 Ashadh 4</c:v>
                </c:pt>
                <c:pt idx="6550">
                  <c:v>FY.78/79 Ashadh 5</c:v>
                </c:pt>
                <c:pt idx="6551">
                  <c:v>FY.78/79 Ashadh 6</c:v>
                </c:pt>
                <c:pt idx="6552">
                  <c:v>FY.78/79 Ashadh 7</c:v>
                </c:pt>
                <c:pt idx="6553">
                  <c:v>FY.78/79 Ashadh 8</c:v>
                </c:pt>
                <c:pt idx="6554">
                  <c:v>FY.78/79 Ashadh 9</c:v>
                </c:pt>
                <c:pt idx="6555">
                  <c:v>FY.78/79 Ashadh 10</c:v>
                </c:pt>
                <c:pt idx="6556">
                  <c:v>FY.78/79 Ashadh 11</c:v>
                </c:pt>
                <c:pt idx="6557">
                  <c:v>FY.78/79 Ashadh 12</c:v>
                </c:pt>
                <c:pt idx="6558">
                  <c:v>FY.78/79 Ashadh 13</c:v>
                </c:pt>
                <c:pt idx="6559">
                  <c:v>FY.78/79 Ashadh 14</c:v>
                </c:pt>
                <c:pt idx="6560">
                  <c:v>FY.78/79 Ashadh 15</c:v>
                </c:pt>
                <c:pt idx="6561">
                  <c:v>FY.78/79 Ashadh 16</c:v>
                </c:pt>
                <c:pt idx="6562">
                  <c:v>FY.78/79 Ashadh 17</c:v>
                </c:pt>
                <c:pt idx="6563">
                  <c:v>FY.78/79 Ashadh 18</c:v>
                </c:pt>
                <c:pt idx="6564">
                  <c:v>FY.78/79 Ashadh 19</c:v>
                </c:pt>
                <c:pt idx="6565">
                  <c:v>FY.78/79 Ashadh 20</c:v>
                </c:pt>
                <c:pt idx="6566">
                  <c:v>FY.78/79 Ashadh 21</c:v>
                </c:pt>
                <c:pt idx="6567">
                  <c:v>FY.78/79 Ashadh 22</c:v>
                </c:pt>
                <c:pt idx="6568">
                  <c:v>FY.78/79 Ashadh 23</c:v>
                </c:pt>
                <c:pt idx="6569">
                  <c:v>FY.78/79 Ashadh 24</c:v>
                </c:pt>
                <c:pt idx="6570">
                  <c:v>FY.78/79 Ashadh 25</c:v>
                </c:pt>
                <c:pt idx="6571">
                  <c:v>FY.78/79 Ashadh 26</c:v>
                </c:pt>
                <c:pt idx="6572">
                  <c:v>FY.78/79 Ashadh 27</c:v>
                </c:pt>
                <c:pt idx="6573">
                  <c:v>FY.78/79 Ashadh 28</c:v>
                </c:pt>
                <c:pt idx="6574">
                  <c:v>FY.78/79 Ashadh 29</c:v>
                </c:pt>
                <c:pt idx="6575">
                  <c:v>FY.78/79 Ashadh 30</c:v>
                </c:pt>
                <c:pt idx="6576">
                  <c:v>FY.78/79 Ashadh 31</c:v>
                </c:pt>
                <c:pt idx="6577">
                  <c:v>FY.78/79 Ashadh 32</c:v>
                </c:pt>
                <c:pt idx="6578">
                  <c:v>FY.79/80 Shrawan 1</c:v>
                </c:pt>
                <c:pt idx="6579">
                  <c:v>FY.79/80 Shrawan 2</c:v>
                </c:pt>
                <c:pt idx="6580">
                  <c:v>FY.79/80 Shrawan 3</c:v>
                </c:pt>
                <c:pt idx="6581">
                  <c:v>FY.79/80 Shrawan 4</c:v>
                </c:pt>
                <c:pt idx="6582">
                  <c:v>FY.79/80 Shrawan 5</c:v>
                </c:pt>
                <c:pt idx="6583">
                  <c:v>FY.79/80 Shrawan 6</c:v>
                </c:pt>
                <c:pt idx="6584">
                  <c:v>FY.79/80 Shrawan 7</c:v>
                </c:pt>
                <c:pt idx="6585">
                  <c:v>FY.79/80 Shrawan 8</c:v>
                </c:pt>
                <c:pt idx="6586">
                  <c:v>FY.79/80 Shrawan 9</c:v>
                </c:pt>
                <c:pt idx="6587">
                  <c:v>FY.79/80 Shrawan 10</c:v>
                </c:pt>
                <c:pt idx="6588">
                  <c:v>FY.79/80 Shrawan 11</c:v>
                </c:pt>
                <c:pt idx="6589">
                  <c:v>FY.79/80 Shrawan 12</c:v>
                </c:pt>
                <c:pt idx="6590">
                  <c:v>FY.79/80 Shrawan 13</c:v>
                </c:pt>
                <c:pt idx="6591">
                  <c:v>FY.79/80 Shrawan 14</c:v>
                </c:pt>
                <c:pt idx="6592">
                  <c:v>FY.79/80 Shrawan 15</c:v>
                </c:pt>
                <c:pt idx="6593">
                  <c:v>FY.79/80 Shrawan 16</c:v>
                </c:pt>
                <c:pt idx="6594">
                  <c:v>FY.79/80 Shrawan 17</c:v>
                </c:pt>
                <c:pt idx="6595">
                  <c:v>FY.79/80 Shrawan 18</c:v>
                </c:pt>
                <c:pt idx="6596">
                  <c:v>FY.79/80 Shrawan 19</c:v>
                </c:pt>
                <c:pt idx="6597">
                  <c:v>FY.79/80 Shrawan 20</c:v>
                </c:pt>
                <c:pt idx="6598">
                  <c:v>FY.79/80 Shrawan 21</c:v>
                </c:pt>
                <c:pt idx="6599">
                  <c:v>FY.79/80 Shrawan 22</c:v>
                </c:pt>
                <c:pt idx="6600">
                  <c:v>FY.79/80 Shrawan 23</c:v>
                </c:pt>
                <c:pt idx="6601">
                  <c:v>FY.79/80 Shrawan 24</c:v>
                </c:pt>
                <c:pt idx="6602">
                  <c:v>FY.79/80 Shrawan 25</c:v>
                </c:pt>
                <c:pt idx="6603">
                  <c:v>FY.79/80 Shrawan 26</c:v>
                </c:pt>
                <c:pt idx="6604">
                  <c:v>FY.79/80 Shrawan 27</c:v>
                </c:pt>
                <c:pt idx="6605">
                  <c:v>FY.79/80 Shrawan 28</c:v>
                </c:pt>
                <c:pt idx="6606">
                  <c:v>FY.79/80 Shrawan 29</c:v>
                </c:pt>
                <c:pt idx="6607">
                  <c:v>FY.79/80 Shrawan 30</c:v>
                </c:pt>
                <c:pt idx="6608">
                  <c:v>FY.79/80 Shrawan 31</c:v>
                </c:pt>
                <c:pt idx="6609">
                  <c:v>FY.79/80 Shrawan 32</c:v>
                </c:pt>
                <c:pt idx="6610">
                  <c:v>FY.79/80 Bhadra 1</c:v>
                </c:pt>
                <c:pt idx="6611">
                  <c:v>FY.79/80 Bhadra 2</c:v>
                </c:pt>
                <c:pt idx="6612">
                  <c:v>FY.79/80 Bhadra 3</c:v>
                </c:pt>
                <c:pt idx="6613">
                  <c:v>FY.79/80 Bhadra 4</c:v>
                </c:pt>
                <c:pt idx="6614">
                  <c:v>FY.79/80 Bhadra 5</c:v>
                </c:pt>
                <c:pt idx="6615">
                  <c:v>FY.79/80 Bhadra 6</c:v>
                </c:pt>
                <c:pt idx="6616">
                  <c:v>FY.79/80 Bhadra 7</c:v>
                </c:pt>
                <c:pt idx="6617">
                  <c:v>FY.79/80 Bhadra 8</c:v>
                </c:pt>
                <c:pt idx="6618">
                  <c:v>FY.79/80 Bhadra 9</c:v>
                </c:pt>
                <c:pt idx="6619">
                  <c:v>FY.79/80 Bhadra 10</c:v>
                </c:pt>
                <c:pt idx="6620">
                  <c:v>FY.79/80 Bhadra 11</c:v>
                </c:pt>
                <c:pt idx="6621">
                  <c:v>FY.79/80 Bhadra 12</c:v>
                </c:pt>
                <c:pt idx="6622">
                  <c:v>FY.79/80 Bhadra 13</c:v>
                </c:pt>
                <c:pt idx="6623">
                  <c:v>FY.79/80 Bhadra 14</c:v>
                </c:pt>
                <c:pt idx="6624">
                  <c:v>FY.79/80 Bhadra 15</c:v>
                </c:pt>
                <c:pt idx="6625">
                  <c:v>FY.79/80 Bhadra 16</c:v>
                </c:pt>
                <c:pt idx="6626">
                  <c:v>FY.79/80 Bhadra 17</c:v>
                </c:pt>
                <c:pt idx="6627">
                  <c:v>FY.79/80 Bhadra 18</c:v>
                </c:pt>
                <c:pt idx="6628">
                  <c:v>FY.79/80 Bhadra 19</c:v>
                </c:pt>
                <c:pt idx="6629">
                  <c:v>FY.79/80 Bhadra 20</c:v>
                </c:pt>
                <c:pt idx="6630">
                  <c:v>FY.79/80 Bhadra 21</c:v>
                </c:pt>
                <c:pt idx="6631">
                  <c:v>FY.79/80 Bhadra 22</c:v>
                </c:pt>
                <c:pt idx="6632">
                  <c:v>FY.79/80 Bhadra 23</c:v>
                </c:pt>
                <c:pt idx="6633">
                  <c:v>FY.79/80 Bhadra 24</c:v>
                </c:pt>
                <c:pt idx="6634">
                  <c:v>FY.79/80 Bhadra 25</c:v>
                </c:pt>
                <c:pt idx="6635">
                  <c:v>FY.79/80 Bhadra 26</c:v>
                </c:pt>
                <c:pt idx="6636">
                  <c:v>FY.79/80 Bhadra 27</c:v>
                </c:pt>
                <c:pt idx="6637">
                  <c:v>FY.79/80 Bhadra 28</c:v>
                </c:pt>
                <c:pt idx="6638">
                  <c:v>FY.79/80 Bhadra 29</c:v>
                </c:pt>
                <c:pt idx="6639">
                  <c:v>FY.79/80 Bhadra 30</c:v>
                </c:pt>
                <c:pt idx="6640">
                  <c:v>FY.79/80 Bhadra 31</c:v>
                </c:pt>
                <c:pt idx="6641">
                  <c:v>FY.79/80 Bhadra 32</c:v>
                </c:pt>
                <c:pt idx="6642">
                  <c:v>FY.79/80 Ashwin 1</c:v>
                </c:pt>
                <c:pt idx="6643">
                  <c:v>FY.79/80 Ashwin 2</c:v>
                </c:pt>
                <c:pt idx="6644">
                  <c:v>FY.79/80 Ashwin 3</c:v>
                </c:pt>
                <c:pt idx="6645">
                  <c:v>FY.79/80 Ashwin 4</c:v>
                </c:pt>
                <c:pt idx="6646">
                  <c:v>FY.79/80 Ashwin 5</c:v>
                </c:pt>
                <c:pt idx="6647">
                  <c:v>FY.79/80 Ashwin 6</c:v>
                </c:pt>
                <c:pt idx="6648">
                  <c:v>FY.79/80 Ashwin 7</c:v>
                </c:pt>
                <c:pt idx="6649">
                  <c:v>FY.79/80 Ashwin 8</c:v>
                </c:pt>
                <c:pt idx="6650">
                  <c:v>FY.79/80 Ashwin 9</c:v>
                </c:pt>
                <c:pt idx="6651">
                  <c:v>FY.79/80 Ashwin 10</c:v>
                </c:pt>
                <c:pt idx="6652">
                  <c:v>FY.79/80 Ashwin 11</c:v>
                </c:pt>
                <c:pt idx="6653">
                  <c:v>FY.79/80 Ashwin 12</c:v>
                </c:pt>
                <c:pt idx="6654">
                  <c:v>FY.79/80 Ashwin 13</c:v>
                </c:pt>
                <c:pt idx="6655">
                  <c:v>FY.79/80 Ashwin 14</c:v>
                </c:pt>
                <c:pt idx="6656">
                  <c:v>FY.79/80 Ashwin 15</c:v>
                </c:pt>
                <c:pt idx="6657">
                  <c:v>FY.79/80 Ashwin 16</c:v>
                </c:pt>
                <c:pt idx="6658">
                  <c:v>FY.79/80 Ashwin 17</c:v>
                </c:pt>
                <c:pt idx="6659">
                  <c:v>FY.79/80 Ashwin 18</c:v>
                </c:pt>
                <c:pt idx="6660">
                  <c:v>FY.79/80 Ashwin 19</c:v>
                </c:pt>
                <c:pt idx="6661">
                  <c:v>FY.79/80 Ashwin 20</c:v>
                </c:pt>
                <c:pt idx="6662">
                  <c:v>FY.79/80 Ashwin 21</c:v>
                </c:pt>
                <c:pt idx="6663">
                  <c:v>FY.79/80 Ashwin 22</c:v>
                </c:pt>
                <c:pt idx="6664">
                  <c:v>FY.79/80 Ashwin 23</c:v>
                </c:pt>
                <c:pt idx="6665">
                  <c:v>FY.79/80 Ashwin 24</c:v>
                </c:pt>
                <c:pt idx="6666">
                  <c:v>FY.79/80 Ashwin 25</c:v>
                </c:pt>
                <c:pt idx="6667">
                  <c:v>FY.79/80 Ashwin 26</c:v>
                </c:pt>
                <c:pt idx="6668">
                  <c:v>FY.79/80 Ashwin 27</c:v>
                </c:pt>
                <c:pt idx="6669">
                  <c:v>FY.79/80 Ashwin 28</c:v>
                </c:pt>
                <c:pt idx="6670">
                  <c:v>FY.79/80 Ashwin 29</c:v>
                </c:pt>
                <c:pt idx="6671">
                  <c:v>FY.79/80 Ashwin 30</c:v>
                </c:pt>
                <c:pt idx="6672">
                  <c:v>FY.79/80 Ashwin 31</c:v>
                </c:pt>
                <c:pt idx="6673">
                  <c:v>FY.79/80 Ashwin 32</c:v>
                </c:pt>
                <c:pt idx="6674">
                  <c:v>FY.79/80 Kartik 1</c:v>
                </c:pt>
                <c:pt idx="6675">
                  <c:v>FY.79/80 Kartik 2</c:v>
                </c:pt>
                <c:pt idx="6676">
                  <c:v>FY.79/80 Kartik 3</c:v>
                </c:pt>
                <c:pt idx="6677">
                  <c:v>FY.79/80 Kartik 4</c:v>
                </c:pt>
                <c:pt idx="6678">
                  <c:v>FY.79/80 Kartik 5</c:v>
                </c:pt>
                <c:pt idx="6679">
                  <c:v>FY.79/80 Kartik 6</c:v>
                </c:pt>
                <c:pt idx="6680">
                  <c:v>FY.79/80 Kartik 7</c:v>
                </c:pt>
                <c:pt idx="6681">
                  <c:v>FY.79/80 Kartik 8</c:v>
                </c:pt>
                <c:pt idx="6682">
                  <c:v>FY.79/80 Kartik 9</c:v>
                </c:pt>
                <c:pt idx="6683">
                  <c:v>FY.79/80 Kartik 10</c:v>
                </c:pt>
                <c:pt idx="6684">
                  <c:v>FY.79/80 Kartik 11</c:v>
                </c:pt>
                <c:pt idx="6685">
                  <c:v>FY.79/80 Kartik 12</c:v>
                </c:pt>
                <c:pt idx="6686">
                  <c:v>FY.79/80 Kartik 13</c:v>
                </c:pt>
                <c:pt idx="6687">
                  <c:v>FY.79/80 Kartik 14</c:v>
                </c:pt>
                <c:pt idx="6688">
                  <c:v>FY.79/80 Kartik 15</c:v>
                </c:pt>
                <c:pt idx="6689">
                  <c:v>FY.79/80 Kartik 16</c:v>
                </c:pt>
                <c:pt idx="6690">
                  <c:v>FY.79/80 Kartik 17</c:v>
                </c:pt>
                <c:pt idx="6691">
                  <c:v>FY.79/80 Kartik 18</c:v>
                </c:pt>
                <c:pt idx="6692">
                  <c:v>FY.79/80 Kartik 19</c:v>
                </c:pt>
                <c:pt idx="6693">
                  <c:v>FY.79/80 Kartik 20</c:v>
                </c:pt>
                <c:pt idx="6694">
                  <c:v>FY.79/80 Kartik 21</c:v>
                </c:pt>
                <c:pt idx="6695">
                  <c:v>FY.79/80 Kartik 22</c:v>
                </c:pt>
                <c:pt idx="6696">
                  <c:v>FY.79/80 Kartik 23</c:v>
                </c:pt>
                <c:pt idx="6697">
                  <c:v>FY.79/80 Kartik 24</c:v>
                </c:pt>
                <c:pt idx="6698">
                  <c:v>FY.79/80 Kartik 25</c:v>
                </c:pt>
                <c:pt idx="6699">
                  <c:v>FY.79/80 Kartik 26</c:v>
                </c:pt>
                <c:pt idx="6700">
                  <c:v>FY.79/80 Kartik 27</c:v>
                </c:pt>
                <c:pt idx="6701">
                  <c:v>FY.79/80 Kartik 28</c:v>
                </c:pt>
                <c:pt idx="6702">
                  <c:v>FY.79/80 Kartik 29</c:v>
                </c:pt>
                <c:pt idx="6703">
                  <c:v>FY.79/80 Kartik 30</c:v>
                </c:pt>
                <c:pt idx="6704">
                  <c:v>FY.79/80 Kartik 31</c:v>
                </c:pt>
                <c:pt idx="6705">
                  <c:v>FY.79/80 Kartik 32</c:v>
                </c:pt>
                <c:pt idx="6706">
                  <c:v>FY.79/80 Mangsir 1</c:v>
                </c:pt>
                <c:pt idx="6707">
                  <c:v>FY.79/80 Mangsir 2</c:v>
                </c:pt>
                <c:pt idx="6708">
                  <c:v>FY.79/80 Mangsir 3</c:v>
                </c:pt>
                <c:pt idx="6709">
                  <c:v>FY.79/80 Mangsir 4</c:v>
                </c:pt>
                <c:pt idx="6710">
                  <c:v>FY.79/80 Mangsir 5</c:v>
                </c:pt>
                <c:pt idx="6711">
                  <c:v>FY.79/80 Mangsir 6</c:v>
                </c:pt>
                <c:pt idx="6712">
                  <c:v>FY.79/80 Mangsir 7</c:v>
                </c:pt>
                <c:pt idx="6713">
                  <c:v>FY.79/80 Mangsir 8</c:v>
                </c:pt>
                <c:pt idx="6714">
                  <c:v>FY.79/80 Mangsir 9</c:v>
                </c:pt>
                <c:pt idx="6715">
                  <c:v>FY.79/80 Mangsir 10</c:v>
                </c:pt>
                <c:pt idx="6716">
                  <c:v>FY.79/80 Mangsir 11</c:v>
                </c:pt>
                <c:pt idx="6717">
                  <c:v>FY.79/80 Mangsir 12</c:v>
                </c:pt>
                <c:pt idx="6718">
                  <c:v>FY.79/80 Mangsir 13</c:v>
                </c:pt>
                <c:pt idx="6719">
                  <c:v>FY.79/80 Mangsir 14</c:v>
                </c:pt>
                <c:pt idx="6720">
                  <c:v>FY.79/80 Mangsir 15</c:v>
                </c:pt>
                <c:pt idx="6721">
                  <c:v>FY.79/80 Mangsir 16</c:v>
                </c:pt>
                <c:pt idx="6722">
                  <c:v>FY.79/80 Mangsir 17</c:v>
                </c:pt>
                <c:pt idx="6723">
                  <c:v>FY.79/80 Mangsir 18</c:v>
                </c:pt>
                <c:pt idx="6724">
                  <c:v>FY.79/80 Mangsir 19</c:v>
                </c:pt>
                <c:pt idx="6725">
                  <c:v>FY.79/80 Mangsir 20</c:v>
                </c:pt>
                <c:pt idx="6726">
                  <c:v>FY.79/80 Mangsir 21</c:v>
                </c:pt>
                <c:pt idx="6727">
                  <c:v>FY.79/80 Mangsir 22</c:v>
                </c:pt>
                <c:pt idx="6728">
                  <c:v>FY.79/80 Mangsir 23</c:v>
                </c:pt>
                <c:pt idx="6729">
                  <c:v>FY.79/80 Mangsir 24</c:v>
                </c:pt>
                <c:pt idx="6730">
                  <c:v>FY.79/80 Mangsir 25</c:v>
                </c:pt>
                <c:pt idx="6731">
                  <c:v>FY.79/80 Mangsir 26</c:v>
                </c:pt>
                <c:pt idx="6732">
                  <c:v>FY.79/80 Mangsir 27</c:v>
                </c:pt>
                <c:pt idx="6733">
                  <c:v>FY.79/80 Mangsir 28</c:v>
                </c:pt>
                <c:pt idx="6734">
                  <c:v>FY.79/80 Mangsir 29</c:v>
                </c:pt>
              </c:strCache>
            </c:strRef>
          </c:cat>
          <c:val>
            <c:numRef>
              <c:f>'Daily data'!$B$4186:$B$10920</c:f>
              <c:numCache>
                <c:formatCode>General</c:formatCode>
                <c:ptCount val="6735"/>
                <c:pt idx="0">
                  <c:v>0.68799999999999994</c:v>
                </c:pt>
                <c:pt idx="1">
                  <c:v>1.069</c:v>
                </c:pt>
                <c:pt idx="2">
                  <c:v>1.4039999999999999</c:v>
                </c:pt>
                <c:pt idx="3">
                  <c:v>1.117</c:v>
                </c:pt>
                <c:pt idx="4">
                  <c:v>1.085</c:v>
                </c:pt>
                <c:pt idx="5">
                  <c:v>1.024</c:v>
                </c:pt>
                <c:pt idx="6">
                  <c:v>2.33</c:v>
                </c:pt>
                <c:pt idx="7">
                  <c:v>3.2959999999999998</c:v>
                </c:pt>
                <c:pt idx="8">
                  <c:v>2.82</c:v>
                </c:pt>
                <c:pt idx="9">
                  <c:v>2.5859999999999999</c:v>
                </c:pt>
                <c:pt idx="10">
                  <c:v>3.7770000000000001</c:v>
                </c:pt>
                <c:pt idx="11">
                  <c:v>4.085</c:v>
                </c:pt>
                <c:pt idx="12">
                  <c:v>2.2330000000000001</c:v>
                </c:pt>
                <c:pt idx="13">
                  <c:v>1.7669999999999999</c:v>
                </c:pt>
                <c:pt idx="14">
                  <c:v>1.2589999999999999</c:v>
                </c:pt>
                <c:pt idx="15">
                  <c:v>1.345</c:v>
                </c:pt>
                <c:pt idx="16">
                  <c:v>1.333</c:v>
                </c:pt>
                <c:pt idx="18">
                  <c:v>1.373</c:v>
                </c:pt>
                <c:pt idx="19">
                  <c:v>1.2949999999999999</c:v>
                </c:pt>
                <c:pt idx="20">
                  <c:v>0.97</c:v>
                </c:pt>
                <c:pt idx="21">
                  <c:v>0.84899999999999998</c:v>
                </c:pt>
                <c:pt idx="22">
                  <c:v>1.08</c:v>
                </c:pt>
                <c:pt idx="23">
                  <c:v>9.9740000000000002</c:v>
                </c:pt>
                <c:pt idx="24">
                  <c:v>7.3840000000000003</c:v>
                </c:pt>
                <c:pt idx="25">
                  <c:v>17.164000000000001</c:v>
                </c:pt>
                <c:pt idx="26">
                  <c:v>17.010000000000002</c:v>
                </c:pt>
                <c:pt idx="27">
                  <c:v>7.25</c:v>
                </c:pt>
                <c:pt idx="28">
                  <c:v>4.75</c:v>
                </c:pt>
                <c:pt idx="29">
                  <c:v>15.42</c:v>
                </c:pt>
                <c:pt idx="30">
                  <c:v>34.61</c:v>
                </c:pt>
                <c:pt idx="31">
                  <c:v>64.257999999999996</c:v>
                </c:pt>
                <c:pt idx="32">
                  <c:v>17.027999999999999</c:v>
                </c:pt>
                <c:pt idx="33">
                  <c:v>18.268000000000001</c:v>
                </c:pt>
                <c:pt idx="34">
                  <c:v>11.029</c:v>
                </c:pt>
                <c:pt idx="35">
                  <c:v>14.279</c:v>
                </c:pt>
                <c:pt idx="36">
                  <c:v>11.26</c:v>
                </c:pt>
                <c:pt idx="37">
                  <c:v>12.273999999999999</c:v>
                </c:pt>
                <c:pt idx="38">
                  <c:v>11.419</c:v>
                </c:pt>
                <c:pt idx="39">
                  <c:v>19.486999999999998</c:v>
                </c:pt>
                <c:pt idx="40">
                  <c:v>13.484</c:v>
                </c:pt>
                <c:pt idx="41">
                  <c:v>10.77</c:v>
                </c:pt>
                <c:pt idx="42">
                  <c:v>26.181000000000001</c:v>
                </c:pt>
                <c:pt idx="43">
                  <c:v>33.405999999999999</c:v>
                </c:pt>
                <c:pt idx="44">
                  <c:v>28.858000000000001</c:v>
                </c:pt>
                <c:pt idx="45">
                  <c:v>38.685000000000002</c:v>
                </c:pt>
                <c:pt idx="46">
                  <c:v>42.079000000000001</c:v>
                </c:pt>
                <c:pt idx="47">
                  <c:v>79.191999999999993</c:v>
                </c:pt>
                <c:pt idx="48">
                  <c:v>48.091000000000001</c:v>
                </c:pt>
                <c:pt idx="50">
                  <c:v>44.966999999999999</c:v>
                </c:pt>
                <c:pt idx="51">
                  <c:v>87.186000000000007</c:v>
                </c:pt>
                <c:pt idx="52">
                  <c:v>87.912999999999997</c:v>
                </c:pt>
                <c:pt idx="53">
                  <c:v>56.287999999999997</c:v>
                </c:pt>
                <c:pt idx="54">
                  <c:v>74.102999999999994</c:v>
                </c:pt>
                <c:pt idx="55">
                  <c:v>80.319999999999993</c:v>
                </c:pt>
                <c:pt idx="56">
                  <c:v>74.528999999999996</c:v>
                </c:pt>
                <c:pt idx="57">
                  <c:v>63.741999999999997</c:v>
                </c:pt>
                <c:pt idx="58">
                  <c:v>58.43</c:v>
                </c:pt>
                <c:pt idx="59">
                  <c:v>64.33</c:v>
                </c:pt>
                <c:pt idx="60">
                  <c:v>69.587999999999994</c:v>
                </c:pt>
                <c:pt idx="61">
                  <c:v>59.561999999999998</c:v>
                </c:pt>
                <c:pt idx="62">
                  <c:v>50.719000000000001</c:v>
                </c:pt>
                <c:pt idx="63">
                  <c:v>48.436</c:v>
                </c:pt>
                <c:pt idx="64">
                  <c:v>49.533999999999999</c:v>
                </c:pt>
                <c:pt idx="65">
                  <c:v>41.85</c:v>
                </c:pt>
                <c:pt idx="66">
                  <c:v>51.097000000000001</c:v>
                </c:pt>
                <c:pt idx="67">
                  <c:v>39.69</c:v>
                </c:pt>
                <c:pt idx="68">
                  <c:v>40.959000000000003</c:v>
                </c:pt>
                <c:pt idx="69">
                  <c:v>39.987000000000002</c:v>
                </c:pt>
                <c:pt idx="70">
                  <c:v>41.3</c:v>
                </c:pt>
                <c:pt idx="71">
                  <c:v>60.951999999999998</c:v>
                </c:pt>
                <c:pt idx="72">
                  <c:v>82.042000000000002</c:v>
                </c:pt>
                <c:pt idx="73">
                  <c:v>64.778999999999996</c:v>
                </c:pt>
                <c:pt idx="74">
                  <c:v>56.369</c:v>
                </c:pt>
                <c:pt idx="75">
                  <c:v>50.77</c:v>
                </c:pt>
                <c:pt idx="76">
                  <c:v>51.366999999999997</c:v>
                </c:pt>
                <c:pt idx="77">
                  <c:v>80.64</c:v>
                </c:pt>
                <c:pt idx="78">
                  <c:v>63.64</c:v>
                </c:pt>
                <c:pt idx="79">
                  <c:v>65.090999999999994</c:v>
                </c:pt>
                <c:pt idx="80">
                  <c:v>99.03</c:v>
                </c:pt>
                <c:pt idx="81">
                  <c:v>76.48</c:v>
                </c:pt>
                <c:pt idx="82">
                  <c:v>71.849999999999994</c:v>
                </c:pt>
                <c:pt idx="83">
                  <c:v>74.95</c:v>
                </c:pt>
                <c:pt idx="84">
                  <c:v>107.25</c:v>
                </c:pt>
                <c:pt idx="85">
                  <c:v>105.57</c:v>
                </c:pt>
                <c:pt idx="86">
                  <c:v>108.94</c:v>
                </c:pt>
                <c:pt idx="87">
                  <c:v>112.09</c:v>
                </c:pt>
                <c:pt idx="88">
                  <c:v>111.7</c:v>
                </c:pt>
                <c:pt idx="89">
                  <c:v>107.54</c:v>
                </c:pt>
                <c:pt idx="90">
                  <c:v>117.56</c:v>
                </c:pt>
                <c:pt idx="91">
                  <c:v>104.06</c:v>
                </c:pt>
                <c:pt idx="92">
                  <c:v>93.16</c:v>
                </c:pt>
                <c:pt idx="93">
                  <c:v>82.69</c:v>
                </c:pt>
                <c:pt idx="94">
                  <c:v>75.5</c:v>
                </c:pt>
                <c:pt idx="95">
                  <c:v>67.37</c:v>
                </c:pt>
                <c:pt idx="96">
                  <c:v>64.209999999999994</c:v>
                </c:pt>
                <c:pt idx="97">
                  <c:v>69.3</c:v>
                </c:pt>
                <c:pt idx="98">
                  <c:v>76.260000000000005</c:v>
                </c:pt>
                <c:pt idx="99">
                  <c:v>78.569999999999993</c:v>
                </c:pt>
                <c:pt idx="100">
                  <c:v>70.69</c:v>
                </c:pt>
                <c:pt idx="101">
                  <c:v>79.52</c:v>
                </c:pt>
                <c:pt idx="102">
                  <c:v>96.257000000000005</c:v>
                </c:pt>
                <c:pt idx="103">
                  <c:v>77.489999999999995</c:v>
                </c:pt>
                <c:pt idx="104">
                  <c:v>70.44</c:v>
                </c:pt>
                <c:pt idx="105">
                  <c:v>139.74700000000001</c:v>
                </c:pt>
                <c:pt idx="106">
                  <c:v>82.52</c:v>
                </c:pt>
                <c:pt idx="107">
                  <c:v>75.540000000000006</c:v>
                </c:pt>
                <c:pt idx="108">
                  <c:v>66.23</c:v>
                </c:pt>
                <c:pt idx="109">
                  <c:v>55.61</c:v>
                </c:pt>
                <c:pt idx="110">
                  <c:v>54.63</c:v>
                </c:pt>
                <c:pt idx="111">
                  <c:v>52.8</c:v>
                </c:pt>
                <c:pt idx="112">
                  <c:v>47.26</c:v>
                </c:pt>
                <c:pt idx="114">
                  <c:v>46.66</c:v>
                </c:pt>
                <c:pt idx="115">
                  <c:v>42.789000000000001</c:v>
                </c:pt>
                <c:pt idx="116">
                  <c:v>40.343000000000004</c:v>
                </c:pt>
                <c:pt idx="117">
                  <c:v>37</c:v>
                </c:pt>
                <c:pt idx="118">
                  <c:v>58.459000000000003</c:v>
                </c:pt>
                <c:pt idx="119">
                  <c:v>47.508000000000003</c:v>
                </c:pt>
                <c:pt idx="120">
                  <c:v>46.052</c:v>
                </c:pt>
                <c:pt idx="121">
                  <c:v>40.786999999999999</c:v>
                </c:pt>
                <c:pt idx="122">
                  <c:v>40.115000000000002</c:v>
                </c:pt>
                <c:pt idx="123">
                  <c:v>37.991</c:v>
                </c:pt>
                <c:pt idx="124">
                  <c:v>35.942</c:v>
                </c:pt>
                <c:pt idx="125">
                  <c:v>34.823</c:v>
                </c:pt>
                <c:pt idx="126">
                  <c:v>33.44</c:v>
                </c:pt>
                <c:pt idx="127">
                  <c:v>31.608000000000001</c:v>
                </c:pt>
                <c:pt idx="128">
                  <c:v>30.568999999999999</c:v>
                </c:pt>
                <c:pt idx="129">
                  <c:v>29.795999999999999</c:v>
                </c:pt>
                <c:pt idx="130">
                  <c:v>30.51</c:v>
                </c:pt>
                <c:pt idx="131">
                  <c:v>30.51</c:v>
                </c:pt>
                <c:pt idx="132">
                  <c:v>28.21</c:v>
                </c:pt>
                <c:pt idx="133">
                  <c:v>27.427</c:v>
                </c:pt>
                <c:pt idx="134">
                  <c:v>28.896000000000001</c:v>
                </c:pt>
                <c:pt idx="135">
                  <c:v>29.9</c:v>
                </c:pt>
                <c:pt idx="136">
                  <c:v>29.344000000000001</c:v>
                </c:pt>
                <c:pt idx="137">
                  <c:v>28.26</c:v>
                </c:pt>
                <c:pt idx="138">
                  <c:v>26.65</c:v>
                </c:pt>
                <c:pt idx="139">
                  <c:v>25.65</c:v>
                </c:pt>
                <c:pt idx="140">
                  <c:v>23.86</c:v>
                </c:pt>
                <c:pt idx="141">
                  <c:v>23.46</c:v>
                </c:pt>
                <c:pt idx="142">
                  <c:v>23.457999999999998</c:v>
                </c:pt>
                <c:pt idx="143">
                  <c:v>22.424700000000001</c:v>
                </c:pt>
                <c:pt idx="144">
                  <c:v>21.216999999999999</c:v>
                </c:pt>
                <c:pt idx="146">
                  <c:v>20.358000000000001</c:v>
                </c:pt>
                <c:pt idx="147">
                  <c:v>20.382000000000001</c:v>
                </c:pt>
                <c:pt idx="148">
                  <c:v>40.121000000000002</c:v>
                </c:pt>
                <c:pt idx="149">
                  <c:v>25.623000000000001</c:v>
                </c:pt>
                <c:pt idx="150">
                  <c:v>24.802</c:v>
                </c:pt>
                <c:pt idx="151">
                  <c:v>21.79</c:v>
                </c:pt>
                <c:pt idx="152">
                  <c:v>21.26</c:v>
                </c:pt>
                <c:pt idx="153">
                  <c:v>20.358000000000001</c:v>
                </c:pt>
                <c:pt idx="154">
                  <c:v>19.32</c:v>
                </c:pt>
                <c:pt idx="155">
                  <c:v>18.71</c:v>
                </c:pt>
                <c:pt idx="156">
                  <c:v>17.920999999999999</c:v>
                </c:pt>
                <c:pt idx="157">
                  <c:v>17.949000000000002</c:v>
                </c:pt>
                <c:pt idx="158">
                  <c:v>17.084</c:v>
                </c:pt>
                <c:pt idx="159">
                  <c:v>15.754</c:v>
                </c:pt>
                <c:pt idx="160">
                  <c:v>14.747999999999999</c:v>
                </c:pt>
                <c:pt idx="161">
                  <c:v>14.138999999999999</c:v>
                </c:pt>
                <c:pt idx="162">
                  <c:v>13.298999999999999</c:v>
                </c:pt>
                <c:pt idx="163">
                  <c:v>13.298999999999999</c:v>
                </c:pt>
                <c:pt idx="164">
                  <c:v>13.298999999999999</c:v>
                </c:pt>
                <c:pt idx="165">
                  <c:v>13.298999999999999</c:v>
                </c:pt>
                <c:pt idx="166">
                  <c:v>13.41</c:v>
                </c:pt>
                <c:pt idx="167">
                  <c:v>12.61</c:v>
                </c:pt>
                <c:pt idx="168">
                  <c:v>12.603</c:v>
                </c:pt>
                <c:pt idx="169">
                  <c:v>12.608000000000001</c:v>
                </c:pt>
                <c:pt idx="170">
                  <c:v>12.608000000000001</c:v>
                </c:pt>
                <c:pt idx="171">
                  <c:v>12.608000000000001</c:v>
                </c:pt>
                <c:pt idx="172">
                  <c:v>12.298</c:v>
                </c:pt>
                <c:pt idx="173">
                  <c:v>11.971</c:v>
                </c:pt>
                <c:pt idx="174">
                  <c:v>11.952999999999999</c:v>
                </c:pt>
                <c:pt idx="178">
                  <c:v>11.471</c:v>
                </c:pt>
                <c:pt idx="179">
                  <c:v>11.372999999999999</c:v>
                </c:pt>
                <c:pt idx="180">
                  <c:v>11.23</c:v>
                </c:pt>
                <c:pt idx="181">
                  <c:v>10.903</c:v>
                </c:pt>
                <c:pt idx="182">
                  <c:v>10.567</c:v>
                </c:pt>
                <c:pt idx="183">
                  <c:v>10.244</c:v>
                </c:pt>
                <c:pt idx="184">
                  <c:v>10.147</c:v>
                </c:pt>
                <c:pt idx="185">
                  <c:v>10.163</c:v>
                </c:pt>
                <c:pt idx="186">
                  <c:v>10.163</c:v>
                </c:pt>
                <c:pt idx="187">
                  <c:v>10.163</c:v>
                </c:pt>
                <c:pt idx="188">
                  <c:v>10.058999999999999</c:v>
                </c:pt>
                <c:pt idx="189">
                  <c:v>9.8529999999999998</c:v>
                </c:pt>
                <c:pt idx="190">
                  <c:v>9.6850000000000005</c:v>
                </c:pt>
                <c:pt idx="191">
                  <c:v>9.5090000000000003</c:v>
                </c:pt>
                <c:pt idx="192">
                  <c:v>9.5429999999999993</c:v>
                </c:pt>
                <c:pt idx="193">
                  <c:v>9.3160000000000007</c:v>
                </c:pt>
                <c:pt idx="194">
                  <c:v>9.1910000000000007</c:v>
                </c:pt>
                <c:pt idx="195">
                  <c:v>8.9719999999999995</c:v>
                </c:pt>
                <c:pt idx="196">
                  <c:v>8.6579999999999995</c:v>
                </c:pt>
                <c:pt idx="197">
                  <c:v>8.5500000000000007</c:v>
                </c:pt>
                <c:pt idx="198">
                  <c:v>8.24</c:v>
                </c:pt>
                <c:pt idx="199">
                  <c:v>8.17</c:v>
                </c:pt>
                <c:pt idx="200">
                  <c:v>8.23</c:v>
                </c:pt>
                <c:pt idx="201">
                  <c:v>8.0299999999999994</c:v>
                </c:pt>
                <c:pt idx="202">
                  <c:v>7.8159999999999998</c:v>
                </c:pt>
                <c:pt idx="203">
                  <c:v>7.7</c:v>
                </c:pt>
                <c:pt idx="204">
                  <c:v>7.5430000000000001</c:v>
                </c:pt>
                <c:pt idx="205">
                  <c:v>7.4139999999999997</c:v>
                </c:pt>
                <c:pt idx="206">
                  <c:v>7.34</c:v>
                </c:pt>
                <c:pt idx="207">
                  <c:v>7.3819999999999997</c:v>
                </c:pt>
                <c:pt idx="210">
                  <c:v>7.3819999999999997</c:v>
                </c:pt>
                <c:pt idx="211">
                  <c:v>7.1630000000000003</c:v>
                </c:pt>
                <c:pt idx="212">
                  <c:v>7.11</c:v>
                </c:pt>
                <c:pt idx="213">
                  <c:v>7.03</c:v>
                </c:pt>
                <c:pt idx="214">
                  <c:v>6.9589999999999996</c:v>
                </c:pt>
                <c:pt idx="215">
                  <c:v>6.9290000000000003</c:v>
                </c:pt>
                <c:pt idx="216">
                  <c:v>6.87</c:v>
                </c:pt>
                <c:pt idx="217">
                  <c:v>6.7610000000000001</c:v>
                </c:pt>
                <c:pt idx="218">
                  <c:v>6.7089999999999996</c:v>
                </c:pt>
                <c:pt idx="219">
                  <c:v>6.8440000000000003</c:v>
                </c:pt>
                <c:pt idx="220">
                  <c:v>6.694</c:v>
                </c:pt>
                <c:pt idx="221">
                  <c:v>6.5259999999999998</c:v>
                </c:pt>
                <c:pt idx="222">
                  <c:v>6.452</c:v>
                </c:pt>
                <c:pt idx="223">
                  <c:v>6.3860000000000001</c:v>
                </c:pt>
                <c:pt idx="224">
                  <c:v>6.6219999999999999</c:v>
                </c:pt>
                <c:pt idx="225">
                  <c:v>6.3680000000000003</c:v>
                </c:pt>
                <c:pt idx="226">
                  <c:v>6.3289999999999997</c:v>
                </c:pt>
                <c:pt idx="227">
                  <c:v>6.36</c:v>
                </c:pt>
                <c:pt idx="228">
                  <c:v>6.19</c:v>
                </c:pt>
                <c:pt idx="229">
                  <c:v>6.1509999999999998</c:v>
                </c:pt>
                <c:pt idx="230">
                  <c:v>6.0190000000000001</c:v>
                </c:pt>
                <c:pt idx="231">
                  <c:v>5.9960000000000004</c:v>
                </c:pt>
                <c:pt idx="232">
                  <c:v>5.7130000000000001</c:v>
                </c:pt>
                <c:pt idx="233">
                  <c:v>5.577</c:v>
                </c:pt>
                <c:pt idx="234">
                  <c:v>5.6360000000000001</c:v>
                </c:pt>
                <c:pt idx="235">
                  <c:v>5.601</c:v>
                </c:pt>
                <c:pt idx="236">
                  <c:v>5.4720000000000004</c:v>
                </c:pt>
                <c:pt idx="237">
                  <c:v>5.5129999999999999</c:v>
                </c:pt>
                <c:pt idx="238">
                  <c:v>5.5209999999999999</c:v>
                </c:pt>
                <c:pt idx="242">
                  <c:v>5.6</c:v>
                </c:pt>
                <c:pt idx="243">
                  <c:v>5.6340000000000003</c:v>
                </c:pt>
                <c:pt idx="244">
                  <c:v>5.56</c:v>
                </c:pt>
                <c:pt idx="245">
                  <c:v>5.41</c:v>
                </c:pt>
                <c:pt idx="246">
                  <c:v>5.44</c:v>
                </c:pt>
                <c:pt idx="247">
                  <c:v>5.2969999999999997</c:v>
                </c:pt>
                <c:pt idx="248">
                  <c:v>5.25</c:v>
                </c:pt>
                <c:pt idx="249">
                  <c:v>5.15</c:v>
                </c:pt>
                <c:pt idx="250">
                  <c:v>5.05</c:v>
                </c:pt>
                <c:pt idx="251">
                  <c:v>5.0030000000000001</c:v>
                </c:pt>
                <c:pt idx="252">
                  <c:v>4.976</c:v>
                </c:pt>
                <c:pt idx="253">
                  <c:v>4.9480000000000004</c:v>
                </c:pt>
                <c:pt idx="254">
                  <c:v>4.96</c:v>
                </c:pt>
                <c:pt idx="255">
                  <c:v>4.99</c:v>
                </c:pt>
                <c:pt idx="256">
                  <c:v>4.9580000000000002</c:v>
                </c:pt>
                <c:pt idx="257">
                  <c:v>4.8079999999999998</c:v>
                </c:pt>
                <c:pt idx="258">
                  <c:v>4.74</c:v>
                </c:pt>
                <c:pt idx="259">
                  <c:v>4.9329999999999998</c:v>
                </c:pt>
                <c:pt idx="260">
                  <c:v>4.78</c:v>
                </c:pt>
                <c:pt idx="261">
                  <c:v>4.7969999999999997</c:v>
                </c:pt>
                <c:pt idx="262">
                  <c:v>4.7960000000000003</c:v>
                </c:pt>
                <c:pt idx="263">
                  <c:v>4.47</c:v>
                </c:pt>
                <c:pt idx="264">
                  <c:v>4.49</c:v>
                </c:pt>
                <c:pt idx="265">
                  <c:v>4.42</c:v>
                </c:pt>
                <c:pt idx="266">
                  <c:v>4.4530000000000003</c:v>
                </c:pt>
                <c:pt idx="267">
                  <c:v>4.5629999999999997</c:v>
                </c:pt>
                <c:pt idx="268">
                  <c:v>4.6500000000000004</c:v>
                </c:pt>
                <c:pt idx="269">
                  <c:v>5.53</c:v>
                </c:pt>
                <c:pt idx="270">
                  <c:v>4.79</c:v>
                </c:pt>
                <c:pt idx="271">
                  <c:v>4.6500000000000004</c:v>
                </c:pt>
                <c:pt idx="274">
                  <c:v>4.62</c:v>
                </c:pt>
                <c:pt idx="275">
                  <c:v>4.5999999999999996</c:v>
                </c:pt>
                <c:pt idx="276">
                  <c:v>4.5599999999999996</c:v>
                </c:pt>
                <c:pt idx="277">
                  <c:v>4.5140000000000002</c:v>
                </c:pt>
                <c:pt idx="278">
                  <c:v>4.34</c:v>
                </c:pt>
                <c:pt idx="279">
                  <c:v>4.24</c:v>
                </c:pt>
                <c:pt idx="280">
                  <c:v>4.22</c:v>
                </c:pt>
                <c:pt idx="281">
                  <c:v>4.2699999999999996</c:v>
                </c:pt>
                <c:pt idx="282">
                  <c:v>4.22</c:v>
                </c:pt>
                <c:pt idx="283">
                  <c:v>4.1100000000000003</c:v>
                </c:pt>
                <c:pt idx="284">
                  <c:v>4.07</c:v>
                </c:pt>
                <c:pt idx="285">
                  <c:v>4.077</c:v>
                </c:pt>
                <c:pt idx="286">
                  <c:v>3.96</c:v>
                </c:pt>
                <c:pt idx="287">
                  <c:v>3.6779999999999999</c:v>
                </c:pt>
                <c:pt idx="288">
                  <c:v>3.6</c:v>
                </c:pt>
                <c:pt idx="289">
                  <c:v>3.496</c:v>
                </c:pt>
                <c:pt idx="290">
                  <c:v>3.49</c:v>
                </c:pt>
                <c:pt idx="291">
                  <c:v>3.4</c:v>
                </c:pt>
                <c:pt idx="292">
                  <c:v>3.45</c:v>
                </c:pt>
                <c:pt idx="293">
                  <c:v>3.48</c:v>
                </c:pt>
                <c:pt idx="294">
                  <c:v>3.38</c:v>
                </c:pt>
                <c:pt idx="295">
                  <c:v>3.39</c:v>
                </c:pt>
                <c:pt idx="296">
                  <c:v>3.48</c:v>
                </c:pt>
                <c:pt idx="297">
                  <c:v>3.46</c:v>
                </c:pt>
                <c:pt idx="298">
                  <c:v>3.47</c:v>
                </c:pt>
                <c:pt idx="299">
                  <c:v>3.88</c:v>
                </c:pt>
                <c:pt idx="300">
                  <c:v>6.62</c:v>
                </c:pt>
                <c:pt idx="301">
                  <c:v>7.2030000000000003</c:v>
                </c:pt>
                <c:pt idx="302">
                  <c:v>5.34</c:v>
                </c:pt>
                <c:pt idx="306">
                  <c:v>5.173</c:v>
                </c:pt>
                <c:pt idx="307">
                  <c:v>5.476</c:v>
                </c:pt>
                <c:pt idx="308">
                  <c:v>5.0419999999999998</c:v>
                </c:pt>
                <c:pt idx="309">
                  <c:v>4.782</c:v>
                </c:pt>
                <c:pt idx="310">
                  <c:v>4.8499999999999996</c:v>
                </c:pt>
                <c:pt idx="311">
                  <c:v>4.5010000000000003</c:v>
                </c:pt>
                <c:pt idx="312">
                  <c:v>4.2709999999999999</c:v>
                </c:pt>
                <c:pt idx="313">
                  <c:v>4.1829999999999998</c:v>
                </c:pt>
                <c:pt idx="314">
                  <c:v>4.1120000000000001</c:v>
                </c:pt>
                <c:pt idx="315">
                  <c:v>3.718</c:v>
                </c:pt>
                <c:pt idx="316">
                  <c:v>4.0810000000000004</c:v>
                </c:pt>
                <c:pt idx="317">
                  <c:v>3.6890000000000001</c:v>
                </c:pt>
                <c:pt idx="318">
                  <c:v>3.577</c:v>
                </c:pt>
                <c:pt idx="319">
                  <c:v>3.4969999999999999</c:v>
                </c:pt>
                <c:pt idx="320">
                  <c:v>3.4729999999999999</c:v>
                </c:pt>
                <c:pt idx="321">
                  <c:v>3.3620000000000001</c:v>
                </c:pt>
                <c:pt idx="322">
                  <c:v>3.238</c:v>
                </c:pt>
                <c:pt idx="323">
                  <c:v>3.238</c:v>
                </c:pt>
                <c:pt idx="324">
                  <c:v>3.26</c:v>
                </c:pt>
                <c:pt idx="325">
                  <c:v>3.1859999999999999</c:v>
                </c:pt>
                <c:pt idx="326">
                  <c:v>3.2360000000000002</c:v>
                </c:pt>
                <c:pt idx="327">
                  <c:v>3.0510000000000002</c:v>
                </c:pt>
                <c:pt idx="328">
                  <c:v>3.0350000000000001</c:v>
                </c:pt>
                <c:pt idx="329">
                  <c:v>3.0219999999999998</c:v>
                </c:pt>
                <c:pt idx="330">
                  <c:v>3.2440000000000002</c:v>
                </c:pt>
                <c:pt idx="331">
                  <c:v>2.9609999999999999</c:v>
                </c:pt>
                <c:pt idx="332">
                  <c:v>2.9350000000000001</c:v>
                </c:pt>
                <c:pt idx="333">
                  <c:v>3.2570000000000001</c:v>
                </c:pt>
                <c:pt idx="334">
                  <c:v>3.6150000000000002</c:v>
                </c:pt>
                <c:pt idx="335">
                  <c:v>2.9990000000000001</c:v>
                </c:pt>
                <c:pt idx="336">
                  <c:v>2.83</c:v>
                </c:pt>
                <c:pt idx="338">
                  <c:v>2.75</c:v>
                </c:pt>
                <c:pt idx="339">
                  <c:v>2.54</c:v>
                </c:pt>
                <c:pt idx="340">
                  <c:v>2.39</c:v>
                </c:pt>
                <c:pt idx="341">
                  <c:v>2.36</c:v>
                </c:pt>
                <c:pt idx="342">
                  <c:v>3.9</c:v>
                </c:pt>
                <c:pt idx="343">
                  <c:v>4.84</c:v>
                </c:pt>
                <c:pt idx="344">
                  <c:v>3.79</c:v>
                </c:pt>
                <c:pt idx="345">
                  <c:v>3.04</c:v>
                </c:pt>
                <c:pt idx="346">
                  <c:v>4.18</c:v>
                </c:pt>
                <c:pt idx="347">
                  <c:v>4.8499999999999996</c:v>
                </c:pt>
                <c:pt idx="348">
                  <c:v>6.34</c:v>
                </c:pt>
                <c:pt idx="349">
                  <c:v>13.56</c:v>
                </c:pt>
                <c:pt idx="350">
                  <c:v>14.8</c:v>
                </c:pt>
                <c:pt idx="351">
                  <c:v>7.19</c:v>
                </c:pt>
                <c:pt idx="352">
                  <c:v>4.3</c:v>
                </c:pt>
                <c:pt idx="353">
                  <c:v>3.73</c:v>
                </c:pt>
                <c:pt idx="354">
                  <c:v>3.15</c:v>
                </c:pt>
                <c:pt idx="355">
                  <c:v>2.88</c:v>
                </c:pt>
                <c:pt idx="356">
                  <c:v>2.78</c:v>
                </c:pt>
                <c:pt idx="357">
                  <c:v>2.83</c:v>
                </c:pt>
                <c:pt idx="358">
                  <c:v>2.88</c:v>
                </c:pt>
                <c:pt idx="359">
                  <c:v>3.2</c:v>
                </c:pt>
                <c:pt idx="360">
                  <c:v>8.9700000000000006</c:v>
                </c:pt>
                <c:pt idx="361">
                  <c:v>6.3520000000000003</c:v>
                </c:pt>
                <c:pt idx="362">
                  <c:v>4.1900000000000004</c:v>
                </c:pt>
                <c:pt idx="363">
                  <c:v>3.17</c:v>
                </c:pt>
                <c:pt idx="364">
                  <c:v>3.1070000000000002</c:v>
                </c:pt>
                <c:pt idx="365">
                  <c:v>2.69</c:v>
                </c:pt>
                <c:pt idx="366">
                  <c:v>2.3370000000000002</c:v>
                </c:pt>
                <c:pt idx="367">
                  <c:v>5.2779999999999996</c:v>
                </c:pt>
                <c:pt idx="368">
                  <c:v>6.67</c:v>
                </c:pt>
                <c:pt idx="370">
                  <c:v>3.09</c:v>
                </c:pt>
                <c:pt idx="371">
                  <c:v>2.93</c:v>
                </c:pt>
                <c:pt idx="372">
                  <c:v>2.2799999999999998</c:v>
                </c:pt>
                <c:pt idx="373">
                  <c:v>4.6369999999999996</c:v>
                </c:pt>
                <c:pt idx="374">
                  <c:v>3.5960000000000001</c:v>
                </c:pt>
                <c:pt idx="375">
                  <c:v>2.7570000000000001</c:v>
                </c:pt>
                <c:pt idx="376">
                  <c:v>6.742</c:v>
                </c:pt>
                <c:pt idx="377">
                  <c:v>4.3899999999999997</c:v>
                </c:pt>
                <c:pt idx="378">
                  <c:v>5.3209999999999997</c:v>
                </c:pt>
                <c:pt idx="379">
                  <c:v>5.3319999999999999</c:v>
                </c:pt>
                <c:pt idx="380">
                  <c:v>22.539000000000001</c:v>
                </c:pt>
                <c:pt idx="381">
                  <c:v>24.16</c:v>
                </c:pt>
                <c:pt idx="382">
                  <c:v>11.064</c:v>
                </c:pt>
                <c:pt idx="383">
                  <c:v>13.587</c:v>
                </c:pt>
                <c:pt idx="384">
                  <c:v>9.9740000000000002</c:v>
                </c:pt>
                <c:pt idx="385">
                  <c:v>5.226</c:v>
                </c:pt>
                <c:pt idx="386">
                  <c:v>3.597</c:v>
                </c:pt>
                <c:pt idx="387">
                  <c:v>3.125</c:v>
                </c:pt>
                <c:pt idx="388">
                  <c:v>3.1150000000000002</c:v>
                </c:pt>
                <c:pt idx="389">
                  <c:v>16.300999999999998</c:v>
                </c:pt>
                <c:pt idx="390">
                  <c:v>16.03</c:v>
                </c:pt>
                <c:pt idx="391">
                  <c:v>10.220000000000001</c:v>
                </c:pt>
                <c:pt idx="392">
                  <c:v>33.363</c:v>
                </c:pt>
                <c:pt idx="393">
                  <c:v>21</c:v>
                </c:pt>
                <c:pt idx="394">
                  <c:v>19.228999999999999</c:v>
                </c:pt>
                <c:pt idx="395">
                  <c:v>29.9</c:v>
                </c:pt>
                <c:pt idx="396">
                  <c:v>20.855</c:v>
                </c:pt>
                <c:pt idx="397">
                  <c:v>14.417999999999999</c:v>
                </c:pt>
                <c:pt idx="398">
                  <c:v>10.247999999999999</c:v>
                </c:pt>
                <c:pt idx="399">
                  <c:v>7.2549999999999999</c:v>
                </c:pt>
                <c:pt idx="400">
                  <c:v>5.9939999999999998</c:v>
                </c:pt>
                <c:pt idx="402">
                  <c:v>5.29</c:v>
                </c:pt>
                <c:pt idx="403">
                  <c:v>4.99</c:v>
                </c:pt>
                <c:pt idx="404">
                  <c:v>5</c:v>
                </c:pt>
                <c:pt idx="405">
                  <c:v>4.4740000000000002</c:v>
                </c:pt>
                <c:pt idx="406">
                  <c:v>4.3310000000000004</c:v>
                </c:pt>
                <c:pt idx="407">
                  <c:v>4.32</c:v>
                </c:pt>
                <c:pt idx="408">
                  <c:v>4.3689999999999998</c:v>
                </c:pt>
                <c:pt idx="409">
                  <c:v>4.38</c:v>
                </c:pt>
                <c:pt idx="410">
                  <c:v>8.6739999999999995</c:v>
                </c:pt>
                <c:pt idx="411">
                  <c:v>21.7</c:v>
                </c:pt>
                <c:pt idx="412">
                  <c:v>23.56</c:v>
                </c:pt>
                <c:pt idx="413">
                  <c:v>53.628</c:v>
                </c:pt>
                <c:pt idx="414">
                  <c:v>23.989000000000001</c:v>
                </c:pt>
                <c:pt idx="415">
                  <c:v>79.022000000000006</c:v>
                </c:pt>
                <c:pt idx="416">
                  <c:v>51.587000000000003</c:v>
                </c:pt>
                <c:pt idx="417">
                  <c:v>39.31</c:v>
                </c:pt>
                <c:pt idx="418">
                  <c:v>36.965000000000003</c:v>
                </c:pt>
                <c:pt idx="419">
                  <c:v>34.36</c:v>
                </c:pt>
                <c:pt idx="420">
                  <c:v>29.66</c:v>
                </c:pt>
                <c:pt idx="421">
                  <c:v>30.097000000000001</c:v>
                </c:pt>
                <c:pt idx="422">
                  <c:v>29.21</c:v>
                </c:pt>
                <c:pt idx="423">
                  <c:v>26.701000000000001</c:v>
                </c:pt>
                <c:pt idx="424">
                  <c:v>25.7</c:v>
                </c:pt>
                <c:pt idx="425">
                  <c:v>30.04</c:v>
                </c:pt>
                <c:pt idx="426">
                  <c:v>28.93</c:v>
                </c:pt>
                <c:pt idx="427">
                  <c:v>71.926000000000002</c:v>
                </c:pt>
                <c:pt idx="428">
                  <c:v>67.026700000000005</c:v>
                </c:pt>
                <c:pt idx="429">
                  <c:v>68.861999999999995</c:v>
                </c:pt>
                <c:pt idx="430">
                  <c:v>60.17</c:v>
                </c:pt>
                <c:pt idx="431">
                  <c:v>52.767000000000003</c:v>
                </c:pt>
                <c:pt idx="432">
                  <c:v>59.643999999999998</c:v>
                </c:pt>
                <c:pt idx="433">
                  <c:v>80.385000000000005</c:v>
                </c:pt>
                <c:pt idx="434">
                  <c:v>63.98</c:v>
                </c:pt>
                <c:pt idx="435">
                  <c:v>78.64</c:v>
                </c:pt>
                <c:pt idx="436">
                  <c:v>83.18</c:v>
                </c:pt>
                <c:pt idx="437">
                  <c:v>90.596999999999994</c:v>
                </c:pt>
                <c:pt idx="438">
                  <c:v>87.891999999999996</c:v>
                </c:pt>
                <c:pt idx="439">
                  <c:v>70.768000000000001</c:v>
                </c:pt>
                <c:pt idx="440">
                  <c:v>59.896999999999998</c:v>
                </c:pt>
                <c:pt idx="441">
                  <c:v>55.744999999999997</c:v>
                </c:pt>
                <c:pt idx="442">
                  <c:v>52.898000000000003</c:v>
                </c:pt>
                <c:pt idx="443">
                  <c:v>82.852999999999994</c:v>
                </c:pt>
                <c:pt idx="444">
                  <c:v>88.238</c:v>
                </c:pt>
                <c:pt idx="445">
                  <c:v>70.608000000000004</c:v>
                </c:pt>
                <c:pt idx="446">
                  <c:v>59.787999999999997</c:v>
                </c:pt>
                <c:pt idx="447">
                  <c:v>53.384999999999998</c:v>
                </c:pt>
                <c:pt idx="448">
                  <c:v>50.267000000000003</c:v>
                </c:pt>
                <c:pt idx="449">
                  <c:v>41.878</c:v>
                </c:pt>
                <c:pt idx="450">
                  <c:v>43.369</c:v>
                </c:pt>
                <c:pt idx="451">
                  <c:v>41.908999999999999</c:v>
                </c:pt>
                <c:pt idx="452">
                  <c:v>39.643999999999998</c:v>
                </c:pt>
                <c:pt idx="453">
                  <c:v>38.401000000000003</c:v>
                </c:pt>
                <c:pt idx="454">
                  <c:v>38.216999999999999</c:v>
                </c:pt>
                <c:pt idx="455">
                  <c:v>44.179000000000002</c:v>
                </c:pt>
                <c:pt idx="456">
                  <c:v>37.618000000000002</c:v>
                </c:pt>
                <c:pt idx="457">
                  <c:v>37.700000000000003</c:v>
                </c:pt>
                <c:pt idx="458">
                  <c:v>39.284999999999997</c:v>
                </c:pt>
                <c:pt idx="459">
                  <c:v>34.886000000000003</c:v>
                </c:pt>
                <c:pt idx="460">
                  <c:v>35.659999999999997</c:v>
                </c:pt>
                <c:pt idx="461">
                  <c:v>37.840000000000003</c:v>
                </c:pt>
                <c:pt idx="462">
                  <c:v>35.862000000000002</c:v>
                </c:pt>
                <c:pt idx="463">
                  <c:v>32.72</c:v>
                </c:pt>
                <c:pt idx="464">
                  <c:v>32.72</c:v>
                </c:pt>
                <c:pt idx="466">
                  <c:v>26.518000000000001</c:v>
                </c:pt>
                <c:pt idx="467">
                  <c:v>25.131</c:v>
                </c:pt>
                <c:pt idx="468">
                  <c:v>25.27</c:v>
                </c:pt>
                <c:pt idx="469">
                  <c:v>40.32</c:v>
                </c:pt>
                <c:pt idx="470">
                  <c:v>44.15</c:v>
                </c:pt>
                <c:pt idx="471">
                  <c:v>43.3</c:v>
                </c:pt>
                <c:pt idx="472">
                  <c:v>38.396999999999998</c:v>
                </c:pt>
                <c:pt idx="473">
                  <c:v>35.97</c:v>
                </c:pt>
                <c:pt idx="474">
                  <c:v>39.840000000000003</c:v>
                </c:pt>
                <c:pt idx="475">
                  <c:v>56.65</c:v>
                </c:pt>
                <c:pt idx="476">
                  <c:v>68.22</c:v>
                </c:pt>
                <c:pt idx="477">
                  <c:v>62.69</c:v>
                </c:pt>
                <c:pt idx="478">
                  <c:v>55.292000000000002</c:v>
                </c:pt>
                <c:pt idx="479">
                  <c:v>56.42</c:v>
                </c:pt>
                <c:pt idx="480">
                  <c:v>49.195999999999998</c:v>
                </c:pt>
                <c:pt idx="481">
                  <c:v>44.466999999999999</c:v>
                </c:pt>
                <c:pt idx="482">
                  <c:v>40.558</c:v>
                </c:pt>
                <c:pt idx="483">
                  <c:v>36.877000000000002</c:v>
                </c:pt>
                <c:pt idx="484">
                  <c:v>34.828000000000003</c:v>
                </c:pt>
                <c:pt idx="485">
                  <c:v>37.51</c:v>
                </c:pt>
                <c:pt idx="486">
                  <c:v>32.771000000000001</c:v>
                </c:pt>
                <c:pt idx="487">
                  <c:v>32.770000000000003</c:v>
                </c:pt>
                <c:pt idx="488">
                  <c:v>31.189</c:v>
                </c:pt>
                <c:pt idx="489">
                  <c:v>30.524000000000001</c:v>
                </c:pt>
                <c:pt idx="490">
                  <c:v>55.81</c:v>
                </c:pt>
                <c:pt idx="491">
                  <c:v>46.325000000000003</c:v>
                </c:pt>
                <c:pt idx="492">
                  <c:v>40.1</c:v>
                </c:pt>
                <c:pt idx="493">
                  <c:v>35.807000000000002</c:v>
                </c:pt>
                <c:pt idx="494">
                  <c:v>35.625</c:v>
                </c:pt>
                <c:pt idx="495">
                  <c:v>33.155000000000001</c:v>
                </c:pt>
                <c:pt idx="496">
                  <c:v>34.235999999999997</c:v>
                </c:pt>
                <c:pt idx="498">
                  <c:v>34.207999999999998</c:v>
                </c:pt>
                <c:pt idx="499">
                  <c:v>36.65</c:v>
                </c:pt>
                <c:pt idx="500">
                  <c:v>31.946999999999999</c:v>
                </c:pt>
                <c:pt idx="501">
                  <c:v>30.338000000000001</c:v>
                </c:pt>
                <c:pt idx="502">
                  <c:v>38.11</c:v>
                </c:pt>
                <c:pt idx="503">
                  <c:v>31.96</c:v>
                </c:pt>
                <c:pt idx="504">
                  <c:v>32.869</c:v>
                </c:pt>
                <c:pt idx="505">
                  <c:v>36.405999999999999</c:v>
                </c:pt>
                <c:pt idx="506">
                  <c:v>36.884</c:v>
                </c:pt>
                <c:pt idx="507">
                  <c:v>34.47</c:v>
                </c:pt>
                <c:pt idx="508">
                  <c:v>32.119999999999997</c:v>
                </c:pt>
                <c:pt idx="509">
                  <c:v>30.585999999999999</c:v>
                </c:pt>
                <c:pt idx="510">
                  <c:v>30.234000000000002</c:v>
                </c:pt>
                <c:pt idx="511">
                  <c:v>29.629000000000001</c:v>
                </c:pt>
                <c:pt idx="512">
                  <c:v>28.108000000000001</c:v>
                </c:pt>
                <c:pt idx="513">
                  <c:v>26.533000000000001</c:v>
                </c:pt>
                <c:pt idx="514">
                  <c:v>24.97</c:v>
                </c:pt>
                <c:pt idx="515">
                  <c:v>23.733000000000001</c:v>
                </c:pt>
                <c:pt idx="516">
                  <c:v>22.1</c:v>
                </c:pt>
                <c:pt idx="517">
                  <c:v>21.562000000000001</c:v>
                </c:pt>
                <c:pt idx="518">
                  <c:v>21.56</c:v>
                </c:pt>
                <c:pt idx="519">
                  <c:v>21.388000000000002</c:v>
                </c:pt>
                <c:pt idx="520">
                  <c:v>20.87</c:v>
                </c:pt>
                <c:pt idx="521">
                  <c:v>20.57</c:v>
                </c:pt>
                <c:pt idx="522">
                  <c:v>19.228999999999999</c:v>
                </c:pt>
                <c:pt idx="523">
                  <c:v>18.558</c:v>
                </c:pt>
                <c:pt idx="524">
                  <c:v>18.515999999999998</c:v>
                </c:pt>
                <c:pt idx="525">
                  <c:v>17.79</c:v>
                </c:pt>
                <c:pt idx="526">
                  <c:v>16.971</c:v>
                </c:pt>
                <c:pt idx="527">
                  <c:v>16.75</c:v>
                </c:pt>
                <c:pt idx="528">
                  <c:v>15.432</c:v>
                </c:pt>
                <c:pt idx="530">
                  <c:v>14.44</c:v>
                </c:pt>
                <c:pt idx="531">
                  <c:v>13.901999999999999</c:v>
                </c:pt>
                <c:pt idx="532">
                  <c:v>14.21</c:v>
                </c:pt>
                <c:pt idx="533">
                  <c:v>12.25</c:v>
                </c:pt>
                <c:pt idx="534">
                  <c:v>12.576000000000001</c:v>
                </c:pt>
                <c:pt idx="535">
                  <c:v>12.166</c:v>
                </c:pt>
                <c:pt idx="536">
                  <c:v>11.797000000000001</c:v>
                </c:pt>
                <c:pt idx="537">
                  <c:v>11.55</c:v>
                </c:pt>
                <c:pt idx="538">
                  <c:v>10.249000000000001</c:v>
                </c:pt>
                <c:pt idx="539">
                  <c:v>10.116</c:v>
                </c:pt>
                <c:pt idx="540">
                  <c:v>10.06</c:v>
                </c:pt>
                <c:pt idx="541">
                  <c:v>10.06</c:v>
                </c:pt>
                <c:pt idx="542">
                  <c:v>10.061</c:v>
                </c:pt>
                <c:pt idx="543">
                  <c:v>10.058</c:v>
                </c:pt>
                <c:pt idx="544">
                  <c:v>10.417</c:v>
                </c:pt>
                <c:pt idx="545">
                  <c:v>9.8550000000000004</c:v>
                </c:pt>
                <c:pt idx="546">
                  <c:v>9.8439999999999994</c:v>
                </c:pt>
                <c:pt idx="547">
                  <c:v>9.3650000000000002</c:v>
                </c:pt>
                <c:pt idx="548">
                  <c:v>9.36</c:v>
                </c:pt>
                <c:pt idx="549">
                  <c:v>9.3529999999999998</c:v>
                </c:pt>
                <c:pt idx="550">
                  <c:v>9.3290000000000006</c:v>
                </c:pt>
                <c:pt idx="551">
                  <c:v>9.3360000000000003</c:v>
                </c:pt>
                <c:pt idx="552">
                  <c:v>9.32</c:v>
                </c:pt>
                <c:pt idx="553">
                  <c:v>9.1340000000000003</c:v>
                </c:pt>
                <c:pt idx="554">
                  <c:v>9.3460000000000001</c:v>
                </c:pt>
                <c:pt idx="555">
                  <c:v>9.1150000000000002</c:v>
                </c:pt>
                <c:pt idx="556">
                  <c:v>9.0359999999999996</c:v>
                </c:pt>
                <c:pt idx="557">
                  <c:v>8.7330000000000005</c:v>
                </c:pt>
                <c:pt idx="558">
                  <c:v>8.67</c:v>
                </c:pt>
                <c:pt idx="559">
                  <c:v>8.4280000000000008</c:v>
                </c:pt>
                <c:pt idx="562">
                  <c:v>8.4280000000000008</c:v>
                </c:pt>
                <c:pt idx="563">
                  <c:v>8.407</c:v>
                </c:pt>
                <c:pt idx="564">
                  <c:v>8.4280000000000008</c:v>
                </c:pt>
                <c:pt idx="565">
                  <c:v>8.4260000000000002</c:v>
                </c:pt>
                <c:pt idx="566">
                  <c:v>7.8879999999999999</c:v>
                </c:pt>
                <c:pt idx="567">
                  <c:v>7.7640000000000002</c:v>
                </c:pt>
                <c:pt idx="568">
                  <c:v>7.7439999999999998</c:v>
                </c:pt>
                <c:pt idx="569">
                  <c:v>7.6150000000000002</c:v>
                </c:pt>
                <c:pt idx="570">
                  <c:v>7.4450000000000003</c:v>
                </c:pt>
                <c:pt idx="571">
                  <c:v>7.4749999999999996</c:v>
                </c:pt>
                <c:pt idx="572">
                  <c:v>7.45</c:v>
                </c:pt>
                <c:pt idx="573">
                  <c:v>7.29</c:v>
                </c:pt>
                <c:pt idx="574">
                  <c:v>7.1289999999999996</c:v>
                </c:pt>
                <c:pt idx="575">
                  <c:v>7.1749999999999998</c:v>
                </c:pt>
                <c:pt idx="576">
                  <c:v>6.8040000000000003</c:v>
                </c:pt>
                <c:pt idx="577">
                  <c:v>6.7080000000000002</c:v>
                </c:pt>
                <c:pt idx="578">
                  <c:v>6.5</c:v>
                </c:pt>
                <c:pt idx="579">
                  <c:v>6.7640000000000002</c:v>
                </c:pt>
                <c:pt idx="580">
                  <c:v>6.65</c:v>
                </c:pt>
                <c:pt idx="581">
                  <c:v>6.4370000000000003</c:v>
                </c:pt>
                <c:pt idx="582">
                  <c:v>6.3120000000000003</c:v>
                </c:pt>
                <c:pt idx="583">
                  <c:v>6.2569999999999997</c:v>
                </c:pt>
                <c:pt idx="584">
                  <c:v>6.0670000000000002</c:v>
                </c:pt>
                <c:pt idx="585">
                  <c:v>6.1139999999999999</c:v>
                </c:pt>
                <c:pt idx="586">
                  <c:v>7.65</c:v>
                </c:pt>
                <c:pt idx="587">
                  <c:v>8.39</c:v>
                </c:pt>
                <c:pt idx="588">
                  <c:v>7.2839999999999998</c:v>
                </c:pt>
                <c:pt idx="589">
                  <c:v>7.26</c:v>
                </c:pt>
                <c:pt idx="590">
                  <c:v>7.12</c:v>
                </c:pt>
                <c:pt idx="594">
                  <c:v>6.9889999999999999</c:v>
                </c:pt>
                <c:pt idx="595">
                  <c:v>6.8479999999999999</c:v>
                </c:pt>
                <c:pt idx="596">
                  <c:v>6.97</c:v>
                </c:pt>
                <c:pt idx="597">
                  <c:v>6.6779999999999999</c:v>
                </c:pt>
                <c:pt idx="598">
                  <c:v>6.4859999999999998</c:v>
                </c:pt>
                <c:pt idx="599">
                  <c:v>6.4210000000000003</c:v>
                </c:pt>
                <c:pt idx="600">
                  <c:v>6.3029999999999999</c:v>
                </c:pt>
                <c:pt idx="601">
                  <c:v>6.2039999999999997</c:v>
                </c:pt>
                <c:pt idx="602">
                  <c:v>6.0949999999999998</c:v>
                </c:pt>
                <c:pt idx="603">
                  <c:v>6.0679999999999996</c:v>
                </c:pt>
                <c:pt idx="604">
                  <c:v>5.9240000000000004</c:v>
                </c:pt>
                <c:pt idx="605">
                  <c:v>5.8630000000000004</c:v>
                </c:pt>
                <c:pt idx="606">
                  <c:v>5.843</c:v>
                </c:pt>
                <c:pt idx="607">
                  <c:v>5.8220000000000001</c:v>
                </c:pt>
                <c:pt idx="608">
                  <c:v>5.7</c:v>
                </c:pt>
                <c:pt idx="609">
                  <c:v>5.58</c:v>
                </c:pt>
                <c:pt idx="610">
                  <c:v>5.37</c:v>
                </c:pt>
                <c:pt idx="611">
                  <c:v>5.36</c:v>
                </c:pt>
                <c:pt idx="612">
                  <c:v>5.274</c:v>
                </c:pt>
                <c:pt idx="613">
                  <c:v>5.2539999999999996</c:v>
                </c:pt>
                <c:pt idx="614">
                  <c:v>5.2240000000000002</c:v>
                </c:pt>
                <c:pt idx="615">
                  <c:v>5.0419999999999998</c:v>
                </c:pt>
                <c:pt idx="616">
                  <c:v>5.0590000000000002</c:v>
                </c:pt>
                <c:pt idx="617">
                  <c:v>5.0339999999999998</c:v>
                </c:pt>
                <c:pt idx="618">
                  <c:v>4.9969999999999999</c:v>
                </c:pt>
                <c:pt idx="619">
                  <c:v>4.91</c:v>
                </c:pt>
                <c:pt idx="620">
                  <c:v>4.9729999999999999</c:v>
                </c:pt>
                <c:pt idx="621">
                  <c:v>4.9550000000000001</c:v>
                </c:pt>
                <c:pt idx="622">
                  <c:v>4.95</c:v>
                </c:pt>
                <c:pt idx="623">
                  <c:v>4.931</c:v>
                </c:pt>
                <c:pt idx="626">
                  <c:v>4.9560000000000004</c:v>
                </c:pt>
                <c:pt idx="627">
                  <c:v>4.9320000000000004</c:v>
                </c:pt>
                <c:pt idx="628">
                  <c:v>4.8810000000000002</c:v>
                </c:pt>
                <c:pt idx="629">
                  <c:v>4.8940000000000001</c:v>
                </c:pt>
                <c:pt idx="630">
                  <c:v>4.8650000000000002</c:v>
                </c:pt>
                <c:pt idx="631">
                  <c:v>4.8869999999999996</c:v>
                </c:pt>
                <c:pt idx="632">
                  <c:v>4.7359999999999998</c:v>
                </c:pt>
                <c:pt idx="633">
                  <c:v>4.6500000000000004</c:v>
                </c:pt>
                <c:pt idx="634">
                  <c:v>4.72</c:v>
                </c:pt>
                <c:pt idx="635">
                  <c:v>4.7</c:v>
                </c:pt>
                <c:pt idx="636">
                  <c:v>4.67</c:v>
                </c:pt>
                <c:pt idx="637">
                  <c:v>4.5979999999999999</c:v>
                </c:pt>
                <c:pt idx="638">
                  <c:v>4.4539999999999997</c:v>
                </c:pt>
                <c:pt idx="639">
                  <c:v>4.32</c:v>
                </c:pt>
                <c:pt idx="640">
                  <c:v>4.3860000000000001</c:v>
                </c:pt>
                <c:pt idx="641">
                  <c:v>4.2549999999999999</c:v>
                </c:pt>
                <c:pt idx="642">
                  <c:v>4.2089999999999996</c:v>
                </c:pt>
                <c:pt idx="643">
                  <c:v>4.1100000000000003</c:v>
                </c:pt>
                <c:pt idx="644">
                  <c:v>4.2779999999999996</c:v>
                </c:pt>
                <c:pt idx="645">
                  <c:v>4.1790000000000003</c:v>
                </c:pt>
                <c:pt idx="646">
                  <c:v>4.1760000000000002</c:v>
                </c:pt>
                <c:pt idx="647">
                  <c:v>4.32</c:v>
                </c:pt>
                <c:pt idx="648">
                  <c:v>4.399</c:v>
                </c:pt>
                <c:pt idx="649">
                  <c:v>4.8449999999999998</c:v>
                </c:pt>
                <c:pt idx="650">
                  <c:v>4.6189999999999998</c:v>
                </c:pt>
                <c:pt idx="651">
                  <c:v>4.5380000000000003</c:v>
                </c:pt>
                <c:pt idx="652">
                  <c:v>4.5999999999999996</c:v>
                </c:pt>
                <c:pt idx="653">
                  <c:v>5.4349999999999996</c:v>
                </c:pt>
                <c:pt idx="654">
                  <c:v>5.6260000000000003</c:v>
                </c:pt>
                <c:pt idx="658">
                  <c:v>5.3440000000000003</c:v>
                </c:pt>
                <c:pt idx="659">
                  <c:v>15.917999999999999</c:v>
                </c:pt>
                <c:pt idx="660">
                  <c:v>7.54</c:v>
                </c:pt>
                <c:pt idx="661">
                  <c:v>6.4020000000000001</c:v>
                </c:pt>
                <c:pt idx="662">
                  <c:v>6.0259999999999998</c:v>
                </c:pt>
                <c:pt idx="663">
                  <c:v>5.68</c:v>
                </c:pt>
                <c:pt idx="664">
                  <c:v>5.47</c:v>
                </c:pt>
                <c:pt idx="665">
                  <c:v>5.1660000000000004</c:v>
                </c:pt>
                <c:pt idx="666">
                  <c:v>5.1319999999999997</c:v>
                </c:pt>
                <c:pt idx="667">
                  <c:v>5.0119999999999996</c:v>
                </c:pt>
                <c:pt idx="668">
                  <c:v>4.8719999999999999</c:v>
                </c:pt>
                <c:pt idx="669">
                  <c:v>4.7649999999999997</c:v>
                </c:pt>
                <c:pt idx="670">
                  <c:v>4.91</c:v>
                </c:pt>
                <c:pt idx="671">
                  <c:v>5.101</c:v>
                </c:pt>
                <c:pt idx="672">
                  <c:v>4.8550000000000004</c:v>
                </c:pt>
                <c:pt idx="673">
                  <c:v>4.8230000000000004</c:v>
                </c:pt>
                <c:pt idx="674">
                  <c:v>5.9029999999999996</c:v>
                </c:pt>
                <c:pt idx="675">
                  <c:v>6.1449999999999996</c:v>
                </c:pt>
                <c:pt idx="676">
                  <c:v>5.2990000000000004</c:v>
                </c:pt>
                <c:pt idx="677">
                  <c:v>5.0339999999999998</c:v>
                </c:pt>
                <c:pt idx="678">
                  <c:v>4.9450000000000003</c:v>
                </c:pt>
                <c:pt idx="679">
                  <c:v>4.7699999999999996</c:v>
                </c:pt>
                <c:pt idx="680">
                  <c:v>4.6900000000000004</c:v>
                </c:pt>
                <c:pt idx="681">
                  <c:v>4.5599999999999996</c:v>
                </c:pt>
                <c:pt idx="682">
                  <c:v>4.5199999999999996</c:v>
                </c:pt>
                <c:pt idx="683">
                  <c:v>4.58</c:v>
                </c:pt>
                <c:pt idx="684">
                  <c:v>4.41</c:v>
                </c:pt>
                <c:pt idx="685">
                  <c:v>4.5199999999999996</c:v>
                </c:pt>
                <c:pt idx="686">
                  <c:v>8.0640000000000001</c:v>
                </c:pt>
                <c:pt idx="687">
                  <c:v>7.41</c:v>
                </c:pt>
                <c:pt idx="690">
                  <c:v>6.4950000000000001</c:v>
                </c:pt>
                <c:pt idx="691">
                  <c:v>5.3959999999999999</c:v>
                </c:pt>
                <c:pt idx="692">
                  <c:v>4.9649999999999999</c:v>
                </c:pt>
                <c:pt idx="693">
                  <c:v>5.01</c:v>
                </c:pt>
                <c:pt idx="694">
                  <c:v>4.992</c:v>
                </c:pt>
                <c:pt idx="695">
                  <c:v>4.5419999999999998</c:v>
                </c:pt>
                <c:pt idx="696">
                  <c:v>4.7279999999999998</c:v>
                </c:pt>
                <c:pt idx="697">
                  <c:v>4.4749999999999996</c:v>
                </c:pt>
                <c:pt idx="698">
                  <c:v>4.2089999999999996</c:v>
                </c:pt>
                <c:pt idx="699">
                  <c:v>4.0949999999999998</c:v>
                </c:pt>
                <c:pt idx="700">
                  <c:v>4.0540000000000003</c:v>
                </c:pt>
                <c:pt idx="701">
                  <c:v>3.9319999999999999</c:v>
                </c:pt>
                <c:pt idx="702">
                  <c:v>3.903</c:v>
                </c:pt>
                <c:pt idx="703">
                  <c:v>3.95</c:v>
                </c:pt>
                <c:pt idx="704">
                  <c:v>3.972</c:v>
                </c:pt>
                <c:pt idx="705">
                  <c:v>3.8359999999999999</c:v>
                </c:pt>
                <c:pt idx="706">
                  <c:v>3.8319999999999999</c:v>
                </c:pt>
                <c:pt idx="707">
                  <c:v>3.5459999999999998</c:v>
                </c:pt>
                <c:pt idx="708">
                  <c:v>3.3620000000000001</c:v>
                </c:pt>
                <c:pt idx="709">
                  <c:v>3.5190000000000001</c:v>
                </c:pt>
                <c:pt idx="710">
                  <c:v>3.2480000000000002</c:v>
                </c:pt>
                <c:pt idx="711">
                  <c:v>3.1779999999999999</c:v>
                </c:pt>
                <c:pt idx="712">
                  <c:v>3.1779999999999999</c:v>
                </c:pt>
                <c:pt idx="713">
                  <c:v>3.141</c:v>
                </c:pt>
                <c:pt idx="714">
                  <c:v>2.9870000000000001</c:v>
                </c:pt>
                <c:pt idx="715">
                  <c:v>2.863</c:v>
                </c:pt>
                <c:pt idx="716">
                  <c:v>2.7530000000000001</c:v>
                </c:pt>
                <c:pt idx="717">
                  <c:v>2.9079999999999999</c:v>
                </c:pt>
                <c:pt idx="718">
                  <c:v>2.9670000000000001</c:v>
                </c:pt>
                <c:pt idx="719">
                  <c:v>2.9</c:v>
                </c:pt>
                <c:pt idx="722">
                  <c:v>3.0209999999999999</c:v>
                </c:pt>
                <c:pt idx="723">
                  <c:v>2.9580000000000002</c:v>
                </c:pt>
                <c:pt idx="724">
                  <c:v>3.0089999999999999</c:v>
                </c:pt>
                <c:pt idx="725">
                  <c:v>3.33</c:v>
                </c:pt>
                <c:pt idx="726">
                  <c:v>9.6020000000000003</c:v>
                </c:pt>
                <c:pt idx="727">
                  <c:v>6.63</c:v>
                </c:pt>
                <c:pt idx="728">
                  <c:v>7.09</c:v>
                </c:pt>
                <c:pt idx="729">
                  <c:v>4.7699999999999996</c:v>
                </c:pt>
                <c:pt idx="730">
                  <c:v>3.65</c:v>
                </c:pt>
                <c:pt idx="731">
                  <c:v>3.12</c:v>
                </c:pt>
                <c:pt idx="732">
                  <c:v>2.82</c:v>
                </c:pt>
                <c:pt idx="733">
                  <c:v>3.11</c:v>
                </c:pt>
                <c:pt idx="734">
                  <c:v>4.8499999999999996</c:v>
                </c:pt>
                <c:pt idx="735">
                  <c:v>3.2360000000000002</c:v>
                </c:pt>
                <c:pt idx="736">
                  <c:v>3.12</c:v>
                </c:pt>
                <c:pt idx="737">
                  <c:v>3.15</c:v>
                </c:pt>
                <c:pt idx="738">
                  <c:v>3.2</c:v>
                </c:pt>
                <c:pt idx="739">
                  <c:v>2.83</c:v>
                </c:pt>
                <c:pt idx="740">
                  <c:v>2.62</c:v>
                </c:pt>
                <c:pt idx="741">
                  <c:v>2.5099999999999998</c:v>
                </c:pt>
                <c:pt idx="742">
                  <c:v>2.4209999999999998</c:v>
                </c:pt>
                <c:pt idx="743">
                  <c:v>2.4</c:v>
                </c:pt>
                <c:pt idx="744">
                  <c:v>2.67</c:v>
                </c:pt>
                <c:pt idx="745">
                  <c:v>3.01</c:v>
                </c:pt>
                <c:pt idx="746">
                  <c:v>2.68</c:v>
                </c:pt>
                <c:pt idx="747">
                  <c:v>7.56</c:v>
                </c:pt>
                <c:pt idx="748">
                  <c:v>6.3170000000000002</c:v>
                </c:pt>
                <c:pt idx="749">
                  <c:v>3.3010000000000002</c:v>
                </c:pt>
                <c:pt idx="750">
                  <c:v>3.4</c:v>
                </c:pt>
                <c:pt idx="751">
                  <c:v>3.17</c:v>
                </c:pt>
                <c:pt idx="752">
                  <c:v>2.52</c:v>
                </c:pt>
                <c:pt idx="754">
                  <c:v>2.42</c:v>
                </c:pt>
                <c:pt idx="755">
                  <c:v>8.8339999999999996</c:v>
                </c:pt>
                <c:pt idx="756">
                  <c:v>4.4290000000000003</c:v>
                </c:pt>
                <c:pt idx="757">
                  <c:v>3.94</c:v>
                </c:pt>
                <c:pt idx="758">
                  <c:v>3.66</c:v>
                </c:pt>
                <c:pt idx="759">
                  <c:v>3.96</c:v>
                </c:pt>
                <c:pt idx="760">
                  <c:v>3.77</c:v>
                </c:pt>
                <c:pt idx="761">
                  <c:v>2.62</c:v>
                </c:pt>
                <c:pt idx="762">
                  <c:v>2.14</c:v>
                </c:pt>
                <c:pt idx="763">
                  <c:v>1.17</c:v>
                </c:pt>
                <c:pt idx="764">
                  <c:v>1.1599999999999999</c:v>
                </c:pt>
                <c:pt idx="765">
                  <c:v>1.387</c:v>
                </c:pt>
                <c:pt idx="766">
                  <c:v>1.478</c:v>
                </c:pt>
                <c:pt idx="767">
                  <c:v>1.077</c:v>
                </c:pt>
                <c:pt idx="768">
                  <c:v>1.026</c:v>
                </c:pt>
                <c:pt idx="769">
                  <c:v>1.03</c:v>
                </c:pt>
                <c:pt idx="770">
                  <c:v>0.998</c:v>
                </c:pt>
                <c:pt idx="771">
                  <c:v>1.0289999999999999</c:v>
                </c:pt>
                <c:pt idx="772">
                  <c:v>1.23</c:v>
                </c:pt>
                <c:pt idx="773">
                  <c:v>1.1000000000000001</c:v>
                </c:pt>
                <c:pt idx="774">
                  <c:v>2.42</c:v>
                </c:pt>
                <c:pt idx="775">
                  <c:v>1.36</c:v>
                </c:pt>
                <c:pt idx="776">
                  <c:v>1.44</c:v>
                </c:pt>
                <c:pt idx="777">
                  <c:v>2.04</c:v>
                </c:pt>
                <c:pt idx="778">
                  <c:v>7.41</c:v>
                </c:pt>
                <c:pt idx="779">
                  <c:v>8.52</c:v>
                </c:pt>
                <c:pt idx="780">
                  <c:v>6.66</c:v>
                </c:pt>
                <c:pt idx="781">
                  <c:v>5.7889999999999997</c:v>
                </c:pt>
                <c:pt idx="782">
                  <c:v>13.266</c:v>
                </c:pt>
                <c:pt idx="783">
                  <c:v>17.010000000000002</c:v>
                </c:pt>
                <c:pt idx="784">
                  <c:v>10.220000000000001</c:v>
                </c:pt>
                <c:pt idx="786">
                  <c:v>11.617000000000001</c:v>
                </c:pt>
                <c:pt idx="787">
                  <c:v>7.25</c:v>
                </c:pt>
                <c:pt idx="788">
                  <c:v>5.68</c:v>
                </c:pt>
                <c:pt idx="789">
                  <c:v>4.38</c:v>
                </c:pt>
                <c:pt idx="790">
                  <c:v>3.65</c:v>
                </c:pt>
                <c:pt idx="791">
                  <c:v>3.52</c:v>
                </c:pt>
                <c:pt idx="792">
                  <c:v>3.74</c:v>
                </c:pt>
                <c:pt idx="793">
                  <c:v>3.74</c:v>
                </c:pt>
                <c:pt idx="794">
                  <c:v>8.6310000000000002</c:v>
                </c:pt>
                <c:pt idx="795">
                  <c:v>4.6079999999999997</c:v>
                </c:pt>
                <c:pt idx="796">
                  <c:v>19.09</c:v>
                </c:pt>
                <c:pt idx="797">
                  <c:v>10.872</c:v>
                </c:pt>
                <c:pt idx="798">
                  <c:v>11.62</c:v>
                </c:pt>
                <c:pt idx="799">
                  <c:v>24.9</c:v>
                </c:pt>
                <c:pt idx="800">
                  <c:v>27.16</c:v>
                </c:pt>
                <c:pt idx="801">
                  <c:v>16.725999999999999</c:v>
                </c:pt>
                <c:pt idx="802">
                  <c:v>10.87</c:v>
                </c:pt>
                <c:pt idx="803">
                  <c:v>13.17</c:v>
                </c:pt>
                <c:pt idx="804">
                  <c:v>13.23</c:v>
                </c:pt>
                <c:pt idx="805">
                  <c:v>22.45</c:v>
                </c:pt>
                <c:pt idx="806">
                  <c:v>35.450000000000003</c:v>
                </c:pt>
                <c:pt idx="807">
                  <c:v>24.92</c:v>
                </c:pt>
                <c:pt idx="808">
                  <c:v>34.049999999999997</c:v>
                </c:pt>
                <c:pt idx="809">
                  <c:v>28.34</c:v>
                </c:pt>
                <c:pt idx="810">
                  <c:v>22.81</c:v>
                </c:pt>
                <c:pt idx="811">
                  <c:v>18.75</c:v>
                </c:pt>
                <c:pt idx="812">
                  <c:v>18.57</c:v>
                </c:pt>
                <c:pt idx="813">
                  <c:v>30.52</c:v>
                </c:pt>
                <c:pt idx="814">
                  <c:v>41.54</c:v>
                </c:pt>
                <c:pt idx="815">
                  <c:v>33.53</c:v>
                </c:pt>
                <c:pt idx="816">
                  <c:v>59.758000000000003</c:v>
                </c:pt>
                <c:pt idx="817">
                  <c:v>44.697000000000003</c:v>
                </c:pt>
                <c:pt idx="818">
                  <c:v>49.77</c:v>
                </c:pt>
                <c:pt idx="819">
                  <c:v>46.12</c:v>
                </c:pt>
                <c:pt idx="820">
                  <c:v>38.36</c:v>
                </c:pt>
                <c:pt idx="821">
                  <c:v>35.340000000000003</c:v>
                </c:pt>
                <c:pt idx="822">
                  <c:v>33.94</c:v>
                </c:pt>
                <c:pt idx="823">
                  <c:v>49.61</c:v>
                </c:pt>
                <c:pt idx="824">
                  <c:v>46.18</c:v>
                </c:pt>
                <c:pt idx="825">
                  <c:v>62.03</c:v>
                </c:pt>
                <c:pt idx="826">
                  <c:v>63.52</c:v>
                </c:pt>
                <c:pt idx="827">
                  <c:v>64.16</c:v>
                </c:pt>
                <c:pt idx="828">
                  <c:v>67.86</c:v>
                </c:pt>
                <c:pt idx="829">
                  <c:v>99.23</c:v>
                </c:pt>
                <c:pt idx="830">
                  <c:v>103.05</c:v>
                </c:pt>
                <c:pt idx="831">
                  <c:v>169.56</c:v>
                </c:pt>
                <c:pt idx="832">
                  <c:v>111.43</c:v>
                </c:pt>
                <c:pt idx="833">
                  <c:v>127.42</c:v>
                </c:pt>
                <c:pt idx="834">
                  <c:v>105.69</c:v>
                </c:pt>
                <c:pt idx="835">
                  <c:v>81.08</c:v>
                </c:pt>
                <c:pt idx="836">
                  <c:v>69.849999999999994</c:v>
                </c:pt>
                <c:pt idx="837">
                  <c:v>63.63</c:v>
                </c:pt>
                <c:pt idx="838">
                  <c:v>57.8</c:v>
                </c:pt>
                <c:pt idx="839">
                  <c:v>51.71</c:v>
                </c:pt>
                <c:pt idx="840">
                  <c:v>45.64</c:v>
                </c:pt>
                <c:pt idx="841">
                  <c:v>41.488999999999997</c:v>
                </c:pt>
                <c:pt idx="842">
                  <c:v>38.409999999999997</c:v>
                </c:pt>
                <c:pt idx="843">
                  <c:v>50.36</c:v>
                </c:pt>
                <c:pt idx="844">
                  <c:v>48.808999999999997</c:v>
                </c:pt>
                <c:pt idx="845">
                  <c:v>48.07</c:v>
                </c:pt>
                <c:pt idx="846">
                  <c:v>77.573999999999998</c:v>
                </c:pt>
                <c:pt idx="847">
                  <c:v>93.42</c:v>
                </c:pt>
                <c:pt idx="848">
                  <c:v>74.61</c:v>
                </c:pt>
                <c:pt idx="849">
                  <c:v>77.02</c:v>
                </c:pt>
                <c:pt idx="850">
                  <c:v>83.864000000000004</c:v>
                </c:pt>
                <c:pt idx="851">
                  <c:v>80.650000000000006</c:v>
                </c:pt>
                <c:pt idx="852">
                  <c:v>71.45</c:v>
                </c:pt>
                <c:pt idx="853">
                  <c:v>56.94</c:v>
                </c:pt>
                <c:pt idx="854">
                  <c:v>49.18</c:v>
                </c:pt>
                <c:pt idx="855">
                  <c:v>47.64</c:v>
                </c:pt>
                <c:pt idx="856">
                  <c:v>187.25</c:v>
                </c:pt>
                <c:pt idx="857">
                  <c:v>88.88</c:v>
                </c:pt>
                <c:pt idx="858">
                  <c:v>81.349999999999994</c:v>
                </c:pt>
                <c:pt idx="859">
                  <c:v>95.13</c:v>
                </c:pt>
                <c:pt idx="860">
                  <c:v>83.95</c:v>
                </c:pt>
                <c:pt idx="861">
                  <c:v>78.13</c:v>
                </c:pt>
                <c:pt idx="862">
                  <c:v>86.41</c:v>
                </c:pt>
                <c:pt idx="863">
                  <c:v>156.09</c:v>
                </c:pt>
                <c:pt idx="864">
                  <c:v>124.91</c:v>
                </c:pt>
                <c:pt idx="865">
                  <c:v>102.51</c:v>
                </c:pt>
                <c:pt idx="866">
                  <c:v>99.09</c:v>
                </c:pt>
                <c:pt idx="867">
                  <c:v>135.62</c:v>
                </c:pt>
                <c:pt idx="868">
                  <c:v>184.98</c:v>
                </c:pt>
                <c:pt idx="869">
                  <c:v>156.16999999999999</c:v>
                </c:pt>
                <c:pt idx="870">
                  <c:v>126.34</c:v>
                </c:pt>
                <c:pt idx="871">
                  <c:v>102.21</c:v>
                </c:pt>
                <c:pt idx="872">
                  <c:v>85.73</c:v>
                </c:pt>
                <c:pt idx="873">
                  <c:v>74.260000000000005</c:v>
                </c:pt>
                <c:pt idx="874">
                  <c:v>64.150000000000006</c:v>
                </c:pt>
                <c:pt idx="875">
                  <c:v>60.75</c:v>
                </c:pt>
                <c:pt idx="876">
                  <c:v>55.56</c:v>
                </c:pt>
                <c:pt idx="877">
                  <c:v>53.5</c:v>
                </c:pt>
                <c:pt idx="878">
                  <c:v>50.17</c:v>
                </c:pt>
                <c:pt idx="879">
                  <c:v>47.054000000000002</c:v>
                </c:pt>
                <c:pt idx="880">
                  <c:v>47.21</c:v>
                </c:pt>
                <c:pt idx="882">
                  <c:v>51.37</c:v>
                </c:pt>
                <c:pt idx="883">
                  <c:v>41.895000000000003</c:v>
                </c:pt>
                <c:pt idx="884">
                  <c:v>43.03</c:v>
                </c:pt>
                <c:pt idx="885">
                  <c:v>40.588999999999999</c:v>
                </c:pt>
                <c:pt idx="886">
                  <c:v>36.49</c:v>
                </c:pt>
                <c:pt idx="887">
                  <c:v>34.65</c:v>
                </c:pt>
                <c:pt idx="888">
                  <c:v>33.369999999999997</c:v>
                </c:pt>
                <c:pt idx="889">
                  <c:v>52.81</c:v>
                </c:pt>
                <c:pt idx="890">
                  <c:v>48.51</c:v>
                </c:pt>
                <c:pt idx="891">
                  <c:v>42.43</c:v>
                </c:pt>
                <c:pt idx="892">
                  <c:v>54.26</c:v>
                </c:pt>
                <c:pt idx="893">
                  <c:v>68.540000000000006</c:v>
                </c:pt>
                <c:pt idx="894">
                  <c:v>62.43</c:v>
                </c:pt>
                <c:pt idx="895">
                  <c:v>55.63</c:v>
                </c:pt>
                <c:pt idx="896">
                  <c:v>50.31</c:v>
                </c:pt>
                <c:pt idx="897">
                  <c:v>45.14</c:v>
                </c:pt>
                <c:pt idx="898">
                  <c:v>42.14</c:v>
                </c:pt>
                <c:pt idx="899">
                  <c:v>40.57</c:v>
                </c:pt>
                <c:pt idx="900">
                  <c:v>38.31</c:v>
                </c:pt>
                <c:pt idx="901">
                  <c:v>37.549999999999997</c:v>
                </c:pt>
                <c:pt idx="902">
                  <c:v>36.76</c:v>
                </c:pt>
                <c:pt idx="903">
                  <c:v>33.67</c:v>
                </c:pt>
                <c:pt idx="904">
                  <c:v>32.17</c:v>
                </c:pt>
                <c:pt idx="905">
                  <c:v>31.1</c:v>
                </c:pt>
                <c:pt idx="906">
                  <c:v>29.786999999999999</c:v>
                </c:pt>
                <c:pt idx="907">
                  <c:v>27.6</c:v>
                </c:pt>
                <c:pt idx="908">
                  <c:v>31.68</c:v>
                </c:pt>
                <c:pt idx="909">
                  <c:v>28.6</c:v>
                </c:pt>
                <c:pt idx="910">
                  <c:v>28.49</c:v>
                </c:pt>
                <c:pt idx="911">
                  <c:v>26.89</c:v>
                </c:pt>
                <c:pt idx="914">
                  <c:v>25.64</c:v>
                </c:pt>
                <c:pt idx="915">
                  <c:v>24.17</c:v>
                </c:pt>
                <c:pt idx="916">
                  <c:v>24.46</c:v>
                </c:pt>
                <c:pt idx="917">
                  <c:v>22.81</c:v>
                </c:pt>
                <c:pt idx="918">
                  <c:v>22.16</c:v>
                </c:pt>
                <c:pt idx="919">
                  <c:v>21.97</c:v>
                </c:pt>
                <c:pt idx="920">
                  <c:v>21.28</c:v>
                </c:pt>
                <c:pt idx="921">
                  <c:v>20.12</c:v>
                </c:pt>
                <c:pt idx="922">
                  <c:v>19.07</c:v>
                </c:pt>
                <c:pt idx="923">
                  <c:v>18.591999999999999</c:v>
                </c:pt>
                <c:pt idx="924">
                  <c:v>18.170000000000002</c:v>
                </c:pt>
                <c:pt idx="925">
                  <c:v>17.59</c:v>
                </c:pt>
                <c:pt idx="926">
                  <c:v>17.309999999999999</c:v>
                </c:pt>
                <c:pt idx="927">
                  <c:v>17.18</c:v>
                </c:pt>
                <c:pt idx="928">
                  <c:v>17.18</c:v>
                </c:pt>
                <c:pt idx="929">
                  <c:v>16.29</c:v>
                </c:pt>
                <c:pt idx="930">
                  <c:v>15.67</c:v>
                </c:pt>
                <c:pt idx="931">
                  <c:v>15.6</c:v>
                </c:pt>
                <c:pt idx="932">
                  <c:v>15.41</c:v>
                </c:pt>
                <c:pt idx="933">
                  <c:v>14.19</c:v>
                </c:pt>
                <c:pt idx="934">
                  <c:v>13.94</c:v>
                </c:pt>
                <c:pt idx="935">
                  <c:v>13.97</c:v>
                </c:pt>
                <c:pt idx="936">
                  <c:v>13.78</c:v>
                </c:pt>
                <c:pt idx="937">
                  <c:v>13.27</c:v>
                </c:pt>
                <c:pt idx="938">
                  <c:v>13.19</c:v>
                </c:pt>
                <c:pt idx="939">
                  <c:v>13.11</c:v>
                </c:pt>
                <c:pt idx="940">
                  <c:v>13.15</c:v>
                </c:pt>
                <c:pt idx="941">
                  <c:v>12.43</c:v>
                </c:pt>
                <c:pt idx="942">
                  <c:v>12.53</c:v>
                </c:pt>
                <c:pt idx="943">
                  <c:v>12.486000000000001</c:v>
                </c:pt>
                <c:pt idx="946">
                  <c:v>11.59</c:v>
                </c:pt>
                <c:pt idx="947">
                  <c:v>11.12</c:v>
                </c:pt>
                <c:pt idx="948">
                  <c:v>11.05</c:v>
                </c:pt>
                <c:pt idx="949">
                  <c:v>10.08</c:v>
                </c:pt>
                <c:pt idx="950">
                  <c:v>10.73</c:v>
                </c:pt>
                <c:pt idx="951">
                  <c:v>10.47</c:v>
                </c:pt>
                <c:pt idx="952">
                  <c:v>10.37</c:v>
                </c:pt>
                <c:pt idx="953">
                  <c:v>10.01</c:v>
                </c:pt>
                <c:pt idx="954">
                  <c:v>9.86</c:v>
                </c:pt>
                <c:pt idx="955">
                  <c:v>9.75</c:v>
                </c:pt>
                <c:pt idx="956">
                  <c:v>9.5500000000000007</c:v>
                </c:pt>
                <c:pt idx="957">
                  <c:v>9.5500000000000007</c:v>
                </c:pt>
                <c:pt idx="958">
                  <c:v>9.3800000000000008</c:v>
                </c:pt>
                <c:pt idx="959">
                  <c:v>9.25</c:v>
                </c:pt>
                <c:pt idx="960">
                  <c:v>9.1199999999999992</c:v>
                </c:pt>
                <c:pt idx="961">
                  <c:v>9.15</c:v>
                </c:pt>
                <c:pt idx="962">
                  <c:v>9.07</c:v>
                </c:pt>
                <c:pt idx="963">
                  <c:v>9.24</c:v>
                </c:pt>
                <c:pt idx="964">
                  <c:v>8.77</c:v>
                </c:pt>
                <c:pt idx="965">
                  <c:v>8.64</c:v>
                </c:pt>
                <c:pt idx="966">
                  <c:v>8.6300000000000008</c:v>
                </c:pt>
                <c:pt idx="967">
                  <c:v>8.64</c:v>
                </c:pt>
                <c:pt idx="968">
                  <c:v>8.64</c:v>
                </c:pt>
                <c:pt idx="969">
                  <c:v>8.65</c:v>
                </c:pt>
                <c:pt idx="970">
                  <c:v>8.65</c:v>
                </c:pt>
                <c:pt idx="971">
                  <c:v>8.64</c:v>
                </c:pt>
                <c:pt idx="972">
                  <c:v>8.68</c:v>
                </c:pt>
                <c:pt idx="973">
                  <c:v>8.5</c:v>
                </c:pt>
                <c:pt idx="974">
                  <c:v>8.14</c:v>
                </c:pt>
                <c:pt idx="978">
                  <c:v>7.91</c:v>
                </c:pt>
                <c:pt idx="979">
                  <c:v>7.76</c:v>
                </c:pt>
                <c:pt idx="980">
                  <c:v>7.85</c:v>
                </c:pt>
                <c:pt idx="981">
                  <c:v>7.82</c:v>
                </c:pt>
                <c:pt idx="982">
                  <c:v>7.6</c:v>
                </c:pt>
                <c:pt idx="983">
                  <c:v>7.47</c:v>
                </c:pt>
                <c:pt idx="984">
                  <c:v>7.33</c:v>
                </c:pt>
                <c:pt idx="985">
                  <c:v>7.35</c:v>
                </c:pt>
                <c:pt idx="986">
                  <c:v>7.38</c:v>
                </c:pt>
                <c:pt idx="987">
                  <c:v>7.28</c:v>
                </c:pt>
                <c:pt idx="988">
                  <c:v>7.17</c:v>
                </c:pt>
                <c:pt idx="989">
                  <c:v>7.04</c:v>
                </c:pt>
                <c:pt idx="990">
                  <c:v>7.0910000000000002</c:v>
                </c:pt>
                <c:pt idx="991">
                  <c:v>6.9</c:v>
                </c:pt>
                <c:pt idx="992">
                  <c:v>6.82</c:v>
                </c:pt>
                <c:pt idx="993">
                  <c:v>6.69</c:v>
                </c:pt>
                <c:pt idx="994">
                  <c:v>6.64</c:v>
                </c:pt>
                <c:pt idx="995">
                  <c:v>6.44</c:v>
                </c:pt>
                <c:pt idx="996">
                  <c:v>6.44</c:v>
                </c:pt>
                <c:pt idx="997">
                  <c:v>6.43</c:v>
                </c:pt>
                <c:pt idx="998">
                  <c:v>6.26</c:v>
                </c:pt>
                <c:pt idx="999">
                  <c:v>6.33</c:v>
                </c:pt>
                <c:pt idx="1000">
                  <c:v>6.44</c:v>
                </c:pt>
                <c:pt idx="1001">
                  <c:v>6.26</c:v>
                </c:pt>
                <c:pt idx="1002">
                  <c:v>6.24</c:v>
                </c:pt>
                <c:pt idx="1003">
                  <c:v>6.11</c:v>
                </c:pt>
                <c:pt idx="1004">
                  <c:v>6</c:v>
                </c:pt>
                <c:pt idx="1005">
                  <c:v>5.86</c:v>
                </c:pt>
                <c:pt idx="1006">
                  <c:v>5.94</c:v>
                </c:pt>
                <c:pt idx="1007">
                  <c:v>5.93</c:v>
                </c:pt>
                <c:pt idx="1010">
                  <c:v>5.92</c:v>
                </c:pt>
                <c:pt idx="1011">
                  <c:v>5.72</c:v>
                </c:pt>
                <c:pt idx="1012">
                  <c:v>5.88</c:v>
                </c:pt>
                <c:pt idx="1013">
                  <c:v>5.89</c:v>
                </c:pt>
                <c:pt idx="1014">
                  <c:v>6.53</c:v>
                </c:pt>
                <c:pt idx="1015">
                  <c:v>6.32</c:v>
                </c:pt>
                <c:pt idx="1016">
                  <c:v>6.06</c:v>
                </c:pt>
                <c:pt idx="1017">
                  <c:v>6.03</c:v>
                </c:pt>
                <c:pt idx="1018">
                  <c:v>5.94</c:v>
                </c:pt>
                <c:pt idx="1019">
                  <c:v>6.07</c:v>
                </c:pt>
                <c:pt idx="1020">
                  <c:v>6.05</c:v>
                </c:pt>
                <c:pt idx="1021">
                  <c:v>6.13</c:v>
                </c:pt>
                <c:pt idx="1022">
                  <c:v>5.97</c:v>
                </c:pt>
                <c:pt idx="1023">
                  <c:v>5.79</c:v>
                </c:pt>
                <c:pt idx="1024">
                  <c:v>5.8</c:v>
                </c:pt>
                <c:pt idx="1025">
                  <c:v>5.59</c:v>
                </c:pt>
                <c:pt idx="1026">
                  <c:v>5.71</c:v>
                </c:pt>
                <c:pt idx="1027">
                  <c:v>5.63</c:v>
                </c:pt>
                <c:pt idx="1028">
                  <c:v>5.37</c:v>
                </c:pt>
                <c:pt idx="1029">
                  <c:v>5.42</c:v>
                </c:pt>
                <c:pt idx="1030">
                  <c:v>5.37</c:v>
                </c:pt>
                <c:pt idx="1031">
                  <c:v>5.1100000000000003</c:v>
                </c:pt>
                <c:pt idx="1032">
                  <c:v>4.96</c:v>
                </c:pt>
                <c:pt idx="1033">
                  <c:v>5.0199999999999996</c:v>
                </c:pt>
                <c:pt idx="1034">
                  <c:v>4.97</c:v>
                </c:pt>
                <c:pt idx="1035">
                  <c:v>4.8099999999999996</c:v>
                </c:pt>
                <c:pt idx="1036">
                  <c:v>4.74</c:v>
                </c:pt>
                <c:pt idx="1037">
                  <c:v>4.5999999999999996</c:v>
                </c:pt>
                <c:pt idx="1038">
                  <c:v>4.5999999999999996</c:v>
                </c:pt>
                <c:pt idx="1042">
                  <c:v>4.5590000000000002</c:v>
                </c:pt>
                <c:pt idx="1043">
                  <c:v>4.54</c:v>
                </c:pt>
                <c:pt idx="1044">
                  <c:v>4.4889999999999999</c:v>
                </c:pt>
                <c:pt idx="1045">
                  <c:v>4.3659999999999997</c:v>
                </c:pt>
                <c:pt idx="1046">
                  <c:v>4.306</c:v>
                </c:pt>
                <c:pt idx="1047">
                  <c:v>4.2590000000000003</c:v>
                </c:pt>
                <c:pt idx="1048">
                  <c:v>5.0549999999999997</c:v>
                </c:pt>
                <c:pt idx="1049">
                  <c:v>5.1070000000000002</c:v>
                </c:pt>
                <c:pt idx="1050">
                  <c:v>4.835</c:v>
                </c:pt>
                <c:pt idx="1051">
                  <c:v>4.7699999999999996</c:v>
                </c:pt>
                <c:pt idx="1052">
                  <c:v>4.6749999999999998</c:v>
                </c:pt>
                <c:pt idx="1053">
                  <c:v>4.4850000000000003</c:v>
                </c:pt>
                <c:pt idx="1054">
                  <c:v>4.2910000000000004</c:v>
                </c:pt>
                <c:pt idx="1055">
                  <c:v>4.2690000000000001</c:v>
                </c:pt>
                <c:pt idx="1056">
                  <c:v>4.4160000000000004</c:v>
                </c:pt>
                <c:pt idx="1057">
                  <c:v>4.3559999999999999</c:v>
                </c:pt>
                <c:pt idx="1058">
                  <c:v>4.298</c:v>
                </c:pt>
                <c:pt idx="1059">
                  <c:v>4.24</c:v>
                </c:pt>
                <c:pt idx="1060">
                  <c:v>4.3109999999999999</c:v>
                </c:pt>
                <c:pt idx="1061">
                  <c:v>4.5819999999999999</c:v>
                </c:pt>
                <c:pt idx="1062">
                  <c:v>4.6589999999999998</c:v>
                </c:pt>
                <c:pt idx="1063">
                  <c:v>4.5090000000000003</c:v>
                </c:pt>
                <c:pt idx="1064">
                  <c:v>4.3390000000000004</c:v>
                </c:pt>
                <c:pt idx="1065">
                  <c:v>4.4379999999999997</c:v>
                </c:pt>
                <c:pt idx="1066">
                  <c:v>4.3410000000000002</c:v>
                </c:pt>
                <c:pt idx="1067">
                  <c:v>4.2130000000000001</c:v>
                </c:pt>
                <c:pt idx="1068">
                  <c:v>4.141</c:v>
                </c:pt>
                <c:pt idx="1069">
                  <c:v>4.077</c:v>
                </c:pt>
                <c:pt idx="1070">
                  <c:v>4.0659999999999998</c:v>
                </c:pt>
                <c:pt idx="1071">
                  <c:v>3.9239999999999999</c:v>
                </c:pt>
                <c:pt idx="1074">
                  <c:v>3.8380000000000001</c:v>
                </c:pt>
                <c:pt idx="1075">
                  <c:v>3.82</c:v>
                </c:pt>
                <c:pt idx="1076">
                  <c:v>3.67</c:v>
                </c:pt>
                <c:pt idx="1077">
                  <c:v>4.4000000000000004</c:v>
                </c:pt>
                <c:pt idx="1078">
                  <c:v>3.96</c:v>
                </c:pt>
                <c:pt idx="1079">
                  <c:v>3.8610000000000002</c:v>
                </c:pt>
                <c:pt idx="1080">
                  <c:v>3.7919999999999998</c:v>
                </c:pt>
                <c:pt idx="1081">
                  <c:v>3.6920000000000002</c:v>
                </c:pt>
                <c:pt idx="1082">
                  <c:v>3.6160000000000001</c:v>
                </c:pt>
                <c:pt idx="1083">
                  <c:v>3.5259999999999998</c:v>
                </c:pt>
                <c:pt idx="1084">
                  <c:v>4.6310000000000002</c:v>
                </c:pt>
                <c:pt idx="1085">
                  <c:v>3.544</c:v>
                </c:pt>
                <c:pt idx="1086">
                  <c:v>3.35</c:v>
                </c:pt>
                <c:pt idx="1087">
                  <c:v>3.375</c:v>
                </c:pt>
                <c:pt idx="1088">
                  <c:v>3.3079999999999998</c:v>
                </c:pt>
                <c:pt idx="1089">
                  <c:v>3.2650000000000001</c:v>
                </c:pt>
                <c:pt idx="1090">
                  <c:v>3.42</c:v>
                </c:pt>
                <c:pt idx="1091">
                  <c:v>3.2850000000000001</c:v>
                </c:pt>
                <c:pt idx="1092">
                  <c:v>3.2749999999999999</c:v>
                </c:pt>
                <c:pt idx="1093">
                  <c:v>3.577</c:v>
                </c:pt>
                <c:pt idx="1094">
                  <c:v>3.3170000000000002</c:v>
                </c:pt>
                <c:pt idx="1095">
                  <c:v>3.35</c:v>
                </c:pt>
                <c:pt idx="1096">
                  <c:v>4.4550000000000001</c:v>
                </c:pt>
                <c:pt idx="1097">
                  <c:v>7.9960000000000004</c:v>
                </c:pt>
                <c:pt idx="1098">
                  <c:v>6.0990000000000002</c:v>
                </c:pt>
                <c:pt idx="1099">
                  <c:v>4.5</c:v>
                </c:pt>
                <c:pt idx="1100">
                  <c:v>3.98</c:v>
                </c:pt>
                <c:pt idx="1101">
                  <c:v>4.423</c:v>
                </c:pt>
                <c:pt idx="1102">
                  <c:v>3.734</c:v>
                </c:pt>
                <c:pt idx="1103">
                  <c:v>4.0460000000000003</c:v>
                </c:pt>
                <c:pt idx="1106">
                  <c:v>4.1070000000000002</c:v>
                </c:pt>
                <c:pt idx="1107">
                  <c:v>3.3809999999999998</c:v>
                </c:pt>
                <c:pt idx="1108">
                  <c:v>3.0779999999999998</c:v>
                </c:pt>
                <c:pt idx="1109">
                  <c:v>2.879</c:v>
                </c:pt>
                <c:pt idx="1110">
                  <c:v>2.7349999999999999</c:v>
                </c:pt>
                <c:pt idx="1111">
                  <c:v>2.84</c:v>
                </c:pt>
                <c:pt idx="1112">
                  <c:v>2.75</c:v>
                </c:pt>
                <c:pt idx="1113">
                  <c:v>2.677</c:v>
                </c:pt>
                <c:pt idx="1114">
                  <c:v>2.34</c:v>
                </c:pt>
                <c:pt idx="1115">
                  <c:v>2.23</c:v>
                </c:pt>
                <c:pt idx="1116">
                  <c:v>2.0590000000000002</c:v>
                </c:pt>
                <c:pt idx="1117">
                  <c:v>2.121</c:v>
                </c:pt>
                <c:pt idx="1118">
                  <c:v>2.0649999999999999</c:v>
                </c:pt>
                <c:pt idx="1119">
                  <c:v>1.7869999999999999</c:v>
                </c:pt>
                <c:pt idx="1120">
                  <c:v>1.7450000000000001</c:v>
                </c:pt>
                <c:pt idx="1121">
                  <c:v>1.738</c:v>
                </c:pt>
                <c:pt idx="1122">
                  <c:v>1.8129999999999999</c:v>
                </c:pt>
                <c:pt idx="1123">
                  <c:v>1.875</c:v>
                </c:pt>
                <c:pt idx="1124">
                  <c:v>1.9119999999999999</c:v>
                </c:pt>
                <c:pt idx="1125">
                  <c:v>1.732</c:v>
                </c:pt>
                <c:pt idx="1126">
                  <c:v>1.7270000000000001</c:v>
                </c:pt>
                <c:pt idx="1127">
                  <c:v>1.8740000000000001</c:v>
                </c:pt>
                <c:pt idx="1128">
                  <c:v>4.1210000000000004</c:v>
                </c:pt>
                <c:pt idx="1129">
                  <c:v>1.845</c:v>
                </c:pt>
                <c:pt idx="1130">
                  <c:v>6.0279999999999996</c:v>
                </c:pt>
                <c:pt idx="1131">
                  <c:v>4.173</c:v>
                </c:pt>
                <c:pt idx="1132">
                  <c:v>2.9260000000000002</c:v>
                </c:pt>
                <c:pt idx="1133">
                  <c:v>3.0409999999999999</c:v>
                </c:pt>
                <c:pt idx="1134">
                  <c:v>4.3150000000000004</c:v>
                </c:pt>
                <c:pt idx="1135">
                  <c:v>3.9340000000000002</c:v>
                </c:pt>
                <c:pt idx="1136">
                  <c:v>3.8849999999999998</c:v>
                </c:pt>
                <c:pt idx="1138">
                  <c:v>7.26</c:v>
                </c:pt>
                <c:pt idx="1139">
                  <c:v>8.5760000000000005</c:v>
                </c:pt>
                <c:pt idx="1140">
                  <c:v>4.8689999999999998</c:v>
                </c:pt>
                <c:pt idx="1141">
                  <c:v>3.8319999999999999</c:v>
                </c:pt>
                <c:pt idx="1142">
                  <c:v>2.59</c:v>
                </c:pt>
                <c:pt idx="1143">
                  <c:v>3.18</c:v>
                </c:pt>
                <c:pt idx="1144">
                  <c:v>4.9169999999999998</c:v>
                </c:pt>
                <c:pt idx="1145">
                  <c:v>4.9969999999999999</c:v>
                </c:pt>
                <c:pt idx="1146">
                  <c:v>3.2320000000000002</c:v>
                </c:pt>
                <c:pt idx="1147">
                  <c:v>2.8079999999999998</c:v>
                </c:pt>
                <c:pt idx="1148">
                  <c:v>2.7650000000000001</c:v>
                </c:pt>
                <c:pt idx="1149">
                  <c:v>3.3460000000000001</c:v>
                </c:pt>
                <c:pt idx="1150">
                  <c:v>3.5510000000000002</c:v>
                </c:pt>
                <c:pt idx="1151">
                  <c:v>2.7759999999999998</c:v>
                </c:pt>
                <c:pt idx="1152">
                  <c:v>2.37</c:v>
                </c:pt>
                <c:pt idx="1153">
                  <c:v>1.9370000000000001</c:v>
                </c:pt>
                <c:pt idx="1154">
                  <c:v>1.7589999999999999</c:v>
                </c:pt>
                <c:pt idx="1155">
                  <c:v>1.6379999999999999</c:v>
                </c:pt>
                <c:pt idx="1156">
                  <c:v>6.6</c:v>
                </c:pt>
                <c:pt idx="1157">
                  <c:v>5.7569999999999997</c:v>
                </c:pt>
                <c:pt idx="1158">
                  <c:v>4.843</c:v>
                </c:pt>
                <c:pt idx="1159">
                  <c:v>3.5950000000000002</c:v>
                </c:pt>
                <c:pt idx="1160">
                  <c:v>4.33</c:v>
                </c:pt>
                <c:pt idx="1161">
                  <c:v>5.5780000000000003</c:v>
                </c:pt>
                <c:pt idx="1162">
                  <c:v>8.94</c:v>
                </c:pt>
                <c:pt idx="1163">
                  <c:v>4.5350000000000001</c:v>
                </c:pt>
                <c:pt idx="1164">
                  <c:v>3.92</c:v>
                </c:pt>
                <c:pt idx="1165">
                  <c:v>5.31</c:v>
                </c:pt>
                <c:pt idx="1166">
                  <c:v>26.93</c:v>
                </c:pt>
                <c:pt idx="1167">
                  <c:v>16.14</c:v>
                </c:pt>
                <c:pt idx="1168">
                  <c:v>13.28</c:v>
                </c:pt>
                <c:pt idx="1169">
                  <c:v>40.65</c:v>
                </c:pt>
                <c:pt idx="1170">
                  <c:v>81.916291666666666</c:v>
                </c:pt>
                <c:pt idx="1171">
                  <c:v>24.302000000000007</c:v>
                </c:pt>
                <c:pt idx="1172">
                  <c:v>15.034708333333333</c:v>
                </c:pt>
                <c:pt idx="1173">
                  <c:v>14.29458333333333</c:v>
                </c:pt>
                <c:pt idx="1174">
                  <c:v>39.523708333333332</c:v>
                </c:pt>
                <c:pt idx="1175">
                  <c:v>20.729583333333338</c:v>
                </c:pt>
                <c:pt idx="1176">
                  <c:v>17.422666666666668</c:v>
                </c:pt>
                <c:pt idx="1177">
                  <c:v>37.464666666666673</c:v>
                </c:pt>
                <c:pt idx="1178">
                  <c:v>41.684833333333337</c:v>
                </c:pt>
                <c:pt idx="1179">
                  <c:v>55.020499999999998</c:v>
                </c:pt>
                <c:pt idx="1180">
                  <c:v>46.448250000000002</c:v>
                </c:pt>
                <c:pt idx="1181">
                  <c:v>37.63387500000001</c:v>
                </c:pt>
                <c:pt idx="1182">
                  <c:v>46.862791666666659</c:v>
                </c:pt>
                <c:pt idx="1183">
                  <c:v>94.200916666666672</c:v>
                </c:pt>
                <c:pt idx="1184">
                  <c:v>74.689000000000007</c:v>
                </c:pt>
                <c:pt idx="1185">
                  <c:v>58.574750000000002</c:v>
                </c:pt>
                <c:pt idx="1186">
                  <c:v>59.027291666666684</c:v>
                </c:pt>
                <c:pt idx="1187">
                  <c:v>55.322208333333329</c:v>
                </c:pt>
                <c:pt idx="1188">
                  <c:v>50.634541666666678</c:v>
                </c:pt>
                <c:pt idx="1189">
                  <c:v>44.896749999999997</c:v>
                </c:pt>
                <c:pt idx="1190">
                  <c:v>39.28783333333331</c:v>
                </c:pt>
                <c:pt idx="1191">
                  <c:v>35.477416666666677</c:v>
                </c:pt>
                <c:pt idx="1192">
                  <c:v>35.578666666666656</c:v>
                </c:pt>
                <c:pt idx="1193">
                  <c:v>33.876708333333326</c:v>
                </c:pt>
                <c:pt idx="1194">
                  <c:v>32.896166666666673</c:v>
                </c:pt>
                <c:pt idx="1195">
                  <c:v>30.870749999999987</c:v>
                </c:pt>
                <c:pt idx="1196">
                  <c:v>26.597416666666664</c:v>
                </c:pt>
                <c:pt idx="1197">
                  <c:v>31.098666666666674</c:v>
                </c:pt>
                <c:pt idx="1198">
                  <c:v>36.665458333333341</c:v>
                </c:pt>
                <c:pt idx="1199">
                  <c:v>32.500666666666667</c:v>
                </c:pt>
                <c:pt idx="1200">
                  <c:v>38.966833333333341</c:v>
                </c:pt>
                <c:pt idx="1202">
                  <c:v>48.084083333333332</c:v>
                </c:pt>
                <c:pt idx="1203">
                  <c:v>60.99799999999999</c:v>
                </c:pt>
                <c:pt idx="1204">
                  <c:v>64.953083333333339</c:v>
                </c:pt>
                <c:pt idx="1205">
                  <c:v>67.210750000000004</c:v>
                </c:pt>
                <c:pt idx="1206">
                  <c:v>80.682208333333321</c:v>
                </c:pt>
                <c:pt idx="1207">
                  <c:v>77.575375000000008</c:v>
                </c:pt>
                <c:pt idx="1208">
                  <c:v>70.231958333333338</c:v>
                </c:pt>
                <c:pt idx="1209">
                  <c:v>75.926125000000013</c:v>
                </c:pt>
                <c:pt idx="1210">
                  <c:v>66.09170833333333</c:v>
                </c:pt>
                <c:pt idx="1211">
                  <c:v>59.075125000000021</c:v>
                </c:pt>
                <c:pt idx="1212">
                  <c:v>54.737541666666665</c:v>
                </c:pt>
                <c:pt idx="1213">
                  <c:v>52.631833333333326</c:v>
                </c:pt>
                <c:pt idx="1214">
                  <c:v>49.326041666666669</c:v>
                </c:pt>
                <c:pt idx="1215">
                  <c:v>40.754583333333336</c:v>
                </c:pt>
                <c:pt idx="1216">
                  <c:v>43.695416666666652</c:v>
                </c:pt>
                <c:pt idx="1217">
                  <c:v>50.624791666666674</c:v>
                </c:pt>
                <c:pt idx="1218">
                  <c:v>41.552083333333329</c:v>
                </c:pt>
                <c:pt idx="1219">
                  <c:v>46.621291666666657</c:v>
                </c:pt>
                <c:pt idx="1220">
                  <c:v>63.720208333333339</c:v>
                </c:pt>
                <c:pt idx="1221">
                  <c:v>56.640583333333346</c:v>
                </c:pt>
                <c:pt idx="1222">
                  <c:v>71.893249999999995</c:v>
                </c:pt>
                <c:pt idx="1223">
                  <c:v>97.304624999999987</c:v>
                </c:pt>
                <c:pt idx="1224">
                  <c:v>97.846916666666672</c:v>
                </c:pt>
                <c:pt idx="1225">
                  <c:v>92.486916666666673</c:v>
                </c:pt>
                <c:pt idx="1226">
                  <c:v>80.630833333333342</c:v>
                </c:pt>
                <c:pt idx="1227">
                  <c:v>77.813874999999996</c:v>
                </c:pt>
                <c:pt idx="1228">
                  <c:v>69.331249999999997</c:v>
                </c:pt>
                <c:pt idx="1229">
                  <c:v>61.802000000000014</c:v>
                </c:pt>
                <c:pt idx="1230">
                  <c:v>76.244208333333347</c:v>
                </c:pt>
                <c:pt idx="1231">
                  <c:v>77.020166666666668</c:v>
                </c:pt>
                <c:pt idx="1232">
                  <c:v>92.098041666666674</c:v>
                </c:pt>
                <c:pt idx="1233">
                  <c:v>81.290166666666678</c:v>
                </c:pt>
                <c:pt idx="1234">
                  <c:v>74.37</c:v>
                </c:pt>
                <c:pt idx="1235">
                  <c:v>72.510000000000005</c:v>
                </c:pt>
                <c:pt idx="1236">
                  <c:v>94.11</c:v>
                </c:pt>
                <c:pt idx="1237">
                  <c:v>96.5</c:v>
                </c:pt>
                <c:pt idx="1238">
                  <c:v>85.74</c:v>
                </c:pt>
                <c:pt idx="1239">
                  <c:v>88.32</c:v>
                </c:pt>
                <c:pt idx="1240">
                  <c:v>82.56</c:v>
                </c:pt>
                <c:pt idx="1241">
                  <c:v>87.98</c:v>
                </c:pt>
                <c:pt idx="1242">
                  <c:v>106.28</c:v>
                </c:pt>
                <c:pt idx="1243">
                  <c:v>126.13</c:v>
                </c:pt>
                <c:pt idx="1244">
                  <c:v>101.21</c:v>
                </c:pt>
                <c:pt idx="1245">
                  <c:v>90.31</c:v>
                </c:pt>
                <c:pt idx="1246">
                  <c:v>82.23</c:v>
                </c:pt>
                <c:pt idx="1247">
                  <c:v>66.53</c:v>
                </c:pt>
                <c:pt idx="1248">
                  <c:v>64.2</c:v>
                </c:pt>
                <c:pt idx="1249">
                  <c:v>60.95</c:v>
                </c:pt>
                <c:pt idx="1250">
                  <c:v>55.31</c:v>
                </c:pt>
                <c:pt idx="1251">
                  <c:v>49.81</c:v>
                </c:pt>
                <c:pt idx="1252">
                  <c:v>49.61</c:v>
                </c:pt>
                <c:pt idx="1253">
                  <c:v>44.05</c:v>
                </c:pt>
                <c:pt idx="1254">
                  <c:v>40.74</c:v>
                </c:pt>
                <c:pt idx="1255">
                  <c:v>39.26</c:v>
                </c:pt>
                <c:pt idx="1256">
                  <c:v>35.19</c:v>
                </c:pt>
                <c:pt idx="1257">
                  <c:v>37.68</c:v>
                </c:pt>
                <c:pt idx="1258">
                  <c:v>36.03</c:v>
                </c:pt>
                <c:pt idx="1259">
                  <c:v>43.75</c:v>
                </c:pt>
                <c:pt idx="1260">
                  <c:v>46.91</c:v>
                </c:pt>
                <c:pt idx="1261">
                  <c:v>40.4</c:v>
                </c:pt>
                <c:pt idx="1262">
                  <c:v>60.35</c:v>
                </c:pt>
                <c:pt idx="1263">
                  <c:v>49.71</c:v>
                </c:pt>
                <c:pt idx="1266">
                  <c:v>85.72</c:v>
                </c:pt>
                <c:pt idx="1267">
                  <c:v>99.68</c:v>
                </c:pt>
                <c:pt idx="1268">
                  <c:v>79.849999999999994</c:v>
                </c:pt>
                <c:pt idx="1269">
                  <c:v>236.3</c:v>
                </c:pt>
                <c:pt idx="1270">
                  <c:v>112.89</c:v>
                </c:pt>
                <c:pt idx="1271">
                  <c:v>92.91</c:v>
                </c:pt>
                <c:pt idx="1272">
                  <c:v>75.650000000000006</c:v>
                </c:pt>
                <c:pt idx="1273">
                  <c:v>66.66</c:v>
                </c:pt>
                <c:pt idx="1274">
                  <c:v>71.760000000000005</c:v>
                </c:pt>
                <c:pt idx="1275">
                  <c:v>63.29</c:v>
                </c:pt>
                <c:pt idx="1276">
                  <c:v>55.79</c:v>
                </c:pt>
                <c:pt idx="1277">
                  <c:v>51.17</c:v>
                </c:pt>
                <c:pt idx="1278">
                  <c:v>48.89</c:v>
                </c:pt>
                <c:pt idx="1279">
                  <c:v>55.01</c:v>
                </c:pt>
                <c:pt idx="1280">
                  <c:v>45.39</c:v>
                </c:pt>
                <c:pt idx="1281">
                  <c:v>42.53</c:v>
                </c:pt>
                <c:pt idx="1282">
                  <c:v>41.35</c:v>
                </c:pt>
                <c:pt idx="1283">
                  <c:v>39.49</c:v>
                </c:pt>
                <c:pt idx="1284">
                  <c:v>43.29</c:v>
                </c:pt>
                <c:pt idx="1285">
                  <c:v>35.200000000000003</c:v>
                </c:pt>
                <c:pt idx="1286">
                  <c:v>31.74</c:v>
                </c:pt>
                <c:pt idx="1287">
                  <c:v>30.4</c:v>
                </c:pt>
                <c:pt idx="1288">
                  <c:v>29.73</c:v>
                </c:pt>
                <c:pt idx="1289">
                  <c:v>29.16</c:v>
                </c:pt>
                <c:pt idx="1290">
                  <c:v>29.26</c:v>
                </c:pt>
                <c:pt idx="1291">
                  <c:v>28.32</c:v>
                </c:pt>
                <c:pt idx="1292">
                  <c:v>26.95</c:v>
                </c:pt>
                <c:pt idx="1293">
                  <c:v>25.72</c:v>
                </c:pt>
                <c:pt idx="1294">
                  <c:v>23.97</c:v>
                </c:pt>
                <c:pt idx="1295">
                  <c:v>23.52</c:v>
                </c:pt>
                <c:pt idx="1298">
                  <c:v>22.89</c:v>
                </c:pt>
                <c:pt idx="1299">
                  <c:v>21.98</c:v>
                </c:pt>
                <c:pt idx="1300">
                  <c:v>21.19</c:v>
                </c:pt>
                <c:pt idx="1301">
                  <c:v>20.411999999999999</c:v>
                </c:pt>
                <c:pt idx="1302">
                  <c:v>20.14</c:v>
                </c:pt>
                <c:pt idx="1303">
                  <c:v>20.14</c:v>
                </c:pt>
                <c:pt idx="1304">
                  <c:v>20.14</c:v>
                </c:pt>
                <c:pt idx="1305">
                  <c:v>19.66</c:v>
                </c:pt>
                <c:pt idx="1306">
                  <c:v>18.22</c:v>
                </c:pt>
                <c:pt idx="1307">
                  <c:v>17.317</c:v>
                </c:pt>
                <c:pt idx="1308">
                  <c:v>17.34</c:v>
                </c:pt>
                <c:pt idx="1309">
                  <c:v>17.32</c:v>
                </c:pt>
                <c:pt idx="1310">
                  <c:v>16.350000000000001</c:v>
                </c:pt>
                <c:pt idx="1311">
                  <c:v>15.77</c:v>
                </c:pt>
                <c:pt idx="1312">
                  <c:v>15.79</c:v>
                </c:pt>
                <c:pt idx="1313">
                  <c:v>15.75</c:v>
                </c:pt>
                <c:pt idx="1314">
                  <c:v>15.78</c:v>
                </c:pt>
                <c:pt idx="1315">
                  <c:v>15.787000000000001</c:v>
                </c:pt>
                <c:pt idx="1316">
                  <c:v>15.8</c:v>
                </c:pt>
                <c:pt idx="1317">
                  <c:v>15.62</c:v>
                </c:pt>
                <c:pt idx="1318">
                  <c:v>14.25</c:v>
                </c:pt>
                <c:pt idx="1319">
                  <c:v>14.25</c:v>
                </c:pt>
                <c:pt idx="1320">
                  <c:v>13.47</c:v>
                </c:pt>
                <c:pt idx="1321">
                  <c:v>12.69</c:v>
                </c:pt>
                <c:pt idx="1322">
                  <c:v>12.7</c:v>
                </c:pt>
                <c:pt idx="1323">
                  <c:v>12.7</c:v>
                </c:pt>
                <c:pt idx="1324">
                  <c:v>12.7</c:v>
                </c:pt>
                <c:pt idx="1325">
                  <c:v>12.02</c:v>
                </c:pt>
                <c:pt idx="1326">
                  <c:v>11.56</c:v>
                </c:pt>
                <c:pt idx="1327">
                  <c:v>11.18</c:v>
                </c:pt>
                <c:pt idx="1330">
                  <c:v>11.08</c:v>
                </c:pt>
                <c:pt idx="1331">
                  <c:v>11.03</c:v>
                </c:pt>
                <c:pt idx="1332">
                  <c:v>9.6</c:v>
                </c:pt>
                <c:pt idx="1333">
                  <c:v>9.6</c:v>
                </c:pt>
                <c:pt idx="1334">
                  <c:v>9.64</c:v>
                </c:pt>
                <c:pt idx="1335">
                  <c:v>9.2899999999999991</c:v>
                </c:pt>
                <c:pt idx="1336">
                  <c:v>9.09</c:v>
                </c:pt>
                <c:pt idx="1337">
                  <c:v>8.98</c:v>
                </c:pt>
                <c:pt idx="1338">
                  <c:v>8.84</c:v>
                </c:pt>
                <c:pt idx="1339">
                  <c:v>8.67</c:v>
                </c:pt>
                <c:pt idx="1340">
                  <c:v>8.64</c:v>
                </c:pt>
                <c:pt idx="1341">
                  <c:v>8.4700000000000006</c:v>
                </c:pt>
                <c:pt idx="1342">
                  <c:v>8.36</c:v>
                </c:pt>
                <c:pt idx="1343">
                  <c:v>8.36</c:v>
                </c:pt>
                <c:pt idx="1344">
                  <c:v>8.36</c:v>
                </c:pt>
                <c:pt idx="1345">
                  <c:v>8.1999999999999993</c:v>
                </c:pt>
                <c:pt idx="1346">
                  <c:v>7.92</c:v>
                </c:pt>
                <c:pt idx="1347">
                  <c:v>7.99</c:v>
                </c:pt>
                <c:pt idx="1348">
                  <c:v>8.0299999999999994</c:v>
                </c:pt>
                <c:pt idx="1349">
                  <c:v>7.91</c:v>
                </c:pt>
                <c:pt idx="1350">
                  <c:v>7.82</c:v>
                </c:pt>
                <c:pt idx="1351">
                  <c:v>7.58</c:v>
                </c:pt>
                <c:pt idx="1352">
                  <c:v>7.57</c:v>
                </c:pt>
                <c:pt idx="1353">
                  <c:v>7.48</c:v>
                </c:pt>
                <c:pt idx="1354">
                  <c:v>7.4</c:v>
                </c:pt>
                <c:pt idx="1355">
                  <c:v>7.43</c:v>
                </c:pt>
                <c:pt idx="1356">
                  <c:v>7.39</c:v>
                </c:pt>
                <c:pt idx="1357">
                  <c:v>7.17</c:v>
                </c:pt>
                <c:pt idx="1358">
                  <c:v>7.0270000000000001</c:v>
                </c:pt>
                <c:pt idx="1359">
                  <c:v>6.7960000000000003</c:v>
                </c:pt>
                <c:pt idx="1362">
                  <c:v>6.58</c:v>
                </c:pt>
                <c:pt idx="1363">
                  <c:v>6.55</c:v>
                </c:pt>
                <c:pt idx="1364">
                  <c:v>6.5</c:v>
                </c:pt>
                <c:pt idx="1365">
                  <c:v>6.47</c:v>
                </c:pt>
                <c:pt idx="1366">
                  <c:v>6.29</c:v>
                </c:pt>
                <c:pt idx="1367">
                  <c:v>6.69</c:v>
                </c:pt>
                <c:pt idx="1368">
                  <c:v>6.56</c:v>
                </c:pt>
                <c:pt idx="1369">
                  <c:v>6.56</c:v>
                </c:pt>
                <c:pt idx="1370">
                  <c:v>6.5</c:v>
                </c:pt>
                <c:pt idx="1371">
                  <c:v>6.43</c:v>
                </c:pt>
                <c:pt idx="1372">
                  <c:v>6.52</c:v>
                </c:pt>
                <c:pt idx="1373">
                  <c:v>7.33</c:v>
                </c:pt>
                <c:pt idx="1374">
                  <c:v>6.99</c:v>
                </c:pt>
                <c:pt idx="1375">
                  <c:v>6.91</c:v>
                </c:pt>
                <c:pt idx="1376">
                  <c:v>6.71</c:v>
                </c:pt>
                <c:pt idx="1377">
                  <c:v>6.53</c:v>
                </c:pt>
                <c:pt idx="1378">
                  <c:v>6.52</c:v>
                </c:pt>
                <c:pt idx="1379">
                  <c:v>6.5</c:v>
                </c:pt>
                <c:pt idx="1380">
                  <c:v>6.61</c:v>
                </c:pt>
                <c:pt idx="1381">
                  <c:v>6.19</c:v>
                </c:pt>
                <c:pt idx="1382">
                  <c:v>6.12</c:v>
                </c:pt>
                <c:pt idx="1383">
                  <c:v>5.93</c:v>
                </c:pt>
                <c:pt idx="1384">
                  <c:v>5.77</c:v>
                </c:pt>
                <c:pt idx="1385">
                  <c:v>5.74</c:v>
                </c:pt>
                <c:pt idx="1386">
                  <c:v>5.74</c:v>
                </c:pt>
                <c:pt idx="1387">
                  <c:v>5.65</c:v>
                </c:pt>
                <c:pt idx="1388">
                  <c:v>5.57</c:v>
                </c:pt>
                <c:pt idx="1389">
                  <c:v>5.46</c:v>
                </c:pt>
                <c:pt idx="1390">
                  <c:v>5.49</c:v>
                </c:pt>
                <c:pt idx="1394">
                  <c:v>5.55</c:v>
                </c:pt>
                <c:pt idx="1395">
                  <c:v>5.49</c:v>
                </c:pt>
                <c:pt idx="1396">
                  <c:v>5.42</c:v>
                </c:pt>
                <c:pt idx="1397">
                  <c:v>5.21</c:v>
                </c:pt>
                <c:pt idx="1398">
                  <c:v>5.0999999999999996</c:v>
                </c:pt>
                <c:pt idx="1399">
                  <c:v>5.1849999999999996</c:v>
                </c:pt>
                <c:pt idx="1400">
                  <c:v>4.97</c:v>
                </c:pt>
                <c:pt idx="1401">
                  <c:v>5.0599999999999996</c:v>
                </c:pt>
                <c:pt idx="1402">
                  <c:v>5.08</c:v>
                </c:pt>
                <c:pt idx="1403">
                  <c:v>5</c:v>
                </c:pt>
                <c:pt idx="1404">
                  <c:v>4.97</c:v>
                </c:pt>
                <c:pt idx="1405">
                  <c:v>4.7699999999999996</c:v>
                </c:pt>
                <c:pt idx="1406">
                  <c:v>4.68</c:v>
                </c:pt>
                <c:pt idx="1407">
                  <c:v>4.59</c:v>
                </c:pt>
                <c:pt idx="1408">
                  <c:v>4.53</c:v>
                </c:pt>
                <c:pt idx="1409">
                  <c:v>4.43</c:v>
                </c:pt>
                <c:pt idx="1410">
                  <c:v>4.5599999999999996</c:v>
                </c:pt>
                <c:pt idx="1411">
                  <c:v>4.49</c:v>
                </c:pt>
                <c:pt idx="1412">
                  <c:v>4.3600000000000003</c:v>
                </c:pt>
                <c:pt idx="1413">
                  <c:v>4.25</c:v>
                </c:pt>
                <c:pt idx="1414">
                  <c:v>4.3899999999999997</c:v>
                </c:pt>
                <c:pt idx="1415">
                  <c:v>4.42</c:v>
                </c:pt>
                <c:pt idx="1416">
                  <c:v>4.3899999999999997</c:v>
                </c:pt>
                <c:pt idx="1417">
                  <c:v>4.2300000000000004</c:v>
                </c:pt>
                <c:pt idx="1418">
                  <c:v>4.1900000000000004</c:v>
                </c:pt>
                <c:pt idx="1419">
                  <c:v>4.16</c:v>
                </c:pt>
                <c:pt idx="1420">
                  <c:v>4.04</c:v>
                </c:pt>
                <c:pt idx="1421">
                  <c:v>4</c:v>
                </c:pt>
                <c:pt idx="1422">
                  <c:v>4.99</c:v>
                </c:pt>
                <c:pt idx="1426">
                  <c:v>5.41</c:v>
                </c:pt>
                <c:pt idx="1427">
                  <c:v>4.9089999999999998</c:v>
                </c:pt>
                <c:pt idx="1428">
                  <c:v>4.82</c:v>
                </c:pt>
                <c:pt idx="1429">
                  <c:v>4.72</c:v>
                </c:pt>
                <c:pt idx="1430">
                  <c:v>4.53</c:v>
                </c:pt>
                <c:pt idx="1431">
                  <c:v>4.45</c:v>
                </c:pt>
                <c:pt idx="1432">
                  <c:v>4.3099999999999996</c:v>
                </c:pt>
                <c:pt idx="1433">
                  <c:v>4.2699999999999996</c:v>
                </c:pt>
                <c:pt idx="1434">
                  <c:v>4.25</c:v>
                </c:pt>
                <c:pt idx="1435">
                  <c:v>4.0999999999999996</c:v>
                </c:pt>
                <c:pt idx="1436">
                  <c:v>3.78</c:v>
                </c:pt>
                <c:pt idx="1437">
                  <c:v>3.51</c:v>
                </c:pt>
                <c:pt idx="1438">
                  <c:v>3.5</c:v>
                </c:pt>
                <c:pt idx="1439">
                  <c:v>3.66</c:v>
                </c:pt>
                <c:pt idx="1440">
                  <c:v>3.4</c:v>
                </c:pt>
                <c:pt idx="1441">
                  <c:v>3.31</c:v>
                </c:pt>
                <c:pt idx="1442">
                  <c:v>3.32</c:v>
                </c:pt>
                <c:pt idx="1443">
                  <c:v>3.26</c:v>
                </c:pt>
                <c:pt idx="1444">
                  <c:v>3.343</c:v>
                </c:pt>
                <c:pt idx="1445">
                  <c:v>3.38</c:v>
                </c:pt>
                <c:pt idx="1446">
                  <c:v>3.27</c:v>
                </c:pt>
                <c:pt idx="1447">
                  <c:v>3.39</c:v>
                </c:pt>
                <c:pt idx="1448">
                  <c:v>3.33</c:v>
                </c:pt>
                <c:pt idx="1449">
                  <c:v>3.21</c:v>
                </c:pt>
                <c:pt idx="1450">
                  <c:v>3.27</c:v>
                </c:pt>
                <c:pt idx="1451">
                  <c:v>3.16</c:v>
                </c:pt>
                <c:pt idx="1452">
                  <c:v>3.08</c:v>
                </c:pt>
                <c:pt idx="1453">
                  <c:v>3.18</c:v>
                </c:pt>
                <c:pt idx="1454">
                  <c:v>3.3</c:v>
                </c:pt>
                <c:pt idx="1458">
                  <c:v>3.4</c:v>
                </c:pt>
                <c:pt idx="1459">
                  <c:v>3.42</c:v>
                </c:pt>
                <c:pt idx="1460">
                  <c:v>3.46</c:v>
                </c:pt>
                <c:pt idx="1461">
                  <c:v>3.42</c:v>
                </c:pt>
                <c:pt idx="1462">
                  <c:v>3.65</c:v>
                </c:pt>
                <c:pt idx="1463">
                  <c:v>3.72</c:v>
                </c:pt>
                <c:pt idx="1464">
                  <c:v>3.65</c:v>
                </c:pt>
                <c:pt idx="1465">
                  <c:v>3.68</c:v>
                </c:pt>
                <c:pt idx="1466">
                  <c:v>3.81</c:v>
                </c:pt>
                <c:pt idx="1467">
                  <c:v>3.75</c:v>
                </c:pt>
                <c:pt idx="1468">
                  <c:v>3.85</c:v>
                </c:pt>
                <c:pt idx="1469">
                  <c:v>3.44</c:v>
                </c:pt>
                <c:pt idx="1470">
                  <c:v>3.63</c:v>
                </c:pt>
                <c:pt idx="1471">
                  <c:v>3.47</c:v>
                </c:pt>
                <c:pt idx="1472">
                  <c:v>3.12</c:v>
                </c:pt>
                <c:pt idx="1473">
                  <c:v>3.09</c:v>
                </c:pt>
                <c:pt idx="1474">
                  <c:v>3.1</c:v>
                </c:pt>
                <c:pt idx="1475">
                  <c:v>2.89</c:v>
                </c:pt>
                <c:pt idx="1476">
                  <c:v>2.84</c:v>
                </c:pt>
                <c:pt idx="1477">
                  <c:v>2.85</c:v>
                </c:pt>
                <c:pt idx="1478">
                  <c:v>2.85</c:v>
                </c:pt>
                <c:pt idx="1479">
                  <c:v>2.8</c:v>
                </c:pt>
                <c:pt idx="1480">
                  <c:v>2.75</c:v>
                </c:pt>
                <c:pt idx="1481">
                  <c:v>2.69</c:v>
                </c:pt>
                <c:pt idx="1482">
                  <c:v>2.83</c:v>
                </c:pt>
                <c:pt idx="1483">
                  <c:v>2.66</c:v>
                </c:pt>
                <c:pt idx="1484">
                  <c:v>2.9</c:v>
                </c:pt>
                <c:pt idx="1485">
                  <c:v>2.6</c:v>
                </c:pt>
                <c:pt idx="1486">
                  <c:v>2.57</c:v>
                </c:pt>
                <c:pt idx="1487">
                  <c:v>2.5299999999999998</c:v>
                </c:pt>
                <c:pt idx="1488">
                  <c:v>2.42</c:v>
                </c:pt>
                <c:pt idx="1490">
                  <c:v>2.42</c:v>
                </c:pt>
                <c:pt idx="1491">
                  <c:v>2.29</c:v>
                </c:pt>
                <c:pt idx="1492">
                  <c:v>1.9119999999999999</c:v>
                </c:pt>
                <c:pt idx="1493">
                  <c:v>2.0299999999999998</c:v>
                </c:pt>
                <c:pt idx="1494">
                  <c:v>1.95</c:v>
                </c:pt>
                <c:pt idx="1495">
                  <c:v>1.91</c:v>
                </c:pt>
                <c:pt idx="1496">
                  <c:v>1.88</c:v>
                </c:pt>
                <c:pt idx="1497">
                  <c:v>1.98</c:v>
                </c:pt>
                <c:pt idx="1498">
                  <c:v>1.78</c:v>
                </c:pt>
                <c:pt idx="1499">
                  <c:v>1.87</c:v>
                </c:pt>
                <c:pt idx="1500">
                  <c:v>1.996</c:v>
                </c:pt>
                <c:pt idx="1501">
                  <c:v>1.61</c:v>
                </c:pt>
                <c:pt idx="1502">
                  <c:v>1.35</c:v>
                </c:pt>
                <c:pt idx="1503">
                  <c:v>1.54</c:v>
                </c:pt>
                <c:pt idx="1504">
                  <c:v>1.42</c:v>
                </c:pt>
                <c:pt idx="1505">
                  <c:v>1.47</c:v>
                </c:pt>
                <c:pt idx="1506">
                  <c:v>1.43</c:v>
                </c:pt>
                <c:pt idx="1507">
                  <c:v>1.34</c:v>
                </c:pt>
                <c:pt idx="1508">
                  <c:v>1.23</c:v>
                </c:pt>
                <c:pt idx="1509">
                  <c:v>2.19</c:v>
                </c:pt>
                <c:pt idx="1510">
                  <c:v>1.73</c:v>
                </c:pt>
                <c:pt idx="1511">
                  <c:v>2.2200000000000002</c:v>
                </c:pt>
                <c:pt idx="1512">
                  <c:v>1.72</c:v>
                </c:pt>
                <c:pt idx="1513">
                  <c:v>1.25</c:v>
                </c:pt>
                <c:pt idx="1514">
                  <c:v>1.0900000000000001</c:v>
                </c:pt>
                <c:pt idx="1515">
                  <c:v>1.03</c:v>
                </c:pt>
                <c:pt idx="1516">
                  <c:v>0.84</c:v>
                </c:pt>
                <c:pt idx="1517">
                  <c:v>1.05</c:v>
                </c:pt>
                <c:pt idx="1518">
                  <c:v>1.28</c:v>
                </c:pt>
                <c:pt idx="1519">
                  <c:v>1.82</c:v>
                </c:pt>
                <c:pt idx="1520">
                  <c:v>1.1100000000000001</c:v>
                </c:pt>
                <c:pt idx="1522">
                  <c:v>1.28</c:v>
                </c:pt>
                <c:pt idx="1523">
                  <c:v>4.5</c:v>
                </c:pt>
                <c:pt idx="1524">
                  <c:v>2.5299999999999998</c:v>
                </c:pt>
                <c:pt idx="1525">
                  <c:v>1.78</c:v>
                </c:pt>
                <c:pt idx="1526">
                  <c:v>1.24</c:v>
                </c:pt>
                <c:pt idx="1527">
                  <c:v>1.7</c:v>
                </c:pt>
                <c:pt idx="1528">
                  <c:v>3.06</c:v>
                </c:pt>
                <c:pt idx="1529">
                  <c:v>13.64</c:v>
                </c:pt>
                <c:pt idx="1530">
                  <c:v>22.22</c:v>
                </c:pt>
                <c:pt idx="1531">
                  <c:v>6.06</c:v>
                </c:pt>
                <c:pt idx="1532">
                  <c:v>5.13</c:v>
                </c:pt>
                <c:pt idx="1533">
                  <c:v>5.18</c:v>
                </c:pt>
                <c:pt idx="1534">
                  <c:v>5.24</c:v>
                </c:pt>
                <c:pt idx="1535">
                  <c:v>7.88</c:v>
                </c:pt>
                <c:pt idx="1536">
                  <c:v>8.41</c:v>
                </c:pt>
                <c:pt idx="1537">
                  <c:v>7.42</c:v>
                </c:pt>
                <c:pt idx="1538">
                  <c:v>4.91</c:v>
                </c:pt>
                <c:pt idx="1539">
                  <c:v>3.73</c:v>
                </c:pt>
                <c:pt idx="1540">
                  <c:v>3.61</c:v>
                </c:pt>
                <c:pt idx="1541">
                  <c:v>3.58</c:v>
                </c:pt>
                <c:pt idx="1542">
                  <c:v>3.1</c:v>
                </c:pt>
                <c:pt idx="1543">
                  <c:v>3.09</c:v>
                </c:pt>
                <c:pt idx="1544">
                  <c:v>4.07</c:v>
                </c:pt>
                <c:pt idx="1545">
                  <c:v>3.27</c:v>
                </c:pt>
                <c:pt idx="1546">
                  <c:v>2.2400000000000002</c:v>
                </c:pt>
                <c:pt idx="1547">
                  <c:v>2.13</c:v>
                </c:pt>
                <c:pt idx="1548">
                  <c:v>1.835</c:v>
                </c:pt>
                <c:pt idx="1549">
                  <c:v>1.75</c:v>
                </c:pt>
                <c:pt idx="1550">
                  <c:v>2.2000000000000002</c:v>
                </c:pt>
                <c:pt idx="1551">
                  <c:v>11.736000000000001</c:v>
                </c:pt>
                <c:pt idx="1552">
                  <c:v>6.06</c:v>
                </c:pt>
                <c:pt idx="1554">
                  <c:v>3.3</c:v>
                </c:pt>
                <c:pt idx="1555">
                  <c:v>2.5299999999999998</c:v>
                </c:pt>
                <c:pt idx="1556">
                  <c:v>1.68</c:v>
                </c:pt>
                <c:pt idx="1557">
                  <c:v>1.41</c:v>
                </c:pt>
                <c:pt idx="1558">
                  <c:v>1.31</c:v>
                </c:pt>
                <c:pt idx="1559">
                  <c:v>1.3</c:v>
                </c:pt>
                <c:pt idx="1560">
                  <c:v>1.47</c:v>
                </c:pt>
                <c:pt idx="1561">
                  <c:v>1.56</c:v>
                </c:pt>
                <c:pt idx="1562">
                  <c:v>1.5</c:v>
                </c:pt>
                <c:pt idx="1563">
                  <c:v>4.6900000000000004</c:v>
                </c:pt>
                <c:pt idx="1564">
                  <c:v>4.3</c:v>
                </c:pt>
                <c:pt idx="1565">
                  <c:v>9.09</c:v>
                </c:pt>
                <c:pt idx="1566">
                  <c:v>8.9700000000000006</c:v>
                </c:pt>
                <c:pt idx="1567">
                  <c:v>65.13</c:v>
                </c:pt>
                <c:pt idx="1568">
                  <c:v>18.8</c:v>
                </c:pt>
                <c:pt idx="1569">
                  <c:v>13.9</c:v>
                </c:pt>
                <c:pt idx="1570">
                  <c:v>17.920000000000002</c:v>
                </c:pt>
                <c:pt idx="1571">
                  <c:v>9.98</c:v>
                </c:pt>
                <c:pt idx="1572">
                  <c:v>7.88</c:v>
                </c:pt>
                <c:pt idx="1573">
                  <c:v>15.09</c:v>
                </c:pt>
                <c:pt idx="1574">
                  <c:v>13.67</c:v>
                </c:pt>
                <c:pt idx="1575">
                  <c:v>10.23</c:v>
                </c:pt>
                <c:pt idx="1576">
                  <c:v>9.5299999999999994</c:v>
                </c:pt>
                <c:pt idx="1577">
                  <c:v>24.22</c:v>
                </c:pt>
                <c:pt idx="1578">
                  <c:v>16.91</c:v>
                </c:pt>
                <c:pt idx="1579">
                  <c:v>11.38</c:v>
                </c:pt>
                <c:pt idx="1580">
                  <c:v>13.49</c:v>
                </c:pt>
                <c:pt idx="1581">
                  <c:v>15.61</c:v>
                </c:pt>
                <c:pt idx="1582">
                  <c:v>79.36</c:v>
                </c:pt>
                <c:pt idx="1583">
                  <c:v>42.5</c:v>
                </c:pt>
                <c:pt idx="1584">
                  <c:v>33.79</c:v>
                </c:pt>
                <c:pt idx="1586">
                  <c:v>25.95</c:v>
                </c:pt>
                <c:pt idx="1587">
                  <c:v>24.32</c:v>
                </c:pt>
                <c:pt idx="1588">
                  <c:v>25.77</c:v>
                </c:pt>
                <c:pt idx="1589">
                  <c:v>65.38</c:v>
                </c:pt>
                <c:pt idx="1590">
                  <c:v>56.35</c:v>
                </c:pt>
                <c:pt idx="1591">
                  <c:v>36.97</c:v>
                </c:pt>
                <c:pt idx="1592">
                  <c:v>35.51</c:v>
                </c:pt>
                <c:pt idx="1593">
                  <c:v>27.39</c:v>
                </c:pt>
                <c:pt idx="1594">
                  <c:v>23.91</c:v>
                </c:pt>
                <c:pt idx="1595">
                  <c:v>21.84</c:v>
                </c:pt>
                <c:pt idx="1596">
                  <c:v>25.5</c:v>
                </c:pt>
                <c:pt idx="1597">
                  <c:v>99.71</c:v>
                </c:pt>
                <c:pt idx="1598">
                  <c:v>129.33000000000001</c:v>
                </c:pt>
                <c:pt idx="1599">
                  <c:v>99.37</c:v>
                </c:pt>
                <c:pt idx="1600">
                  <c:v>85.81</c:v>
                </c:pt>
                <c:pt idx="1601">
                  <c:v>63.79</c:v>
                </c:pt>
                <c:pt idx="1602">
                  <c:v>52.58</c:v>
                </c:pt>
                <c:pt idx="1603">
                  <c:v>53.97</c:v>
                </c:pt>
                <c:pt idx="1604">
                  <c:v>62.27</c:v>
                </c:pt>
                <c:pt idx="1605">
                  <c:v>79.72</c:v>
                </c:pt>
                <c:pt idx="1606">
                  <c:v>73.010000000000005</c:v>
                </c:pt>
                <c:pt idx="1607">
                  <c:v>88.26</c:v>
                </c:pt>
                <c:pt idx="1608">
                  <c:v>102.03</c:v>
                </c:pt>
                <c:pt idx="1609">
                  <c:v>101.54</c:v>
                </c:pt>
                <c:pt idx="1610">
                  <c:v>103.84</c:v>
                </c:pt>
                <c:pt idx="1611">
                  <c:v>107.75</c:v>
                </c:pt>
                <c:pt idx="1612">
                  <c:v>76.03</c:v>
                </c:pt>
                <c:pt idx="1613">
                  <c:v>73.849999999999994</c:v>
                </c:pt>
                <c:pt idx="1614">
                  <c:v>125.32</c:v>
                </c:pt>
                <c:pt idx="1615">
                  <c:v>122.23</c:v>
                </c:pt>
                <c:pt idx="1616">
                  <c:v>122.7</c:v>
                </c:pt>
                <c:pt idx="1617">
                  <c:v>109.77</c:v>
                </c:pt>
                <c:pt idx="1618">
                  <c:v>104.63</c:v>
                </c:pt>
                <c:pt idx="1619">
                  <c:v>115.256</c:v>
                </c:pt>
                <c:pt idx="1620">
                  <c:v>104.67</c:v>
                </c:pt>
                <c:pt idx="1621">
                  <c:v>97.4</c:v>
                </c:pt>
                <c:pt idx="1622">
                  <c:v>83.79</c:v>
                </c:pt>
                <c:pt idx="1623">
                  <c:v>75.709999999999994</c:v>
                </c:pt>
                <c:pt idx="1624">
                  <c:v>67.92</c:v>
                </c:pt>
                <c:pt idx="1625">
                  <c:v>81.23</c:v>
                </c:pt>
                <c:pt idx="1626">
                  <c:v>70.39</c:v>
                </c:pt>
                <c:pt idx="1627">
                  <c:v>66.03</c:v>
                </c:pt>
                <c:pt idx="1628">
                  <c:v>63.29</c:v>
                </c:pt>
                <c:pt idx="1629">
                  <c:v>61.62</c:v>
                </c:pt>
                <c:pt idx="1630">
                  <c:v>53.7</c:v>
                </c:pt>
                <c:pt idx="1631">
                  <c:v>53.78</c:v>
                </c:pt>
                <c:pt idx="1632">
                  <c:v>105.25</c:v>
                </c:pt>
                <c:pt idx="1633">
                  <c:v>71.010000000000005</c:v>
                </c:pt>
                <c:pt idx="1634">
                  <c:v>71.11</c:v>
                </c:pt>
                <c:pt idx="1635">
                  <c:v>65.72</c:v>
                </c:pt>
                <c:pt idx="1636">
                  <c:v>64.260000000000005</c:v>
                </c:pt>
                <c:pt idx="1637">
                  <c:v>64.37</c:v>
                </c:pt>
                <c:pt idx="1638">
                  <c:v>64.349999999999994</c:v>
                </c:pt>
                <c:pt idx="1639">
                  <c:v>65.08</c:v>
                </c:pt>
                <c:pt idx="1640">
                  <c:v>57.58</c:v>
                </c:pt>
                <c:pt idx="1641">
                  <c:v>58.14</c:v>
                </c:pt>
                <c:pt idx="1642">
                  <c:v>58.61</c:v>
                </c:pt>
                <c:pt idx="1643">
                  <c:v>55.31</c:v>
                </c:pt>
                <c:pt idx="1644">
                  <c:v>46.51</c:v>
                </c:pt>
                <c:pt idx="1645">
                  <c:v>45.92</c:v>
                </c:pt>
                <c:pt idx="1646">
                  <c:v>43.69</c:v>
                </c:pt>
                <c:pt idx="1647">
                  <c:v>41.73</c:v>
                </c:pt>
                <c:pt idx="1648">
                  <c:v>40.4</c:v>
                </c:pt>
                <c:pt idx="1650">
                  <c:v>36.79</c:v>
                </c:pt>
                <c:pt idx="1651">
                  <c:v>35.01</c:v>
                </c:pt>
                <c:pt idx="1652">
                  <c:v>32.61</c:v>
                </c:pt>
                <c:pt idx="1653">
                  <c:v>29.92</c:v>
                </c:pt>
                <c:pt idx="1654">
                  <c:v>38.700000000000003</c:v>
                </c:pt>
                <c:pt idx="1655">
                  <c:v>46.44</c:v>
                </c:pt>
                <c:pt idx="1656">
                  <c:v>38.18</c:v>
                </c:pt>
                <c:pt idx="1657">
                  <c:v>34.159999999999997</c:v>
                </c:pt>
                <c:pt idx="1658">
                  <c:v>38.979999999999997</c:v>
                </c:pt>
                <c:pt idx="1659">
                  <c:v>33.24</c:v>
                </c:pt>
                <c:pt idx="1660">
                  <c:v>30.35</c:v>
                </c:pt>
                <c:pt idx="1661">
                  <c:v>33.61</c:v>
                </c:pt>
                <c:pt idx="1662">
                  <c:v>35.06</c:v>
                </c:pt>
                <c:pt idx="1663">
                  <c:v>31.8</c:v>
                </c:pt>
                <c:pt idx="1664">
                  <c:v>30.06</c:v>
                </c:pt>
                <c:pt idx="1665">
                  <c:v>28</c:v>
                </c:pt>
                <c:pt idx="1666">
                  <c:v>26.2</c:v>
                </c:pt>
                <c:pt idx="1667">
                  <c:v>25.89</c:v>
                </c:pt>
                <c:pt idx="1668">
                  <c:v>25.6</c:v>
                </c:pt>
                <c:pt idx="1669">
                  <c:v>45.71</c:v>
                </c:pt>
                <c:pt idx="1670">
                  <c:v>110.35</c:v>
                </c:pt>
                <c:pt idx="1671">
                  <c:v>81.22</c:v>
                </c:pt>
                <c:pt idx="1672">
                  <c:v>63.16</c:v>
                </c:pt>
                <c:pt idx="1673">
                  <c:v>55.82</c:v>
                </c:pt>
                <c:pt idx="1674">
                  <c:v>46.93</c:v>
                </c:pt>
                <c:pt idx="1675">
                  <c:v>45.61</c:v>
                </c:pt>
                <c:pt idx="1676">
                  <c:v>40.43</c:v>
                </c:pt>
                <c:pt idx="1677">
                  <c:v>38.33</c:v>
                </c:pt>
                <c:pt idx="1678">
                  <c:v>36.36</c:v>
                </c:pt>
                <c:pt idx="1679">
                  <c:v>32.97</c:v>
                </c:pt>
                <c:pt idx="1680">
                  <c:v>30.96</c:v>
                </c:pt>
                <c:pt idx="1682">
                  <c:v>30.42</c:v>
                </c:pt>
                <c:pt idx="1683">
                  <c:v>29.34</c:v>
                </c:pt>
                <c:pt idx="1684">
                  <c:v>29.32</c:v>
                </c:pt>
                <c:pt idx="1685">
                  <c:v>28.19</c:v>
                </c:pt>
                <c:pt idx="1686">
                  <c:v>26.79</c:v>
                </c:pt>
                <c:pt idx="1687">
                  <c:v>25.59</c:v>
                </c:pt>
                <c:pt idx="1688">
                  <c:v>24.73</c:v>
                </c:pt>
                <c:pt idx="1689">
                  <c:v>23.9</c:v>
                </c:pt>
                <c:pt idx="1690">
                  <c:v>22.59</c:v>
                </c:pt>
                <c:pt idx="1691">
                  <c:v>21.67</c:v>
                </c:pt>
                <c:pt idx="1692">
                  <c:v>20.84</c:v>
                </c:pt>
                <c:pt idx="1693">
                  <c:v>20.100000000000001</c:v>
                </c:pt>
                <c:pt idx="1694">
                  <c:v>19.25</c:v>
                </c:pt>
                <c:pt idx="1695">
                  <c:v>18.61</c:v>
                </c:pt>
                <c:pt idx="1696">
                  <c:v>17.649999999999999</c:v>
                </c:pt>
                <c:pt idx="1697">
                  <c:v>17.079999999999998</c:v>
                </c:pt>
                <c:pt idx="1698">
                  <c:v>16.53</c:v>
                </c:pt>
                <c:pt idx="1699">
                  <c:v>15.59</c:v>
                </c:pt>
                <c:pt idx="1700">
                  <c:v>15.31</c:v>
                </c:pt>
                <c:pt idx="1701">
                  <c:v>13.67</c:v>
                </c:pt>
                <c:pt idx="1702">
                  <c:v>12.58</c:v>
                </c:pt>
                <c:pt idx="1703">
                  <c:v>12.58</c:v>
                </c:pt>
                <c:pt idx="1704">
                  <c:v>12.57</c:v>
                </c:pt>
                <c:pt idx="1705">
                  <c:v>12.58</c:v>
                </c:pt>
                <c:pt idx="1706">
                  <c:v>11.79</c:v>
                </c:pt>
                <c:pt idx="1707">
                  <c:v>11.05</c:v>
                </c:pt>
                <c:pt idx="1708">
                  <c:v>11.05</c:v>
                </c:pt>
                <c:pt idx="1709">
                  <c:v>11.05</c:v>
                </c:pt>
                <c:pt idx="1710">
                  <c:v>11.03</c:v>
                </c:pt>
                <c:pt idx="1714">
                  <c:v>10.96</c:v>
                </c:pt>
                <c:pt idx="1715">
                  <c:v>10.42</c:v>
                </c:pt>
                <c:pt idx="1716">
                  <c:v>10.24</c:v>
                </c:pt>
                <c:pt idx="1717">
                  <c:v>10.08</c:v>
                </c:pt>
                <c:pt idx="1718">
                  <c:v>10.08</c:v>
                </c:pt>
                <c:pt idx="1719">
                  <c:v>9.9</c:v>
                </c:pt>
                <c:pt idx="1720">
                  <c:v>9.6300000000000008</c:v>
                </c:pt>
                <c:pt idx="1721">
                  <c:v>9.4600000000000009</c:v>
                </c:pt>
                <c:pt idx="1722">
                  <c:v>9.34</c:v>
                </c:pt>
                <c:pt idx="1723">
                  <c:v>9.16</c:v>
                </c:pt>
                <c:pt idx="1724">
                  <c:v>9.16</c:v>
                </c:pt>
                <c:pt idx="1725">
                  <c:v>8.85</c:v>
                </c:pt>
                <c:pt idx="1726">
                  <c:v>8.66</c:v>
                </c:pt>
                <c:pt idx="1727">
                  <c:v>8.5500000000000007</c:v>
                </c:pt>
                <c:pt idx="1728">
                  <c:v>8.5500000000000007</c:v>
                </c:pt>
                <c:pt idx="1729">
                  <c:v>8.5500000000000007</c:v>
                </c:pt>
                <c:pt idx="1730">
                  <c:v>8.5500000000000007</c:v>
                </c:pt>
                <c:pt idx="1731">
                  <c:v>8.5500000000000007</c:v>
                </c:pt>
                <c:pt idx="1732">
                  <c:v>8.4700000000000006</c:v>
                </c:pt>
                <c:pt idx="1733">
                  <c:v>8.3699999999999992</c:v>
                </c:pt>
                <c:pt idx="1734">
                  <c:v>8.09</c:v>
                </c:pt>
                <c:pt idx="1735">
                  <c:v>8.09</c:v>
                </c:pt>
                <c:pt idx="1736">
                  <c:v>7.97</c:v>
                </c:pt>
                <c:pt idx="1737">
                  <c:v>8.02</c:v>
                </c:pt>
                <c:pt idx="1738">
                  <c:v>8.01</c:v>
                </c:pt>
                <c:pt idx="1739">
                  <c:v>7.94</c:v>
                </c:pt>
                <c:pt idx="1740">
                  <c:v>7.84</c:v>
                </c:pt>
                <c:pt idx="1741">
                  <c:v>7.84</c:v>
                </c:pt>
                <c:pt idx="1742">
                  <c:v>7.77</c:v>
                </c:pt>
                <c:pt idx="1743">
                  <c:v>7.64</c:v>
                </c:pt>
                <c:pt idx="1746">
                  <c:v>7.61</c:v>
                </c:pt>
                <c:pt idx="1747">
                  <c:v>7.42</c:v>
                </c:pt>
                <c:pt idx="1748">
                  <c:v>7.25</c:v>
                </c:pt>
                <c:pt idx="1749">
                  <c:v>7.1</c:v>
                </c:pt>
                <c:pt idx="1750">
                  <c:v>7</c:v>
                </c:pt>
                <c:pt idx="1751">
                  <c:v>9.94</c:v>
                </c:pt>
                <c:pt idx="1752">
                  <c:v>6.96</c:v>
                </c:pt>
                <c:pt idx="1753">
                  <c:v>6.93</c:v>
                </c:pt>
                <c:pt idx="1754">
                  <c:v>6.97</c:v>
                </c:pt>
                <c:pt idx="1755">
                  <c:v>6.9</c:v>
                </c:pt>
                <c:pt idx="1756">
                  <c:v>6.81</c:v>
                </c:pt>
                <c:pt idx="1757">
                  <c:v>6.84</c:v>
                </c:pt>
                <c:pt idx="1758">
                  <c:v>6.74</c:v>
                </c:pt>
                <c:pt idx="1759">
                  <c:v>6.65</c:v>
                </c:pt>
                <c:pt idx="1760">
                  <c:v>6.64</c:v>
                </c:pt>
                <c:pt idx="1761">
                  <c:v>7.05</c:v>
                </c:pt>
                <c:pt idx="1762">
                  <c:v>6.72</c:v>
                </c:pt>
                <c:pt idx="1763">
                  <c:v>6.74</c:v>
                </c:pt>
                <c:pt idx="1764">
                  <c:v>6.53</c:v>
                </c:pt>
                <c:pt idx="1765">
                  <c:v>6.53</c:v>
                </c:pt>
                <c:pt idx="1766">
                  <c:v>6.45</c:v>
                </c:pt>
                <c:pt idx="1767">
                  <c:v>6.34</c:v>
                </c:pt>
                <c:pt idx="1768">
                  <c:v>6.53</c:v>
                </c:pt>
                <c:pt idx="1769">
                  <c:v>6.14</c:v>
                </c:pt>
                <c:pt idx="1770">
                  <c:v>5.96</c:v>
                </c:pt>
                <c:pt idx="1771">
                  <c:v>5.87</c:v>
                </c:pt>
                <c:pt idx="1772">
                  <c:v>5.77</c:v>
                </c:pt>
                <c:pt idx="1773">
                  <c:v>5.76</c:v>
                </c:pt>
                <c:pt idx="1774">
                  <c:v>5.91</c:v>
                </c:pt>
                <c:pt idx="1775">
                  <c:v>5.97</c:v>
                </c:pt>
                <c:pt idx="1778">
                  <c:v>5.91</c:v>
                </c:pt>
                <c:pt idx="1779">
                  <c:v>5.84</c:v>
                </c:pt>
                <c:pt idx="1780">
                  <c:v>5.82</c:v>
                </c:pt>
                <c:pt idx="1781">
                  <c:v>5.66</c:v>
                </c:pt>
                <c:pt idx="1782">
                  <c:v>5.57</c:v>
                </c:pt>
                <c:pt idx="1783">
                  <c:v>5.4</c:v>
                </c:pt>
                <c:pt idx="1784">
                  <c:v>5.23</c:v>
                </c:pt>
                <c:pt idx="1785">
                  <c:v>5.23</c:v>
                </c:pt>
                <c:pt idx="1786">
                  <c:v>5.12</c:v>
                </c:pt>
                <c:pt idx="1787">
                  <c:v>5.07</c:v>
                </c:pt>
                <c:pt idx="1788">
                  <c:v>5.09</c:v>
                </c:pt>
                <c:pt idx="1789">
                  <c:v>4.93</c:v>
                </c:pt>
                <c:pt idx="1790">
                  <c:v>4.96</c:v>
                </c:pt>
                <c:pt idx="1791">
                  <c:v>4.84</c:v>
                </c:pt>
                <c:pt idx="1792">
                  <c:v>4.9400000000000004</c:v>
                </c:pt>
                <c:pt idx="1793">
                  <c:v>4.8</c:v>
                </c:pt>
                <c:pt idx="1794">
                  <c:v>4.75</c:v>
                </c:pt>
                <c:pt idx="1795">
                  <c:v>4.7300000000000004</c:v>
                </c:pt>
                <c:pt idx="1796">
                  <c:v>4.78</c:v>
                </c:pt>
                <c:pt idx="1797">
                  <c:v>4.58</c:v>
                </c:pt>
                <c:pt idx="1798">
                  <c:v>4.58</c:v>
                </c:pt>
                <c:pt idx="1799">
                  <c:v>4.79</c:v>
                </c:pt>
                <c:pt idx="1800">
                  <c:v>4.38</c:v>
                </c:pt>
                <c:pt idx="1801">
                  <c:v>4.33</c:v>
                </c:pt>
                <c:pt idx="1802">
                  <c:v>4.4000000000000004</c:v>
                </c:pt>
                <c:pt idx="1803">
                  <c:v>7.37</c:v>
                </c:pt>
                <c:pt idx="1804">
                  <c:v>7.08</c:v>
                </c:pt>
                <c:pt idx="1805">
                  <c:v>6.06</c:v>
                </c:pt>
                <c:pt idx="1806">
                  <c:v>5.69</c:v>
                </c:pt>
                <c:pt idx="1810">
                  <c:v>5.6</c:v>
                </c:pt>
                <c:pt idx="1811">
                  <c:v>5.34</c:v>
                </c:pt>
                <c:pt idx="1812">
                  <c:v>5.22</c:v>
                </c:pt>
                <c:pt idx="1813">
                  <c:v>5.0629999999999997</c:v>
                </c:pt>
                <c:pt idx="1814">
                  <c:v>4.91</c:v>
                </c:pt>
                <c:pt idx="1815">
                  <c:v>4.78</c:v>
                </c:pt>
                <c:pt idx="1816">
                  <c:v>4.7699999999999996</c:v>
                </c:pt>
                <c:pt idx="1817">
                  <c:v>4.7</c:v>
                </c:pt>
                <c:pt idx="1818">
                  <c:v>4.78</c:v>
                </c:pt>
                <c:pt idx="1819">
                  <c:v>4.6950000000000003</c:v>
                </c:pt>
                <c:pt idx="1820">
                  <c:v>4.7300000000000004</c:v>
                </c:pt>
                <c:pt idx="1821">
                  <c:v>4.78</c:v>
                </c:pt>
                <c:pt idx="1822">
                  <c:v>4.57</c:v>
                </c:pt>
                <c:pt idx="1823">
                  <c:v>4.5199999999999996</c:v>
                </c:pt>
                <c:pt idx="1824">
                  <c:v>4.4800000000000004</c:v>
                </c:pt>
                <c:pt idx="1825">
                  <c:v>4.3499999999999996</c:v>
                </c:pt>
                <c:pt idx="1826">
                  <c:v>4.1779999999999999</c:v>
                </c:pt>
                <c:pt idx="1827">
                  <c:v>4.01</c:v>
                </c:pt>
                <c:pt idx="1828">
                  <c:v>3.86</c:v>
                </c:pt>
                <c:pt idx="1829">
                  <c:v>3.66</c:v>
                </c:pt>
                <c:pt idx="1830">
                  <c:v>3.5760000000000001</c:v>
                </c:pt>
                <c:pt idx="1831">
                  <c:v>3.69</c:v>
                </c:pt>
                <c:pt idx="1832">
                  <c:v>3.56</c:v>
                </c:pt>
                <c:pt idx="1833">
                  <c:v>3.2440000000000002</c:v>
                </c:pt>
                <c:pt idx="1834">
                  <c:v>3.51</c:v>
                </c:pt>
                <c:pt idx="1835">
                  <c:v>3.42</c:v>
                </c:pt>
                <c:pt idx="1836">
                  <c:v>3.21</c:v>
                </c:pt>
                <c:pt idx="1837">
                  <c:v>3.29</c:v>
                </c:pt>
                <c:pt idx="1838">
                  <c:v>3.1989999999999998</c:v>
                </c:pt>
                <c:pt idx="1842">
                  <c:v>3.23</c:v>
                </c:pt>
                <c:pt idx="1843">
                  <c:v>3.3</c:v>
                </c:pt>
                <c:pt idx="1844">
                  <c:v>4.1100000000000003</c:v>
                </c:pt>
                <c:pt idx="1845">
                  <c:v>4.6399999999999997</c:v>
                </c:pt>
                <c:pt idx="1846">
                  <c:v>4.16</c:v>
                </c:pt>
                <c:pt idx="1847">
                  <c:v>4.05</c:v>
                </c:pt>
                <c:pt idx="1848">
                  <c:v>3.88</c:v>
                </c:pt>
                <c:pt idx="1849">
                  <c:v>3.8</c:v>
                </c:pt>
                <c:pt idx="1850">
                  <c:v>3.72</c:v>
                </c:pt>
                <c:pt idx="1851">
                  <c:v>3.72</c:v>
                </c:pt>
                <c:pt idx="1852">
                  <c:v>3.51</c:v>
                </c:pt>
                <c:pt idx="1853">
                  <c:v>3.24</c:v>
                </c:pt>
                <c:pt idx="1854">
                  <c:v>3.28</c:v>
                </c:pt>
                <c:pt idx="1855">
                  <c:v>3.22</c:v>
                </c:pt>
                <c:pt idx="1856">
                  <c:v>3.1749999999999998</c:v>
                </c:pt>
                <c:pt idx="1857">
                  <c:v>2.677</c:v>
                </c:pt>
                <c:pt idx="1858">
                  <c:v>2.9</c:v>
                </c:pt>
                <c:pt idx="1859">
                  <c:v>2.88</c:v>
                </c:pt>
                <c:pt idx="1860">
                  <c:v>2.67</c:v>
                </c:pt>
                <c:pt idx="1861">
                  <c:v>2.67</c:v>
                </c:pt>
                <c:pt idx="1862">
                  <c:v>2.79</c:v>
                </c:pt>
                <c:pt idx="1863">
                  <c:v>2.67</c:v>
                </c:pt>
                <c:pt idx="1864">
                  <c:v>2.6680000000000001</c:v>
                </c:pt>
                <c:pt idx="1865">
                  <c:v>2.72</c:v>
                </c:pt>
                <c:pt idx="1866">
                  <c:v>2.73</c:v>
                </c:pt>
                <c:pt idx="1867">
                  <c:v>2.65</c:v>
                </c:pt>
                <c:pt idx="1868">
                  <c:v>2.56</c:v>
                </c:pt>
                <c:pt idx="1869">
                  <c:v>2.37</c:v>
                </c:pt>
                <c:pt idx="1870">
                  <c:v>2.37</c:v>
                </c:pt>
                <c:pt idx="1871">
                  <c:v>2.31</c:v>
                </c:pt>
                <c:pt idx="1872">
                  <c:v>2.11</c:v>
                </c:pt>
                <c:pt idx="1874">
                  <c:v>2.5</c:v>
                </c:pt>
                <c:pt idx="1875">
                  <c:v>2.2599999999999998</c:v>
                </c:pt>
                <c:pt idx="1876">
                  <c:v>2.27</c:v>
                </c:pt>
                <c:pt idx="1877">
                  <c:v>2.39</c:v>
                </c:pt>
                <c:pt idx="1878">
                  <c:v>2.19</c:v>
                </c:pt>
                <c:pt idx="1879">
                  <c:v>2.1800000000000002</c:v>
                </c:pt>
                <c:pt idx="1880">
                  <c:v>1.99</c:v>
                </c:pt>
                <c:pt idx="1881">
                  <c:v>1.77</c:v>
                </c:pt>
                <c:pt idx="1882">
                  <c:v>1.46</c:v>
                </c:pt>
                <c:pt idx="1883">
                  <c:v>1.47</c:v>
                </c:pt>
                <c:pt idx="1884">
                  <c:v>1.55</c:v>
                </c:pt>
                <c:pt idx="1885">
                  <c:v>1.49</c:v>
                </c:pt>
                <c:pt idx="1886">
                  <c:v>1.59</c:v>
                </c:pt>
                <c:pt idx="1887">
                  <c:v>1.54</c:v>
                </c:pt>
                <c:pt idx="1888">
                  <c:v>1.63</c:v>
                </c:pt>
                <c:pt idx="1889">
                  <c:v>3.07</c:v>
                </c:pt>
                <c:pt idx="1890">
                  <c:v>3.94</c:v>
                </c:pt>
                <c:pt idx="1891">
                  <c:v>2.62</c:v>
                </c:pt>
                <c:pt idx="1892">
                  <c:v>2.5</c:v>
                </c:pt>
                <c:pt idx="1893">
                  <c:v>2.2000000000000002</c:v>
                </c:pt>
                <c:pt idx="1894">
                  <c:v>2.09</c:v>
                </c:pt>
                <c:pt idx="1895">
                  <c:v>3.3</c:v>
                </c:pt>
                <c:pt idx="1896">
                  <c:v>2.48</c:v>
                </c:pt>
                <c:pt idx="1897">
                  <c:v>2.09</c:v>
                </c:pt>
                <c:pt idx="1898">
                  <c:v>1.58</c:v>
                </c:pt>
                <c:pt idx="1899">
                  <c:v>1.23</c:v>
                </c:pt>
                <c:pt idx="1900">
                  <c:v>0.94</c:v>
                </c:pt>
                <c:pt idx="1901">
                  <c:v>0.89</c:v>
                </c:pt>
                <c:pt idx="1902">
                  <c:v>0.64</c:v>
                </c:pt>
                <c:pt idx="1903">
                  <c:v>0.55000000000000004</c:v>
                </c:pt>
                <c:pt idx="1904">
                  <c:v>0.55000000000000004</c:v>
                </c:pt>
                <c:pt idx="1906">
                  <c:v>0.56399999999999995</c:v>
                </c:pt>
                <c:pt idx="1907">
                  <c:v>0.47199999999999998</c:v>
                </c:pt>
                <c:pt idx="1908">
                  <c:v>0.38500000000000001</c:v>
                </c:pt>
                <c:pt idx="1909">
                  <c:v>0.38200000000000001</c:v>
                </c:pt>
                <c:pt idx="1910">
                  <c:v>0.38200000000000001</c:v>
                </c:pt>
                <c:pt idx="1911">
                  <c:v>0.61299999999999999</c:v>
                </c:pt>
                <c:pt idx="1912">
                  <c:v>0.375</c:v>
                </c:pt>
                <c:pt idx="1913">
                  <c:v>0.17</c:v>
                </c:pt>
                <c:pt idx="1914">
                  <c:v>9.6660000000000004</c:v>
                </c:pt>
                <c:pt idx="1915">
                  <c:v>5.9770000000000003</c:v>
                </c:pt>
                <c:pt idx="1916">
                  <c:v>4.2279999999999998</c:v>
                </c:pt>
                <c:pt idx="1917">
                  <c:v>6.194</c:v>
                </c:pt>
                <c:pt idx="1918">
                  <c:v>5.6139999999999999</c:v>
                </c:pt>
                <c:pt idx="1919">
                  <c:v>7.3579999999999997</c:v>
                </c:pt>
                <c:pt idx="1920">
                  <c:v>2.3079999999999998</c:v>
                </c:pt>
                <c:pt idx="1921">
                  <c:v>1.6459999999999999</c:v>
                </c:pt>
                <c:pt idx="1922">
                  <c:v>1.3720000000000001</c:v>
                </c:pt>
                <c:pt idx="1923">
                  <c:v>1.4139999999999999</c:v>
                </c:pt>
                <c:pt idx="1924">
                  <c:v>1.0609999999999999</c:v>
                </c:pt>
                <c:pt idx="1925">
                  <c:v>1.1479999999999999</c:v>
                </c:pt>
                <c:pt idx="1926">
                  <c:v>0.89900000000000002</c:v>
                </c:pt>
                <c:pt idx="1927">
                  <c:v>1.125</c:v>
                </c:pt>
                <c:pt idx="1928">
                  <c:v>1.0149999999999999</c:v>
                </c:pt>
                <c:pt idx="1929">
                  <c:v>0.95399999999999996</c:v>
                </c:pt>
                <c:pt idx="1930">
                  <c:v>1.01</c:v>
                </c:pt>
                <c:pt idx="1931">
                  <c:v>1.0449999999999999</c:v>
                </c:pt>
                <c:pt idx="1932">
                  <c:v>1.0149999999999999</c:v>
                </c:pt>
                <c:pt idx="1933">
                  <c:v>1.3069999999999999</c:v>
                </c:pt>
                <c:pt idx="1934">
                  <c:v>4.6619999999999999</c:v>
                </c:pt>
                <c:pt idx="1935">
                  <c:v>11.083</c:v>
                </c:pt>
                <c:pt idx="1936">
                  <c:v>5.67</c:v>
                </c:pt>
                <c:pt idx="1938">
                  <c:v>2.92</c:v>
                </c:pt>
                <c:pt idx="1939">
                  <c:v>2.2170000000000001</c:v>
                </c:pt>
                <c:pt idx="1940">
                  <c:v>3.5489999999999999</c:v>
                </c:pt>
                <c:pt idx="1941">
                  <c:v>3.2869999999999999</c:v>
                </c:pt>
                <c:pt idx="1942">
                  <c:v>18.91</c:v>
                </c:pt>
                <c:pt idx="1943">
                  <c:v>46.302</c:v>
                </c:pt>
                <c:pt idx="1944">
                  <c:v>49.030999999999999</c:v>
                </c:pt>
                <c:pt idx="1945">
                  <c:v>12.486000000000001</c:v>
                </c:pt>
                <c:pt idx="1946">
                  <c:v>8.5850000000000009</c:v>
                </c:pt>
                <c:pt idx="1947">
                  <c:v>13.523</c:v>
                </c:pt>
                <c:pt idx="1948">
                  <c:v>8.9269999999999996</c:v>
                </c:pt>
                <c:pt idx="1949">
                  <c:v>8.1940000000000008</c:v>
                </c:pt>
                <c:pt idx="1950">
                  <c:v>11.131</c:v>
                </c:pt>
                <c:pt idx="1951">
                  <c:v>15.135999999999999</c:v>
                </c:pt>
                <c:pt idx="1952">
                  <c:v>8.2650000000000006</c:v>
                </c:pt>
                <c:pt idx="1953">
                  <c:v>8.5359999999999996</c:v>
                </c:pt>
                <c:pt idx="1954">
                  <c:v>22.786999999999999</c:v>
                </c:pt>
                <c:pt idx="1955">
                  <c:v>11.31</c:v>
                </c:pt>
                <c:pt idx="1956">
                  <c:v>12.768000000000001</c:v>
                </c:pt>
                <c:pt idx="1957">
                  <c:v>9.9670000000000005</c:v>
                </c:pt>
                <c:pt idx="1958">
                  <c:v>9.657</c:v>
                </c:pt>
                <c:pt idx="1959">
                  <c:v>19.489999999999998</c:v>
                </c:pt>
                <c:pt idx="1960">
                  <c:v>26.841000000000001</c:v>
                </c:pt>
                <c:pt idx="1961">
                  <c:v>17.131</c:v>
                </c:pt>
                <c:pt idx="1962">
                  <c:v>15.451000000000001</c:v>
                </c:pt>
                <c:pt idx="1963">
                  <c:v>15.38</c:v>
                </c:pt>
                <c:pt idx="1964">
                  <c:v>22.53</c:v>
                </c:pt>
                <c:pt idx="1965">
                  <c:v>63.131999999999998</c:v>
                </c:pt>
                <c:pt idx="1966">
                  <c:v>52.82</c:v>
                </c:pt>
                <c:pt idx="1967">
                  <c:v>34.777999999999999</c:v>
                </c:pt>
                <c:pt idx="1968">
                  <c:v>27.734999999999999</c:v>
                </c:pt>
                <c:pt idx="1969">
                  <c:v>25.338999999999999</c:v>
                </c:pt>
                <c:pt idx="1970">
                  <c:v>27.26</c:v>
                </c:pt>
                <c:pt idx="1971">
                  <c:v>35.659999999999997</c:v>
                </c:pt>
                <c:pt idx="1972">
                  <c:v>103.28</c:v>
                </c:pt>
                <c:pt idx="1973">
                  <c:v>115.71</c:v>
                </c:pt>
                <c:pt idx="1974">
                  <c:v>95.367999999999995</c:v>
                </c:pt>
                <c:pt idx="1975">
                  <c:v>101.35299999999999</c:v>
                </c:pt>
                <c:pt idx="1976">
                  <c:v>79.25</c:v>
                </c:pt>
                <c:pt idx="1977">
                  <c:v>70.38</c:v>
                </c:pt>
                <c:pt idx="1978">
                  <c:v>70.08</c:v>
                </c:pt>
                <c:pt idx="1979">
                  <c:v>64.55</c:v>
                </c:pt>
                <c:pt idx="1980">
                  <c:v>100.65</c:v>
                </c:pt>
                <c:pt idx="1981">
                  <c:v>77.150000000000006</c:v>
                </c:pt>
                <c:pt idx="1982">
                  <c:v>81.94</c:v>
                </c:pt>
                <c:pt idx="1983">
                  <c:v>242.06</c:v>
                </c:pt>
                <c:pt idx="1984">
                  <c:v>119.51</c:v>
                </c:pt>
                <c:pt idx="1985">
                  <c:v>100.67</c:v>
                </c:pt>
                <c:pt idx="1986">
                  <c:v>84.72</c:v>
                </c:pt>
                <c:pt idx="1987">
                  <c:v>67.72</c:v>
                </c:pt>
                <c:pt idx="1988">
                  <c:v>58.15</c:v>
                </c:pt>
                <c:pt idx="1989">
                  <c:v>70.337000000000003</c:v>
                </c:pt>
                <c:pt idx="1990">
                  <c:v>53.69</c:v>
                </c:pt>
                <c:pt idx="1991">
                  <c:v>51.63</c:v>
                </c:pt>
                <c:pt idx="1992">
                  <c:v>44.84</c:v>
                </c:pt>
                <c:pt idx="1993">
                  <c:v>45.13</c:v>
                </c:pt>
                <c:pt idx="1994">
                  <c:v>47.59</c:v>
                </c:pt>
                <c:pt idx="1995">
                  <c:v>49.68</c:v>
                </c:pt>
                <c:pt idx="1996">
                  <c:v>45.66</c:v>
                </c:pt>
                <c:pt idx="1997">
                  <c:v>44.19</c:v>
                </c:pt>
                <c:pt idx="1998">
                  <c:v>44.11</c:v>
                </c:pt>
                <c:pt idx="1999">
                  <c:v>61.88</c:v>
                </c:pt>
                <c:pt idx="2000">
                  <c:v>58.83</c:v>
                </c:pt>
                <c:pt idx="2002">
                  <c:v>27.26</c:v>
                </c:pt>
                <c:pt idx="2003">
                  <c:v>35.659999999999997</c:v>
                </c:pt>
                <c:pt idx="2004">
                  <c:v>103.28</c:v>
                </c:pt>
                <c:pt idx="2005">
                  <c:v>115.71</c:v>
                </c:pt>
                <c:pt idx="2006">
                  <c:v>95.37</c:v>
                </c:pt>
                <c:pt idx="2007">
                  <c:v>101.35</c:v>
                </c:pt>
                <c:pt idx="2008">
                  <c:v>79.25</c:v>
                </c:pt>
                <c:pt idx="2009">
                  <c:v>70.38</c:v>
                </c:pt>
                <c:pt idx="2010">
                  <c:v>70.08</c:v>
                </c:pt>
                <c:pt idx="2011">
                  <c:v>64.55</c:v>
                </c:pt>
                <c:pt idx="2012">
                  <c:v>100.65</c:v>
                </c:pt>
                <c:pt idx="2013">
                  <c:v>77.150000000000006</c:v>
                </c:pt>
                <c:pt idx="2014">
                  <c:v>81.39</c:v>
                </c:pt>
                <c:pt idx="2015">
                  <c:v>242.06</c:v>
                </c:pt>
                <c:pt idx="2016">
                  <c:v>119.51</c:v>
                </c:pt>
                <c:pt idx="2017">
                  <c:v>100.67</c:v>
                </c:pt>
                <c:pt idx="2018">
                  <c:v>84.718999999999994</c:v>
                </c:pt>
                <c:pt idx="2019">
                  <c:v>67.72</c:v>
                </c:pt>
                <c:pt idx="2020">
                  <c:v>58.15</c:v>
                </c:pt>
                <c:pt idx="2021">
                  <c:v>70.38</c:v>
                </c:pt>
                <c:pt idx="2022">
                  <c:v>53.694000000000003</c:v>
                </c:pt>
                <c:pt idx="2023">
                  <c:v>51.63</c:v>
                </c:pt>
                <c:pt idx="2024">
                  <c:v>44.84</c:v>
                </c:pt>
                <c:pt idx="2025">
                  <c:v>45.13</c:v>
                </c:pt>
                <c:pt idx="2026">
                  <c:v>47.59</c:v>
                </c:pt>
                <c:pt idx="2027">
                  <c:v>49.677999999999997</c:v>
                </c:pt>
                <c:pt idx="2028">
                  <c:v>45.66</c:v>
                </c:pt>
                <c:pt idx="2029">
                  <c:v>44.19</c:v>
                </c:pt>
                <c:pt idx="2030">
                  <c:v>44.11</c:v>
                </c:pt>
                <c:pt idx="2031">
                  <c:v>61.88</c:v>
                </c:pt>
                <c:pt idx="2032">
                  <c:v>58.83</c:v>
                </c:pt>
                <c:pt idx="2034">
                  <c:v>111.12</c:v>
                </c:pt>
                <c:pt idx="2035">
                  <c:v>112.09</c:v>
                </c:pt>
                <c:pt idx="2036">
                  <c:v>105.35</c:v>
                </c:pt>
                <c:pt idx="2037">
                  <c:v>83.94</c:v>
                </c:pt>
                <c:pt idx="2038">
                  <c:v>83.13</c:v>
                </c:pt>
                <c:pt idx="2039">
                  <c:v>85.11</c:v>
                </c:pt>
                <c:pt idx="2040">
                  <c:v>80.87</c:v>
                </c:pt>
                <c:pt idx="2041">
                  <c:v>74.05</c:v>
                </c:pt>
                <c:pt idx="2042">
                  <c:v>72.84</c:v>
                </c:pt>
                <c:pt idx="2043">
                  <c:v>74.52</c:v>
                </c:pt>
                <c:pt idx="2044">
                  <c:v>66.37</c:v>
                </c:pt>
                <c:pt idx="2045">
                  <c:v>61.31</c:v>
                </c:pt>
                <c:pt idx="2046">
                  <c:v>56.65</c:v>
                </c:pt>
                <c:pt idx="2047">
                  <c:v>54.06</c:v>
                </c:pt>
                <c:pt idx="2048">
                  <c:v>50.07</c:v>
                </c:pt>
                <c:pt idx="2049">
                  <c:v>46.63</c:v>
                </c:pt>
                <c:pt idx="2050">
                  <c:v>44.2</c:v>
                </c:pt>
                <c:pt idx="2051">
                  <c:v>40.200000000000003</c:v>
                </c:pt>
                <c:pt idx="2052">
                  <c:v>39.020000000000003</c:v>
                </c:pt>
                <c:pt idx="2053">
                  <c:v>37.340000000000003</c:v>
                </c:pt>
                <c:pt idx="2054">
                  <c:v>34.43</c:v>
                </c:pt>
                <c:pt idx="2055">
                  <c:v>32.82</c:v>
                </c:pt>
                <c:pt idx="2056">
                  <c:v>32.299999999999997</c:v>
                </c:pt>
                <c:pt idx="2057">
                  <c:v>31.93</c:v>
                </c:pt>
                <c:pt idx="2058">
                  <c:v>31.74</c:v>
                </c:pt>
                <c:pt idx="2059">
                  <c:v>31.17</c:v>
                </c:pt>
                <c:pt idx="2060">
                  <c:v>30.17</c:v>
                </c:pt>
                <c:pt idx="2061">
                  <c:v>28.17</c:v>
                </c:pt>
                <c:pt idx="2062">
                  <c:v>26.39</c:v>
                </c:pt>
                <c:pt idx="2063">
                  <c:v>26.94</c:v>
                </c:pt>
                <c:pt idx="2064">
                  <c:v>27.48</c:v>
                </c:pt>
                <c:pt idx="2066">
                  <c:v>26.89</c:v>
                </c:pt>
                <c:pt idx="2067">
                  <c:v>25.51</c:v>
                </c:pt>
                <c:pt idx="2068">
                  <c:v>24.28</c:v>
                </c:pt>
                <c:pt idx="2069">
                  <c:v>23.55</c:v>
                </c:pt>
                <c:pt idx="2070">
                  <c:v>25.6</c:v>
                </c:pt>
                <c:pt idx="2071">
                  <c:v>22.91</c:v>
                </c:pt>
                <c:pt idx="2072">
                  <c:v>21.23</c:v>
                </c:pt>
                <c:pt idx="2073">
                  <c:v>20.3</c:v>
                </c:pt>
                <c:pt idx="2074">
                  <c:v>18.39</c:v>
                </c:pt>
                <c:pt idx="2075">
                  <c:v>17.36</c:v>
                </c:pt>
                <c:pt idx="2076">
                  <c:v>17.350000000000001</c:v>
                </c:pt>
                <c:pt idx="2077">
                  <c:v>17.34</c:v>
                </c:pt>
                <c:pt idx="2078">
                  <c:v>16.84</c:v>
                </c:pt>
                <c:pt idx="2079">
                  <c:v>17.350000000000001</c:v>
                </c:pt>
                <c:pt idx="2080">
                  <c:v>17.329999999999998</c:v>
                </c:pt>
                <c:pt idx="2081">
                  <c:v>16.75</c:v>
                </c:pt>
                <c:pt idx="2082">
                  <c:v>16.48</c:v>
                </c:pt>
                <c:pt idx="2083">
                  <c:v>15.77</c:v>
                </c:pt>
                <c:pt idx="2084">
                  <c:v>15.79</c:v>
                </c:pt>
                <c:pt idx="2085">
                  <c:v>15.55</c:v>
                </c:pt>
                <c:pt idx="2086">
                  <c:v>15.13</c:v>
                </c:pt>
                <c:pt idx="2087">
                  <c:v>15.25</c:v>
                </c:pt>
                <c:pt idx="2088">
                  <c:v>14.79</c:v>
                </c:pt>
                <c:pt idx="2089">
                  <c:v>14.21</c:v>
                </c:pt>
                <c:pt idx="2090">
                  <c:v>14.11</c:v>
                </c:pt>
                <c:pt idx="2091">
                  <c:v>13.87</c:v>
                </c:pt>
                <c:pt idx="2092">
                  <c:v>13.37</c:v>
                </c:pt>
                <c:pt idx="2093">
                  <c:v>13.3</c:v>
                </c:pt>
                <c:pt idx="2094">
                  <c:v>12.93</c:v>
                </c:pt>
                <c:pt idx="2095">
                  <c:v>12.82</c:v>
                </c:pt>
                <c:pt idx="2098">
                  <c:v>13.31</c:v>
                </c:pt>
                <c:pt idx="2099">
                  <c:v>12.64</c:v>
                </c:pt>
                <c:pt idx="2100">
                  <c:v>12.27</c:v>
                </c:pt>
                <c:pt idx="2101">
                  <c:v>12.04</c:v>
                </c:pt>
                <c:pt idx="2102">
                  <c:v>11.94</c:v>
                </c:pt>
                <c:pt idx="2103">
                  <c:v>11.62</c:v>
                </c:pt>
                <c:pt idx="2104">
                  <c:v>11.46</c:v>
                </c:pt>
                <c:pt idx="2105">
                  <c:v>11.397</c:v>
                </c:pt>
                <c:pt idx="2106">
                  <c:v>10.17</c:v>
                </c:pt>
                <c:pt idx="2107">
                  <c:v>9.68</c:v>
                </c:pt>
                <c:pt idx="2108">
                  <c:v>9.4</c:v>
                </c:pt>
                <c:pt idx="2109">
                  <c:v>9.0120000000000005</c:v>
                </c:pt>
                <c:pt idx="2110">
                  <c:v>8.66</c:v>
                </c:pt>
                <c:pt idx="2111">
                  <c:v>8.6519999999999992</c:v>
                </c:pt>
                <c:pt idx="2112">
                  <c:v>8.36</c:v>
                </c:pt>
                <c:pt idx="2113">
                  <c:v>8.32</c:v>
                </c:pt>
                <c:pt idx="2114">
                  <c:v>8.34</c:v>
                </c:pt>
                <c:pt idx="2115">
                  <c:v>8.32</c:v>
                </c:pt>
                <c:pt idx="2116">
                  <c:v>8.0990000000000002</c:v>
                </c:pt>
                <c:pt idx="2117">
                  <c:v>8.0190000000000001</c:v>
                </c:pt>
                <c:pt idx="2118">
                  <c:v>7.97</c:v>
                </c:pt>
                <c:pt idx="2119">
                  <c:v>7.93</c:v>
                </c:pt>
                <c:pt idx="2120">
                  <c:v>7.9320000000000004</c:v>
                </c:pt>
                <c:pt idx="2121">
                  <c:v>7.76</c:v>
                </c:pt>
                <c:pt idx="2122">
                  <c:v>7.43</c:v>
                </c:pt>
                <c:pt idx="2123">
                  <c:v>7.399</c:v>
                </c:pt>
                <c:pt idx="2124">
                  <c:v>7.4390000000000001</c:v>
                </c:pt>
                <c:pt idx="2125">
                  <c:v>7.4450000000000003</c:v>
                </c:pt>
                <c:pt idx="2126">
                  <c:v>7.28</c:v>
                </c:pt>
                <c:pt idx="2130">
                  <c:v>7.36</c:v>
                </c:pt>
                <c:pt idx="2131">
                  <c:v>7.29</c:v>
                </c:pt>
                <c:pt idx="2132">
                  <c:v>7.24</c:v>
                </c:pt>
                <c:pt idx="2133">
                  <c:v>7.14</c:v>
                </c:pt>
                <c:pt idx="2134">
                  <c:v>7.01</c:v>
                </c:pt>
                <c:pt idx="2135">
                  <c:v>7.14</c:v>
                </c:pt>
                <c:pt idx="2136">
                  <c:v>6.94</c:v>
                </c:pt>
                <c:pt idx="2137">
                  <c:v>6.95</c:v>
                </c:pt>
                <c:pt idx="2138">
                  <c:v>6.81</c:v>
                </c:pt>
                <c:pt idx="2139">
                  <c:v>6.74</c:v>
                </c:pt>
                <c:pt idx="2140">
                  <c:v>6.69</c:v>
                </c:pt>
                <c:pt idx="2141">
                  <c:v>6.73</c:v>
                </c:pt>
                <c:pt idx="2142">
                  <c:v>6.36</c:v>
                </c:pt>
                <c:pt idx="2143">
                  <c:v>6.73</c:v>
                </c:pt>
                <c:pt idx="2144">
                  <c:v>6.36</c:v>
                </c:pt>
                <c:pt idx="2145">
                  <c:v>6.67</c:v>
                </c:pt>
                <c:pt idx="2146">
                  <c:v>7.45</c:v>
                </c:pt>
                <c:pt idx="2147">
                  <c:v>6.94</c:v>
                </c:pt>
                <c:pt idx="2148">
                  <c:v>6.69</c:v>
                </c:pt>
                <c:pt idx="2149">
                  <c:v>6.67</c:v>
                </c:pt>
                <c:pt idx="2150">
                  <c:v>6.63</c:v>
                </c:pt>
                <c:pt idx="2151">
                  <c:v>6.34</c:v>
                </c:pt>
                <c:pt idx="2152">
                  <c:v>6.3</c:v>
                </c:pt>
                <c:pt idx="2153">
                  <c:v>6.14</c:v>
                </c:pt>
                <c:pt idx="2154">
                  <c:v>5.99</c:v>
                </c:pt>
                <c:pt idx="2155">
                  <c:v>5.95</c:v>
                </c:pt>
                <c:pt idx="2156">
                  <c:v>6.04</c:v>
                </c:pt>
                <c:pt idx="2157">
                  <c:v>5.74</c:v>
                </c:pt>
                <c:pt idx="2158">
                  <c:v>5.7</c:v>
                </c:pt>
                <c:pt idx="2159">
                  <c:v>5.7</c:v>
                </c:pt>
                <c:pt idx="2162">
                  <c:v>5.78</c:v>
                </c:pt>
                <c:pt idx="2163">
                  <c:v>5.86</c:v>
                </c:pt>
                <c:pt idx="2164">
                  <c:v>5.84</c:v>
                </c:pt>
                <c:pt idx="2165">
                  <c:v>5.66</c:v>
                </c:pt>
                <c:pt idx="2166">
                  <c:v>5.54</c:v>
                </c:pt>
                <c:pt idx="2167">
                  <c:v>5.51</c:v>
                </c:pt>
                <c:pt idx="2168">
                  <c:v>5.46</c:v>
                </c:pt>
                <c:pt idx="2169">
                  <c:v>5.44</c:v>
                </c:pt>
                <c:pt idx="2170">
                  <c:v>5.26</c:v>
                </c:pt>
                <c:pt idx="2171">
                  <c:v>5.23</c:v>
                </c:pt>
                <c:pt idx="2172">
                  <c:v>5.22</c:v>
                </c:pt>
                <c:pt idx="2173">
                  <c:v>5.17</c:v>
                </c:pt>
                <c:pt idx="2174">
                  <c:v>5.01</c:v>
                </c:pt>
                <c:pt idx="2175">
                  <c:v>5.0599999999999996</c:v>
                </c:pt>
                <c:pt idx="2176">
                  <c:v>5</c:v>
                </c:pt>
                <c:pt idx="2177">
                  <c:v>4.95</c:v>
                </c:pt>
                <c:pt idx="2178">
                  <c:v>4.87</c:v>
                </c:pt>
                <c:pt idx="2179">
                  <c:v>4.95</c:v>
                </c:pt>
                <c:pt idx="2180">
                  <c:v>4.8499999999999996</c:v>
                </c:pt>
                <c:pt idx="2181">
                  <c:v>4.87</c:v>
                </c:pt>
                <c:pt idx="2182">
                  <c:v>4.84</c:v>
                </c:pt>
                <c:pt idx="2183">
                  <c:v>4.72</c:v>
                </c:pt>
                <c:pt idx="2184">
                  <c:v>4.68</c:v>
                </c:pt>
                <c:pt idx="2185">
                  <c:v>4.6100000000000003</c:v>
                </c:pt>
                <c:pt idx="2186">
                  <c:v>4.5599999999999996</c:v>
                </c:pt>
                <c:pt idx="2187">
                  <c:v>4.55</c:v>
                </c:pt>
                <c:pt idx="2188">
                  <c:v>4.46</c:v>
                </c:pt>
                <c:pt idx="2189">
                  <c:v>4.17</c:v>
                </c:pt>
                <c:pt idx="2190">
                  <c:v>4.13</c:v>
                </c:pt>
                <c:pt idx="2194">
                  <c:v>4.12</c:v>
                </c:pt>
                <c:pt idx="2195">
                  <c:v>4.24</c:v>
                </c:pt>
                <c:pt idx="2196">
                  <c:v>4.32</c:v>
                </c:pt>
                <c:pt idx="2197">
                  <c:v>5.91</c:v>
                </c:pt>
                <c:pt idx="2198">
                  <c:v>6.07</c:v>
                </c:pt>
                <c:pt idx="2199">
                  <c:v>5.31</c:v>
                </c:pt>
                <c:pt idx="2200">
                  <c:v>5.0999999999999996</c:v>
                </c:pt>
                <c:pt idx="2201">
                  <c:v>5.14</c:v>
                </c:pt>
                <c:pt idx="2202">
                  <c:v>5.03</c:v>
                </c:pt>
                <c:pt idx="2203">
                  <c:v>5.0199999999999996</c:v>
                </c:pt>
                <c:pt idx="2204">
                  <c:v>4.75</c:v>
                </c:pt>
                <c:pt idx="2205">
                  <c:v>4.78</c:v>
                </c:pt>
                <c:pt idx="2206">
                  <c:v>4.79</c:v>
                </c:pt>
                <c:pt idx="2207">
                  <c:v>4.72</c:v>
                </c:pt>
                <c:pt idx="2208">
                  <c:v>4.58</c:v>
                </c:pt>
                <c:pt idx="2209">
                  <c:v>4.55</c:v>
                </c:pt>
                <c:pt idx="2210">
                  <c:v>4.32</c:v>
                </c:pt>
                <c:pt idx="2211">
                  <c:v>4.17</c:v>
                </c:pt>
                <c:pt idx="2212">
                  <c:v>4.16</c:v>
                </c:pt>
                <c:pt idx="2213">
                  <c:v>4.16</c:v>
                </c:pt>
                <c:pt idx="2214">
                  <c:v>4.05</c:v>
                </c:pt>
                <c:pt idx="2215">
                  <c:v>4.0199999999999996</c:v>
                </c:pt>
                <c:pt idx="2216">
                  <c:v>3.66</c:v>
                </c:pt>
                <c:pt idx="2217">
                  <c:v>3.73</c:v>
                </c:pt>
                <c:pt idx="2218">
                  <c:v>3.55</c:v>
                </c:pt>
                <c:pt idx="2219">
                  <c:v>3.6</c:v>
                </c:pt>
                <c:pt idx="2220">
                  <c:v>3.51</c:v>
                </c:pt>
                <c:pt idx="2221">
                  <c:v>3.53</c:v>
                </c:pt>
                <c:pt idx="2222">
                  <c:v>3.32</c:v>
                </c:pt>
                <c:pt idx="2223">
                  <c:v>3.34</c:v>
                </c:pt>
                <c:pt idx="2226">
                  <c:v>3.28</c:v>
                </c:pt>
                <c:pt idx="2227">
                  <c:v>3.38</c:v>
                </c:pt>
                <c:pt idx="2228">
                  <c:v>3.35</c:v>
                </c:pt>
                <c:pt idx="2229">
                  <c:v>3.48</c:v>
                </c:pt>
                <c:pt idx="2230">
                  <c:v>3.5</c:v>
                </c:pt>
                <c:pt idx="2231">
                  <c:v>3.28</c:v>
                </c:pt>
                <c:pt idx="2232">
                  <c:v>3.59</c:v>
                </c:pt>
                <c:pt idx="2233">
                  <c:v>3.38</c:v>
                </c:pt>
                <c:pt idx="2234">
                  <c:v>3.28</c:v>
                </c:pt>
                <c:pt idx="2235">
                  <c:v>3.31</c:v>
                </c:pt>
                <c:pt idx="2236">
                  <c:v>3.34</c:v>
                </c:pt>
                <c:pt idx="2237">
                  <c:v>3.26</c:v>
                </c:pt>
                <c:pt idx="2238">
                  <c:v>3.75</c:v>
                </c:pt>
                <c:pt idx="2239">
                  <c:v>5.04</c:v>
                </c:pt>
                <c:pt idx="2240">
                  <c:v>4.2300000000000004</c:v>
                </c:pt>
                <c:pt idx="2241">
                  <c:v>4.08</c:v>
                </c:pt>
                <c:pt idx="2242">
                  <c:v>4.75</c:v>
                </c:pt>
                <c:pt idx="2243">
                  <c:v>3.87</c:v>
                </c:pt>
                <c:pt idx="2244">
                  <c:v>3.63</c:v>
                </c:pt>
                <c:pt idx="2245">
                  <c:v>3.73</c:v>
                </c:pt>
                <c:pt idx="2246">
                  <c:v>3.488</c:v>
                </c:pt>
                <c:pt idx="2247">
                  <c:v>3.26</c:v>
                </c:pt>
                <c:pt idx="2248">
                  <c:v>3.08</c:v>
                </c:pt>
                <c:pt idx="2249">
                  <c:v>3.19</c:v>
                </c:pt>
                <c:pt idx="2250">
                  <c:v>2.9</c:v>
                </c:pt>
                <c:pt idx="2251">
                  <c:v>2.77</c:v>
                </c:pt>
                <c:pt idx="2252">
                  <c:v>2.93</c:v>
                </c:pt>
                <c:pt idx="2253">
                  <c:v>2.8</c:v>
                </c:pt>
                <c:pt idx="2254">
                  <c:v>2.91</c:v>
                </c:pt>
                <c:pt idx="2255">
                  <c:v>3.15</c:v>
                </c:pt>
                <c:pt idx="2258">
                  <c:v>3.11</c:v>
                </c:pt>
                <c:pt idx="2259">
                  <c:v>3.17</c:v>
                </c:pt>
                <c:pt idx="2260">
                  <c:v>3.02</c:v>
                </c:pt>
                <c:pt idx="2261">
                  <c:v>2.84</c:v>
                </c:pt>
                <c:pt idx="2262">
                  <c:v>2.81</c:v>
                </c:pt>
                <c:pt idx="2263">
                  <c:v>2.94</c:v>
                </c:pt>
                <c:pt idx="2264">
                  <c:v>2.87</c:v>
                </c:pt>
                <c:pt idx="2265">
                  <c:v>2.63</c:v>
                </c:pt>
                <c:pt idx="2266">
                  <c:v>2.4900000000000002</c:v>
                </c:pt>
                <c:pt idx="2267">
                  <c:v>2.2799999999999998</c:v>
                </c:pt>
                <c:pt idx="2268">
                  <c:v>2.29</c:v>
                </c:pt>
                <c:pt idx="2269">
                  <c:v>2.4</c:v>
                </c:pt>
                <c:pt idx="2270">
                  <c:v>2.2599999999999998</c:v>
                </c:pt>
                <c:pt idx="2271">
                  <c:v>2.36</c:v>
                </c:pt>
                <c:pt idx="2272">
                  <c:v>2.46</c:v>
                </c:pt>
                <c:pt idx="2273">
                  <c:v>3.95</c:v>
                </c:pt>
                <c:pt idx="2274">
                  <c:v>2.65</c:v>
                </c:pt>
                <c:pt idx="2275">
                  <c:v>2.6</c:v>
                </c:pt>
                <c:pt idx="2276">
                  <c:v>2.4700000000000002</c:v>
                </c:pt>
                <c:pt idx="2277">
                  <c:v>2.85</c:v>
                </c:pt>
                <c:pt idx="2278">
                  <c:v>3.29</c:v>
                </c:pt>
                <c:pt idx="2279">
                  <c:v>2.4500000000000002</c:v>
                </c:pt>
                <c:pt idx="2280">
                  <c:v>2.5499999999999998</c:v>
                </c:pt>
                <c:pt idx="2281">
                  <c:v>3.76</c:v>
                </c:pt>
                <c:pt idx="2282">
                  <c:v>2.67</c:v>
                </c:pt>
                <c:pt idx="2283">
                  <c:v>2.9</c:v>
                </c:pt>
                <c:pt idx="2284">
                  <c:v>2.2400000000000002</c:v>
                </c:pt>
                <c:pt idx="2285">
                  <c:v>1.99</c:v>
                </c:pt>
                <c:pt idx="2286">
                  <c:v>1.6259999999999999</c:v>
                </c:pt>
                <c:pt idx="2287">
                  <c:v>1.56</c:v>
                </c:pt>
                <c:pt idx="2288">
                  <c:v>1.35</c:v>
                </c:pt>
                <c:pt idx="2290">
                  <c:v>0.98</c:v>
                </c:pt>
                <c:pt idx="2291">
                  <c:v>5.01</c:v>
                </c:pt>
                <c:pt idx="2292">
                  <c:v>9.3970000000000002</c:v>
                </c:pt>
                <c:pt idx="2293">
                  <c:v>6.7089999999999996</c:v>
                </c:pt>
                <c:pt idx="2294">
                  <c:v>3.3039999999999998</c:v>
                </c:pt>
                <c:pt idx="2295">
                  <c:v>4.3220000000000001</c:v>
                </c:pt>
                <c:pt idx="2296">
                  <c:v>9.1229999999999993</c:v>
                </c:pt>
                <c:pt idx="2297">
                  <c:v>2.649</c:v>
                </c:pt>
                <c:pt idx="2298">
                  <c:v>2.246</c:v>
                </c:pt>
                <c:pt idx="2299">
                  <c:v>2.024</c:v>
                </c:pt>
                <c:pt idx="2300">
                  <c:v>1.895</c:v>
                </c:pt>
                <c:pt idx="2301">
                  <c:v>10.518000000000001</c:v>
                </c:pt>
                <c:pt idx="2302">
                  <c:v>5.016</c:v>
                </c:pt>
                <c:pt idx="2303">
                  <c:v>7.165</c:v>
                </c:pt>
                <c:pt idx="2304">
                  <c:v>10.318</c:v>
                </c:pt>
                <c:pt idx="2305">
                  <c:v>9.7409999999999997</c:v>
                </c:pt>
                <c:pt idx="2306">
                  <c:v>7.649</c:v>
                </c:pt>
                <c:pt idx="2307">
                  <c:v>4.5650000000000004</c:v>
                </c:pt>
                <c:pt idx="2308">
                  <c:v>2.673</c:v>
                </c:pt>
                <c:pt idx="2309">
                  <c:v>2.3220000000000001</c:v>
                </c:pt>
                <c:pt idx="2310">
                  <c:v>2.37</c:v>
                </c:pt>
                <c:pt idx="2311">
                  <c:v>2.0979999999999999</c:v>
                </c:pt>
                <c:pt idx="2312">
                  <c:v>2.0299999999999998</c:v>
                </c:pt>
                <c:pt idx="2313">
                  <c:v>4.484</c:v>
                </c:pt>
                <c:pt idx="2314">
                  <c:v>4.2640000000000002</c:v>
                </c:pt>
                <c:pt idx="2315">
                  <c:v>10.596</c:v>
                </c:pt>
                <c:pt idx="2316">
                  <c:v>6.0739999999999998</c:v>
                </c:pt>
                <c:pt idx="2317">
                  <c:v>15.37</c:v>
                </c:pt>
                <c:pt idx="2318">
                  <c:v>6.1669999999999998</c:v>
                </c:pt>
                <c:pt idx="2319">
                  <c:v>5.835</c:v>
                </c:pt>
                <c:pt idx="2320">
                  <c:v>6.141</c:v>
                </c:pt>
                <c:pt idx="2322">
                  <c:v>5.63</c:v>
                </c:pt>
                <c:pt idx="2323">
                  <c:v>4.6150000000000002</c:v>
                </c:pt>
                <c:pt idx="2324">
                  <c:v>6.3410000000000002</c:v>
                </c:pt>
                <c:pt idx="2325">
                  <c:v>7.6369999999999996</c:v>
                </c:pt>
                <c:pt idx="2326">
                  <c:v>13.92</c:v>
                </c:pt>
                <c:pt idx="2327">
                  <c:v>16.141999999999999</c:v>
                </c:pt>
                <c:pt idx="2328">
                  <c:v>9.3699999999999992</c:v>
                </c:pt>
                <c:pt idx="2329">
                  <c:v>6.0510000000000002</c:v>
                </c:pt>
                <c:pt idx="2330">
                  <c:v>5.0999999999999996</c:v>
                </c:pt>
                <c:pt idx="2331">
                  <c:v>6.4459999999999997</c:v>
                </c:pt>
                <c:pt idx="2332">
                  <c:v>38.673000000000002</c:v>
                </c:pt>
                <c:pt idx="2333">
                  <c:v>22.352</c:v>
                </c:pt>
                <c:pt idx="2334">
                  <c:v>31.818999999999999</c:v>
                </c:pt>
                <c:pt idx="2335">
                  <c:v>28.132999999999999</c:v>
                </c:pt>
                <c:pt idx="2336">
                  <c:v>19.943999999999999</c:v>
                </c:pt>
                <c:pt idx="2337">
                  <c:v>40.027000000000001</c:v>
                </c:pt>
                <c:pt idx="2338">
                  <c:v>108.185</c:v>
                </c:pt>
                <c:pt idx="2339">
                  <c:v>76.284000000000006</c:v>
                </c:pt>
                <c:pt idx="2340">
                  <c:v>53.414000000000001</c:v>
                </c:pt>
                <c:pt idx="2341">
                  <c:v>46.625</c:v>
                </c:pt>
                <c:pt idx="2342">
                  <c:v>47.576000000000001</c:v>
                </c:pt>
                <c:pt idx="2343">
                  <c:v>42.220999999999997</c:v>
                </c:pt>
                <c:pt idx="2344">
                  <c:v>45.354999999999997</c:v>
                </c:pt>
                <c:pt idx="2345">
                  <c:v>44.268999999999998</c:v>
                </c:pt>
                <c:pt idx="2346">
                  <c:v>39.401000000000003</c:v>
                </c:pt>
                <c:pt idx="2347">
                  <c:v>43.576000000000001</c:v>
                </c:pt>
                <c:pt idx="2348">
                  <c:v>42.625</c:v>
                </c:pt>
                <c:pt idx="2349">
                  <c:v>46.064</c:v>
                </c:pt>
                <c:pt idx="2350">
                  <c:v>47.558</c:v>
                </c:pt>
                <c:pt idx="2351">
                  <c:v>71.759</c:v>
                </c:pt>
                <c:pt idx="2352">
                  <c:v>58.271000000000001</c:v>
                </c:pt>
                <c:pt idx="2353">
                  <c:v>97.426000000000002</c:v>
                </c:pt>
                <c:pt idx="2354">
                  <c:v>62.921999999999997</c:v>
                </c:pt>
                <c:pt idx="2355">
                  <c:v>47.53</c:v>
                </c:pt>
                <c:pt idx="2356">
                  <c:v>43.722000000000001</c:v>
                </c:pt>
                <c:pt idx="2357">
                  <c:v>82.388000000000005</c:v>
                </c:pt>
                <c:pt idx="2358">
                  <c:v>76.540000000000006</c:v>
                </c:pt>
                <c:pt idx="2359">
                  <c:v>82.036000000000001</c:v>
                </c:pt>
                <c:pt idx="2360">
                  <c:v>74.456000000000003</c:v>
                </c:pt>
                <c:pt idx="2361">
                  <c:v>61.555999999999997</c:v>
                </c:pt>
                <c:pt idx="2362">
                  <c:v>57.881999999999998</c:v>
                </c:pt>
                <c:pt idx="2363">
                  <c:v>59.064999999999998</c:v>
                </c:pt>
                <c:pt idx="2364">
                  <c:v>56.518999999999998</c:v>
                </c:pt>
                <c:pt idx="2365">
                  <c:v>56.575000000000003</c:v>
                </c:pt>
                <c:pt idx="2366">
                  <c:v>62.097999999999999</c:v>
                </c:pt>
                <c:pt idx="2367">
                  <c:v>55.994999999999997</c:v>
                </c:pt>
                <c:pt idx="2368">
                  <c:v>59.295999999999999</c:v>
                </c:pt>
                <c:pt idx="2369">
                  <c:v>73.944000000000003</c:v>
                </c:pt>
                <c:pt idx="2370">
                  <c:v>64.272000000000006</c:v>
                </c:pt>
                <c:pt idx="2371">
                  <c:v>104.5</c:v>
                </c:pt>
                <c:pt idx="2372">
                  <c:v>77.191999999999993</c:v>
                </c:pt>
                <c:pt idx="2373">
                  <c:v>100.178</c:v>
                </c:pt>
                <c:pt idx="2374">
                  <c:v>113.59399999999999</c:v>
                </c:pt>
                <c:pt idx="2375">
                  <c:v>85.320999999999998</c:v>
                </c:pt>
                <c:pt idx="2376">
                  <c:v>72.614999999999995</c:v>
                </c:pt>
                <c:pt idx="2377">
                  <c:v>58.773000000000003</c:v>
                </c:pt>
                <c:pt idx="2378">
                  <c:v>60.728999999999999</c:v>
                </c:pt>
                <c:pt idx="2379">
                  <c:v>62.527999999999999</c:v>
                </c:pt>
                <c:pt idx="2380">
                  <c:v>56.896000000000001</c:v>
                </c:pt>
                <c:pt idx="2381">
                  <c:v>51.512999999999998</c:v>
                </c:pt>
                <c:pt idx="2382">
                  <c:v>73.244</c:v>
                </c:pt>
                <c:pt idx="2383">
                  <c:v>61.164999999999999</c:v>
                </c:pt>
                <c:pt idx="2384">
                  <c:v>84.804000000000002</c:v>
                </c:pt>
                <c:pt idx="2385">
                  <c:v>44.851999999999997</c:v>
                </c:pt>
                <c:pt idx="2386">
                  <c:v>55.31</c:v>
                </c:pt>
                <c:pt idx="2387">
                  <c:v>68.146000000000001</c:v>
                </c:pt>
                <c:pt idx="2388">
                  <c:v>63.368000000000002</c:v>
                </c:pt>
                <c:pt idx="2389">
                  <c:v>58.435000000000002</c:v>
                </c:pt>
                <c:pt idx="2390">
                  <c:v>60.631</c:v>
                </c:pt>
                <c:pt idx="2391">
                  <c:v>150.56200000000001</c:v>
                </c:pt>
                <c:pt idx="2392">
                  <c:v>85.084999999999994</c:v>
                </c:pt>
                <c:pt idx="2393">
                  <c:v>92.168999999999997</c:v>
                </c:pt>
                <c:pt idx="2394">
                  <c:v>75.774000000000001</c:v>
                </c:pt>
                <c:pt idx="2395">
                  <c:v>75.510000000000005</c:v>
                </c:pt>
                <c:pt idx="2396">
                  <c:v>70.540000000000006</c:v>
                </c:pt>
                <c:pt idx="2397">
                  <c:v>65.605000000000004</c:v>
                </c:pt>
                <c:pt idx="2398">
                  <c:v>59.418999999999997</c:v>
                </c:pt>
                <c:pt idx="2399">
                  <c:v>61.642000000000003</c:v>
                </c:pt>
                <c:pt idx="2400">
                  <c:v>48.646000000000001</c:v>
                </c:pt>
                <c:pt idx="2401">
                  <c:v>42.843000000000004</c:v>
                </c:pt>
                <c:pt idx="2402">
                  <c:v>41.238</c:v>
                </c:pt>
                <c:pt idx="2403">
                  <c:v>39.161999999999999</c:v>
                </c:pt>
                <c:pt idx="2404">
                  <c:v>37.799999999999997</c:v>
                </c:pt>
                <c:pt idx="2405">
                  <c:v>41.816000000000003</c:v>
                </c:pt>
                <c:pt idx="2406">
                  <c:v>87.597999999999999</c:v>
                </c:pt>
                <c:pt idx="2407">
                  <c:v>76.697999999999993</c:v>
                </c:pt>
                <c:pt idx="2408">
                  <c:v>69.412000000000006</c:v>
                </c:pt>
                <c:pt idx="2409">
                  <c:v>64.293999999999997</c:v>
                </c:pt>
                <c:pt idx="2410">
                  <c:v>63.765000000000001</c:v>
                </c:pt>
                <c:pt idx="2411">
                  <c:v>57.622</c:v>
                </c:pt>
                <c:pt idx="2412">
                  <c:v>60.106000000000002</c:v>
                </c:pt>
                <c:pt idx="2413">
                  <c:v>135.36510000000001</c:v>
                </c:pt>
                <c:pt idx="2414">
                  <c:v>89.63</c:v>
                </c:pt>
                <c:pt idx="2415">
                  <c:v>98.254999999999995</c:v>
                </c:pt>
                <c:pt idx="2416">
                  <c:v>82.873999999999995</c:v>
                </c:pt>
                <c:pt idx="2418">
                  <c:v>75.403999999999996</c:v>
                </c:pt>
                <c:pt idx="2419">
                  <c:v>70.766000000000005</c:v>
                </c:pt>
                <c:pt idx="2420">
                  <c:v>76.846000000000004</c:v>
                </c:pt>
                <c:pt idx="2421">
                  <c:v>63.781999999999996</c:v>
                </c:pt>
                <c:pt idx="2422">
                  <c:v>64.807000000000002</c:v>
                </c:pt>
                <c:pt idx="2423">
                  <c:v>63.856999999999999</c:v>
                </c:pt>
                <c:pt idx="2424">
                  <c:v>85.92</c:v>
                </c:pt>
                <c:pt idx="2425">
                  <c:v>77.739000000000004</c:v>
                </c:pt>
                <c:pt idx="2426">
                  <c:v>68.688999999999993</c:v>
                </c:pt>
                <c:pt idx="2427">
                  <c:v>65.938000000000002</c:v>
                </c:pt>
                <c:pt idx="2428">
                  <c:v>58.155000000000001</c:v>
                </c:pt>
                <c:pt idx="2429">
                  <c:v>53.834000000000003</c:v>
                </c:pt>
                <c:pt idx="2430">
                  <c:v>55.884</c:v>
                </c:pt>
                <c:pt idx="2431">
                  <c:v>51.046999999999997</c:v>
                </c:pt>
                <c:pt idx="2432">
                  <c:v>50.667999999999999</c:v>
                </c:pt>
                <c:pt idx="2433">
                  <c:v>49.445999999999998</c:v>
                </c:pt>
                <c:pt idx="2434">
                  <c:v>45.856000000000002</c:v>
                </c:pt>
                <c:pt idx="2435">
                  <c:v>43.697000000000003</c:v>
                </c:pt>
                <c:pt idx="2436">
                  <c:v>42.606000000000002</c:v>
                </c:pt>
                <c:pt idx="2437">
                  <c:v>39.225000000000001</c:v>
                </c:pt>
                <c:pt idx="2438">
                  <c:v>37.898000000000003</c:v>
                </c:pt>
                <c:pt idx="2439">
                  <c:v>36.328000000000003</c:v>
                </c:pt>
                <c:pt idx="2440">
                  <c:v>33.872</c:v>
                </c:pt>
                <c:pt idx="2441">
                  <c:v>30.846</c:v>
                </c:pt>
                <c:pt idx="2442">
                  <c:v>30.565000000000001</c:v>
                </c:pt>
                <c:pt idx="2443">
                  <c:v>29.387</c:v>
                </c:pt>
                <c:pt idx="2444">
                  <c:v>28.216999999999999</c:v>
                </c:pt>
                <c:pt idx="2445">
                  <c:v>26.751000000000001</c:v>
                </c:pt>
                <c:pt idx="2446">
                  <c:v>26.213000000000001</c:v>
                </c:pt>
                <c:pt idx="2447">
                  <c:v>25.710999999999999</c:v>
                </c:pt>
                <c:pt idx="2450">
                  <c:v>24.440999999999999</c:v>
                </c:pt>
                <c:pt idx="2451">
                  <c:v>23.754000000000001</c:v>
                </c:pt>
                <c:pt idx="2452">
                  <c:v>23.280999999999999</c:v>
                </c:pt>
                <c:pt idx="2453">
                  <c:v>23.353999999999999</c:v>
                </c:pt>
                <c:pt idx="2454">
                  <c:v>21.864999999999998</c:v>
                </c:pt>
                <c:pt idx="2455">
                  <c:v>21.277000000000001</c:v>
                </c:pt>
                <c:pt idx="2456">
                  <c:v>19.823</c:v>
                </c:pt>
                <c:pt idx="2457">
                  <c:v>18.655999999999999</c:v>
                </c:pt>
                <c:pt idx="2458">
                  <c:v>17.940000000000001</c:v>
                </c:pt>
                <c:pt idx="2459">
                  <c:v>17.265000000000001</c:v>
                </c:pt>
                <c:pt idx="2460">
                  <c:v>16.885000000000002</c:v>
                </c:pt>
                <c:pt idx="2461">
                  <c:v>16.286000000000001</c:v>
                </c:pt>
                <c:pt idx="2462">
                  <c:v>15.991</c:v>
                </c:pt>
                <c:pt idx="2463">
                  <c:v>15.683</c:v>
                </c:pt>
                <c:pt idx="2464">
                  <c:v>15.641999999999999</c:v>
                </c:pt>
                <c:pt idx="2465">
                  <c:v>15.183999999999999</c:v>
                </c:pt>
                <c:pt idx="2466">
                  <c:v>14.536</c:v>
                </c:pt>
                <c:pt idx="2467">
                  <c:v>14.621</c:v>
                </c:pt>
                <c:pt idx="2468">
                  <c:v>14.589</c:v>
                </c:pt>
                <c:pt idx="2469">
                  <c:v>14.65</c:v>
                </c:pt>
                <c:pt idx="2470">
                  <c:v>14.247999999999999</c:v>
                </c:pt>
                <c:pt idx="2471">
                  <c:v>13.944000000000001</c:v>
                </c:pt>
                <c:pt idx="2472">
                  <c:v>13.385</c:v>
                </c:pt>
                <c:pt idx="2473">
                  <c:v>12.678000000000001</c:v>
                </c:pt>
                <c:pt idx="2474">
                  <c:v>12.603999999999999</c:v>
                </c:pt>
                <c:pt idx="2475">
                  <c:v>12.634</c:v>
                </c:pt>
                <c:pt idx="2476">
                  <c:v>12.446999999999999</c:v>
                </c:pt>
                <c:pt idx="2477">
                  <c:v>11.97</c:v>
                </c:pt>
                <c:pt idx="2478">
                  <c:v>11.555</c:v>
                </c:pt>
                <c:pt idx="2479">
                  <c:v>11.073</c:v>
                </c:pt>
                <c:pt idx="2482">
                  <c:v>10.997999999999999</c:v>
                </c:pt>
                <c:pt idx="2483">
                  <c:v>10.093</c:v>
                </c:pt>
                <c:pt idx="2484">
                  <c:v>11.047000000000001</c:v>
                </c:pt>
                <c:pt idx="2485">
                  <c:v>10.891999999999999</c:v>
                </c:pt>
                <c:pt idx="2486">
                  <c:v>10.403</c:v>
                </c:pt>
                <c:pt idx="2487">
                  <c:v>9.5749999999999993</c:v>
                </c:pt>
                <c:pt idx="2488">
                  <c:v>9.4830000000000005</c:v>
                </c:pt>
                <c:pt idx="2489">
                  <c:v>9.2349999999999994</c:v>
                </c:pt>
                <c:pt idx="2490">
                  <c:v>9.0500000000000007</c:v>
                </c:pt>
                <c:pt idx="2491">
                  <c:v>8.7029999999999994</c:v>
                </c:pt>
                <c:pt idx="2492">
                  <c:v>8.3559999999999999</c:v>
                </c:pt>
                <c:pt idx="2493">
                  <c:v>8.2579999999999991</c:v>
                </c:pt>
                <c:pt idx="2494">
                  <c:v>8.2200000000000006</c:v>
                </c:pt>
                <c:pt idx="2495">
                  <c:v>8.327</c:v>
                </c:pt>
                <c:pt idx="2496">
                  <c:v>8.3010000000000002</c:v>
                </c:pt>
                <c:pt idx="2497">
                  <c:v>8.3059999999999992</c:v>
                </c:pt>
                <c:pt idx="2498">
                  <c:v>8.2040000000000006</c:v>
                </c:pt>
                <c:pt idx="2499">
                  <c:v>7.931</c:v>
                </c:pt>
                <c:pt idx="2500">
                  <c:v>7.8579999999999997</c:v>
                </c:pt>
                <c:pt idx="2501">
                  <c:v>7.8230000000000004</c:v>
                </c:pt>
                <c:pt idx="2502">
                  <c:v>7.8209999999999997</c:v>
                </c:pt>
                <c:pt idx="2503">
                  <c:v>7.7919999999999998</c:v>
                </c:pt>
                <c:pt idx="2504">
                  <c:v>7.75</c:v>
                </c:pt>
                <c:pt idx="2505">
                  <c:v>7.5350000000000001</c:v>
                </c:pt>
                <c:pt idx="2506">
                  <c:v>7.4669999999999996</c:v>
                </c:pt>
                <c:pt idx="2507">
                  <c:v>7.6580000000000004</c:v>
                </c:pt>
                <c:pt idx="2508">
                  <c:v>7.5830000000000002</c:v>
                </c:pt>
                <c:pt idx="2509">
                  <c:v>7.5359999999999996</c:v>
                </c:pt>
                <c:pt idx="2510">
                  <c:v>7.4390000000000001</c:v>
                </c:pt>
                <c:pt idx="2514">
                  <c:v>7.3090000000000002</c:v>
                </c:pt>
                <c:pt idx="2515">
                  <c:v>7.2720000000000002</c:v>
                </c:pt>
                <c:pt idx="2516">
                  <c:v>7.1319999999999997</c:v>
                </c:pt>
                <c:pt idx="2517">
                  <c:v>7.0149999999999997</c:v>
                </c:pt>
                <c:pt idx="2518">
                  <c:v>6.9960000000000004</c:v>
                </c:pt>
                <c:pt idx="2519">
                  <c:v>6.92</c:v>
                </c:pt>
                <c:pt idx="2520">
                  <c:v>6.85</c:v>
                </c:pt>
                <c:pt idx="2521">
                  <c:v>6.6779999999999999</c:v>
                </c:pt>
                <c:pt idx="2522">
                  <c:v>6.6230000000000002</c:v>
                </c:pt>
                <c:pt idx="2523">
                  <c:v>6.4809999999999999</c:v>
                </c:pt>
                <c:pt idx="2524">
                  <c:v>6.4980000000000002</c:v>
                </c:pt>
                <c:pt idx="2525">
                  <c:v>6.4829999999999997</c:v>
                </c:pt>
                <c:pt idx="2526">
                  <c:v>6.4420000000000002</c:v>
                </c:pt>
                <c:pt idx="2527">
                  <c:v>6.54</c:v>
                </c:pt>
                <c:pt idx="2528">
                  <c:v>6.5250000000000004</c:v>
                </c:pt>
                <c:pt idx="2529">
                  <c:v>6.3440000000000003</c:v>
                </c:pt>
                <c:pt idx="2530">
                  <c:v>6.6669999999999998</c:v>
                </c:pt>
                <c:pt idx="2531">
                  <c:v>8.4540000000000006</c:v>
                </c:pt>
                <c:pt idx="2532">
                  <c:v>7.7439999999999998</c:v>
                </c:pt>
                <c:pt idx="2533">
                  <c:v>7.1589999999999998</c:v>
                </c:pt>
                <c:pt idx="2534">
                  <c:v>7.1470000000000002</c:v>
                </c:pt>
                <c:pt idx="2535">
                  <c:v>6.9290000000000003</c:v>
                </c:pt>
                <c:pt idx="2536">
                  <c:v>6.742</c:v>
                </c:pt>
                <c:pt idx="2537">
                  <c:v>6.7389999999999999</c:v>
                </c:pt>
                <c:pt idx="2538">
                  <c:v>6.7859999999999996</c:v>
                </c:pt>
                <c:pt idx="2539">
                  <c:v>6.7969999999999997</c:v>
                </c:pt>
                <c:pt idx="2540">
                  <c:v>6.6559999999999997</c:v>
                </c:pt>
                <c:pt idx="2541">
                  <c:v>6.7389999999999999</c:v>
                </c:pt>
                <c:pt idx="2542">
                  <c:v>7.2839999999999998</c:v>
                </c:pt>
                <c:pt idx="2543">
                  <c:v>6.657</c:v>
                </c:pt>
                <c:pt idx="2546">
                  <c:v>6.4409999999999998</c:v>
                </c:pt>
                <c:pt idx="2547">
                  <c:v>6.548</c:v>
                </c:pt>
                <c:pt idx="2548">
                  <c:v>6.2960000000000003</c:v>
                </c:pt>
                <c:pt idx="2549">
                  <c:v>6.2809999999999997</c:v>
                </c:pt>
                <c:pt idx="2550">
                  <c:v>6.194</c:v>
                </c:pt>
                <c:pt idx="2551">
                  <c:v>6.7279999999999998</c:v>
                </c:pt>
                <c:pt idx="2552">
                  <c:v>6.3010000000000002</c:v>
                </c:pt>
                <c:pt idx="2553">
                  <c:v>6.1239999999999997</c:v>
                </c:pt>
                <c:pt idx="2554">
                  <c:v>6.0449999999999999</c:v>
                </c:pt>
                <c:pt idx="2555">
                  <c:v>5.6420000000000003</c:v>
                </c:pt>
                <c:pt idx="2556">
                  <c:v>5.5789999999999997</c:v>
                </c:pt>
                <c:pt idx="2557">
                  <c:v>5.2839999999999998</c:v>
                </c:pt>
                <c:pt idx="2558">
                  <c:v>5.14</c:v>
                </c:pt>
                <c:pt idx="2559">
                  <c:v>5.2969999999999997</c:v>
                </c:pt>
                <c:pt idx="2560">
                  <c:v>5.1769999999999996</c:v>
                </c:pt>
                <c:pt idx="2561">
                  <c:v>5.0869999999999997</c:v>
                </c:pt>
                <c:pt idx="2562">
                  <c:v>5.1269999999999998</c:v>
                </c:pt>
                <c:pt idx="2563">
                  <c:v>5.0270000000000001</c:v>
                </c:pt>
                <c:pt idx="2564">
                  <c:v>4.96</c:v>
                </c:pt>
                <c:pt idx="2565">
                  <c:v>4.9450000000000003</c:v>
                </c:pt>
                <c:pt idx="2566">
                  <c:v>4.9409999999999998</c:v>
                </c:pt>
                <c:pt idx="2567">
                  <c:v>4.907</c:v>
                </c:pt>
                <c:pt idx="2568">
                  <c:v>4.7300000000000004</c:v>
                </c:pt>
                <c:pt idx="2569">
                  <c:v>4.7320000000000002</c:v>
                </c:pt>
                <c:pt idx="2570">
                  <c:v>8.8829999999999991</c:v>
                </c:pt>
                <c:pt idx="2571">
                  <c:v>8.2070000000000007</c:v>
                </c:pt>
                <c:pt idx="2572">
                  <c:v>6.0519999999999996</c:v>
                </c:pt>
                <c:pt idx="2573">
                  <c:v>5.7619999999999996</c:v>
                </c:pt>
                <c:pt idx="2574">
                  <c:v>5.5170000000000003</c:v>
                </c:pt>
                <c:pt idx="2578">
                  <c:v>5.4420000000000002</c:v>
                </c:pt>
                <c:pt idx="2579">
                  <c:v>5.407</c:v>
                </c:pt>
                <c:pt idx="2580">
                  <c:v>5.24</c:v>
                </c:pt>
                <c:pt idx="2581">
                  <c:v>5.056</c:v>
                </c:pt>
                <c:pt idx="2582">
                  <c:v>5.1440000000000001</c:v>
                </c:pt>
                <c:pt idx="2583">
                  <c:v>5.0270000000000001</c:v>
                </c:pt>
                <c:pt idx="2584">
                  <c:v>4.7729999999999997</c:v>
                </c:pt>
                <c:pt idx="2585">
                  <c:v>4.891</c:v>
                </c:pt>
                <c:pt idx="2586">
                  <c:v>4.8419999999999996</c:v>
                </c:pt>
                <c:pt idx="2587">
                  <c:v>4.74</c:v>
                </c:pt>
                <c:pt idx="2588">
                  <c:v>4.5620000000000003</c:v>
                </c:pt>
                <c:pt idx="2589">
                  <c:v>4.3620000000000001</c:v>
                </c:pt>
                <c:pt idx="2590">
                  <c:v>4.157</c:v>
                </c:pt>
                <c:pt idx="2591">
                  <c:v>4.0860000000000003</c:v>
                </c:pt>
                <c:pt idx="2592">
                  <c:v>3.8010000000000002</c:v>
                </c:pt>
                <c:pt idx="2593">
                  <c:v>3.8740000000000001</c:v>
                </c:pt>
                <c:pt idx="2594">
                  <c:v>3.9159999999999999</c:v>
                </c:pt>
                <c:pt idx="2595">
                  <c:v>3.8</c:v>
                </c:pt>
                <c:pt idx="2596">
                  <c:v>3.7919999999999998</c:v>
                </c:pt>
                <c:pt idx="2597">
                  <c:v>3.5150000000000001</c:v>
                </c:pt>
                <c:pt idx="2598">
                  <c:v>3.44</c:v>
                </c:pt>
                <c:pt idx="2599">
                  <c:v>3.6280000000000001</c:v>
                </c:pt>
                <c:pt idx="2600">
                  <c:v>3.4580000000000002</c:v>
                </c:pt>
                <c:pt idx="2601">
                  <c:v>3.331</c:v>
                </c:pt>
                <c:pt idx="2602">
                  <c:v>3.3210000000000002</c:v>
                </c:pt>
                <c:pt idx="2603">
                  <c:v>3.5920000000000001</c:v>
                </c:pt>
                <c:pt idx="2604">
                  <c:v>3.383</c:v>
                </c:pt>
                <c:pt idx="2605">
                  <c:v>3.1360000000000001</c:v>
                </c:pt>
                <c:pt idx="2606">
                  <c:v>3.1760000000000002</c:v>
                </c:pt>
                <c:pt idx="2607">
                  <c:v>3.694</c:v>
                </c:pt>
                <c:pt idx="2610">
                  <c:v>4.1319999999999997</c:v>
                </c:pt>
                <c:pt idx="2611">
                  <c:v>4.04</c:v>
                </c:pt>
                <c:pt idx="2612">
                  <c:v>3.8660000000000001</c:v>
                </c:pt>
                <c:pt idx="2613">
                  <c:v>3.7069999999999999</c:v>
                </c:pt>
                <c:pt idx="2614">
                  <c:v>3.6880000000000002</c:v>
                </c:pt>
                <c:pt idx="2615">
                  <c:v>3.9870000000000001</c:v>
                </c:pt>
                <c:pt idx="2616">
                  <c:v>3.6720000000000002</c:v>
                </c:pt>
                <c:pt idx="2617">
                  <c:v>3.5760000000000001</c:v>
                </c:pt>
                <c:pt idx="2618">
                  <c:v>3.375</c:v>
                </c:pt>
                <c:pt idx="2619">
                  <c:v>3.2909999999999999</c:v>
                </c:pt>
                <c:pt idx="2620">
                  <c:v>3.2789999999999999</c:v>
                </c:pt>
                <c:pt idx="2621">
                  <c:v>3.383</c:v>
                </c:pt>
                <c:pt idx="2622">
                  <c:v>3.319</c:v>
                </c:pt>
                <c:pt idx="2623">
                  <c:v>3.1349999999999998</c:v>
                </c:pt>
                <c:pt idx="2624">
                  <c:v>3.073</c:v>
                </c:pt>
                <c:pt idx="2625">
                  <c:v>3.1859999999999999</c:v>
                </c:pt>
                <c:pt idx="2626">
                  <c:v>3.2050000000000001</c:v>
                </c:pt>
                <c:pt idx="2627">
                  <c:v>3.3010000000000002</c:v>
                </c:pt>
                <c:pt idx="2628">
                  <c:v>3.35</c:v>
                </c:pt>
                <c:pt idx="2629">
                  <c:v>3.3370000000000002</c:v>
                </c:pt>
                <c:pt idx="2630">
                  <c:v>3.7050000000000001</c:v>
                </c:pt>
                <c:pt idx="2631">
                  <c:v>3.3260000000000001</c:v>
                </c:pt>
                <c:pt idx="2632">
                  <c:v>4.7930000000000001</c:v>
                </c:pt>
                <c:pt idx="2633">
                  <c:v>5.5049999999999999</c:v>
                </c:pt>
                <c:pt idx="2634">
                  <c:v>3.5459999999999998</c:v>
                </c:pt>
                <c:pt idx="2635">
                  <c:v>3.3149999999999999</c:v>
                </c:pt>
                <c:pt idx="2636">
                  <c:v>3.4</c:v>
                </c:pt>
                <c:pt idx="2637">
                  <c:v>4.8959999999999999</c:v>
                </c:pt>
                <c:pt idx="2638">
                  <c:v>4.03</c:v>
                </c:pt>
                <c:pt idx="2639">
                  <c:v>3.508</c:v>
                </c:pt>
                <c:pt idx="2642">
                  <c:v>3.202</c:v>
                </c:pt>
                <c:pt idx="2643">
                  <c:v>3.0129999999999999</c:v>
                </c:pt>
                <c:pt idx="2644">
                  <c:v>3.04</c:v>
                </c:pt>
                <c:pt idx="2645">
                  <c:v>3.0129999999999999</c:v>
                </c:pt>
                <c:pt idx="2646">
                  <c:v>2.8540000000000001</c:v>
                </c:pt>
                <c:pt idx="2647">
                  <c:v>2.67</c:v>
                </c:pt>
                <c:pt idx="2648">
                  <c:v>2.5150000000000001</c:v>
                </c:pt>
                <c:pt idx="2649">
                  <c:v>2.4689999999999999</c:v>
                </c:pt>
                <c:pt idx="2650">
                  <c:v>2.488</c:v>
                </c:pt>
                <c:pt idx="2651">
                  <c:v>2.1829999999999998</c:v>
                </c:pt>
                <c:pt idx="2652">
                  <c:v>2.0139999999999998</c:v>
                </c:pt>
                <c:pt idx="2653">
                  <c:v>1.9359999999999999</c:v>
                </c:pt>
                <c:pt idx="2654">
                  <c:v>1.865</c:v>
                </c:pt>
                <c:pt idx="2655">
                  <c:v>2</c:v>
                </c:pt>
                <c:pt idx="2656">
                  <c:v>1.9339999999999999</c:v>
                </c:pt>
                <c:pt idx="2657">
                  <c:v>1.754</c:v>
                </c:pt>
                <c:pt idx="2658">
                  <c:v>1.6890000000000001</c:v>
                </c:pt>
                <c:pt idx="2659">
                  <c:v>1.6080000000000001</c:v>
                </c:pt>
                <c:pt idx="2660">
                  <c:v>1.585</c:v>
                </c:pt>
                <c:pt idx="2661">
                  <c:v>1.627</c:v>
                </c:pt>
                <c:pt idx="2662">
                  <c:v>1.5529999999999999</c:v>
                </c:pt>
                <c:pt idx="2663">
                  <c:v>1.3839999999999999</c:v>
                </c:pt>
                <c:pt idx="2664">
                  <c:v>1.8560000000000001</c:v>
                </c:pt>
                <c:pt idx="2665">
                  <c:v>2.0249999999999999</c:v>
                </c:pt>
                <c:pt idx="2666">
                  <c:v>1.4870000000000001</c:v>
                </c:pt>
                <c:pt idx="2667">
                  <c:v>1.4410000000000001</c:v>
                </c:pt>
                <c:pt idx="2668">
                  <c:v>1.3149999999999999</c:v>
                </c:pt>
                <c:pt idx="2669">
                  <c:v>1.75</c:v>
                </c:pt>
                <c:pt idx="2670">
                  <c:v>2.9750000000000001</c:v>
                </c:pt>
                <c:pt idx="2671">
                  <c:v>1.6830000000000001</c:v>
                </c:pt>
                <c:pt idx="2672">
                  <c:v>1.373</c:v>
                </c:pt>
                <c:pt idx="2674">
                  <c:v>1.2609999999999999</c:v>
                </c:pt>
                <c:pt idx="2675">
                  <c:v>0.86799999999999999</c:v>
                </c:pt>
                <c:pt idx="2676">
                  <c:v>0.72799999999999998</c:v>
                </c:pt>
                <c:pt idx="2677">
                  <c:v>0.60899999999999999</c:v>
                </c:pt>
                <c:pt idx="2678">
                  <c:v>0.55900000000000005</c:v>
                </c:pt>
                <c:pt idx="2679">
                  <c:v>2.8359999999999999</c:v>
                </c:pt>
                <c:pt idx="2680">
                  <c:v>4.4729999999999999</c:v>
                </c:pt>
                <c:pt idx="2681">
                  <c:v>1.556</c:v>
                </c:pt>
                <c:pt idx="2682">
                  <c:v>1.167</c:v>
                </c:pt>
                <c:pt idx="2683">
                  <c:v>1.006</c:v>
                </c:pt>
                <c:pt idx="2684">
                  <c:v>0.80100000000000005</c:v>
                </c:pt>
                <c:pt idx="2685">
                  <c:v>0.83299999999999996</c:v>
                </c:pt>
                <c:pt idx="2686">
                  <c:v>0.79800000000000004</c:v>
                </c:pt>
                <c:pt idx="2687">
                  <c:v>1.17</c:v>
                </c:pt>
                <c:pt idx="2688">
                  <c:v>1.732</c:v>
                </c:pt>
                <c:pt idx="2689">
                  <c:v>0.94599999999999995</c:v>
                </c:pt>
                <c:pt idx="2690">
                  <c:v>0.97299999999999998</c:v>
                </c:pt>
                <c:pt idx="2691">
                  <c:v>1.964</c:v>
                </c:pt>
                <c:pt idx="2692">
                  <c:v>1.6220000000000001</c:v>
                </c:pt>
                <c:pt idx="2693">
                  <c:v>3.1139999999999999</c:v>
                </c:pt>
                <c:pt idx="2694">
                  <c:v>1.9770000000000001</c:v>
                </c:pt>
                <c:pt idx="2695">
                  <c:v>1.2210000000000001</c:v>
                </c:pt>
                <c:pt idx="2696">
                  <c:v>1.2050000000000001</c:v>
                </c:pt>
                <c:pt idx="2697">
                  <c:v>1.355</c:v>
                </c:pt>
                <c:pt idx="2698">
                  <c:v>1.2629999999999999</c:v>
                </c:pt>
                <c:pt idx="2699">
                  <c:v>1.3</c:v>
                </c:pt>
                <c:pt idx="2700">
                  <c:v>1.198</c:v>
                </c:pt>
                <c:pt idx="2701">
                  <c:v>2.173</c:v>
                </c:pt>
                <c:pt idx="2702">
                  <c:v>3.0910000000000002</c:v>
                </c:pt>
                <c:pt idx="2703">
                  <c:v>3.0249999999999999</c:v>
                </c:pt>
                <c:pt idx="2704">
                  <c:v>1.3480000000000001</c:v>
                </c:pt>
                <c:pt idx="2705">
                  <c:v>1.554</c:v>
                </c:pt>
                <c:pt idx="2706">
                  <c:v>1.25</c:v>
                </c:pt>
                <c:pt idx="2707">
                  <c:v>1.31</c:v>
                </c:pt>
                <c:pt idx="2708">
                  <c:v>11.486000000000001</c:v>
                </c:pt>
                <c:pt idx="2709">
                  <c:v>44.238999999999997</c:v>
                </c:pt>
                <c:pt idx="2710">
                  <c:v>38.646999999999998</c:v>
                </c:pt>
                <c:pt idx="2711">
                  <c:v>8.6159999999999997</c:v>
                </c:pt>
                <c:pt idx="2712">
                  <c:v>14.161</c:v>
                </c:pt>
                <c:pt idx="2713">
                  <c:v>13.779</c:v>
                </c:pt>
                <c:pt idx="2714">
                  <c:v>17.484000000000002</c:v>
                </c:pt>
                <c:pt idx="2715">
                  <c:v>12.061</c:v>
                </c:pt>
                <c:pt idx="2716">
                  <c:v>7.6619999999999999</c:v>
                </c:pt>
                <c:pt idx="2717">
                  <c:v>4.83</c:v>
                </c:pt>
                <c:pt idx="2718">
                  <c:v>3.3719999999999999</c:v>
                </c:pt>
                <c:pt idx="2719">
                  <c:v>3.1509999999999998</c:v>
                </c:pt>
                <c:pt idx="2720">
                  <c:v>5.8979999999999997</c:v>
                </c:pt>
                <c:pt idx="2721">
                  <c:v>9.452</c:v>
                </c:pt>
                <c:pt idx="2722">
                  <c:v>10.609</c:v>
                </c:pt>
                <c:pt idx="2723">
                  <c:v>8.4960000000000004</c:v>
                </c:pt>
                <c:pt idx="2724">
                  <c:v>13.404</c:v>
                </c:pt>
                <c:pt idx="2725">
                  <c:v>26.725999999999999</c:v>
                </c:pt>
                <c:pt idx="2726">
                  <c:v>19.844000000000001</c:v>
                </c:pt>
                <c:pt idx="2727">
                  <c:v>50.543999999999997</c:v>
                </c:pt>
                <c:pt idx="2728">
                  <c:v>71.613</c:v>
                </c:pt>
                <c:pt idx="2729">
                  <c:v>52.137</c:v>
                </c:pt>
                <c:pt idx="2730">
                  <c:v>30.11</c:v>
                </c:pt>
                <c:pt idx="2731">
                  <c:v>20.818999999999999</c:v>
                </c:pt>
                <c:pt idx="2732">
                  <c:v>18.808</c:v>
                </c:pt>
                <c:pt idx="2733">
                  <c:v>16.260000000000002</c:v>
                </c:pt>
                <c:pt idx="2734">
                  <c:v>14.282999999999999</c:v>
                </c:pt>
                <c:pt idx="2735">
                  <c:v>13.071999999999999</c:v>
                </c:pt>
                <c:pt idx="2736">
                  <c:v>43.604999999999997</c:v>
                </c:pt>
                <c:pt idx="2738">
                  <c:v>47.625999999999998</c:v>
                </c:pt>
                <c:pt idx="2739">
                  <c:v>40.57</c:v>
                </c:pt>
                <c:pt idx="2740">
                  <c:v>29.565999999999999</c:v>
                </c:pt>
                <c:pt idx="2741">
                  <c:v>35.878</c:v>
                </c:pt>
                <c:pt idx="2742">
                  <c:v>46.402999999999999</c:v>
                </c:pt>
                <c:pt idx="2743">
                  <c:v>51.154000000000003</c:v>
                </c:pt>
                <c:pt idx="2744">
                  <c:v>41.36</c:v>
                </c:pt>
                <c:pt idx="2745">
                  <c:v>45.030999999999999</c:v>
                </c:pt>
                <c:pt idx="2746">
                  <c:v>82.734999999999999</c:v>
                </c:pt>
                <c:pt idx="2747">
                  <c:v>79.227000000000004</c:v>
                </c:pt>
                <c:pt idx="2748">
                  <c:v>66.64</c:v>
                </c:pt>
                <c:pt idx="2749">
                  <c:v>61.39</c:v>
                </c:pt>
                <c:pt idx="2750">
                  <c:v>63.22</c:v>
                </c:pt>
                <c:pt idx="2751">
                  <c:v>70.31</c:v>
                </c:pt>
                <c:pt idx="2752">
                  <c:v>72.209999999999994</c:v>
                </c:pt>
                <c:pt idx="2753">
                  <c:v>68.358000000000004</c:v>
                </c:pt>
                <c:pt idx="2754">
                  <c:v>68.150000000000006</c:v>
                </c:pt>
                <c:pt idx="2755">
                  <c:v>63.420999999999999</c:v>
                </c:pt>
                <c:pt idx="2756">
                  <c:v>219.54</c:v>
                </c:pt>
                <c:pt idx="2757">
                  <c:v>121.27</c:v>
                </c:pt>
                <c:pt idx="2758">
                  <c:v>101.009</c:v>
                </c:pt>
                <c:pt idx="2759">
                  <c:v>90.106999999999999</c:v>
                </c:pt>
                <c:pt idx="2760">
                  <c:v>76.146000000000001</c:v>
                </c:pt>
                <c:pt idx="2761">
                  <c:v>69.155000000000001</c:v>
                </c:pt>
                <c:pt idx="2762">
                  <c:v>66.63</c:v>
                </c:pt>
                <c:pt idx="2763">
                  <c:v>56.81</c:v>
                </c:pt>
                <c:pt idx="2764">
                  <c:v>49.86</c:v>
                </c:pt>
                <c:pt idx="2765">
                  <c:v>41.72</c:v>
                </c:pt>
                <c:pt idx="2766">
                  <c:v>39.69</c:v>
                </c:pt>
                <c:pt idx="2767">
                  <c:v>37.79</c:v>
                </c:pt>
                <c:pt idx="2768">
                  <c:v>35.47</c:v>
                </c:pt>
                <c:pt idx="2769">
                  <c:v>35.770000000000003</c:v>
                </c:pt>
                <c:pt idx="2770">
                  <c:v>32.93</c:v>
                </c:pt>
                <c:pt idx="2771">
                  <c:v>40.491</c:v>
                </c:pt>
                <c:pt idx="2772">
                  <c:v>43.738</c:v>
                </c:pt>
                <c:pt idx="2773">
                  <c:v>50.76</c:v>
                </c:pt>
                <c:pt idx="2774">
                  <c:v>41.82</c:v>
                </c:pt>
                <c:pt idx="2775">
                  <c:v>72.22</c:v>
                </c:pt>
                <c:pt idx="2776">
                  <c:v>54.173999999999999</c:v>
                </c:pt>
                <c:pt idx="2777">
                  <c:v>47.68</c:v>
                </c:pt>
                <c:pt idx="2778">
                  <c:v>68.94</c:v>
                </c:pt>
                <c:pt idx="2779">
                  <c:v>59.264000000000003</c:v>
                </c:pt>
                <c:pt idx="2780">
                  <c:v>60.61</c:v>
                </c:pt>
                <c:pt idx="2781">
                  <c:v>51.106999999999999</c:v>
                </c:pt>
                <c:pt idx="2782">
                  <c:v>49.9</c:v>
                </c:pt>
                <c:pt idx="2783">
                  <c:v>91.95</c:v>
                </c:pt>
                <c:pt idx="2784">
                  <c:v>73.989999999999995</c:v>
                </c:pt>
                <c:pt idx="2785">
                  <c:v>70.430999999999997</c:v>
                </c:pt>
                <c:pt idx="2786">
                  <c:v>145.233</c:v>
                </c:pt>
                <c:pt idx="2787">
                  <c:v>78.790999999999997</c:v>
                </c:pt>
                <c:pt idx="2788">
                  <c:v>82.257999999999996</c:v>
                </c:pt>
                <c:pt idx="2789">
                  <c:v>69.203999999999994</c:v>
                </c:pt>
                <c:pt idx="2790">
                  <c:v>64.41</c:v>
                </c:pt>
                <c:pt idx="2791">
                  <c:v>58.1</c:v>
                </c:pt>
                <c:pt idx="2792">
                  <c:v>47.09</c:v>
                </c:pt>
                <c:pt idx="2793">
                  <c:v>42.195</c:v>
                </c:pt>
                <c:pt idx="2794">
                  <c:v>41.838999999999999</c:v>
                </c:pt>
                <c:pt idx="2795">
                  <c:v>67.86</c:v>
                </c:pt>
                <c:pt idx="2796">
                  <c:v>64.730999999999995</c:v>
                </c:pt>
                <c:pt idx="2797">
                  <c:v>104.742</c:v>
                </c:pt>
                <c:pt idx="2798">
                  <c:v>95.224999999999994</c:v>
                </c:pt>
                <c:pt idx="2799">
                  <c:v>81.798000000000002</c:v>
                </c:pt>
                <c:pt idx="2800">
                  <c:v>76.251000000000005</c:v>
                </c:pt>
                <c:pt idx="2802">
                  <c:v>94.83</c:v>
                </c:pt>
                <c:pt idx="2803">
                  <c:v>86.430999999999997</c:v>
                </c:pt>
                <c:pt idx="2804">
                  <c:v>72.935000000000002</c:v>
                </c:pt>
                <c:pt idx="2805">
                  <c:v>74.781000000000006</c:v>
                </c:pt>
                <c:pt idx="2806">
                  <c:v>65.709999999999994</c:v>
                </c:pt>
                <c:pt idx="2807">
                  <c:v>58.168999999999997</c:v>
                </c:pt>
                <c:pt idx="2808">
                  <c:v>50.683999999999997</c:v>
                </c:pt>
                <c:pt idx="2809">
                  <c:v>47.3</c:v>
                </c:pt>
                <c:pt idx="2810">
                  <c:v>45.101999999999997</c:v>
                </c:pt>
                <c:pt idx="2811">
                  <c:v>41.475000000000001</c:v>
                </c:pt>
                <c:pt idx="2812">
                  <c:v>39.271000000000001</c:v>
                </c:pt>
                <c:pt idx="2813">
                  <c:v>36.642000000000003</c:v>
                </c:pt>
                <c:pt idx="2814">
                  <c:v>35.450000000000003</c:v>
                </c:pt>
                <c:pt idx="2815">
                  <c:v>33.646000000000001</c:v>
                </c:pt>
                <c:pt idx="2816">
                  <c:v>31.911999999999999</c:v>
                </c:pt>
                <c:pt idx="2817">
                  <c:v>30.248999999999999</c:v>
                </c:pt>
                <c:pt idx="2818">
                  <c:v>30.128</c:v>
                </c:pt>
                <c:pt idx="2819">
                  <c:v>28.966000000000001</c:v>
                </c:pt>
                <c:pt idx="2820">
                  <c:v>29.314</c:v>
                </c:pt>
                <c:pt idx="2821">
                  <c:v>28.960999999999999</c:v>
                </c:pt>
                <c:pt idx="2822">
                  <c:v>25.989000000000001</c:v>
                </c:pt>
                <c:pt idx="2823">
                  <c:v>24.135000000000002</c:v>
                </c:pt>
                <c:pt idx="2824">
                  <c:v>23.581</c:v>
                </c:pt>
                <c:pt idx="2825">
                  <c:v>23.506</c:v>
                </c:pt>
                <c:pt idx="2826">
                  <c:v>22.08</c:v>
                </c:pt>
                <c:pt idx="2827">
                  <c:v>21.535</c:v>
                </c:pt>
                <c:pt idx="2828">
                  <c:v>21.074000000000002</c:v>
                </c:pt>
                <c:pt idx="2829">
                  <c:v>24.617000000000001</c:v>
                </c:pt>
                <c:pt idx="2830">
                  <c:v>22.344999999999999</c:v>
                </c:pt>
                <c:pt idx="2831">
                  <c:v>21.959</c:v>
                </c:pt>
                <c:pt idx="2834">
                  <c:v>21.78</c:v>
                </c:pt>
                <c:pt idx="2835">
                  <c:v>20.709</c:v>
                </c:pt>
                <c:pt idx="2836">
                  <c:v>19.882999999999999</c:v>
                </c:pt>
                <c:pt idx="2837">
                  <c:v>19.161000000000001</c:v>
                </c:pt>
                <c:pt idx="2838">
                  <c:v>17.631</c:v>
                </c:pt>
                <c:pt idx="2839">
                  <c:v>16.244</c:v>
                </c:pt>
                <c:pt idx="2840">
                  <c:v>15.388999999999999</c:v>
                </c:pt>
                <c:pt idx="2841">
                  <c:v>14.91</c:v>
                </c:pt>
                <c:pt idx="2842">
                  <c:v>14.815</c:v>
                </c:pt>
                <c:pt idx="2843">
                  <c:v>14.654</c:v>
                </c:pt>
                <c:pt idx="2844">
                  <c:v>14.335000000000001</c:v>
                </c:pt>
                <c:pt idx="2845">
                  <c:v>14.212</c:v>
                </c:pt>
                <c:pt idx="2846">
                  <c:v>13.917999999999999</c:v>
                </c:pt>
                <c:pt idx="2847">
                  <c:v>13.46</c:v>
                </c:pt>
                <c:pt idx="2848">
                  <c:v>12.619</c:v>
                </c:pt>
                <c:pt idx="2849">
                  <c:v>12.08</c:v>
                </c:pt>
                <c:pt idx="2850">
                  <c:v>12.007999999999999</c:v>
                </c:pt>
                <c:pt idx="2851">
                  <c:v>11.98</c:v>
                </c:pt>
                <c:pt idx="2852">
                  <c:v>11.836</c:v>
                </c:pt>
                <c:pt idx="2853">
                  <c:v>11.675000000000001</c:v>
                </c:pt>
                <c:pt idx="2854">
                  <c:v>11.534000000000001</c:v>
                </c:pt>
                <c:pt idx="2855">
                  <c:v>11.378</c:v>
                </c:pt>
                <c:pt idx="2856">
                  <c:v>11.159000000000001</c:v>
                </c:pt>
                <c:pt idx="2857">
                  <c:v>11.085000000000001</c:v>
                </c:pt>
                <c:pt idx="2858">
                  <c:v>11.089</c:v>
                </c:pt>
                <c:pt idx="2859">
                  <c:v>10.907</c:v>
                </c:pt>
                <c:pt idx="2860">
                  <c:v>10.612</c:v>
                </c:pt>
                <c:pt idx="2861">
                  <c:v>10.381</c:v>
                </c:pt>
                <c:pt idx="2862">
                  <c:v>10.148</c:v>
                </c:pt>
                <c:pt idx="2863">
                  <c:v>9.94</c:v>
                </c:pt>
                <c:pt idx="2866">
                  <c:v>9.51</c:v>
                </c:pt>
                <c:pt idx="2867">
                  <c:v>9.4990000000000006</c:v>
                </c:pt>
                <c:pt idx="2868">
                  <c:v>9.2289999999999992</c:v>
                </c:pt>
                <c:pt idx="2869">
                  <c:v>8.8350000000000009</c:v>
                </c:pt>
                <c:pt idx="2870">
                  <c:v>8.6259999999999994</c:v>
                </c:pt>
                <c:pt idx="2871">
                  <c:v>8.4359999999999999</c:v>
                </c:pt>
                <c:pt idx="2872">
                  <c:v>8.2469999999999999</c:v>
                </c:pt>
                <c:pt idx="2873">
                  <c:v>8.1989999999999998</c:v>
                </c:pt>
                <c:pt idx="2874">
                  <c:v>8.1180000000000003</c:v>
                </c:pt>
                <c:pt idx="2875">
                  <c:v>8.0640000000000001</c:v>
                </c:pt>
                <c:pt idx="2876">
                  <c:v>7.8849999999999998</c:v>
                </c:pt>
                <c:pt idx="2877">
                  <c:v>7.8449999999999998</c:v>
                </c:pt>
                <c:pt idx="2878">
                  <c:v>7.7690000000000001</c:v>
                </c:pt>
                <c:pt idx="2879">
                  <c:v>7.8019999999999996</c:v>
                </c:pt>
                <c:pt idx="2880">
                  <c:v>7.617</c:v>
                </c:pt>
                <c:pt idx="2881">
                  <c:v>7.2320000000000002</c:v>
                </c:pt>
                <c:pt idx="2882">
                  <c:v>7.2290000000000001</c:v>
                </c:pt>
                <c:pt idx="2883">
                  <c:v>7.2279999999999998</c:v>
                </c:pt>
                <c:pt idx="2884">
                  <c:v>6.9969999999999999</c:v>
                </c:pt>
                <c:pt idx="2885">
                  <c:v>7.0830000000000002</c:v>
                </c:pt>
                <c:pt idx="2886">
                  <c:v>6.9669999999999996</c:v>
                </c:pt>
                <c:pt idx="2887">
                  <c:v>7.0979999999999999</c:v>
                </c:pt>
                <c:pt idx="2888">
                  <c:v>6.819</c:v>
                </c:pt>
                <c:pt idx="2889">
                  <c:v>6.6849999999999996</c:v>
                </c:pt>
                <c:pt idx="2890">
                  <c:v>6.8529999999999998</c:v>
                </c:pt>
                <c:pt idx="2891">
                  <c:v>6.665</c:v>
                </c:pt>
                <c:pt idx="2892">
                  <c:v>6.7350000000000003</c:v>
                </c:pt>
                <c:pt idx="2893">
                  <c:v>6.6319999999999997</c:v>
                </c:pt>
                <c:pt idx="2894">
                  <c:v>6.7709999999999999</c:v>
                </c:pt>
                <c:pt idx="2895">
                  <c:v>6.6280000000000001</c:v>
                </c:pt>
                <c:pt idx="2898">
                  <c:v>6.54</c:v>
                </c:pt>
                <c:pt idx="2899">
                  <c:v>6.54</c:v>
                </c:pt>
                <c:pt idx="2900">
                  <c:v>6.3879999999999999</c:v>
                </c:pt>
                <c:pt idx="2901">
                  <c:v>6.3550000000000004</c:v>
                </c:pt>
                <c:pt idx="2902">
                  <c:v>6.2990000000000004</c:v>
                </c:pt>
                <c:pt idx="2903">
                  <c:v>6.2709999999999999</c:v>
                </c:pt>
                <c:pt idx="2904">
                  <c:v>6.2530000000000001</c:v>
                </c:pt>
                <c:pt idx="2905">
                  <c:v>6.194</c:v>
                </c:pt>
                <c:pt idx="2906">
                  <c:v>6.0650000000000004</c:v>
                </c:pt>
                <c:pt idx="2907">
                  <c:v>6.0289999999999999</c:v>
                </c:pt>
                <c:pt idx="2908">
                  <c:v>5.9249999999999998</c:v>
                </c:pt>
                <c:pt idx="2909">
                  <c:v>5.9089999999999998</c:v>
                </c:pt>
                <c:pt idx="2910">
                  <c:v>5.8869999999999996</c:v>
                </c:pt>
                <c:pt idx="2911">
                  <c:v>5.8710000000000004</c:v>
                </c:pt>
                <c:pt idx="2912">
                  <c:v>5.7859999999999996</c:v>
                </c:pt>
                <c:pt idx="2913">
                  <c:v>5.7320000000000002</c:v>
                </c:pt>
                <c:pt idx="2914">
                  <c:v>5.3869999999999996</c:v>
                </c:pt>
                <c:pt idx="2915">
                  <c:v>5.6580000000000004</c:v>
                </c:pt>
                <c:pt idx="2916">
                  <c:v>5.6509999999999998</c:v>
                </c:pt>
                <c:pt idx="2917">
                  <c:v>5.6070000000000002</c:v>
                </c:pt>
                <c:pt idx="2918">
                  <c:v>5.5389999999999997</c:v>
                </c:pt>
                <c:pt idx="2919">
                  <c:v>5.4089999999999998</c:v>
                </c:pt>
                <c:pt idx="2920">
                  <c:v>5.5640000000000001</c:v>
                </c:pt>
                <c:pt idx="2921">
                  <c:v>5.25</c:v>
                </c:pt>
                <c:pt idx="2922">
                  <c:v>5.22</c:v>
                </c:pt>
                <c:pt idx="2923">
                  <c:v>5</c:v>
                </c:pt>
                <c:pt idx="2924">
                  <c:v>5</c:v>
                </c:pt>
                <c:pt idx="2925">
                  <c:v>5</c:v>
                </c:pt>
                <c:pt idx="2926">
                  <c:v>5</c:v>
                </c:pt>
                <c:pt idx="2930">
                  <c:v>5</c:v>
                </c:pt>
                <c:pt idx="2931">
                  <c:v>5.0039999999999996</c:v>
                </c:pt>
                <c:pt idx="2932">
                  <c:v>5.14</c:v>
                </c:pt>
                <c:pt idx="2933">
                  <c:v>5.0090000000000003</c:v>
                </c:pt>
                <c:pt idx="2934">
                  <c:v>5.8040000000000003</c:v>
                </c:pt>
                <c:pt idx="2935">
                  <c:v>7.4589999999999996</c:v>
                </c:pt>
                <c:pt idx="2936">
                  <c:v>6.125</c:v>
                </c:pt>
                <c:pt idx="2937">
                  <c:v>5.8639999999999999</c:v>
                </c:pt>
                <c:pt idx="2938">
                  <c:v>5.5759999999999996</c:v>
                </c:pt>
                <c:pt idx="2939">
                  <c:v>5.2469999999999999</c:v>
                </c:pt>
                <c:pt idx="2940">
                  <c:v>5.3719999999999999</c:v>
                </c:pt>
                <c:pt idx="2941">
                  <c:v>5.29</c:v>
                </c:pt>
                <c:pt idx="2942">
                  <c:v>5.298</c:v>
                </c:pt>
                <c:pt idx="2943">
                  <c:v>5.2309999999999999</c:v>
                </c:pt>
                <c:pt idx="2944">
                  <c:v>5.2610000000000001</c:v>
                </c:pt>
                <c:pt idx="2945">
                  <c:v>5.18</c:v>
                </c:pt>
                <c:pt idx="2946">
                  <c:v>5.0199999999999996</c:v>
                </c:pt>
                <c:pt idx="2947">
                  <c:v>4.9809999999999999</c:v>
                </c:pt>
                <c:pt idx="2948">
                  <c:v>4.9580000000000002</c:v>
                </c:pt>
                <c:pt idx="2949">
                  <c:v>4.8840000000000003</c:v>
                </c:pt>
                <c:pt idx="2950">
                  <c:v>4.96</c:v>
                </c:pt>
                <c:pt idx="2951">
                  <c:v>4.851</c:v>
                </c:pt>
                <c:pt idx="2952">
                  <c:v>7.7770000000000001</c:v>
                </c:pt>
                <c:pt idx="2953">
                  <c:v>9.2989999999999995</c:v>
                </c:pt>
                <c:pt idx="2954">
                  <c:v>6.8710000000000004</c:v>
                </c:pt>
                <c:pt idx="2955">
                  <c:v>5.9340000000000002</c:v>
                </c:pt>
                <c:pt idx="2956">
                  <c:v>5.46</c:v>
                </c:pt>
                <c:pt idx="2957">
                  <c:v>5.306</c:v>
                </c:pt>
                <c:pt idx="2958">
                  <c:v>5.2359999999999998</c:v>
                </c:pt>
                <c:pt idx="2962">
                  <c:v>5.1580000000000004</c:v>
                </c:pt>
                <c:pt idx="2963">
                  <c:v>5.07</c:v>
                </c:pt>
                <c:pt idx="2964">
                  <c:v>4.9269999999999996</c:v>
                </c:pt>
                <c:pt idx="2965">
                  <c:v>4.859</c:v>
                </c:pt>
                <c:pt idx="2966">
                  <c:v>5.327</c:v>
                </c:pt>
                <c:pt idx="2967">
                  <c:v>8.7050000000000001</c:v>
                </c:pt>
                <c:pt idx="2968">
                  <c:v>7.53</c:v>
                </c:pt>
                <c:pt idx="2969">
                  <c:v>5.883</c:v>
                </c:pt>
                <c:pt idx="2970">
                  <c:v>5.298</c:v>
                </c:pt>
                <c:pt idx="2971">
                  <c:v>5.2830000000000004</c:v>
                </c:pt>
                <c:pt idx="2972">
                  <c:v>5.1920000000000002</c:v>
                </c:pt>
                <c:pt idx="2973">
                  <c:v>4.9370000000000003</c:v>
                </c:pt>
                <c:pt idx="2974">
                  <c:v>5.14</c:v>
                </c:pt>
                <c:pt idx="2975">
                  <c:v>5.1159999999999997</c:v>
                </c:pt>
                <c:pt idx="2976">
                  <c:v>4.931</c:v>
                </c:pt>
                <c:pt idx="2977">
                  <c:v>4.8529999999999998</c:v>
                </c:pt>
                <c:pt idx="2978">
                  <c:v>4.6760000000000002</c:v>
                </c:pt>
                <c:pt idx="2979">
                  <c:v>4.6449999999999996</c:v>
                </c:pt>
                <c:pt idx="2980">
                  <c:v>4.3899999999999997</c:v>
                </c:pt>
                <c:pt idx="2981">
                  <c:v>4.5060000000000002</c:v>
                </c:pt>
                <c:pt idx="2982">
                  <c:v>4.431</c:v>
                </c:pt>
                <c:pt idx="2983">
                  <c:v>4.1559999999999997</c:v>
                </c:pt>
                <c:pt idx="2984">
                  <c:v>3.3919999999999999</c:v>
                </c:pt>
                <c:pt idx="2985">
                  <c:v>4.0529999999999999</c:v>
                </c:pt>
                <c:pt idx="2986">
                  <c:v>3.8380000000000001</c:v>
                </c:pt>
                <c:pt idx="2987">
                  <c:v>3.8079999999999998</c:v>
                </c:pt>
                <c:pt idx="2988">
                  <c:v>3.794</c:v>
                </c:pt>
                <c:pt idx="2989">
                  <c:v>3.798</c:v>
                </c:pt>
                <c:pt idx="2990">
                  <c:v>3.7240000000000002</c:v>
                </c:pt>
                <c:pt idx="2991">
                  <c:v>3.78</c:v>
                </c:pt>
                <c:pt idx="2994">
                  <c:v>3.6110000000000002</c:v>
                </c:pt>
                <c:pt idx="2995">
                  <c:v>3.4950000000000001</c:v>
                </c:pt>
                <c:pt idx="2996">
                  <c:v>3.29</c:v>
                </c:pt>
                <c:pt idx="2997">
                  <c:v>3.2519999999999998</c:v>
                </c:pt>
                <c:pt idx="2998">
                  <c:v>3.1789999999999998</c:v>
                </c:pt>
                <c:pt idx="2999">
                  <c:v>3.2269999999999999</c:v>
                </c:pt>
                <c:pt idx="3000">
                  <c:v>3.2309999999999999</c:v>
                </c:pt>
                <c:pt idx="3001">
                  <c:v>3.2309999999999999</c:v>
                </c:pt>
                <c:pt idx="3002">
                  <c:v>3.4079999999999999</c:v>
                </c:pt>
                <c:pt idx="3003">
                  <c:v>3.1890000000000001</c:v>
                </c:pt>
                <c:pt idx="3004">
                  <c:v>3.0830000000000002</c:v>
                </c:pt>
                <c:pt idx="3005">
                  <c:v>3.1890000000000001</c:v>
                </c:pt>
                <c:pt idx="3006">
                  <c:v>3.004</c:v>
                </c:pt>
                <c:pt idx="3007">
                  <c:v>2.8959999999999999</c:v>
                </c:pt>
                <c:pt idx="3008">
                  <c:v>2.9049999999999998</c:v>
                </c:pt>
                <c:pt idx="3009">
                  <c:v>3.0110000000000001</c:v>
                </c:pt>
                <c:pt idx="3010">
                  <c:v>2.948</c:v>
                </c:pt>
                <c:pt idx="3011">
                  <c:v>2.952</c:v>
                </c:pt>
                <c:pt idx="3012">
                  <c:v>3.3260000000000001</c:v>
                </c:pt>
                <c:pt idx="3013">
                  <c:v>3.0790000000000002</c:v>
                </c:pt>
                <c:pt idx="3014">
                  <c:v>2.8610000000000002</c:v>
                </c:pt>
                <c:pt idx="3015">
                  <c:v>2.9470000000000001</c:v>
                </c:pt>
                <c:pt idx="3016">
                  <c:v>2.88</c:v>
                </c:pt>
                <c:pt idx="3017">
                  <c:v>2.7090000000000001</c:v>
                </c:pt>
                <c:pt idx="3018">
                  <c:v>2.698</c:v>
                </c:pt>
                <c:pt idx="3019">
                  <c:v>2.7229999999999999</c:v>
                </c:pt>
                <c:pt idx="3020">
                  <c:v>2.524</c:v>
                </c:pt>
                <c:pt idx="3021">
                  <c:v>2.7549999999999999</c:v>
                </c:pt>
                <c:pt idx="3022">
                  <c:v>2.6269999999999998</c:v>
                </c:pt>
                <c:pt idx="3023">
                  <c:v>2.4409999999999998</c:v>
                </c:pt>
                <c:pt idx="3024">
                  <c:v>2.59</c:v>
                </c:pt>
                <c:pt idx="3026">
                  <c:v>2.3380000000000001</c:v>
                </c:pt>
                <c:pt idx="3027">
                  <c:v>2.3340000000000001</c:v>
                </c:pt>
                <c:pt idx="3028">
                  <c:v>2.2869999999999999</c:v>
                </c:pt>
                <c:pt idx="3029">
                  <c:v>2.8119999999999998</c:v>
                </c:pt>
                <c:pt idx="3030">
                  <c:v>2.653</c:v>
                </c:pt>
                <c:pt idx="3031">
                  <c:v>17.962</c:v>
                </c:pt>
                <c:pt idx="3032">
                  <c:v>10.573</c:v>
                </c:pt>
                <c:pt idx="3033">
                  <c:v>8.2940000000000005</c:v>
                </c:pt>
                <c:pt idx="3034">
                  <c:v>5.343</c:v>
                </c:pt>
                <c:pt idx="3035">
                  <c:v>5.47</c:v>
                </c:pt>
                <c:pt idx="3036">
                  <c:v>5.3680000000000003</c:v>
                </c:pt>
                <c:pt idx="3037">
                  <c:v>4.2960000000000003</c:v>
                </c:pt>
                <c:pt idx="3038">
                  <c:v>3.3740000000000001</c:v>
                </c:pt>
                <c:pt idx="3039">
                  <c:v>3.0750000000000002</c:v>
                </c:pt>
                <c:pt idx="3040">
                  <c:v>2.7989999999999999</c:v>
                </c:pt>
                <c:pt idx="3041">
                  <c:v>2.5840000000000001</c:v>
                </c:pt>
                <c:pt idx="3042">
                  <c:v>2.4289999999999998</c:v>
                </c:pt>
                <c:pt idx="3043">
                  <c:v>2.2080000000000002</c:v>
                </c:pt>
                <c:pt idx="3044">
                  <c:v>1.994</c:v>
                </c:pt>
                <c:pt idx="3045">
                  <c:v>1.899</c:v>
                </c:pt>
                <c:pt idx="3046">
                  <c:v>1.7190000000000001</c:v>
                </c:pt>
                <c:pt idx="3047">
                  <c:v>1.4730000000000001</c:v>
                </c:pt>
                <c:pt idx="3048">
                  <c:v>1.37</c:v>
                </c:pt>
                <c:pt idx="3049">
                  <c:v>1.2869999999999999</c:v>
                </c:pt>
                <c:pt idx="3050">
                  <c:v>1.1830000000000001</c:v>
                </c:pt>
                <c:pt idx="3051">
                  <c:v>1.214</c:v>
                </c:pt>
                <c:pt idx="3052">
                  <c:v>1.1299999999999999</c:v>
                </c:pt>
                <c:pt idx="3053">
                  <c:v>1.018</c:v>
                </c:pt>
                <c:pt idx="3054">
                  <c:v>0.81899999999999995</c:v>
                </c:pt>
                <c:pt idx="3055">
                  <c:v>0.99299999999999999</c:v>
                </c:pt>
                <c:pt idx="3056">
                  <c:v>1.0720000000000001</c:v>
                </c:pt>
                <c:pt idx="3058">
                  <c:v>0.70199999999999996</c:v>
                </c:pt>
                <c:pt idx="3059">
                  <c:v>1.1839999999999999</c:v>
                </c:pt>
                <c:pt idx="3060">
                  <c:v>5.1369999999999996</c:v>
                </c:pt>
                <c:pt idx="3061">
                  <c:v>7.6189999999999998</c:v>
                </c:pt>
                <c:pt idx="3062">
                  <c:v>5.2910000000000004</c:v>
                </c:pt>
                <c:pt idx="3063">
                  <c:v>21.914999999999999</c:v>
                </c:pt>
                <c:pt idx="3064">
                  <c:v>16.904</c:v>
                </c:pt>
                <c:pt idx="3065">
                  <c:v>6.5039999999999996</c:v>
                </c:pt>
                <c:pt idx="3066">
                  <c:v>8.2650000000000006</c:v>
                </c:pt>
                <c:pt idx="3067">
                  <c:v>14.874000000000001</c:v>
                </c:pt>
                <c:pt idx="3068">
                  <c:v>4.7510000000000003</c:v>
                </c:pt>
                <c:pt idx="3069">
                  <c:v>42.615000000000002</c:v>
                </c:pt>
                <c:pt idx="3070">
                  <c:v>13.195</c:v>
                </c:pt>
                <c:pt idx="3071">
                  <c:v>7.7619999999999996</c:v>
                </c:pt>
                <c:pt idx="3072">
                  <c:v>8.843</c:v>
                </c:pt>
                <c:pt idx="3073">
                  <c:v>9.19</c:v>
                </c:pt>
                <c:pt idx="3074">
                  <c:v>10.413</c:v>
                </c:pt>
                <c:pt idx="3075">
                  <c:v>10.016</c:v>
                </c:pt>
                <c:pt idx="3076">
                  <c:v>6.7859999999999996</c:v>
                </c:pt>
                <c:pt idx="3077">
                  <c:v>5.319</c:v>
                </c:pt>
                <c:pt idx="3078">
                  <c:v>4.6369999999999996</c:v>
                </c:pt>
                <c:pt idx="3079">
                  <c:v>4.0839999999999996</c:v>
                </c:pt>
                <c:pt idx="3080">
                  <c:v>4.3259999999999996</c:v>
                </c:pt>
                <c:pt idx="3081">
                  <c:v>4.6219999999999999</c:v>
                </c:pt>
                <c:pt idx="3082">
                  <c:v>7.7370000000000001</c:v>
                </c:pt>
                <c:pt idx="3083">
                  <c:v>6.4480000000000004</c:v>
                </c:pt>
                <c:pt idx="3084">
                  <c:v>9.0879999999999992</c:v>
                </c:pt>
                <c:pt idx="3085">
                  <c:v>48.512999999999998</c:v>
                </c:pt>
                <c:pt idx="3086">
                  <c:v>21.780999999999999</c:v>
                </c:pt>
                <c:pt idx="3087">
                  <c:v>23.335000000000001</c:v>
                </c:pt>
                <c:pt idx="3088">
                  <c:v>19.907</c:v>
                </c:pt>
                <c:pt idx="3090">
                  <c:v>16.573</c:v>
                </c:pt>
                <c:pt idx="3091">
                  <c:v>27.663</c:v>
                </c:pt>
                <c:pt idx="3092">
                  <c:v>89.305999999999997</c:v>
                </c:pt>
                <c:pt idx="3093">
                  <c:v>139.05699999999999</c:v>
                </c:pt>
                <c:pt idx="3094">
                  <c:v>96.724000000000004</c:v>
                </c:pt>
                <c:pt idx="3095">
                  <c:v>61.878</c:v>
                </c:pt>
                <c:pt idx="3096">
                  <c:v>50.552999999999997</c:v>
                </c:pt>
                <c:pt idx="3097">
                  <c:v>74.281999999999996</c:v>
                </c:pt>
                <c:pt idx="3098">
                  <c:v>71.734999999999999</c:v>
                </c:pt>
                <c:pt idx="3099">
                  <c:v>65.459999999999994</c:v>
                </c:pt>
                <c:pt idx="3100">
                  <c:v>54.512999999999998</c:v>
                </c:pt>
                <c:pt idx="3101">
                  <c:v>53.484000000000002</c:v>
                </c:pt>
                <c:pt idx="3102">
                  <c:v>46.389000000000003</c:v>
                </c:pt>
                <c:pt idx="3103">
                  <c:v>68.881</c:v>
                </c:pt>
                <c:pt idx="3104">
                  <c:v>73.674999999999997</c:v>
                </c:pt>
                <c:pt idx="3105">
                  <c:v>83.977999999999994</c:v>
                </c:pt>
                <c:pt idx="3106">
                  <c:v>68.900000000000006</c:v>
                </c:pt>
                <c:pt idx="3107">
                  <c:v>61.046999999999997</c:v>
                </c:pt>
                <c:pt idx="3108">
                  <c:v>55.033999999999999</c:v>
                </c:pt>
                <c:pt idx="3109">
                  <c:v>50.796999999999997</c:v>
                </c:pt>
                <c:pt idx="3110">
                  <c:v>48.137999999999998</c:v>
                </c:pt>
                <c:pt idx="3111">
                  <c:v>50.991</c:v>
                </c:pt>
                <c:pt idx="3112">
                  <c:v>58.843000000000004</c:v>
                </c:pt>
                <c:pt idx="3113">
                  <c:v>58.258000000000003</c:v>
                </c:pt>
                <c:pt idx="3114">
                  <c:v>76.543000000000006</c:v>
                </c:pt>
                <c:pt idx="3115">
                  <c:v>101.61199999999999</c:v>
                </c:pt>
                <c:pt idx="3116">
                  <c:v>122.873</c:v>
                </c:pt>
                <c:pt idx="3117">
                  <c:v>105.91800000000001</c:v>
                </c:pt>
                <c:pt idx="3118">
                  <c:v>93.412000000000006</c:v>
                </c:pt>
                <c:pt idx="3119">
                  <c:v>87.900999999999996</c:v>
                </c:pt>
                <c:pt idx="3120">
                  <c:v>86.415999999999997</c:v>
                </c:pt>
                <c:pt idx="3122">
                  <c:v>90.802999999999997</c:v>
                </c:pt>
                <c:pt idx="3123">
                  <c:v>74.456999999999994</c:v>
                </c:pt>
                <c:pt idx="3124">
                  <c:v>74.959000000000003</c:v>
                </c:pt>
                <c:pt idx="3125">
                  <c:v>168.886</c:v>
                </c:pt>
                <c:pt idx="3126">
                  <c:v>124.794</c:v>
                </c:pt>
                <c:pt idx="3127">
                  <c:v>102.501</c:v>
                </c:pt>
                <c:pt idx="3128">
                  <c:v>154.124</c:v>
                </c:pt>
                <c:pt idx="3129">
                  <c:v>114.45</c:v>
                </c:pt>
                <c:pt idx="3130">
                  <c:v>123.94799999999999</c:v>
                </c:pt>
                <c:pt idx="3131">
                  <c:v>117.965</c:v>
                </c:pt>
                <c:pt idx="3132">
                  <c:v>123.83199999999999</c:v>
                </c:pt>
                <c:pt idx="3133">
                  <c:v>103.679</c:v>
                </c:pt>
                <c:pt idx="3134">
                  <c:v>90.278999999999996</c:v>
                </c:pt>
                <c:pt idx="3135">
                  <c:v>75.957999999999998</c:v>
                </c:pt>
                <c:pt idx="3136">
                  <c:v>72.572000000000003</c:v>
                </c:pt>
                <c:pt idx="3137">
                  <c:v>100.711</c:v>
                </c:pt>
                <c:pt idx="3138">
                  <c:v>75.906999999999996</c:v>
                </c:pt>
                <c:pt idx="3139">
                  <c:v>70.331000000000003</c:v>
                </c:pt>
                <c:pt idx="3140">
                  <c:v>64.441000000000003</c:v>
                </c:pt>
                <c:pt idx="3141">
                  <c:v>62.265999999999998</c:v>
                </c:pt>
                <c:pt idx="3142">
                  <c:v>83.355000000000004</c:v>
                </c:pt>
                <c:pt idx="3143">
                  <c:v>119.279</c:v>
                </c:pt>
                <c:pt idx="3144">
                  <c:v>120.142</c:v>
                </c:pt>
                <c:pt idx="3145">
                  <c:v>212.36500000000001</c:v>
                </c:pt>
                <c:pt idx="3146">
                  <c:v>188.80600000000001</c:v>
                </c:pt>
                <c:pt idx="3147">
                  <c:v>132.56200000000001</c:v>
                </c:pt>
                <c:pt idx="3148">
                  <c:v>119.283</c:v>
                </c:pt>
                <c:pt idx="3149">
                  <c:v>119.37</c:v>
                </c:pt>
                <c:pt idx="3150">
                  <c:v>117.77</c:v>
                </c:pt>
                <c:pt idx="3151">
                  <c:v>101.11</c:v>
                </c:pt>
                <c:pt idx="3152">
                  <c:v>105.258</c:v>
                </c:pt>
                <c:pt idx="3153">
                  <c:v>134.49799999999999</c:v>
                </c:pt>
                <c:pt idx="3154">
                  <c:v>91.617999999999995</c:v>
                </c:pt>
                <c:pt idx="3155">
                  <c:v>84.122</c:v>
                </c:pt>
                <c:pt idx="3156">
                  <c:v>75.356999999999999</c:v>
                </c:pt>
                <c:pt idx="3157">
                  <c:v>68.034999999999997</c:v>
                </c:pt>
                <c:pt idx="3158">
                  <c:v>78.617999999999995</c:v>
                </c:pt>
                <c:pt idx="3159">
                  <c:v>86.994</c:v>
                </c:pt>
                <c:pt idx="3160">
                  <c:v>63.232999999999997</c:v>
                </c:pt>
                <c:pt idx="3161">
                  <c:v>67.555000000000007</c:v>
                </c:pt>
                <c:pt idx="3162">
                  <c:v>67.891000000000005</c:v>
                </c:pt>
                <c:pt idx="3163">
                  <c:v>119.482</c:v>
                </c:pt>
                <c:pt idx="3164">
                  <c:v>125.822</c:v>
                </c:pt>
                <c:pt idx="3165">
                  <c:v>106.36199999999999</c:v>
                </c:pt>
                <c:pt idx="3166">
                  <c:v>98.347999999999999</c:v>
                </c:pt>
                <c:pt idx="3167">
                  <c:v>88.051000000000002</c:v>
                </c:pt>
                <c:pt idx="3168">
                  <c:v>91.768000000000001</c:v>
                </c:pt>
                <c:pt idx="3169">
                  <c:v>79.570999999999998</c:v>
                </c:pt>
                <c:pt idx="3170">
                  <c:v>78.138999999999996</c:v>
                </c:pt>
                <c:pt idx="3171">
                  <c:v>131.369</c:v>
                </c:pt>
                <c:pt idx="3172">
                  <c:v>106.556</c:v>
                </c:pt>
                <c:pt idx="3173">
                  <c:v>89.100999999999999</c:v>
                </c:pt>
                <c:pt idx="3174">
                  <c:v>73.995999999999995</c:v>
                </c:pt>
                <c:pt idx="3175">
                  <c:v>69.179000000000002</c:v>
                </c:pt>
                <c:pt idx="3176">
                  <c:v>66.093000000000004</c:v>
                </c:pt>
                <c:pt idx="3177">
                  <c:v>61.575000000000003</c:v>
                </c:pt>
                <c:pt idx="3178">
                  <c:v>54.069000000000003</c:v>
                </c:pt>
                <c:pt idx="3179">
                  <c:v>46.418999999999997</c:v>
                </c:pt>
                <c:pt idx="3180">
                  <c:v>45.613</c:v>
                </c:pt>
                <c:pt idx="3181">
                  <c:v>44.027999999999999</c:v>
                </c:pt>
                <c:pt idx="3182">
                  <c:v>41.488</c:v>
                </c:pt>
                <c:pt idx="3183">
                  <c:v>40.167999999999999</c:v>
                </c:pt>
                <c:pt idx="3184">
                  <c:v>38.790999999999997</c:v>
                </c:pt>
                <c:pt idx="3186">
                  <c:v>37.561</c:v>
                </c:pt>
                <c:pt idx="3187">
                  <c:v>35.895000000000003</c:v>
                </c:pt>
                <c:pt idx="3188">
                  <c:v>37.362000000000002</c:v>
                </c:pt>
                <c:pt idx="3189">
                  <c:v>37.488999999999997</c:v>
                </c:pt>
                <c:pt idx="3190">
                  <c:v>34.53</c:v>
                </c:pt>
                <c:pt idx="3191">
                  <c:v>32.642000000000003</c:v>
                </c:pt>
                <c:pt idx="3192">
                  <c:v>32.094000000000001</c:v>
                </c:pt>
                <c:pt idx="3193">
                  <c:v>31.423999999999999</c:v>
                </c:pt>
                <c:pt idx="3194">
                  <c:v>33.247999999999998</c:v>
                </c:pt>
                <c:pt idx="3195">
                  <c:v>30.681000000000001</c:v>
                </c:pt>
                <c:pt idx="3196">
                  <c:v>32.981999999999999</c:v>
                </c:pt>
                <c:pt idx="3197">
                  <c:v>71.652000000000001</c:v>
                </c:pt>
                <c:pt idx="3198">
                  <c:v>36.865000000000002</c:v>
                </c:pt>
                <c:pt idx="3199">
                  <c:v>33.106000000000002</c:v>
                </c:pt>
                <c:pt idx="3200">
                  <c:v>30.954000000000001</c:v>
                </c:pt>
                <c:pt idx="3201">
                  <c:v>31.204999999999998</c:v>
                </c:pt>
                <c:pt idx="3202">
                  <c:v>30.271999999999998</c:v>
                </c:pt>
                <c:pt idx="3203">
                  <c:v>19.943000000000001</c:v>
                </c:pt>
                <c:pt idx="3204">
                  <c:v>28.013000000000002</c:v>
                </c:pt>
                <c:pt idx="3205">
                  <c:v>26.806999999999999</c:v>
                </c:pt>
                <c:pt idx="3206">
                  <c:v>24.97</c:v>
                </c:pt>
                <c:pt idx="3207">
                  <c:v>24.135000000000002</c:v>
                </c:pt>
                <c:pt idx="3208">
                  <c:v>23.757000000000001</c:v>
                </c:pt>
                <c:pt idx="3209">
                  <c:v>23.274000000000001</c:v>
                </c:pt>
                <c:pt idx="3210">
                  <c:v>23.273</c:v>
                </c:pt>
                <c:pt idx="3211">
                  <c:v>23.148</c:v>
                </c:pt>
                <c:pt idx="3212">
                  <c:v>21.925000000000001</c:v>
                </c:pt>
                <c:pt idx="3213">
                  <c:v>22.273</c:v>
                </c:pt>
                <c:pt idx="3214">
                  <c:v>24.913</c:v>
                </c:pt>
                <c:pt idx="3215">
                  <c:v>33.515999999999998</c:v>
                </c:pt>
                <c:pt idx="3216">
                  <c:v>25.071999999999999</c:v>
                </c:pt>
                <c:pt idx="3218">
                  <c:v>23.306000000000001</c:v>
                </c:pt>
                <c:pt idx="3219">
                  <c:v>28.003</c:v>
                </c:pt>
                <c:pt idx="3220">
                  <c:v>26.992999999999999</c:v>
                </c:pt>
                <c:pt idx="3221">
                  <c:v>24.263000000000002</c:v>
                </c:pt>
                <c:pt idx="3222">
                  <c:v>23.103999999999999</c:v>
                </c:pt>
                <c:pt idx="3223">
                  <c:v>22.215</c:v>
                </c:pt>
                <c:pt idx="3224">
                  <c:v>21.869</c:v>
                </c:pt>
                <c:pt idx="3225">
                  <c:v>21.663</c:v>
                </c:pt>
                <c:pt idx="3226">
                  <c:v>21.233000000000001</c:v>
                </c:pt>
                <c:pt idx="3227">
                  <c:v>20.353999999999999</c:v>
                </c:pt>
                <c:pt idx="3228">
                  <c:v>20.242999999999999</c:v>
                </c:pt>
                <c:pt idx="3229">
                  <c:v>19.981999999999999</c:v>
                </c:pt>
                <c:pt idx="3230">
                  <c:v>19.356999999999999</c:v>
                </c:pt>
                <c:pt idx="3231">
                  <c:v>18.937999999999999</c:v>
                </c:pt>
                <c:pt idx="3232">
                  <c:v>18.347999999999999</c:v>
                </c:pt>
                <c:pt idx="3233">
                  <c:v>17.587</c:v>
                </c:pt>
                <c:pt idx="3234">
                  <c:v>16.913</c:v>
                </c:pt>
                <c:pt idx="3235">
                  <c:v>15.744999999999999</c:v>
                </c:pt>
                <c:pt idx="3236">
                  <c:v>15.952999999999999</c:v>
                </c:pt>
                <c:pt idx="3237">
                  <c:v>16.242999999999999</c:v>
                </c:pt>
                <c:pt idx="3238">
                  <c:v>15.759</c:v>
                </c:pt>
                <c:pt idx="3239">
                  <c:v>14.945</c:v>
                </c:pt>
                <c:pt idx="3240">
                  <c:v>14.478999999999999</c:v>
                </c:pt>
                <c:pt idx="3241">
                  <c:v>14.247</c:v>
                </c:pt>
                <c:pt idx="3242">
                  <c:v>13.95</c:v>
                </c:pt>
                <c:pt idx="3243">
                  <c:v>13.528</c:v>
                </c:pt>
                <c:pt idx="3244">
                  <c:v>13.627000000000001</c:v>
                </c:pt>
                <c:pt idx="3245">
                  <c:v>13.657999999999999</c:v>
                </c:pt>
                <c:pt idx="3246">
                  <c:v>12.986000000000001</c:v>
                </c:pt>
                <c:pt idx="3250">
                  <c:v>12.273</c:v>
                </c:pt>
                <c:pt idx="3251">
                  <c:v>12.26</c:v>
                </c:pt>
                <c:pt idx="3252">
                  <c:v>12.507999999999999</c:v>
                </c:pt>
                <c:pt idx="3253">
                  <c:v>12.276999999999999</c:v>
                </c:pt>
                <c:pt idx="3254">
                  <c:v>12.118</c:v>
                </c:pt>
                <c:pt idx="3255">
                  <c:v>11.805999999999999</c:v>
                </c:pt>
                <c:pt idx="3256">
                  <c:v>11.451000000000001</c:v>
                </c:pt>
                <c:pt idx="3257">
                  <c:v>11.195</c:v>
                </c:pt>
                <c:pt idx="3258">
                  <c:v>11.055</c:v>
                </c:pt>
                <c:pt idx="3259">
                  <c:v>10.914999999999999</c:v>
                </c:pt>
                <c:pt idx="3260">
                  <c:v>10.635</c:v>
                </c:pt>
                <c:pt idx="3261">
                  <c:v>10.315</c:v>
                </c:pt>
                <c:pt idx="3262">
                  <c:v>10.039999999999999</c:v>
                </c:pt>
                <c:pt idx="3263">
                  <c:v>9.5109999999999992</c:v>
                </c:pt>
                <c:pt idx="3264">
                  <c:v>8.9280000000000008</c:v>
                </c:pt>
                <c:pt idx="3265">
                  <c:v>8.798</c:v>
                </c:pt>
                <c:pt idx="3266">
                  <c:v>8.5790000000000006</c:v>
                </c:pt>
                <c:pt idx="3267">
                  <c:v>8.6039999999999992</c:v>
                </c:pt>
                <c:pt idx="3268">
                  <c:v>8.7089999999999996</c:v>
                </c:pt>
                <c:pt idx="3269">
                  <c:v>8.5250000000000004</c:v>
                </c:pt>
                <c:pt idx="3270">
                  <c:v>8.5310000000000006</c:v>
                </c:pt>
                <c:pt idx="3271">
                  <c:v>8.4819999999999993</c:v>
                </c:pt>
                <c:pt idx="3272">
                  <c:v>8.3800000000000008</c:v>
                </c:pt>
                <c:pt idx="3273">
                  <c:v>8.3550000000000004</c:v>
                </c:pt>
                <c:pt idx="3274">
                  <c:v>8.3249999999999993</c:v>
                </c:pt>
                <c:pt idx="3275">
                  <c:v>8.2200000000000006</c:v>
                </c:pt>
                <c:pt idx="3276">
                  <c:v>8.2200000000000006</c:v>
                </c:pt>
                <c:pt idx="3277">
                  <c:v>8.0749999999999993</c:v>
                </c:pt>
                <c:pt idx="3278">
                  <c:v>8.11</c:v>
                </c:pt>
                <c:pt idx="3279">
                  <c:v>7.9980000000000002</c:v>
                </c:pt>
                <c:pt idx="3282">
                  <c:v>7.9279999999999999</c:v>
                </c:pt>
                <c:pt idx="3283">
                  <c:v>7.8550000000000004</c:v>
                </c:pt>
                <c:pt idx="3284">
                  <c:v>7.9059999999999997</c:v>
                </c:pt>
                <c:pt idx="3285">
                  <c:v>7.8639999999999999</c:v>
                </c:pt>
                <c:pt idx="3286">
                  <c:v>7.8049999999999997</c:v>
                </c:pt>
                <c:pt idx="3287">
                  <c:v>7.601</c:v>
                </c:pt>
                <c:pt idx="3288">
                  <c:v>7.4580000000000002</c:v>
                </c:pt>
                <c:pt idx="3289">
                  <c:v>7.3719999999999999</c:v>
                </c:pt>
                <c:pt idx="3290">
                  <c:v>7.3520000000000003</c:v>
                </c:pt>
                <c:pt idx="3291">
                  <c:v>7.2990000000000004</c:v>
                </c:pt>
                <c:pt idx="3292">
                  <c:v>7.17</c:v>
                </c:pt>
                <c:pt idx="3293">
                  <c:v>7.1710000000000003</c:v>
                </c:pt>
                <c:pt idx="3294">
                  <c:v>6.9619999999999997</c:v>
                </c:pt>
                <c:pt idx="3295">
                  <c:v>7.0220000000000002</c:v>
                </c:pt>
                <c:pt idx="3296">
                  <c:v>6.9889999999999999</c:v>
                </c:pt>
                <c:pt idx="3297">
                  <c:v>7.1280000000000001</c:v>
                </c:pt>
                <c:pt idx="3298">
                  <c:v>7.3979999999999997</c:v>
                </c:pt>
                <c:pt idx="3299">
                  <c:v>7.077</c:v>
                </c:pt>
                <c:pt idx="3300">
                  <c:v>6.9509999999999996</c:v>
                </c:pt>
                <c:pt idx="3301">
                  <c:v>6.9459999999999997</c:v>
                </c:pt>
                <c:pt idx="3302">
                  <c:v>6.7750000000000004</c:v>
                </c:pt>
                <c:pt idx="3303">
                  <c:v>6.7279999999999998</c:v>
                </c:pt>
                <c:pt idx="3304">
                  <c:v>6.6130000000000004</c:v>
                </c:pt>
                <c:pt idx="3305">
                  <c:v>6.7119999999999997</c:v>
                </c:pt>
                <c:pt idx="3306">
                  <c:v>6.7320000000000002</c:v>
                </c:pt>
                <c:pt idx="3307">
                  <c:v>6.6820000000000004</c:v>
                </c:pt>
                <c:pt idx="3308">
                  <c:v>6.601</c:v>
                </c:pt>
                <c:pt idx="3309">
                  <c:v>6.7350000000000003</c:v>
                </c:pt>
                <c:pt idx="3310">
                  <c:v>6.6070000000000002</c:v>
                </c:pt>
                <c:pt idx="3311">
                  <c:v>6.5720000000000001</c:v>
                </c:pt>
                <c:pt idx="3314">
                  <c:v>6.4729999999999999</c:v>
                </c:pt>
                <c:pt idx="3315">
                  <c:v>6.3369999999999997</c:v>
                </c:pt>
                <c:pt idx="3316">
                  <c:v>6.1920000000000002</c:v>
                </c:pt>
                <c:pt idx="3317">
                  <c:v>12.49</c:v>
                </c:pt>
                <c:pt idx="3318">
                  <c:v>9.0960000000000001</c:v>
                </c:pt>
                <c:pt idx="3319">
                  <c:v>7.8410000000000002</c:v>
                </c:pt>
                <c:pt idx="3320">
                  <c:v>7.3920000000000003</c:v>
                </c:pt>
                <c:pt idx="3321">
                  <c:v>7.2640000000000002</c:v>
                </c:pt>
                <c:pt idx="3322">
                  <c:v>7.1230000000000002</c:v>
                </c:pt>
                <c:pt idx="3323">
                  <c:v>6.9009999999999998</c:v>
                </c:pt>
                <c:pt idx="3324">
                  <c:v>6.8220000000000001</c:v>
                </c:pt>
                <c:pt idx="3325">
                  <c:v>6.6420000000000003</c:v>
                </c:pt>
                <c:pt idx="3326">
                  <c:v>6.5449999999999999</c:v>
                </c:pt>
                <c:pt idx="3327">
                  <c:v>6.46</c:v>
                </c:pt>
                <c:pt idx="3328">
                  <c:v>6.2850000000000001</c:v>
                </c:pt>
                <c:pt idx="3329">
                  <c:v>6.3029999999999999</c:v>
                </c:pt>
                <c:pt idx="3330">
                  <c:v>6.1619999999999999</c:v>
                </c:pt>
                <c:pt idx="3331">
                  <c:v>6.0910000000000002</c:v>
                </c:pt>
                <c:pt idx="3332">
                  <c:v>6.1070000000000002</c:v>
                </c:pt>
                <c:pt idx="3333">
                  <c:v>6.01</c:v>
                </c:pt>
                <c:pt idx="3334">
                  <c:v>5.7539999999999996</c:v>
                </c:pt>
                <c:pt idx="3335">
                  <c:v>5.6879999999999997</c:v>
                </c:pt>
                <c:pt idx="3336">
                  <c:v>5.5149999999999997</c:v>
                </c:pt>
                <c:pt idx="3337">
                  <c:v>5.4509999999999996</c:v>
                </c:pt>
                <c:pt idx="3338">
                  <c:v>5.3250000000000002</c:v>
                </c:pt>
                <c:pt idx="3339">
                  <c:v>5.21</c:v>
                </c:pt>
                <c:pt idx="3340">
                  <c:v>5.2839999999999998</c:v>
                </c:pt>
                <c:pt idx="3341">
                  <c:v>4.97</c:v>
                </c:pt>
                <c:pt idx="3342">
                  <c:v>5.1779999999999999</c:v>
                </c:pt>
                <c:pt idx="3346">
                  <c:v>5.13</c:v>
                </c:pt>
                <c:pt idx="3347">
                  <c:v>5.1180000000000003</c:v>
                </c:pt>
                <c:pt idx="3348">
                  <c:v>7.0419999999999998</c:v>
                </c:pt>
                <c:pt idx="3349">
                  <c:v>7.8150000000000004</c:v>
                </c:pt>
                <c:pt idx="3350">
                  <c:v>7.2149999999999999</c:v>
                </c:pt>
                <c:pt idx="3351">
                  <c:v>6.2930000000000001</c:v>
                </c:pt>
                <c:pt idx="3352">
                  <c:v>5.8959999999999999</c:v>
                </c:pt>
                <c:pt idx="3353">
                  <c:v>5.7370000000000001</c:v>
                </c:pt>
                <c:pt idx="3354">
                  <c:v>5.6150000000000002</c:v>
                </c:pt>
                <c:pt idx="3355">
                  <c:v>5.5679999999999996</c:v>
                </c:pt>
                <c:pt idx="3356">
                  <c:v>5.4729999999999999</c:v>
                </c:pt>
                <c:pt idx="3357">
                  <c:v>5.4020000000000001</c:v>
                </c:pt>
                <c:pt idx="3358">
                  <c:v>5.3879999999999999</c:v>
                </c:pt>
                <c:pt idx="3359">
                  <c:v>5.2229999999999999</c:v>
                </c:pt>
                <c:pt idx="3360">
                  <c:v>5.3140000000000001</c:v>
                </c:pt>
                <c:pt idx="3361">
                  <c:v>5.3239999999999998</c:v>
                </c:pt>
                <c:pt idx="3362">
                  <c:v>5.7530000000000001</c:v>
                </c:pt>
                <c:pt idx="3363">
                  <c:v>6.3890000000000002</c:v>
                </c:pt>
                <c:pt idx="3364">
                  <c:v>5.3849999999999998</c:v>
                </c:pt>
                <c:pt idx="3365">
                  <c:v>5.1660000000000004</c:v>
                </c:pt>
                <c:pt idx="3366">
                  <c:v>5.125</c:v>
                </c:pt>
                <c:pt idx="3367">
                  <c:v>4.9130000000000003</c:v>
                </c:pt>
                <c:pt idx="3368">
                  <c:v>5.0289999999999999</c:v>
                </c:pt>
                <c:pt idx="3369">
                  <c:v>4.8940000000000001</c:v>
                </c:pt>
                <c:pt idx="3370">
                  <c:v>4.7889999999999997</c:v>
                </c:pt>
                <c:pt idx="3371">
                  <c:v>4.7510000000000003</c:v>
                </c:pt>
                <c:pt idx="3372">
                  <c:v>4.7949999999999999</c:v>
                </c:pt>
                <c:pt idx="3373">
                  <c:v>4.5019999999999998</c:v>
                </c:pt>
                <c:pt idx="3374">
                  <c:v>4.2300000000000004</c:v>
                </c:pt>
                <c:pt idx="3375">
                  <c:v>4.3109999999999999</c:v>
                </c:pt>
                <c:pt idx="3378">
                  <c:v>4.4169999999999998</c:v>
                </c:pt>
                <c:pt idx="3379">
                  <c:v>4.1520000000000001</c:v>
                </c:pt>
                <c:pt idx="3380">
                  <c:v>4.1449999999999996</c:v>
                </c:pt>
                <c:pt idx="3381">
                  <c:v>4.1980000000000004</c:v>
                </c:pt>
                <c:pt idx="3382">
                  <c:v>4.4420000000000002</c:v>
                </c:pt>
                <c:pt idx="3383">
                  <c:v>4.3019999999999996</c:v>
                </c:pt>
                <c:pt idx="3384">
                  <c:v>4.1920000000000002</c:v>
                </c:pt>
                <c:pt idx="3385">
                  <c:v>4.54</c:v>
                </c:pt>
                <c:pt idx="3386">
                  <c:v>6.61</c:v>
                </c:pt>
                <c:pt idx="3387">
                  <c:v>5.0709999999999997</c:v>
                </c:pt>
                <c:pt idx="3388">
                  <c:v>4.7389999999999999</c:v>
                </c:pt>
                <c:pt idx="3389">
                  <c:v>4.5410000000000004</c:v>
                </c:pt>
                <c:pt idx="3390">
                  <c:v>4.3019999999999996</c:v>
                </c:pt>
                <c:pt idx="3391">
                  <c:v>4.218</c:v>
                </c:pt>
                <c:pt idx="3392">
                  <c:v>3.7549999999999999</c:v>
                </c:pt>
                <c:pt idx="3393">
                  <c:v>3.7549999999999999</c:v>
                </c:pt>
                <c:pt idx="3394">
                  <c:v>3.6150000000000002</c:v>
                </c:pt>
                <c:pt idx="3395">
                  <c:v>3.55</c:v>
                </c:pt>
                <c:pt idx="3396">
                  <c:v>3.528</c:v>
                </c:pt>
                <c:pt idx="3397">
                  <c:v>3.758</c:v>
                </c:pt>
                <c:pt idx="3398">
                  <c:v>3.9689999999999999</c:v>
                </c:pt>
                <c:pt idx="3399">
                  <c:v>3.6659999999999999</c:v>
                </c:pt>
                <c:pt idx="3400">
                  <c:v>3.544</c:v>
                </c:pt>
                <c:pt idx="3401">
                  <c:v>3.3530000000000002</c:v>
                </c:pt>
                <c:pt idx="3402">
                  <c:v>3.387</c:v>
                </c:pt>
                <c:pt idx="3403">
                  <c:v>3.1760000000000002</c:v>
                </c:pt>
                <c:pt idx="3404">
                  <c:v>3.0059999999999998</c:v>
                </c:pt>
                <c:pt idx="3405">
                  <c:v>3.0030000000000001</c:v>
                </c:pt>
                <c:pt idx="3406">
                  <c:v>2.8260000000000001</c:v>
                </c:pt>
                <c:pt idx="3407">
                  <c:v>2.9470000000000001</c:v>
                </c:pt>
                <c:pt idx="3410">
                  <c:v>2.8410000000000002</c:v>
                </c:pt>
                <c:pt idx="3411">
                  <c:v>2.7650000000000001</c:v>
                </c:pt>
                <c:pt idx="3412">
                  <c:v>2.754</c:v>
                </c:pt>
                <c:pt idx="3413">
                  <c:v>2.7269999999999999</c:v>
                </c:pt>
                <c:pt idx="3414">
                  <c:v>2.5409999999999999</c:v>
                </c:pt>
                <c:pt idx="3415">
                  <c:v>2.6040000000000001</c:v>
                </c:pt>
                <c:pt idx="3416">
                  <c:v>2.5289999999999999</c:v>
                </c:pt>
                <c:pt idx="3417">
                  <c:v>2.6739999999999999</c:v>
                </c:pt>
                <c:pt idx="3418">
                  <c:v>2.5819999999999999</c:v>
                </c:pt>
                <c:pt idx="3419">
                  <c:v>2.3260000000000001</c:v>
                </c:pt>
                <c:pt idx="3420">
                  <c:v>2.2749999999999999</c:v>
                </c:pt>
                <c:pt idx="3421">
                  <c:v>2.37</c:v>
                </c:pt>
                <c:pt idx="3422">
                  <c:v>2.2000000000000002</c:v>
                </c:pt>
                <c:pt idx="3423">
                  <c:v>2.0409999999999999</c:v>
                </c:pt>
                <c:pt idx="3424">
                  <c:v>2.0059999999999998</c:v>
                </c:pt>
                <c:pt idx="3425">
                  <c:v>2.0390000000000001</c:v>
                </c:pt>
                <c:pt idx="3426">
                  <c:v>1.8560000000000001</c:v>
                </c:pt>
                <c:pt idx="3427">
                  <c:v>1.8440000000000001</c:v>
                </c:pt>
                <c:pt idx="3428">
                  <c:v>3.0419999999999998</c:v>
                </c:pt>
                <c:pt idx="3429">
                  <c:v>2.4079999999999999</c:v>
                </c:pt>
                <c:pt idx="3430">
                  <c:v>2.419</c:v>
                </c:pt>
                <c:pt idx="3431">
                  <c:v>5.3449999999999998</c:v>
                </c:pt>
                <c:pt idx="3432">
                  <c:v>4.6550000000000002</c:v>
                </c:pt>
                <c:pt idx="3433">
                  <c:v>3.0409999999999999</c:v>
                </c:pt>
                <c:pt idx="3434">
                  <c:v>2.5230000000000001</c:v>
                </c:pt>
                <c:pt idx="3435">
                  <c:v>2.2080000000000002</c:v>
                </c:pt>
                <c:pt idx="3436">
                  <c:v>1.8</c:v>
                </c:pt>
                <c:pt idx="3437">
                  <c:v>1.3939999999999999</c:v>
                </c:pt>
                <c:pt idx="3438">
                  <c:v>1.28</c:v>
                </c:pt>
                <c:pt idx="3439">
                  <c:v>1.087</c:v>
                </c:pt>
                <c:pt idx="3440">
                  <c:v>0.82699999999999996</c:v>
                </c:pt>
                <c:pt idx="3442">
                  <c:v>1.006</c:v>
                </c:pt>
                <c:pt idx="3443">
                  <c:v>1.0720000000000001</c:v>
                </c:pt>
                <c:pt idx="3444">
                  <c:v>0.94199999999999995</c:v>
                </c:pt>
                <c:pt idx="3445">
                  <c:v>1.018</c:v>
                </c:pt>
                <c:pt idx="3446">
                  <c:v>0.878</c:v>
                </c:pt>
                <c:pt idx="3447">
                  <c:v>0.91700000000000004</c:v>
                </c:pt>
                <c:pt idx="3448">
                  <c:v>0.86399999999999999</c:v>
                </c:pt>
                <c:pt idx="3449">
                  <c:v>0.83299999999999996</c:v>
                </c:pt>
                <c:pt idx="3450">
                  <c:v>1</c:v>
                </c:pt>
                <c:pt idx="3451">
                  <c:v>1.0149999999999999</c:v>
                </c:pt>
                <c:pt idx="3452">
                  <c:v>4.5090000000000003</c:v>
                </c:pt>
                <c:pt idx="3453">
                  <c:v>6.665</c:v>
                </c:pt>
                <c:pt idx="3454">
                  <c:v>4.9509999999999996</c:v>
                </c:pt>
                <c:pt idx="3455">
                  <c:v>4.8460000000000001</c:v>
                </c:pt>
                <c:pt idx="3456">
                  <c:v>2.12</c:v>
                </c:pt>
                <c:pt idx="3457">
                  <c:v>2.411</c:v>
                </c:pt>
                <c:pt idx="3458">
                  <c:v>2.9649999999999999</c:v>
                </c:pt>
                <c:pt idx="3459">
                  <c:v>14.352</c:v>
                </c:pt>
                <c:pt idx="3460">
                  <c:v>7.165</c:v>
                </c:pt>
                <c:pt idx="3461">
                  <c:v>2.7770000000000001</c:v>
                </c:pt>
                <c:pt idx="3462">
                  <c:v>2.371</c:v>
                </c:pt>
                <c:pt idx="3463">
                  <c:v>8.9499999999999993</c:v>
                </c:pt>
                <c:pt idx="3464">
                  <c:v>13.381</c:v>
                </c:pt>
                <c:pt idx="3465">
                  <c:v>5.0759999999999996</c:v>
                </c:pt>
                <c:pt idx="3466">
                  <c:v>2.2869999999999999</c:v>
                </c:pt>
                <c:pt idx="3467">
                  <c:v>5.4649999999999999</c:v>
                </c:pt>
                <c:pt idx="3468">
                  <c:v>7.5960000000000001</c:v>
                </c:pt>
                <c:pt idx="3469">
                  <c:v>3.3650000000000002</c:v>
                </c:pt>
                <c:pt idx="3470">
                  <c:v>2.2309999999999999</c:v>
                </c:pt>
                <c:pt idx="3471">
                  <c:v>1.7230000000000001</c:v>
                </c:pt>
                <c:pt idx="3472">
                  <c:v>2.2400000000000002</c:v>
                </c:pt>
                <c:pt idx="3474">
                  <c:v>3.298</c:v>
                </c:pt>
                <c:pt idx="3475">
                  <c:v>2.7869999999999999</c:v>
                </c:pt>
                <c:pt idx="3476">
                  <c:v>19.329999999999998</c:v>
                </c:pt>
                <c:pt idx="3477">
                  <c:v>14.217000000000001</c:v>
                </c:pt>
                <c:pt idx="3478">
                  <c:v>34.637999999999998</c:v>
                </c:pt>
                <c:pt idx="3479">
                  <c:v>58.88</c:v>
                </c:pt>
                <c:pt idx="3480">
                  <c:v>27.454999999999998</c:v>
                </c:pt>
                <c:pt idx="3481">
                  <c:v>12.901</c:v>
                </c:pt>
                <c:pt idx="3482">
                  <c:v>7.93</c:v>
                </c:pt>
                <c:pt idx="3483">
                  <c:v>6.1909999999999998</c:v>
                </c:pt>
                <c:pt idx="3484">
                  <c:v>5.16</c:v>
                </c:pt>
                <c:pt idx="3485">
                  <c:v>4.49</c:v>
                </c:pt>
                <c:pt idx="3486">
                  <c:v>4.0869999999999997</c:v>
                </c:pt>
                <c:pt idx="3487">
                  <c:v>12.984</c:v>
                </c:pt>
                <c:pt idx="3488">
                  <c:v>5.9560000000000004</c:v>
                </c:pt>
                <c:pt idx="3489">
                  <c:v>9.24</c:v>
                </c:pt>
                <c:pt idx="3490">
                  <c:v>11.9</c:v>
                </c:pt>
                <c:pt idx="3491">
                  <c:v>15.472</c:v>
                </c:pt>
                <c:pt idx="3492">
                  <c:v>11.311</c:v>
                </c:pt>
                <c:pt idx="3493">
                  <c:v>11.566000000000001</c:v>
                </c:pt>
                <c:pt idx="3494">
                  <c:v>11.840999999999999</c:v>
                </c:pt>
                <c:pt idx="3495">
                  <c:v>51.411999999999999</c:v>
                </c:pt>
                <c:pt idx="3496">
                  <c:v>32.784999999999997</c:v>
                </c:pt>
                <c:pt idx="3497">
                  <c:v>26.39</c:v>
                </c:pt>
                <c:pt idx="3498">
                  <c:v>24.908000000000001</c:v>
                </c:pt>
                <c:pt idx="3499">
                  <c:v>32.075000000000003</c:v>
                </c:pt>
                <c:pt idx="3500">
                  <c:v>28.648</c:v>
                </c:pt>
                <c:pt idx="3501">
                  <c:v>31.623000000000001</c:v>
                </c:pt>
                <c:pt idx="3502">
                  <c:v>41.037999999999997</c:v>
                </c:pt>
                <c:pt idx="3503">
                  <c:v>28.838000000000001</c:v>
                </c:pt>
                <c:pt idx="3504">
                  <c:v>37.191000000000003</c:v>
                </c:pt>
                <c:pt idx="3505">
                  <c:v>37.725000000000001</c:v>
                </c:pt>
                <c:pt idx="3506">
                  <c:v>32.768999999999998</c:v>
                </c:pt>
                <c:pt idx="3507">
                  <c:v>49.225999999999999</c:v>
                </c:pt>
                <c:pt idx="3508">
                  <c:v>51.643999999999998</c:v>
                </c:pt>
                <c:pt idx="3509">
                  <c:v>54.591999999999999</c:v>
                </c:pt>
                <c:pt idx="3510">
                  <c:v>47.645000000000003</c:v>
                </c:pt>
                <c:pt idx="3511">
                  <c:v>40.835999999999999</c:v>
                </c:pt>
                <c:pt idx="3512">
                  <c:v>38.466999999999999</c:v>
                </c:pt>
                <c:pt idx="3513">
                  <c:v>38.170999999999999</c:v>
                </c:pt>
                <c:pt idx="3514">
                  <c:v>55.826000000000001</c:v>
                </c:pt>
                <c:pt idx="3515">
                  <c:v>59.834000000000003</c:v>
                </c:pt>
                <c:pt idx="3516">
                  <c:v>58.009</c:v>
                </c:pt>
                <c:pt idx="3517">
                  <c:v>60.362000000000002</c:v>
                </c:pt>
                <c:pt idx="3518">
                  <c:v>54.811</c:v>
                </c:pt>
                <c:pt idx="3519">
                  <c:v>50.863999999999997</c:v>
                </c:pt>
                <c:pt idx="3520">
                  <c:v>83.680999999999997</c:v>
                </c:pt>
                <c:pt idx="3521">
                  <c:v>67.506</c:v>
                </c:pt>
                <c:pt idx="3522">
                  <c:v>79.847999999999999</c:v>
                </c:pt>
                <c:pt idx="3523">
                  <c:v>109.56399999999999</c:v>
                </c:pt>
                <c:pt idx="3524">
                  <c:v>179.244</c:v>
                </c:pt>
                <c:pt idx="3525">
                  <c:v>111.307</c:v>
                </c:pt>
                <c:pt idx="3526">
                  <c:v>81.866</c:v>
                </c:pt>
                <c:pt idx="3527">
                  <c:v>66.703000000000003</c:v>
                </c:pt>
                <c:pt idx="3528">
                  <c:v>63.625999999999998</c:v>
                </c:pt>
                <c:pt idx="3529">
                  <c:v>65.58</c:v>
                </c:pt>
                <c:pt idx="3530">
                  <c:v>54.319000000000003</c:v>
                </c:pt>
                <c:pt idx="3531">
                  <c:v>64.001000000000005</c:v>
                </c:pt>
                <c:pt idx="3532">
                  <c:v>87.421000000000006</c:v>
                </c:pt>
                <c:pt idx="3533">
                  <c:v>80.668000000000006</c:v>
                </c:pt>
                <c:pt idx="3534">
                  <c:v>103.071</c:v>
                </c:pt>
                <c:pt idx="3535">
                  <c:v>151.465</c:v>
                </c:pt>
                <c:pt idx="3536">
                  <c:v>149.22300000000001</c:v>
                </c:pt>
                <c:pt idx="3538">
                  <c:v>115.824</c:v>
                </c:pt>
                <c:pt idx="3539">
                  <c:v>113.601</c:v>
                </c:pt>
                <c:pt idx="3540">
                  <c:v>93.254999999999995</c:v>
                </c:pt>
                <c:pt idx="3541">
                  <c:v>81.11</c:v>
                </c:pt>
                <c:pt idx="3542">
                  <c:v>67.882000000000005</c:v>
                </c:pt>
                <c:pt idx="3543">
                  <c:v>64.933000000000007</c:v>
                </c:pt>
                <c:pt idx="3544">
                  <c:v>63.42</c:v>
                </c:pt>
                <c:pt idx="3545">
                  <c:v>59.542000000000002</c:v>
                </c:pt>
                <c:pt idx="3546">
                  <c:v>54.243000000000002</c:v>
                </c:pt>
                <c:pt idx="3547">
                  <c:v>49.795000000000002</c:v>
                </c:pt>
                <c:pt idx="3548">
                  <c:v>58.5</c:v>
                </c:pt>
                <c:pt idx="3549">
                  <c:v>67.906000000000006</c:v>
                </c:pt>
                <c:pt idx="3550">
                  <c:v>56.731000000000002</c:v>
                </c:pt>
                <c:pt idx="3551">
                  <c:v>51.795999999999999</c:v>
                </c:pt>
                <c:pt idx="3552">
                  <c:v>53.103999999999999</c:v>
                </c:pt>
                <c:pt idx="3553">
                  <c:v>57.625</c:v>
                </c:pt>
                <c:pt idx="3554">
                  <c:v>49.103000000000002</c:v>
                </c:pt>
                <c:pt idx="3555">
                  <c:v>45.113999999999997</c:v>
                </c:pt>
                <c:pt idx="3556">
                  <c:v>40.920999999999999</c:v>
                </c:pt>
                <c:pt idx="3557">
                  <c:v>37.476999999999997</c:v>
                </c:pt>
                <c:pt idx="3558">
                  <c:v>35.585999999999999</c:v>
                </c:pt>
                <c:pt idx="3559">
                  <c:v>34.426000000000002</c:v>
                </c:pt>
                <c:pt idx="3560">
                  <c:v>34.457999999999998</c:v>
                </c:pt>
                <c:pt idx="3561">
                  <c:v>41.63</c:v>
                </c:pt>
                <c:pt idx="3562">
                  <c:v>49.67</c:v>
                </c:pt>
                <c:pt idx="3563">
                  <c:v>85.597999999999999</c:v>
                </c:pt>
                <c:pt idx="3564">
                  <c:v>62.320999999999998</c:v>
                </c:pt>
                <c:pt idx="3565">
                  <c:v>61.145000000000003</c:v>
                </c:pt>
                <c:pt idx="3566">
                  <c:v>56.496000000000002</c:v>
                </c:pt>
                <c:pt idx="3567">
                  <c:v>53.11</c:v>
                </c:pt>
                <c:pt idx="3568">
                  <c:v>56.889000000000003</c:v>
                </c:pt>
                <c:pt idx="3570">
                  <c:v>45.575000000000003</c:v>
                </c:pt>
                <c:pt idx="3571">
                  <c:v>43.107999999999997</c:v>
                </c:pt>
                <c:pt idx="3572">
                  <c:v>46.173000000000002</c:v>
                </c:pt>
                <c:pt idx="3573">
                  <c:v>68.494</c:v>
                </c:pt>
                <c:pt idx="3574">
                  <c:v>48.08</c:v>
                </c:pt>
                <c:pt idx="3575">
                  <c:v>44.262</c:v>
                </c:pt>
                <c:pt idx="3576">
                  <c:v>42.573</c:v>
                </c:pt>
                <c:pt idx="3577">
                  <c:v>41.253999999999998</c:v>
                </c:pt>
                <c:pt idx="3578">
                  <c:v>42.220999999999997</c:v>
                </c:pt>
                <c:pt idx="3579">
                  <c:v>39.186999999999998</c:v>
                </c:pt>
                <c:pt idx="3580">
                  <c:v>36.954000000000001</c:v>
                </c:pt>
                <c:pt idx="3581">
                  <c:v>34.847000000000001</c:v>
                </c:pt>
                <c:pt idx="3582">
                  <c:v>35.100999999999999</c:v>
                </c:pt>
                <c:pt idx="3583">
                  <c:v>33.412999999999997</c:v>
                </c:pt>
                <c:pt idx="3584">
                  <c:v>31.146999999999998</c:v>
                </c:pt>
                <c:pt idx="3585">
                  <c:v>29.727</c:v>
                </c:pt>
                <c:pt idx="3586">
                  <c:v>28.797000000000001</c:v>
                </c:pt>
                <c:pt idx="3587">
                  <c:v>27.457999999999998</c:v>
                </c:pt>
                <c:pt idx="3588">
                  <c:v>26.576000000000001</c:v>
                </c:pt>
                <c:pt idx="3589">
                  <c:v>25.774999999999999</c:v>
                </c:pt>
                <c:pt idx="3590">
                  <c:v>26.326000000000001</c:v>
                </c:pt>
                <c:pt idx="3591">
                  <c:v>24.768000000000001</c:v>
                </c:pt>
                <c:pt idx="3592">
                  <c:v>23.126999999999999</c:v>
                </c:pt>
                <c:pt idx="3593">
                  <c:v>22.966999999999999</c:v>
                </c:pt>
                <c:pt idx="3594">
                  <c:v>22.611999999999998</c:v>
                </c:pt>
                <c:pt idx="3595">
                  <c:v>21.760999999999999</c:v>
                </c:pt>
                <c:pt idx="3596">
                  <c:v>21.242999999999999</c:v>
                </c:pt>
                <c:pt idx="3597">
                  <c:v>39.194000000000003</c:v>
                </c:pt>
                <c:pt idx="3598">
                  <c:v>35.054000000000002</c:v>
                </c:pt>
                <c:pt idx="3599">
                  <c:v>26.198</c:v>
                </c:pt>
                <c:pt idx="3600">
                  <c:v>24.381</c:v>
                </c:pt>
                <c:pt idx="3602">
                  <c:v>22.812000000000001</c:v>
                </c:pt>
                <c:pt idx="3603">
                  <c:v>22.673999999999999</c:v>
                </c:pt>
                <c:pt idx="3604">
                  <c:v>22.376999999999999</c:v>
                </c:pt>
                <c:pt idx="3605">
                  <c:v>21.954999999999998</c:v>
                </c:pt>
                <c:pt idx="3606">
                  <c:v>21.266999999999999</c:v>
                </c:pt>
                <c:pt idx="3607">
                  <c:v>19.832999999999998</c:v>
                </c:pt>
                <c:pt idx="3608">
                  <c:v>18.738</c:v>
                </c:pt>
                <c:pt idx="3609">
                  <c:v>18.154</c:v>
                </c:pt>
                <c:pt idx="3610">
                  <c:v>20.212</c:v>
                </c:pt>
                <c:pt idx="3611">
                  <c:v>20.768000000000001</c:v>
                </c:pt>
                <c:pt idx="3612">
                  <c:v>19.38</c:v>
                </c:pt>
                <c:pt idx="3613">
                  <c:v>17.565000000000001</c:v>
                </c:pt>
                <c:pt idx="3614">
                  <c:v>16.797999999999998</c:v>
                </c:pt>
                <c:pt idx="3615">
                  <c:v>15.887</c:v>
                </c:pt>
                <c:pt idx="3616">
                  <c:v>15.335000000000001</c:v>
                </c:pt>
                <c:pt idx="3617">
                  <c:v>15.683999999999999</c:v>
                </c:pt>
                <c:pt idx="3618">
                  <c:v>15.529</c:v>
                </c:pt>
                <c:pt idx="3619">
                  <c:v>15.41</c:v>
                </c:pt>
                <c:pt idx="3620">
                  <c:v>15.144</c:v>
                </c:pt>
                <c:pt idx="3621">
                  <c:v>14.288</c:v>
                </c:pt>
                <c:pt idx="3622">
                  <c:v>13.465999999999999</c:v>
                </c:pt>
                <c:pt idx="3623">
                  <c:v>13.324</c:v>
                </c:pt>
                <c:pt idx="3624">
                  <c:v>13.31</c:v>
                </c:pt>
                <c:pt idx="3625">
                  <c:v>13.138999999999999</c:v>
                </c:pt>
                <c:pt idx="3626">
                  <c:v>13.162000000000001</c:v>
                </c:pt>
                <c:pt idx="3627">
                  <c:v>12.95</c:v>
                </c:pt>
                <c:pt idx="3628">
                  <c:v>11.728999999999999</c:v>
                </c:pt>
                <c:pt idx="3629">
                  <c:v>11.675000000000001</c:v>
                </c:pt>
                <c:pt idx="3630">
                  <c:v>11.547000000000001</c:v>
                </c:pt>
                <c:pt idx="3631">
                  <c:v>11.513999999999999</c:v>
                </c:pt>
                <c:pt idx="3634">
                  <c:v>11.303000000000001</c:v>
                </c:pt>
                <c:pt idx="3635">
                  <c:v>11.31</c:v>
                </c:pt>
                <c:pt idx="3636">
                  <c:v>11.03</c:v>
                </c:pt>
                <c:pt idx="3637">
                  <c:v>10.427</c:v>
                </c:pt>
                <c:pt idx="3638">
                  <c:v>10.477</c:v>
                </c:pt>
                <c:pt idx="3639">
                  <c:v>10.01</c:v>
                </c:pt>
                <c:pt idx="3640">
                  <c:v>9.3989999999999991</c:v>
                </c:pt>
                <c:pt idx="3641">
                  <c:v>9.39</c:v>
                </c:pt>
                <c:pt idx="3642">
                  <c:v>9.1880000000000006</c:v>
                </c:pt>
                <c:pt idx="3643">
                  <c:v>9.0879999999999992</c:v>
                </c:pt>
                <c:pt idx="3644">
                  <c:v>8.8940000000000001</c:v>
                </c:pt>
                <c:pt idx="3645">
                  <c:v>8.9130000000000003</c:v>
                </c:pt>
                <c:pt idx="3646">
                  <c:v>8.907</c:v>
                </c:pt>
                <c:pt idx="3647">
                  <c:v>8.8209999999999997</c:v>
                </c:pt>
                <c:pt idx="3648">
                  <c:v>8.5510000000000002</c:v>
                </c:pt>
                <c:pt idx="3649">
                  <c:v>8.5310000000000006</c:v>
                </c:pt>
                <c:pt idx="3650">
                  <c:v>8.5359999999999996</c:v>
                </c:pt>
                <c:pt idx="3651">
                  <c:v>8.4450000000000003</c:v>
                </c:pt>
                <c:pt idx="3652">
                  <c:v>8.3859999999999992</c:v>
                </c:pt>
                <c:pt idx="3653">
                  <c:v>8.4369999999999994</c:v>
                </c:pt>
                <c:pt idx="3654">
                  <c:v>8.4030000000000005</c:v>
                </c:pt>
                <c:pt idx="3655">
                  <c:v>8.3979999999999997</c:v>
                </c:pt>
                <c:pt idx="3656">
                  <c:v>8.375</c:v>
                </c:pt>
                <c:pt idx="3657">
                  <c:v>7.9989999999999997</c:v>
                </c:pt>
                <c:pt idx="3658">
                  <c:v>7.6589999999999998</c:v>
                </c:pt>
                <c:pt idx="3659">
                  <c:v>7.5220000000000002</c:v>
                </c:pt>
                <c:pt idx="3660">
                  <c:v>7.46</c:v>
                </c:pt>
                <c:pt idx="3661">
                  <c:v>10.426</c:v>
                </c:pt>
                <c:pt idx="3662">
                  <c:v>8.5020000000000007</c:v>
                </c:pt>
                <c:pt idx="3666">
                  <c:v>11.516999999999999</c:v>
                </c:pt>
                <c:pt idx="3667">
                  <c:v>8.8070000000000004</c:v>
                </c:pt>
                <c:pt idx="3668">
                  <c:v>8.2520000000000007</c:v>
                </c:pt>
                <c:pt idx="3669">
                  <c:v>8.2850000000000001</c:v>
                </c:pt>
                <c:pt idx="3670">
                  <c:v>8.1780000000000008</c:v>
                </c:pt>
                <c:pt idx="3671">
                  <c:v>8.0809999999999995</c:v>
                </c:pt>
                <c:pt idx="3672">
                  <c:v>8.0350000000000001</c:v>
                </c:pt>
                <c:pt idx="3673">
                  <c:v>7.9509999999999996</c:v>
                </c:pt>
                <c:pt idx="3674">
                  <c:v>7.8520000000000003</c:v>
                </c:pt>
                <c:pt idx="3675">
                  <c:v>7.71</c:v>
                </c:pt>
                <c:pt idx="3676">
                  <c:v>7.5540000000000003</c:v>
                </c:pt>
                <c:pt idx="3677">
                  <c:v>7.516</c:v>
                </c:pt>
                <c:pt idx="3678">
                  <c:v>7.3620000000000001</c:v>
                </c:pt>
                <c:pt idx="3679">
                  <c:v>7.2350000000000003</c:v>
                </c:pt>
                <c:pt idx="3680">
                  <c:v>7.1280000000000001</c:v>
                </c:pt>
                <c:pt idx="3681">
                  <c:v>6.9619999999999997</c:v>
                </c:pt>
                <c:pt idx="3682">
                  <c:v>6.9640000000000004</c:v>
                </c:pt>
                <c:pt idx="3683">
                  <c:v>8.0660000000000007</c:v>
                </c:pt>
                <c:pt idx="3684">
                  <c:v>14.907</c:v>
                </c:pt>
                <c:pt idx="3685">
                  <c:v>11.326000000000001</c:v>
                </c:pt>
                <c:pt idx="3686">
                  <c:v>8.84</c:v>
                </c:pt>
                <c:pt idx="3687">
                  <c:v>8.2910000000000004</c:v>
                </c:pt>
                <c:pt idx="3688">
                  <c:v>7.9909999999999997</c:v>
                </c:pt>
                <c:pt idx="3689">
                  <c:v>8.4760000000000009</c:v>
                </c:pt>
                <c:pt idx="3690">
                  <c:v>8.0399999999999991</c:v>
                </c:pt>
                <c:pt idx="3691">
                  <c:v>7.6669999999999998</c:v>
                </c:pt>
                <c:pt idx="3692">
                  <c:v>7.4989999999999997</c:v>
                </c:pt>
                <c:pt idx="3693">
                  <c:v>7.2169999999999996</c:v>
                </c:pt>
                <c:pt idx="3694">
                  <c:v>7.125</c:v>
                </c:pt>
                <c:pt idx="3695">
                  <c:v>7.0910000000000002</c:v>
                </c:pt>
                <c:pt idx="3698">
                  <c:v>6.8849999999999998</c:v>
                </c:pt>
                <c:pt idx="3699">
                  <c:v>6.782</c:v>
                </c:pt>
                <c:pt idx="3700">
                  <c:v>6.72</c:v>
                </c:pt>
                <c:pt idx="3701">
                  <c:v>6.6520000000000001</c:v>
                </c:pt>
                <c:pt idx="3702">
                  <c:v>6.5679999999999996</c:v>
                </c:pt>
                <c:pt idx="3703">
                  <c:v>6.4340000000000002</c:v>
                </c:pt>
                <c:pt idx="3704">
                  <c:v>6.2869999999999999</c:v>
                </c:pt>
                <c:pt idx="3705">
                  <c:v>6.2619999999999996</c:v>
                </c:pt>
                <c:pt idx="3706">
                  <c:v>6.5810000000000004</c:v>
                </c:pt>
                <c:pt idx="3707">
                  <c:v>6.3689999999999998</c:v>
                </c:pt>
                <c:pt idx="3708">
                  <c:v>6.343</c:v>
                </c:pt>
                <c:pt idx="3709">
                  <c:v>6.1379999999999999</c:v>
                </c:pt>
                <c:pt idx="3710">
                  <c:v>6.0389999999999997</c:v>
                </c:pt>
                <c:pt idx="3711">
                  <c:v>5.8650000000000002</c:v>
                </c:pt>
                <c:pt idx="3712">
                  <c:v>5.7560000000000002</c:v>
                </c:pt>
                <c:pt idx="3713">
                  <c:v>5.6539999999999999</c:v>
                </c:pt>
                <c:pt idx="3714">
                  <c:v>5.6079999999999997</c:v>
                </c:pt>
                <c:pt idx="3715">
                  <c:v>5.5039999999999996</c:v>
                </c:pt>
                <c:pt idx="3716">
                  <c:v>5.4720000000000004</c:v>
                </c:pt>
                <c:pt idx="3717">
                  <c:v>5.9560000000000004</c:v>
                </c:pt>
                <c:pt idx="3718">
                  <c:v>7.0609999999999999</c:v>
                </c:pt>
                <c:pt idx="3719">
                  <c:v>5.9880000000000004</c:v>
                </c:pt>
                <c:pt idx="3720">
                  <c:v>5.6890000000000001</c:v>
                </c:pt>
                <c:pt idx="3721">
                  <c:v>5.6340000000000003</c:v>
                </c:pt>
                <c:pt idx="3722">
                  <c:v>5.6429999999999998</c:v>
                </c:pt>
                <c:pt idx="3723">
                  <c:v>5.6470000000000002</c:v>
                </c:pt>
                <c:pt idx="3724">
                  <c:v>5.4690000000000003</c:v>
                </c:pt>
                <c:pt idx="3725">
                  <c:v>5.4290000000000003</c:v>
                </c:pt>
                <c:pt idx="3726">
                  <c:v>5.3339999999999996</c:v>
                </c:pt>
                <c:pt idx="3730">
                  <c:v>5.3040000000000003</c:v>
                </c:pt>
                <c:pt idx="3731">
                  <c:v>5.2789999999999999</c:v>
                </c:pt>
                <c:pt idx="3732">
                  <c:v>5.1980000000000004</c:v>
                </c:pt>
                <c:pt idx="3733">
                  <c:v>5.1660000000000004</c:v>
                </c:pt>
                <c:pt idx="3734">
                  <c:v>5.1349999999999998</c:v>
                </c:pt>
                <c:pt idx="3735">
                  <c:v>5.13</c:v>
                </c:pt>
                <c:pt idx="3736">
                  <c:v>5.6479999999999997</c:v>
                </c:pt>
                <c:pt idx="3737">
                  <c:v>5.5810000000000004</c:v>
                </c:pt>
                <c:pt idx="3738">
                  <c:v>4.9269999999999996</c:v>
                </c:pt>
                <c:pt idx="3739">
                  <c:v>4.7169999999999996</c:v>
                </c:pt>
                <c:pt idx="3740">
                  <c:v>4.6829999999999998</c:v>
                </c:pt>
                <c:pt idx="3741">
                  <c:v>4.6449999999999996</c:v>
                </c:pt>
                <c:pt idx="3742">
                  <c:v>4.5810000000000004</c:v>
                </c:pt>
                <c:pt idx="3743">
                  <c:v>5.1280000000000001</c:v>
                </c:pt>
                <c:pt idx="3744">
                  <c:v>5.407</c:v>
                </c:pt>
                <c:pt idx="3745">
                  <c:v>4.915</c:v>
                </c:pt>
                <c:pt idx="3746">
                  <c:v>5.7930000000000001</c:v>
                </c:pt>
                <c:pt idx="3747">
                  <c:v>10.018000000000001</c:v>
                </c:pt>
                <c:pt idx="3748">
                  <c:v>8.3810000000000002</c:v>
                </c:pt>
                <c:pt idx="3749">
                  <c:v>7.617</c:v>
                </c:pt>
                <c:pt idx="3750">
                  <c:v>7.673</c:v>
                </c:pt>
                <c:pt idx="3751">
                  <c:v>6.4210000000000003</c:v>
                </c:pt>
                <c:pt idx="3752">
                  <c:v>5.8310000000000004</c:v>
                </c:pt>
                <c:pt idx="3753">
                  <c:v>5.6070000000000002</c:v>
                </c:pt>
                <c:pt idx="3754">
                  <c:v>5.4050000000000002</c:v>
                </c:pt>
                <c:pt idx="3755">
                  <c:v>5.25</c:v>
                </c:pt>
                <c:pt idx="3756">
                  <c:v>5.1159999999999997</c:v>
                </c:pt>
                <c:pt idx="3757">
                  <c:v>4.9640000000000004</c:v>
                </c:pt>
                <c:pt idx="3758">
                  <c:v>4.9189999999999996</c:v>
                </c:pt>
                <c:pt idx="3759">
                  <c:v>4.867</c:v>
                </c:pt>
                <c:pt idx="3762">
                  <c:v>4.9240000000000004</c:v>
                </c:pt>
                <c:pt idx="3763">
                  <c:v>4.9329999999999998</c:v>
                </c:pt>
                <c:pt idx="3764">
                  <c:v>4.6630000000000003</c:v>
                </c:pt>
                <c:pt idx="3765">
                  <c:v>4.7480000000000002</c:v>
                </c:pt>
                <c:pt idx="3766">
                  <c:v>4.76</c:v>
                </c:pt>
                <c:pt idx="3767">
                  <c:v>4.5510000000000002</c:v>
                </c:pt>
                <c:pt idx="3768">
                  <c:v>4.375</c:v>
                </c:pt>
                <c:pt idx="3769">
                  <c:v>4.3380000000000001</c:v>
                </c:pt>
                <c:pt idx="3770">
                  <c:v>4.9279999999999999</c:v>
                </c:pt>
                <c:pt idx="3771">
                  <c:v>5.7830000000000004</c:v>
                </c:pt>
                <c:pt idx="3772">
                  <c:v>4.7389999999999999</c:v>
                </c:pt>
                <c:pt idx="3773">
                  <c:v>4.5170000000000003</c:v>
                </c:pt>
                <c:pt idx="3774">
                  <c:v>4.9960000000000004</c:v>
                </c:pt>
                <c:pt idx="3775">
                  <c:v>12.760999999999999</c:v>
                </c:pt>
                <c:pt idx="3776">
                  <c:v>5.7060000000000004</c:v>
                </c:pt>
                <c:pt idx="3777">
                  <c:v>5.883</c:v>
                </c:pt>
                <c:pt idx="3778">
                  <c:v>5.9720000000000004</c:v>
                </c:pt>
                <c:pt idx="3779">
                  <c:v>5.258</c:v>
                </c:pt>
                <c:pt idx="3780">
                  <c:v>5.1159999999999997</c:v>
                </c:pt>
                <c:pt idx="3781">
                  <c:v>4.9029999999999996</c:v>
                </c:pt>
                <c:pt idx="3782">
                  <c:v>5.407</c:v>
                </c:pt>
                <c:pt idx="3783">
                  <c:v>5.5209999999999999</c:v>
                </c:pt>
                <c:pt idx="3784">
                  <c:v>4.7279999999999998</c:v>
                </c:pt>
                <c:pt idx="3785">
                  <c:v>4.516</c:v>
                </c:pt>
                <c:pt idx="3786">
                  <c:v>4.4240000000000004</c:v>
                </c:pt>
                <c:pt idx="3787">
                  <c:v>4.1420000000000003</c:v>
                </c:pt>
                <c:pt idx="3788">
                  <c:v>3.9430000000000001</c:v>
                </c:pt>
                <c:pt idx="3789">
                  <c:v>3.8149999999999999</c:v>
                </c:pt>
                <c:pt idx="3790">
                  <c:v>3.7120000000000002</c:v>
                </c:pt>
                <c:pt idx="3791">
                  <c:v>4.6849999999999996</c:v>
                </c:pt>
                <c:pt idx="3794">
                  <c:v>4.1580000000000004</c:v>
                </c:pt>
                <c:pt idx="3795">
                  <c:v>3.9860000000000002</c:v>
                </c:pt>
                <c:pt idx="3796">
                  <c:v>3.8980000000000001</c:v>
                </c:pt>
                <c:pt idx="3797">
                  <c:v>5.9349999999999996</c:v>
                </c:pt>
                <c:pt idx="3798">
                  <c:v>10.311</c:v>
                </c:pt>
                <c:pt idx="3799">
                  <c:v>5.3230000000000004</c:v>
                </c:pt>
                <c:pt idx="3800">
                  <c:v>4.3319999999999999</c:v>
                </c:pt>
                <c:pt idx="3801">
                  <c:v>3.931</c:v>
                </c:pt>
                <c:pt idx="3802">
                  <c:v>3.448</c:v>
                </c:pt>
                <c:pt idx="3803">
                  <c:v>3.415</c:v>
                </c:pt>
                <c:pt idx="3804">
                  <c:v>3.5289999999999999</c:v>
                </c:pt>
                <c:pt idx="3805">
                  <c:v>6.4509999999999996</c:v>
                </c:pt>
                <c:pt idx="3806">
                  <c:v>5.3179999999999996</c:v>
                </c:pt>
                <c:pt idx="3807">
                  <c:v>4.9800000000000004</c:v>
                </c:pt>
                <c:pt idx="3808">
                  <c:v>5.4290000000000003</c:v>
                </c:pt>
                <c:pt idx="3809">
                  <c:v>5.6040000000000001</c:v>
                </c:pt>
                <c:pt idx="3810">
                  <c:v>4.7930000000000001</c:v>
                </c:pt>
                <c:pt idx="3811">
                  <c:v>4.7750000000000004</c:v>
                </c:pt>
                <c:pt idx="3812">
                  <c:v>4.7</c:v>
                </c:pt>
                <c:pt idx="3813">
                  <c:v>4.1980000000000004</c:v>
                </c:pt>
                <c:pt idx="3814">
                  <c:v>3.6280000000000001</c:v>
                </c:pt>
                <c:pt idx="3815">
                  <c:v>3.2029999999999998</c:v>
                </c:pt>
                <c:pt idx="3816">
                  <c:v>3</c:v>
                </c:pt>
                <c:pt idx="3817">
                  <c:v>2.9060000000000001</c:v>
                </c:pt>
                <c:pt idx="3818">
                  <c:v>2.9969999999999999</c:v>
                </c:pt>
                <c:pt idx="3819">
                  <c:v>4.5049999999999999</c:v>
                </c:pt>
                <c:pt idx="3820">
                  <c:v>5.1680000000000001</c:v>
                </c:pt>
                <c:pt idx="3821">
                  <c:v>12.018000000000001</c:v>
                </c:pt>
                <c:pt idx="3822">
                  <c:v>5.2309999999999999</c:v>
                </c:pt>
                <c:pt idx="3823">
                  <c:v>3.552</c:v>
                </c:pt>
                <c:pt idx="3824">
                  <c:v>3.056</c:v>
                </c:pt>
                <c:pt idx="3826">
                  <c:v>2.294</c:v>
                </c:pt>
                <c:pt idx="3827">
                  <c:v>2.2869999999999999</c:v>
                </c:pt>
                <c:pt idx="3828">
                  <c:v>2.44</c:v>
                </c:pt>
                <c:pt idx="3829">
                  <c:v>2.5840000000000001</c:v>
                </c:pt>
                <c:pt idx="3830">
                  <c:v>2.609</c:v>
                </c:pt>
                <c:pt idx="3831">
                  <c:v>2.6190000000000002</c:v>
                </c:pt>
                <c:pt idx="3832">
                  <c:v>2.468</c:v>
                </c:pt>
                <c:pt idx="3833">
                  <c:v>2.3319999999999999</c:v>
                </c:pt>
                <c:pt idx="3834">
                  <c:v>1.9159999999999999</c:v>
                </c:pt>
                <c:pt idx="3835">
                  <c:v>2</c:v>
                </c:pt>
                <c:pt idx="3836">
                  <c:v>2.0920000000000001</c:v>
                </c:pt>
                <c:pt idx="3837">
                  <c:v>2.2469999999999999</c:v>
                </c:pt>
                <c:pt idx="3838">
                  <c:v>2.5760000000000001</c:v>
                </c:pt>
                <c:pt idx="3839">
                  <c:v>2.0070000000000001</c:v>
                </c:pt>
                <c:pt idx="3840">
                  <c:v>1.944</c:v>
                </c:pt>
                <c:pt idx="3841">
                  <c:v>2.101</c:v>
                </c:pt>
                <c:pt idx="3842">
                  <c:v>2.0699999999999998</c:v>
                </c:pt>
                <c:pt idx="3843">
                  <c:v>1.825</c:v>
                </c:pt>
                <c:pt idx="3844">
                  <c:v>1.74</c:v>
                </c:pt>
                <c:pt idx="3845">
                  <c:v>1.869</c:v>
                </c:pt>
                <c:pt idx="3846">
                  <c:v>5.3650000000000002</c:v>
                </c:pt>
                <c:pt idx="3847">
                  <c:v>5.5</c:v>
                </c:pt>
                <c:pt idx="3848">
                  <c:v>2.8980000000000001</c:v>
                </c:pt>
                <c:pt idx="3849">
                  <c:v>2.3809999999999998</c:v>
                </c:pt>
                <c:pt idx="3850">
                  <c:v>2.0550000000000002</c:v>
                </c:pt>
                <c:pt idx="3851">
                  <c:v>1.877</c:v>
                </c:pt>
                <c:pt idx="3852">
                  <c:v>2.0369999999999999</c:v>
                </c:pt>
                <c:pt idx="3853">
                  <c:v>2.1150000000000002</c:v>
                </c:pt>
                <c:pt idx="3854">
                  <c:v>3.5750000000000002</c:v>
                </c:pt>
                <c:pt idx="3855">
                  <c:v>3.5550000000000002</c:v>
                </c:pt>
                <c:pt idx="3856">
                  <c:v>4.3419999999999996</c:v>
                </c:pt>
                <c:pt idx="3857">
                  <c:v>3.5859999999999999</c:v>
                </c:pt>
                <c:pt idx="3858">
                  <c:v>3.4729999999999999</c:v>
                </c:pt>
                <c:pt idx="3859">
                  <c:v>16.803000000000001</c:v>
                </c:pt>
                <c:pt idx="3860">
                  <c:v>5.984</c:v>
                </c:pt>
                <c:pt idx="3861">
                  <c:v>31.721</c:v>
                </c:pt>
                <c:pt idx="3862">
                  <c:v>20.946999999999999</c:v>
                </c:pt>
                <c:pt idx="3863">
                  <c:v>15.138</c:v>
                </c:pt>
                <c:pt idx="3864">
                  <c:v>25.202999999999999</c:v>
                </c:pt>
                <c:pt idx="3865">
                  <c:v>15.266999999999999</c:v>
                </c:pt>
                <c:pt idx="3866">
                  <c:v>12.589</c:v>
                </c:pt>
                <c:pt idx="3867">
                  <c:v>11.571</c:v>
                </c:pt>
                <c:pt idx="3868">
                  <c:v>9.1509999999999998</c:v>
                </c:pt>
                <c:pt idx="3869">
                  <c:v>13.093</c:v>
                </c:pt>
                <c:pt idx="3870">
                  <c:v>24.791</c:v>
                </c:pt>
                <c:pt idx="3871">
                  <c:v>24.26</c:v>
                </c:pt>
                <c:pt idx="3872">
                  <c:v>14.651999999999999</c:v>
                </c:pt>
                <c:pt idx="3873">
                  <c:v>14.202</c:v>
                </c:pt>
                <c:pt idx="3874">
                  <c:v>18.163</c:v>
                </c:pt>
                <c:pt idx="3875">
                  <c:v>14.753</c:v>
                </c:pt>
                <c:pt idx="3876">
                  <c:v>13.967000000000001</c:v>
                </c:pt>
                <c:pt idx="3877">
                  <c:v>13.381</c:v>
                </c:pt>
                <c:pt idx="3878">
                  <c:v>15.462</c:v>
                </c:pt>
                <c:pt idx="3879">
                  <c:v>15.343999999999999</c:v>
                </c:pt>
                <c:pt idx="3880">
                  <c:v>31.707999999999998</c:v>
                </c:pt>
                <c:pt idx="3881">
                  <c:v>24.908999999999999</c:v>
                </c:pt>
                <c:pt idx="3882">
                  <c:v>21.617999999999999</c:v>
                </c:pt>
                <c:pt idx="3883">
                  <c:v>20.399999999999999</c:v>
                </c:pt>
                <c:pt idx="3884">
                  <c:v>19.391999999999999</c:v>
                </c:pt>
                <c:pt idx="3885">
                  <c:v>16.692</c:v>
                </c:pt>
                <c:pt idx="3886">
                  <c:v>17.545000000000002</c:v>
                </c:pt>
                <c:pt idx="3887">
                  <c:v>16.933</c:v>
                </c:pt>
                <c:pt idx="3888">
                  <c:v>62.624000000000002</c:v>
                </c:pt>
                <c:pt idx="3890">
                  <c:v>31.771000000000001</c:v>
                </c:pt>
                <c:pt idx="3891">
                  <c:v>33.338000000000001</c:v>
                </c:pt>
                <c:pt idx="3892">
                  <c:v>30.457999999999998</c:v>
                </c:pt>
                <c:pt idx="3893">
                  <c:v>39.947000000000003</c:v>
                </c:pt>
                <c:pt idx="3894">
                  <c:v>34.054000000000002</c:v>
                </c:pt>
                <c:pt idx="3895">
                  <c:v>31.440999999999999</c:v>
                </c:pt>
                <c:pt idx="3896">
                  <c:v>30.605</c:v>
                </c:pt>
                <c:pt idx="3897">
                  <c:v>31.202999999999999</c:v>
                </c:pt>
                <c:pt idx="3898">
                  <c:v>28.373999999999999</c:v>
                </c:pt>
                <c:pt idx="3899">
                  <c:v>28.536999999999999</c:v>
                </c:pt>
                <c:pt idx="3900">
                  <c:v>24.783999999999999</c:v>
                </c:pt>
                <c:pt idx="3901">
                  <c:v>25.687999999999999</c:v>
                </c:pt>
                <c:pt idx="3902">
                  <c:v>25.986999999999998</c:v>
                </c:pt>
                <c:pt idx="3903">
                  <c:v>42.72</c:v>
                </c:pt>
                <c:pt idx="3904">
                  <c:v>92.414000000000001</c:v>
                </c:pt>
                <c:pt idx="3905">
                  <c:v>100.239</c:v>
                </c:pt>
                <c:pt idx="3906">
                  <c:v>149.018</c:v>
                </c:pt>
                <c:pt idx="3907">
                  <c:v>103.914</c:v>
                </c:pt>
                <c:pt idx="3908">
                  <c:v>83.054000000000002</c:v>
                </c:pt>
                <c:pt idx="3909">
                  <c:v>75.867999999999995</c:v>
                </c:pt>
                <c:pt idx="3910">
                  <c:v>68.879000000000005</c:v>
                </c:pt>
                <c:pt idx="3911">
                  <c:v>73.951999999999998</c:v>
                </c:pt>
                <c:pt idx="3912">
                  <c:v>62.777000000000001</c:v>
                </c:pt>
                <c:pt idx="3913">
                  <c:v>57.014000000000003</c:v>
                </c:pt>
                <c:pt idx="3914">
                  <c:v>65.537999999999997</c:v>
                </c:pt>
                <c:pt idx="3915">
                  <c:v>123.38800000000001</c:v>
                </c:pt>
                <c:pt idx="3916">
                  <c:v>85.682000000000002</c:v>
                </c:pt>
                <c:pt idx="3917">
                  <c:v>138.85499999999999</c:v>
                </c:pt>
                <c:pt idx="3918">
                  <c:v>113.877</c:v>
                </c:pt>
                <c:pt idx="3919">
                  <c:v>112.239</c:v>
                </c:pt>
                <c:pt idx="3920">
                  <c:v>110.934</c:v>
                </c:pt>
                <c:pt idx="3921">
                  <c:v>99.784000000000006</c:v>
                </c:pt>
                <c:pt idx="3922">
                  <c:v>92.337000000000003</c:v>
                </c:pt>
                <c:pt idx="3923">
                  <c:v>65.248999999999995</c:v>
                </c:pt>
                <c:pt idx="3924">
                  <c:v>63.177</c:v>
                </c:pt>
                <c:pt idx="3925">
                  <c:v>98.489000000000004</c:v>
                </c:pt>
                <c:pt idx="3926">
                  <c:v>136.542</c:v>
                </c:pt>
                <c:pt idx="3927">
                  <c:v>108.078</c:v>
                </c:pt>
                <c:pt idx="3928">
                  <c:v>84.596000000000004</c:v>
                </c:pt>
                <c:pt idx="3929">
                  <c:v>74.802000000000007</c:v>
                </c:pt>
                <c:pt idx="3930">
                  <c:v>81.959000000000003</c:v>
                </c:pt>
                <c:pt idx="3931">
                  <c:v>87.334000000000003</c:v>
                </c:pt>
                <c:pt idx="3932">
                  <c:v>70.275999999999996</c:v>
                </c:pt>
                <c:pt idx="3933">
                  <c:v>77.055999999999997</c:v>
                </c:pt>
                <c:pt idx="3934">
                  <c:v>66.948999999999998</c:v>
                </c:pt>
                <c:pt idx="3935">
                  <c:v>62.56</c:v>
                </c:pt>
                <c:pt idx="3936">
                  <c:v>56.024999999999999</c:v>
                </c:pt>
                <c:pt idx="3937">
                  <c:v>49.091000000000001</c:v>
                </c:pt>
                <c:pt idx="3938">
                  <c:v>41.892000000000003</c:v>
                </c:pt>
                <c:pt idx="3939">
                  <c:v>40.052</c:v>
                </c:pt>
                <c:pt idx="3940">
                  <c:v>38.637</c:v>
                </c:pt>
                <c:pt idx="3941">
                  <c:v>37.014000000000003</c:v>
                </c:pt>
                <c:pt idx="3942">
                  <c:v>38.103999999999999</c:v>
                </c:pt>
                <c:pt idx="3943">
                  <c:v>34.558</c:v>
                </c:pt>
                <c:pt idx="3944">
                  <c:v>33.017000000000003</c:v>
                </c:pt>
                <c:pt idx="3945">
                  <c:v>31.227</c:v>
                </c:pt>
                <c:pt idx="3946">
                  <c:v>32.718000000000004</c:v>
                </c:pt>
                <c:pt idx="3947">
                  <c:v>32.488999999999997</c:v>
                </c:pt>
                <c:pt idx="3948">
                  <c:v>51.066000000000003</c:v>
                </c:pt>
                <c:pt idx="3949">
                  <c:v>35.915999999999997</c:v>
                </c:pt>
                <c:pt idx="3950">
                  <c:v>33.537999999999997</c:v>
                </c:pt>
                <c:pt idx="3951">
                  <c:v>31.791</c:v>
                </c:pt>
                <c:pt idx="3952">
                  <c:v>31.302</c:v>
                </c:pt>
                <c:pt idx="3954">
                  <c:v>29.948</c:v>
                </c:pt>
                <c:pt idx="3955">
                  <c:v>29.03</c:v>
                </c:pt>
                <c:pt idx="3956">
                  <c:v>56.316000000000003</c:v>
                </c:pt>
                <c:pt idx="3957">
                  <c:v>67.450999999999993</c:v>
                </c:pt>
                <c:pt idx="3958">
                  <c:v>93.058000000000007</c:v>
                </c:pt>
                <c:pt idx="3959">
                  <c:v>62.671999999999997</c:v>
                </c:pt>
                <c:pt idx="3960">
                  <c:v>56.204999999999998</c:v>
                </c:pt>
                <c:pt idx="3961">
                  <c:v>50.667000000000002</c:v>
                </c:pt>
                <c:pt idx="3962">
                  <c:v>44.176000000000002</c:v>
                </c:pt>
                <c:pt idx="3963">
                  <c:v>39.506999999999998</c:v>
                </c:pt>
                <c:pt idx="3964">
                  <c:v>37.173999999999999</c:v>
                </c:pt>
                <c:pt idx="3965">
                  <c:v>35.008000000000003</c:v>
                </c:pt>
                <c:pt idx="3966">
                  <c:v>33.499000000000002</c:v>
                </c:pt>
                <c:pt idx="3967">
                  <c:v>32.023000000000003</c:v>
                </c:pt>
                <c:pt idx="3968">
                  <c:v>30.33</c:v>
                </c:pt>
                <c:pt idx="3969">
                  <c:v>30.029</c:v>
                </c:pt>
                <c:pt idx="3970">
                  <c:v>29.173999999999999</c:v>
                </c:pt>
                <c:pt idx="3971">
                  <c:v>28.065000000000001</c:v>
                </c:pt>
                <c:pt idx="3972">
                  <c:v>26.645</c:v>
                </c:pt>
                <c:pt idx="3973">
                  <c:v>24.709</c:v>
                </c:pt>
                <c:pt idx="3974">
                  <c:v>23.448</c:v>
                </c:pt>
                <c:pt idx="3975">
                  <c:v>23.225999999999999</c:v>
                </c:pt>
                <c:pt idx="3976">
                  <c:v>22.600999999999999</c:v>
                </c:pt>
                <c:pt idx="3977">
                  <c:v>23.658999999999999</c:v>
                </c:pt>
                <c:pt idx="3978">
                  <c:v>23.696000000000002</c:v>
                </c:pt>
                <c:pt idx="3979">
                  <c:v>21.276</c:v>
                </c:pt>
                <c:pt idx="3980">
                  <c:v>20.869</c:v>
                </c:pt>
                <c:pt idx="3981">
                  <c:v>22.672999999999998</c:v>
                </c:pt>
                <c:pt idx="3982">
                  <c:v>20.21</c:v>
                </c:pt>
                <c:pt idx="3983">
                  <c:v>19.082999999999998</c:v>
                </c:pt>
                <c:pt idx="3986">
                  <c:v>18.088999999999999</c:v>
                </c:pt>
                <c:pt idx="3987">
                  <c:v>17.646000000000001</c:v>
                </c:pt>
                <c:pt idx="3988">
                  <c:v>16.734000000000002</c:v>
                </c:pt>
                <c:pt idx="3989">
                  <c:v>16.097000000000001</c:v>
                </c:pt>
                <c:pt idx="3990">
                  <c:v>15.526</c:v>
                </c:pt>
                <c:pt idx="3991">
                  <c:v>15.206</c:v>
                </c:pt>
                <c:pt idx="3992">
                  <c:v>14.673999999999999</c:v>
                </c:pt>
                <c:pt idx="3993">
                  <c:v>13.999000000000001</c:v>
                </c:pt>
                <c:pt idx="3994">
                  <c:v>13.803000000000001</c:v>
                </c:pt>
                <c:pt idx="3995">
                  <c:v>13.45</c:v>
                </c:pt>
                <c:pt idx="3996">
                  <c:v>13.021000000000001</c:v>
                </c:pt>
                <c:pt idx="3997">
                  <c:v>14.448</c:v>
                </c:pt>
                <c:pt idx="3998">
                  <c:v>14.473000000000001</c:v>
                </c:pt>
                <c:pt idx="3999">
                  <c:v>12.647</c:v>
                </c:pt>
                <c:pt idx="4000">
                  <c:v>11.986000000000001</c:v>
                </c:pt>
                <c:pt idx="4001">
                  <c:v>11.704000000000001</c:v>
                </c:pt>
                <c:pt idx="4002">
                  <c:v>11.678000000000001</c:v>
                </c:pt>
                <c:pt idx="4003">
                  <c:v>11.705</c:v>
                </c:pt>
                <c:pt idx="4004">
                  <c:v>11.679</c:v>
                </c:pt>
                <c:pt idx="4005">
                  <c:v>11.721</c:v>
                </c:pt>
                <c:pt idx="4006">
                  <c:v>11.569000000000001</c:v>
                </c:pt>
                <c:pt idx="4007">
                  <c:v>11.327999999999999</c:v>
                </c:pt>
                <c:pt idx="4008">
                  <c:v>11.086</c:v>
                </c:pt>
                <c:pt idx="4009">
                  <c:v>11.042</c:v>
                </c:pt>
                <c:pt idx="4010">
                  <c:v>10.707000000000001</c:v>
                </c:pt>
                <c:pt idx="4011">
                  <c:v>10.462999999999999</c:v>
                </c:pt>
                <c:pt idx="4012">
                  <c:v>10.288</c:v>
                </c:pt>
                <c:pt idx="4013">
                  <c:v>10.175000000000001</c:v>
                </c:pt>
                <c:pt idx="4014">
                  <c:v>10.023999999999999</c:v>
                </c:pt>
                <c:pt idx="4015">
                  <c:v>9.8759999999999994</c:v>
                </c:pt>
                <c:pt idx="4018">
                  <c:v>9.8670000000000009</c:v>
                </c:pt>
                <c:pt idx="4019">
                  <c:v>9.7360000000000007</c:v>
                </c:pt>
                <c:pt idx="4020">
                  <c:v>9.0820000000000007</c:v>
                </c:pt>
                <c:pt idx="4021">
                  <c:v>8.9139999999999997</c:v>
                </c:pt>
                <c:pt idx="4022">
                  <c:v>8.9329999999999998</c:v>
                </c:pt>
                <c:pt idx="4023">
                  <c:v>8.7170000000000005</c:v>
                </c:pt>
                <c:pt idx="4024">
                  <c:v>8.6259999999999994</c:v>
                </c:pt>
                <c:pt idx="4025">
                  <c:v>8.625</c:v>
                </c:pt>
                <c:pt idx="4026">
                  <c:v>8.6180000000000003</c:v>
                </c:pt>
                <c:pt idx="4027">
                  <c:v>8.65</c:v>
                </c:pt>
                <c:pt idx="4028">
                  <c:v>8.6310000000000002</c:v>
                </c:pt>
                <c:pt idx="4029">
                  <c:v>8.3979999999999997</c:v>
                </c:pt>
                <c:pt idx="4030">
                  <c:v>8.1159999999999997</c:v>
                </c:pt>
                <c:pt idx="4031">
                  <c:v>7.7839999999999998</c:v>
                </c:pt>
                <c:pt idx="4032">
                  <c:v>7.673</c:v>
                </c:pt>
                <c:pt idx="4033">
                  <c:v>7.5309999999999997</c:v>
                </c:pt>
                <c:pt idx="4034">
                  <c:v>7.484</c:v>
                </c:pt>
                <c:pt idx="4035">
                  <c:v>7.35</c:v>
                </c:pt>
                <c:pt idx="4036">
                  <c:v>7.415</c:v>
                </c:pt>
                <c:pt idx="4037">
                  <c:v>7.4059999999999997</c:v>
                </c:pt>
                <c:pt idx="4038">
                  <c:v>7.1130000000000004</c:v>
                </c:pt>
                <c:pt idx="4039">
                  <c:v>7.18</c:v>
                </c:pt>
                <c:pt idx="4040">
                  <c:v>7.0540000000000003</c:v>
                </c:pt>
                <c:pt idx="4041">
                  <c:v>6.9290000000000003</c:v>
                </c:pt>
                <c:pt idx="4042">
                  <c:v>6.8769999999999998</c:v>
                </c:pt>
                <c:pt idx="4043">
                  <c:v>6.6040000000000001</c:v>
                </c:pt>
                <c:pt idx="4044">
                  <c:v>6.4930000000000003</c:v>
                </c:pt>
                <c:pt idx="4045">
                  <c:v>6.5449999999999999</c:v>
                </c:pt>
                <c:pt idx="4046">
                  <c:v>6.5069999999999997</c:v>
                </c:pt>
                <c:pt idx="4050">
                  <c:v>6.5140000000000002</c:v>
                </c:pt>
                <c:pt idx="4051">
                  <c:v>6.55</c:v>
                </c:pt>
                <c:pt idx="4052">
                  <c:v>6.5880000000000001</c:v>
                </c:pt>
                <c:pt idx="4053">
                  <c:v>6.44</c:v>
                </c:pt>
                <c:pt idx="4054">
                  <c:v>6.5359999999999996</c:v>
                </c:pt>
                <c:pt idx="4055">
                  <c:v>6.3419999999999996</c:v>
                </c:pt>
                <c:pt idx="4056">
                  <c:v>6.3689999999999998</c:v>
                </c:pt>
                <c:pt idx="4057">
                  <c:v>6.1390000000000002</c:v>
                </c:pt>
                <c:pt idx="4058">
                  <c:v>6.0620000000000003</c:v>
                </c:pt>
                <c:pt idx="4059">
                  <c:v>6.4109999999999996</c:v>
                </c:pt>
                <c:pt idx="4060">
                  <c:v>6.3140000000000001</c:v>
                </c:pt>
                <c:pt idx="4061">
                  <c:v>6.109</c:v>
                </c:pt>
                <c:pt idx="4062">
                  <c:v>6.0659999999999998</c:v>
                </c:pt>
                <c:pt idx="4063">
                  <c:v>5.9480000000000004</c:v>
                </c:pt>
                <c:pt idx="4064">
                  <c:v>5.9450000000000003</c:v>
                </c:pt>
                <c:pt idx="4065">
                  <c:v>5.8280000000000003</c:v>
                </c:pt>
                <c:pt idx="4066">
                  <c:v>5.6970000000000001</c:v>
                </c:pt>
                <c:pt idx="4067">
                  <c:v>5.6520000000000001</c:v>
                </c:pt>
                <c:pt idx="4068">
                  <c:v>5.6449999999999996</c:v>
                </c:pt>
                <c:pt idx="4069">
                  <c:v>5.7530000000000001</c:v>
                </c:pt>
                <c:pt idx="4070">
                  <c:v>5.6130000000000004</c:v>
                </c:pt>
                <c:pt idx="4071">
                  <c:v>5.6050000000000004</c:v>
                </c:pt>
                <c:pt idx="4072">
                  <c:v>5.4610000000000003</c:v>
                </c:pt>
                <c:pt idx="4073">
                  <c:v>5.3860000000000001</c:v>
                </c:pt>
                <c:pt idx="4074">
                  <c:v>5.3029999999999999</c:v>
                </c:pt>
                <c:pt idx="4075">
                  <c:v>5.359</c:v>
                </c:pt>
                <c:pt idx="4076">
                  <c:v>5.3650000000000002</c:v>
                </c:pt>
                <c:pt idx="4077">
                  <c:v>5.3979999999999997</c:v>
                </c:pt>
                <c:pt idx="4078">
                  <c:v>5.4059999999999997</c:v>
                </c:pt>
                <c:pt idx="4079">
                  <c:v>5.4669999999999996</c:v>
                </c:pt>
                <c:pt idx="4082">
                  <c:v>5.3979999999999997</c:v>
                </c:pt>
                <c:pt idx="4083">
                  <c:v>5.3129999999999997</c:v>
                </c:pt>
                <c:pt idx="4084">
                  <c:v>5.3079999999999998</c:v>
                </c:pt>
                <c:pt idx="4085">
                  <c:v>5.1210000000000004</c:v>
                </c:pt>
                <c:pt idx="4086">
                  <c:v>5.2430000000000003</c:v>
                </c:pt>
                <c:pt idx="4087">
                  <c:v>6.1790000000000003</c:v>
                </c:pt>
                <c:pt idx="4088">
                  <c:v>7.0170000000000003</c:v>
                </c:pt>
                <c:pt idx="4089">
                  <c:v>6.28</c:v>
                </c:pt>
                <c:pt idx="4090">
                  <c:v>5.6980000000000004</c:v>
                </c:pt>
                <c:pt idx="4091">
                  <c:v>5.5309999999999997</c:v>
                </c:pt>
                <c:pt idx="4092">
                  <c:v>5.4859999999999998</c:v>
                </c:pt>
                <c:pt idx="4093">
                  <c:v>5.423</c:v>
                </c:pt>
                <c:pt idx="4094">
                  <c:v>5.2939999999999996</c:v>
                </c:pt>
                <c:pt idx="4095">
                  <c:v>5.3730000000000002</c:v>
                </c:pt>
                <c:pt idx="4096">
                  <c:v>5.3419999999999996</c:v>
                </c:pt>
                <c:pt idx="4097">
                  <c:v>5.2679999999999998</c:v>
                </c:pt>
                <c:pt idx="4098">
                  <c:v>5.1639999999999997</c:v>
                </c:pt>
                <c:pt idx="4099">
                  <c:v>5.016</c:v>
                </c:pt>
                <c:pt idx="4100">
                  <c:v>5.0060000000000002</c:v>
                </c:pt>
                <c:pt idx="4101">
                  <c:v>4.9640000000000004</c:v>
                </c:pt>
                <c:pt idx="4102">
                  <c:v>4.8819999999999997</c:v>
                </c:pt>
                <c:pt idx="4103">
                  <c:v>4.7640000000000002</c:v>
                </c:pt>
                <c:pt idx="4104">
                  <c:v>4.7869999999999999</c:v>
                </c:pt>
                <c:pt idx="4105">
                  <c:v>4.8239999999999998</c:v>
                </c:pt>
                <c:pt idx="4106">
                  <c:v>5.1280000000000001</c:v>
                </c:pt>
                <c:pt idx="4107">
                  <c:v>4.9969999999999999</c:v>
                </c:pt>
                <c:pt idx="4108">
                  <c:v>4.7850000000000001</c:v>
                </c:pt>
                <c:pt idx="4109">
                  <c:v>4.6989999999999998</c:v>
                </c:pt>
                <c:pt idx="4110">
                  <c:v>4.6100000000000003</c:v>
                </c:pt>
                <c:pt idx="4114">
                  <c:v>4.5780000000000003</c:v>
                </c:pt>
                <c:pt idx="4115">
                  <c:v>4.3179999999999996</c:v>
                </c:pt>
                <c:pt idx="4116">
                  <c:v>4.2350000000000003</c:v>
                </c:pt>
                <c:pt idx="4117">
                  <c:v>4.0190000000000001</c:v>
                </c:pt>
                <c:pt idx="4118">
                  <c:v>3.9350000000000001</c:v>
                </c:pt>
                <c:pt idx="4119">
                  <c:v>3.952</c:v>
                </c:pt>
                <c:pt idx="4120">
                  <c:v>3.7789999999999999</c:v>
                </c:pt>
                <c:pt idx="4121">
                  <c:v>3.8519999999999999</c:v>
                </c:pt>
                <c:pt idx="4122">
                  <c:v>4.1849999999999996</c:v>
                </c:pt>
                <c:pt idx="4123">
                  <c:v>3.915</c:v>
                </c:pt>
                <c:pt idx="4124">
                  <c:v>3.6179999999999999</c:v>
                </c:pt>
                <c:pt idx="4125">
                  <c:v>3.391</c:v>
                </c:pt>
                <c:pt idx="4126">
                  <c:v>3.4609999999999999</c:v>
                </c:pt>
                <c:pt idx="4127">
                  <c:v>3.5470000000000002</c:v>
                </c:pt>
                <c:pt idx="4128">
                  <c:v>3.4780000000000002</c:v>
                </c:pt>
                <c:pt idx="4129">
                  <c:v>4.0229999999999997</c:v>
                </c:pt>
                <c:pt idx="4130">
                  <c:v>4.4210000000000003</c:v>
                </c:pt>
                <c:pt idx="4131">
                  <c:v>4.6509999999999998</c:v>
                </c:pt>
                <c:pt idx="4132">
                  <c:v>4.3810000000000002</c:v>
                </c:pt>
                <c:pt idx="4133">
                  <c:v>4.202</c:v>
                </c:pt>
                <c:pt idx="4134">
                  <c:v>4.1180000000000003</c:v>
                </c:pt>
                <c:pt idx="4135">
                  <c:v>3.923</c:v>
                </c:pt>
                <c:pt idx="4136">
                  <c:v>3.931</c:v>
                </c:pt>
                <c:pt idx="4137">
                  <c:v>4.226</c:v>
                </c:pt>
                <c:pt idx="4138">
                  <c:v>3.9609999999999999</c:v>
                </c:pt>
                <c:pt idx="4139">
                  <c:v>3.7370000000000001</c:v>
                </c:pt>
                <c:pt idx="4140">
                  <c:v>3.738</c:v>
                </c:pt>
                <c:pt idx="4141">
                  <c:v>3.601</c:v>
                </c:pt>
                <c:pt idx="4142">
                  <c:v>3.5590000000000002</c:v>
                </c:pt>
                <c:pt idx="4143">
                  <c:v>3.4390000000000001</c:v>
                </c:pt>
                <c:pt idx="4146">
                  <c:v>5.4249999999999998</c:v>
                </c:pt>
                <c:pt idx="4147">
                  <c:v>4.3179999999999996</c:v>
                </c:pt>
                <c:pt idx="4148">
                  <c:v>4.0110000000000001</c:v>
                </c:pt>
                <c:pt idx="4149">
                  <c:v>3.8879999999999999</c:v>
                </c:pt>
                <c:pt idx="4150">
                  <c:v>3.85</c:v>
                </c:pt>
                <c:pt idx="4151">
                  <c:v>3.7629999999999999</c:v>
                </c:pt>
                <c:pt idx="4152">
                  <c:v>3.637</c:v>
                </c:pt>
                <c:pt idx="4153">
                  <c:v>3.38</c:v>
                </c:pt>
                <c:pt idx="4154">
                  <c:v>3.1419999999999999</c:v>
                </c:pt>
                <c:pt idx="4155">
                  <c:v>3.343</c:v>
                </c:pt>
                <c:pt idx="4156">
                  <c:v>3.375</c:v>
                </c:pt>
                <c:pt idx="4157">
                  <c:v>3.3740000000000001</c:v>
                </c:pt>
                <c:pt idx="4158">
                  <c:v>3.2709999999999999</c:v>
                </c:pt>
                <c:pt idx="4159">
                  <c:v>3.0630000000000002</c:v>
                </c:pt>
                <c:pt idx="4160">
                  <c:v>3.3</c:v>
                </c:pt>
                <c:pt idx="4161">
                  <c:v>3.0249999999999999</c:v>
                </c:pt>
                <c:pt idx="4162">
                  <c:v>2.9820000000000002</c:v>
                </c:pt>
                <c:pt idx="4163">
                  <c:v>2.9580000000000002</c:v>
                </c:pt>
                <c:pt idx="4164">
                  <c:v>3.0150000000000001</c:v>
                </c:pt>
                <c:pt idx="4165">
                  <c:v>3</c:v>
                </c:pt>
                <c:pt idx="4166">
                  <c:v>3.3319999999999999</c:v>
                </c:pt>
                <c:pt idx="4167">
                  <c:v>2.9129999999999998</c:v>
                </c:pt>
                <c:pt idx="4168">
                  <c:v>2.8519999999999999</c:v>
                </c:pt>
                <c:pt idx="4169">
                  <c:v>2.9039999999999999</c:v>
                </c:pt>
                <c:pt idx="4170">
                  <c:v>2.9729999999999999</c:v>
                </c:pt>
                <c:pt idx="4171">
                  <c:v>2.875</c:v>
                </c:pt>
                <c:pt idx="4172">
                  <c:v>2.8220000000000001</c:v>
                </c:pt>
                <c:pt idx="4173">
                  <c:v>2.7309999999999999</c:v>
                </c:pt>
                <c:pt idx="4174">
                  <c:v>2.6669999999999998</c:v>
                </c:pt>
                <c:pt idx="4175">
                  <c:v>2.3759999999999999</c:v>
                </c:pt>
                <c:pt idx="4178">
                  <c:v>2.226</c:v>
                </c:pt>
                <c:pt idx="4179">
                  <c:v>2.4329999999999998</c:v>
                </c:pt>
                <c:pt idx="4180">
                  <c:v>2.3559999999999999</c:v>
                </c:pt>
                <c:pt idx="4181">
                  <c:v>2.246</c:v>
                </c:pt>
                <c:pt idx="4182">
                  <c:v>2.2050000000000001</c:v>
                </c:pt>
                <c:pt idx="4183">
                  <c:v>2.2679999999999998</c:v>
                </c:pt>
                <c:pt idx="4184">
                  <c:v>2.2189999999999999</c:v>
                </c:pt>
                <c:pt idx="4185">
                  <c:v>2.117</c:v>
                </c:pt>
                <c:pt idx="4186">
                  <c:v>1.875</c:v>
                </c:pt>
                <c:pt idx="4187">
                  <c:v>1.8480000000000001</c:v>
                </c:pt>
                <c:pt idx="4188">
                  <c:v>1.6439999999999999</c:v>
                </c:pt>
                <c:pt idx="4189">
                  <c:v>1.544</c:v>
                </c:pt>
                <c:pt idx="4190">
                  <c:v>1.6040000000000001</c:v>
                </c:pt>
                <c:pt idx="4191">
                  <c:v>1.4339999999999999</c:v>
                </c:pt>
                <c:pt idx="4192">
                  <c:v>1.488</c:v>
                </c:pt>
                <c:pt idx="4193">
                  <c:v>1.4259999999999999</c:v>
                </c:pt>
                <c:pt idx="4194">
                  <c:v>1.1830000000000001</c:v>
                </c:pt>
                <c:pt idx="4195">
                  <c:v>1.222</c:v>
                </c:pt>
                <c:pt idx="4196">
                  <c:v>1.302</c:v>
                </c:pt>
                <c:pt idx="4197">
                  <c:v>1.238</c:v>
                </c:pt>
                <c:pt idx="4198">
                  <c:v>1.202</c:v>
                </c:pt>
                <c:pt idx="4199">
                  <c:v>1.393</c:v>
                </c:pt>
                <c:pt idx="4200">
                  <c:v>1.323</c:v>
                </c:pt>
                <c:pt idx="4201">
                  <c:v>1.373</c:v>
                </c:pt>
                <c:pt idx="4202">
                  <c:v>5.7590000000000003</c:v>
                </c:pt>
                <c:pt idx="4203">
                  <c:v>6.1050000000000004</c:v>
                </c:pt>
                <c:pt idx="4204">
                  <c:v>2.7949999999999999</c:v>
                </c:pt>
                <c:pt idx="4205">
                  <c:v>2.391</c:v>
                </c:pt>
                <c:pt idx="4206">
                  <c:v>2.4119999999999999</c:v>
                </c:pt>
                <c:pt idx="4207">
                  <c:v>11.36</c:v>
                </c:pt>
                <c:pt idx="4208">
                  <c:v>7.6779999999999999</c:v>
                </c:pt>
                <c:pt idx="4210">
                  <c:v>2.3260000000000001</c:v>
                </c:pt>
                <c:pt idx="4211">
                  <c:v>1.732</c:v>
                </c:pt>
                <c:pt idx="4212">
                  <c:v>1.32</c:v>
                </c:pt>
                <c:pt idx="4213">
                  <c:v>1.048</c:v>
                </c:pt>
                <c:pt idx="4214">
                  <c:v>1.0289999999999999</c:v>
                </c:pt>
                <c:pt idx="4215">
                  <c:v>1.0780000000000001</c:v>
                </c:pt>
                <c:pt idx="4216">
                  <c:v>2.5720000000000001</c:v>
                </c:pt>
                <c:pt idx="4217">
                  <c:v>16.202000000000002</c:v>
                </c:pt>
                <c:pt idx="4218">
                  <c:v>3.823</c:v>
                </c:pt>
                <c:pt idx="4219">
                  <c:v>2.6640000000000001</c:v>
                </c:pt>
                <c:pt idx="4220">
                  <c:v>2.6019999999999999</c:v>
                </c:pt>
                <c:pt idx="4221">
                  <c:v>1.7809999999999999</c:v>
                </c:pt>
                <c:pt idx="4222">
                  <c:v>3.3450000000000002</c:v>
                </c:pt>
                <c:pt idx="4223">
                  <c:v>2.589</c:v>
                </c:pt>
                <c:pt idx="4224">
                  <c:v>5.3470000000000004</c:v>
                </c:pt>
                <c:pt idx="4225">
                  <c:v>22.166</c:v>
                </c:pt>
                <c:pt idx="4226">
                  <c:v>5.0220000000000002</c:v>
                </c:pt>
                <c:pt idx="4227">
                  <c:v>7.1870000000000003</c:v>
                </c:pt>
                <c:pt idx="4228">
                  <c:v>6.4189999999999996</c:v>
                </c:pt>
                <c:pt idx="4229">
                  <c:v>5.7229999999999999</c:v>
                </c:pt>
                <c:pt idx="4230">
                  <c:v>5.1769999999999996</c:v>
                </c:pt>
                <c:pt idx="4231">
                  <c:v>10.971</c:v>
                </c:pt>
                <c:pt idx="4232">
                  <c:v>8.5370000000000008</c:v>
                </c:pt>
                <c:pt idx="4233">
                  <c:v>6.226</c:v>
                </c:pt>
                <c:pt idx="4234">
                  <c:v>6.2809999999999997</c:v>
                </c:pt>
                <c:pt idx="4235">
                  <c:v>7.6109999999999998</c:v>
                </c:pt>
                <c:pt idx="4236">
                  <c:v>4.6070000000000002</c:v>
                </c:pt>
                <c:pt idx="4237">
                  <c:v>6.9</c:v>
                </c:pt>
                <c:pt idx="4238">
                  <c:v>5.2370000000000001</c:v>
                </c:pt>
                <c:pt idx="4239">
                  <c:v>3.9529999999999998</c:v>
                </c:pt>
                <c:pt idx="4240">
                  <c:v>4.444</c:v>
                </c:pt>
                <c:pt idx="4241">
                  <c:v>8.1210000000000004</c:v>
                </c:pt>
                <c:pt idx="4242">
                  <c:v>5.617</c:v>
                </c:pt>
                <c:pt idx="4243">
                  <c:v>8.7899999999999991</c:v>
                </c:pt>
                <c:pt idx="4244">
                  <c:v>8.4120000000000008</c:v>
                </c:pt>
                <c:pt idx="4245">
                  <c:v>8.6750000000000007</c:v>
                </c:pt>
                <c:pt idx="4246">
                  <c:v>10.885999999999999</c:v>
                </c:pt>
                <c:pt idx="4247">
                  <c:v>20.741</c:v>
                </c:pt>
                <c:pt idx="4248">
                  <c:v>22.536000000000001</c:v>
                </c:pt>
                <c:pt idx="4249">
                  <c:v>19.228000000000002</c:v>
                </c:pt>
                <c:pt idx="4250">
                  <c:v>14.414999999999999</c:v>
                </c:pt>
                <c:pt idx="4251">
                  <c:v>21.225999999999999</c:v>
                </c:pt>
                <c:pt idx="4252">
                  <c:v>16.295999999999999</c:v>
                </c:pt>
                <c:pt idx="4253">
                  <c:v>12.218999999999999</c:v>
                </c:pt>
                <c:pt idx="4254">
                  <c:v>14.167</c:v>
                </c:pt>
                <c:pt idx="4255">
                  <c:v>20.523</c:v>
                </c:pt>
                <c:pt idx="4256">
                  <c:v>22.443999999999999</c:v>
                </c:pt>
                <c:pt idx="4257">
                  <c:v>30.17</c:v>
                </c:pt>
                <c:pt idx="4258">
                  <c:v>45.954999999999998</c:v>
                </c:pt>
                <c:pt idx="4259">
                  <c:v>97.826999999999998</c:v>
                </c:pt>
                <c:pt idx="4260">
                  <c:v>60.173999999999999</c:v>
                </c:pt>
                <c:pt idx="4261">
                  <c:v>65.596000000000004</c:v>
                </c:pt>
                <c:pt idx="4262">
                  <c:v>186.78100000000001</c:v>
                </c:pt>
                <c:pt idx="4263">
                  <c:v>87.715000000000003</c:v>
                </c:pt>
                <c:pt idx="4264">
                  <c:v>73.5</c:v>
                </c:pt>
                <c:pt idx="4265">
                  <c:v>68.347999999999999</c:v>
                </c:pt>
                <c:pt idx="4266">
                  <c:v>60.512999999999998</c:v>
                </c:pt>
                <c:pt idx="4267">
                  <c:v>78.075000000000003</c:v>
                </c:pt>
                <c:pt idx="4268">
                  <c:v>72.828999999999994</c:v>
                </c:pt>
                <c:pt idx="4269">
                  <c:v>63.841999999999999</c:v>
                </c:pt>
                <c:pt idx="4270">
                  <c:v>57.563000000000002</c:v>
                </c:pt>
                <c:pt idx="4271">
                  <c:v>55.045000000000002</c:v>
                </c:pt>
                <c:pt idx="4272">
                  <c:v>59.578000000000003</c:v>
                </c:pt>
                <c:pt idx="4274">
                  <c:v>100.968</c:v>
                </c:pt>
                <c:pt idx="4275">
                  <c:v>94.498000000000005</c:v>
                </c:pt>
                <c:pt idx="4276">
                  <c:v>93.674000000000007</c:v>
                </c:pt>
                <c:pt idx="4277">
                  <c:v>93.998999999999995</c:v>
                </c:pt>
                <c:pt idx="4278">
                  <c:v>135.245</c:v>
                </c:pt>
                <c:pt idx="4279">
                  <c:v>149.09200000000001</c:v>
                </c:pt>
                <c:pt idx="4280">
                  <c:v>324.25900000000001</c:v>
                </c:pt>
                <c:pt idx="4281">
                  <c:v>177.14599999999999</c:v>
                </c:pt>
                <c:pt idx="4282">
                  <c:v>144.03299999999999</c:v>
                </c:pt>
                <c:pt idx="4283">
                  <c:v>217.636</c:v>
                </c:pt>
                <c:pt idx="4284">
                  <c:v>527.971</c:v>
                </c:pt>
                <c:pt idx="4285">
                  <c:v>286.86</c:v>
                </c:pt>
                <c:pt idx="4286">
                  <c:v>177.10300000000001</c:v>
                </c:pt>
                <c:pt idx="4287">
                  <c:v>182.10499999999999</c:v>
                </c:pt>
                <c:pt idx="4288">
                  <c:v>135.49600000000001</c:v>
                </c:pt>
                <c:pt idx="4289">
                  <c:v>148.316</c:v>
                </c:pt>
                <c:pt idx="4290">
                  <c:v>120.54300000000001</c:v>
                </c:pt>
                <c:pt idx="4291">
                  <c:v>105.417</c:v>
                </c:pt>
                <c:pt idx="4292">
                  <c:v>89.456999999999994</c:v>
                </c:pt>
                <c:pt idx="4293">
                  <c:v>81.341999999999999</c:v>
                </c:pt>
                <c:pt idx="4294">
                  <c:v>78.106999999999999</c:v>
                </c:pt>
                <c:pt idx="4295">
                  <c:v>80.495000000000005</c:v>
                </c:pt>
                <c:pt idx="4296">
                  <c:v>71.745999999999995</c:v>
                </c:pt>
                <c:pt idx="4297">
                  <c:v>59.354999999999997</c:v>
                </c:pt>
                <c:pt idx="4298">
                  <c:v>59.771000000000001</c:v>
                </c:pt>
                <c:pt idx="4299">
                  <c:v>67.594999999999999</c:v>
                </c:pt>
                <c:pt idx="4300">
                  <c:v>63.235999999999997</c:v>
                </c:pt>
                <c:pt idx="4301">
                  <c:v>59.289000000000001</c:v>
                </c:pt>
                <c:pt idx="4302">
                  <c:v>57.732999999999997</c:v>
                </c:pt>
                <c:pt idx="4303">
                  <c:v>67.649000000000001</c:v>
                </c:pt>
                <c:pt idx="4304">
                  <c:v>68.197999999999993</c:v>
                </c:pt>
                <c:pt idx="4305">
                  <c:v>64.477000000000004</c:v>
                </c:pt>
                <c:pt idx="4306">
                  <c:v>67.677999999999997</c:v>
                </c:pt>
                <c:pt idx="4307">
                  <c:v>60.325000000000003</c:v>
                </c:pt>
                <c:pt idx="4308">
                  <c:v>56.470999999999997</c:v>
                </c:pt>
                <c:pt idx="4309">
                  <c:v>53.277000000000001</c:v>
                </c:pt>
                <c:pt idx="4310">
                  <c:v>47.765000000000001</c:v>
                </c:pt>
                <c:pt idx="4311">
                  <c:v>44.487000000000002</c:v>
                </c:pt>
                <c:pt idx="4312">
                  <c:v>40.829000000000001</c:v>
                </c:pt>
                <c:pt idx="4313">
                  <c:v>40.256</c:v>
                </c:pt>
                <c:pt idx="4314">
                  <c:v>38.82</c:v>
                </c:pt>
                <c:pt idx="4315">
                  <c:v>35.529000000000003</c:v>
                </c:pt>
                <c:pt idx="4316">
                  <c:v>33.447000000000003</c:v>
                </c:pt>
                <c:pt idx="4317">
                  <c:v>31.298999999999999</c:v>
                </c:pt>
                <c:pt idx="4318">
                  <c:v>37.195999999999998</c:v>
                </c:pt>
                <c:pt idx="4319">
                  <c:v>37.847999999999999</c:v>
                </c:pt>
                <c:pt idx="4320">
                  <c:v>34.838000000000001</c:v>
                </c:pt>
                <c:pt idx="4321">
                  <c:v>30.672000000000001</c:v>
                </c:pt>
                <c:pt idx="4322">
                  <c:v>29.552</c:v>
                </c:pt>
                <c:pt idx="4323">
                  <c:v>29.045000000000002</c:v>
                </c:pt>
                <c:pt idx="4324">
                  <c:v>28.966000000000001</c:v>
                </c:pt>
                <c:pt idx="4325">
                  <c:v>27.167999999999999</c:v>
                </c:pt>
                <c:pt idx="4326">
                  <c:v>26.088000000000001</c:v>
                </c:pt>
                <c:pt idx="4327">
                  <c:v>28.975000000000001</c:v>
                </c:pt>
                <c:pt idx="4328">
                  <c:v>34.481000000000002</c:v>
                </c:pt>
                <c:pt idx="4329">
                  <c:v>47.073</c:v>
                </c:pt>
                <c:pt idx="4330">
                  <c:v>59.420999999999999</c:v>
                </c:pt>
                <c:pt idx="4331">
                  <c:v>72.483000000000004</c:v>
                </c:pt>
                <c:pt idx="4332">
                  <c:v>56.362000000000002</c:v>
                </c:pt>
                <c:pt idx="4333">
                  <c:v>55.954000000000001</c:v>
                </c:pt>
                <c:pt idx="4334">
                  <c:v>51.226999999999997</c:v>
                </c:pt>
                <c:pt idx="4335">
                  <c:v>69.941999999999993</c:v>
                </c:pt>
                <c:pt idx="4336">
                  <c:v>76.228999999999999</c:v>
                </c:pt>
                <c:pt idx="4338">
                  <c:v>62.369</c:v>
                </c:pt>
                <c:pt idx="4339">
                  <c:v>63.429000000000002</c:v>
                </c:pt>
                <c:pt idx="4340">
                  <c:v>57.003</c:v>
                </c:pt>
                <c:pt idx="4341">
                  <c:v>57.305999999999997</c:v>
                </c:pt>
                <c:pt idx="4342">
                  <c:v>83.489000000000004</c:v>
                </c:pt>
                <c:pt idx="4343">
                  <c:v>80.566999999999993</c:v>
                </c:pt>
                <c:pt idx="4344">
                  <c:v>72.543999999999997</c:v>
                </c:pt>
                <c:pt idx="4345">
                  <c:v>69.037000000000006</c:v>
                </c:pt>
                <c:pt idx="4346">
                  <c:v>64.350999999999999</c:v>
                </c:pt>
                <c:pt idx="4347">
                  <c:v>66.311000000000007</c:v>
                </c:pt>
                <c:pt idx="4348">
                  <c:v>59.320999999999998</c:v>
                </c:pt>
                <c:pt idx="4349">
                  <c:v>59.110999999999997</c:v>
                </c:pt>
                <c:pt idx="4350">
                  <c:v>57.817</c:v>
                </c:pt>
                <c:pt idx="4351">
                  <c:v>48.838000000000001</c:v>
                </c:pt>
                <c:pt idx="4352">
                  <c:v>47.948</c:v>
                </c:pt>
                <c:pt idx="4353">
                  <c:v>47.396000000000001</c:v>
                </c:pt>
                <c:pt idx="4354">
                  <c:v>48.752000000000002</c:v>
                </c:pt>
                <c:pt idx="4355">
                  <c:v>48.375</c:v>
                </c:pt>
                <c:pt idx="4356">
                  <c:v>42.201000000000001</c:v>
                </c:pt>
                <c:pt idx="4357">
                  <c:v>47.616</c:v>
                </c:pt>
                <c:pt idx="4358">
                  <c:v>43.795999999999999</c:v>
                </c:pt>
                <c:pt idx="4359">
                  <c:v>52.384</c:v>
                </c:pt>
                <c:pt idx="4360">
                  <c:v>68.603999999999999</c:v>
                </c:pt>
                <c:pt idx="4361">
                  <c:v>47.38</c:v>
                </c:pt>
                <c:pt idx="4362">
                  <c:v>44.73</c:v>
                </c:pt>
                <c:pt idx="4363">
                  <c:v>41.723999999999997</c:v>
                </c:pt>
                <c:pt idx="4364">
                  <c:v>41.161999999999999</c:v>
                </c:pt>
                <c:pt idx="4365">
                  <c:v>39.433</c:v>
                </c:pt>
                <c:pt idx="4366">
                  <c:v>37.292000000000002</c:v>
                </c:pt>
                <c:pt idx="4367">
                  <c:v>35.887999999999998</c:v>
                </c:pt>
                <c:pt idx="4370">
                  <c:v>33.515000000000001</c:v>
                </c:pt>
                <c:pt idx="4371">
                  <c:v>31.943000000000001</c:v>
                </c:pt>
                <c:pt idx="4372">
                  <c:v>31.422000000000001</c:v>
                </c:pt>
                <c:pt idx="4373">
                  <c:v>30.885000000000002</c:v>
                </c:pt>
                <c:pt idx="4374">
                  <c:v>30.053999999999998</c:v>
                </c:pt>
                <c:pt idx="4375">
                  <c:v>29.457999999999998</c:v>
                </c:pt>
                <c:pt idx="4376">
                  <c:v>28.506</c:v>
                </c:pt>
                <c:pt idx="4377">
                  <c:v>28.052</c:v>
                </c:pt>
                <c:pt idx="4378">
                  <c:v>26.716000000000001</c:v>
                </c:pt>
                <c:pt idx="4379">
                  <c:v>25.786000000000001</c:v>
                </c:pt>
                <c:pt idx="4380">
                  <c:v>25.582000000000001</c:v>
                </c:pt>
                <c:pt idx="4381">
                  <c:v>24.731999999999999</c:v>
                </c:pt>
                <c:pt idx="4382">
                  <c:v>23.686</c:v>
                </c:pt>
                <c:pt idx="4383">
                  <c:v>23.08</c:v>
                </c:pt>
                <c:pt idx="4384">
                  <c:v>22.527000000000001</c:v>
                </c:pt>
                <c:pt idx="4385">
                  <c:v>21.477</c:v>
                </c:pt>
                <c:pt idx="4386">
                  <c:v>20.501000000000001</c:v>
                </c:pt>
                <c:pt idx="4387">
                  <c:v>19.959</c:v>
                </c:pt>
                <c:pt idx="4388">
                  <c:v>19.312999999999999</c:v>
                </c:pt>
                <c:pt idx="4389">
                  <c:v>18.943000000000001</c:v>
                </c:pt>
                <c:pt idx="4390">
                  <c:v>18.745999999999999</c:v>
                </c:pt>
                <c:pt idx="4391">
                  <c:v>18.04</c:v>
                </c:pt>
                <c:pt idx="4392">
                  <c:v>16.414000000000001</c:v>
                </c:pt>
                <c:pt idx="4393">
                  <c:v>15.566000000000001</c:v>
                </c:pt>
                <c:pt idx="4394">
                  <c:v>15.164</c:v>
                </c:pt>
                <c:pt idx="4395">
                  <c:v>15.003</c:v>
                </c:pt>
                <c:pt idx="4396">
                  <c:v>14.842000000000001</c:v>
                </c:pt>
                <c:pt idx="4397">
                  <c:v>14.712999999999999</c:v>
                </c:pt>
                <c:pt idx="4398">
                  <c:v>14.742000000000001</c:v>
                </c:pt>
                <c:pt idx="4399">
                  <c:v>14.082000000000001</c:v>
                </c:pt>
                <c:pt idx="4402">
                  <c:v>13.773999999999999</c:v>
                </c:pt>
                <c:pt idx="4403">
                  <c:v>13.73</c:v>
                </c:pt>
                <c:pt idx="4404">
                  <c:v>13.513999999999999</c:v>
                </c:pt>
                <c:pt idx="4405">
                  <c:v>13.259</c:v>
                </c:pt>
                <c:pt idx="4406">
                  <c:v>13.090999999999999</c:v>
                </c:pt>
                <c:pt idx="4407">
                  <c:v>12.807</c:v>
                </c:pt>
                <c:pt idx="4408">
                  <c:v>12.429</c:v>
                </c:pt>
                <c:pt idx="4409">
                  <c:v>11.46</c:v>
                </c:pt>
                <c:pt idx="4410">
                  <c:v>11.068</c:v>
                </c:pt>
                <c:pt idx="4411">
                  <c:v>10.916</c:v>
                </c:pt>
                <c:pt idx="4412">
                  <c:v>10.574</c:v>
                </c:pt>
                <c:pt idx="4413">
                  <c:v>10.220000000000001</c:v>
                </c:pt>
                <c:pt idx="4414">
                  <c:v>9.9469999999999992</c:v>
                </c:pt>
                <c:pt idx="4415">
                  <c:v>9.7100000000000009</c:v>
                </c:pt>
                <c:pt idx="4416">
                  <c:v>9.5289999999999999</c:v>
                </c:pt>
                <c:pt idx="4417">
                  <c:v>9.4570000000000007</c:v>
                </c:pt>
                <c:pt idx="4418">
                  <c:v>9.2629999999999999</c:v>
                </c:pt>
                <c:pt idx="4419">
                  <c:v>9.1379999999999999</c:v>
                </c:pt>
                <c:pt idx="4420">
                  <c:v>8.9269999999999996</c:v>
                </c:pt>
                <c:pt idx="4421">
                  <c:v>8.6869999999999994</c:v>
                </c:pt>
                <c:pt idx="4422">
                  <c:v>8.6029999999999998</c:v>
                </c:pt>
                <c:pt idx="4423">
                  <c:v>8.5259999999999998</c:v>
                </c:pt>
                <c:pt idx="4424">
                  <c:v>8.4350000000000005</c:v>
                </c:pt>
                <c:pt idx="4425">
                  <c:v>8.4629999999999992</c:v>
                </c:pt>
                <c:pt idx="4426">
                  <c:v>8.2159999999999993</c:v>
                </c:pt>
                <c:pt idx="4427">
                  <c:v>8.1039999999999992</c:v>
                </c:pt>
                <c:pt idx="4428">
                  <c:v>8.0440000000000005</c:v>
                </c:pt>
                <c:pt idx="4429">
                  <c:v>7.8929999999999998</c:v>
                </c:pt>
                <c:pt idx="4430">
                  <c:v>7.7910000000000004</c:v>
                </c:pt>
                <c:pt idx="4431">
                  <c:v>7.71</c:v>
                </c:pt>
                <c:pt idx="4434">
                  <c:v>7.577</c:v>
                </c:pt>
                <c:pt idx="4435">
                  <c:v>7.5250000000000004</c:v>
                </c:pt>
                <c:pt idx="4436">
                  <c:v>7.4370000000000003</c:v>
                </c:pt>
                <c:pt idx="4437">
                  <c:v>7.4390000000000001</c:v>
                </c:pt>
                <c:pt idx="4438">
                  <c:v>7.42</c:v>
                </c:pt>
                <c:pt idx="4439">
                  <c:v>7.3650000000000002</c:v>
                </c:pt>
                <c:pt idx="4440">
                  <c:v>7.4779999999999998</c:v>
                </c:pt>
                <c:pt idx="4441">
                  <c:v>7.45</c:v>
                </c:pt>
                <c:pt idx="4442">
                  <c:v>7.3449999999999998</c:v>
                </c:pt>
                <c:pt idx="4443">
                  <c:v>7.28</c:v>
                </c:pt>
                <c:pt idx="4444">
                  <c:v>7.2510000000000003</c:v>
                </c:pt>
                <c:pt idx="4445">
                  <c:v>7.16</c:v>
                </c:pt>
                <c:pt idx="4446">
                  <c:v>7.1829999999999998</c:v>
                </c:pt>
                <c:pt idx="4447">
                  <c:v>7.0490000000000004</c:v>
                </c:pt>
                <c:pt idx="4448">
                  <c:v>6.9340000000000002</c:v>
                </c:pt>
                <c:pt idx="4449">
                  <c:v>6.8319999999999999</c:v>
                </c:pt>
                <c:pt idx="4450">
                  <c:v>6.8879999999999999</c:v>
                </c:pt>
                <c:pt idx="4451">
                  <c:v>6.9880000000000004</c:v>
                </c:pt>
                <c:pt idx="4452">
                  <c:v>6.9809999999999999</c:v>
                </c:pt>
                <c:pt idx="4453">
                  <c:v>6.7720000000000002</c:v>
                </c:pt>
                <c:pt idx="4454">
                  <c:v>6.6710000000000003</c:v>
                </c:pt>
                <c:pt idx="4455">
                  <c:v>6.5250000000000004</c:v>
                </c:pt>
                <c:pt idx="4456">
                  <c:v>6.4889999999999999</c:v>
                </c:pt>
                <c:pt idx="4457">
                  <c:v>6.5529999999999999</c:v>
                </c:pt>
                <c:pt idx="4458">
                  <c:v>6.5250000000000004</c:v>
                </c:pt>
                <c:pt idx="4459">
                  <c:v>6.4139999999999997</c:v>
                </c:pt>
                <c:pt idx="4460">
                  <c:v>6.2460000000000004</c:v>
                </c:pt>
                <c:pt idx="4461">
                  <c:v>6.242</c:v>
                </c:pt>
                <c:pt idx="4462">
                  <c:v>6.1660000000000004</c:v>
                </c:pt>
                <c:pt idx="4466">
                  <c:v>6.1059999999999999</c:v>
                </c:pt>
                <c:pt idx="4467">
                  <c:v>6.1479999999999997</c:v>
                </c:pt>
                <c:pt idx="4468">
                  <c:v>6.0659999999999998</c:v>
                </c:pt>
                <c:pt idx="4469">
                  <c:v>5.8929999999999998</c:v>
                </c:pt>
                <c:pt idx="4470">
                  <c:v>5.758</c:v>
                </c:pt>
                <c:pt idx="4471">
                  <c:v>5.5259999999999998</c:v>
                </c:pt>
                <c:pt idx="4472">
                  <c:v>5.4139999999999997</c:v>
                </c:pt>
                <c:pt idx="4473">
                  <c:v>5.4</c:v>
                </c:pt>
                <c:pt idx="4474">
                  <c:v>5.4710000000000001</c:v>
                </c:pt>
                <c:pt idx="4475">
                  <c:v>5.3710000000000004</c:v>
                </c:pt>
                <c:pt idx="4476">
                  <c:v>5.21</c:v>
                </c:pt>
                <c:pt idx="4477">
                  <c:v>5.2190000000000003</c:v>
                </c:pt>
                <c:pt idx="4478">
                  <c:v>5.0469999999999997</c:v>
                </c:pt>
                <c:pt idx="4479">
                  <c:v>7.7569999999999997</c:v>
                </c:pt>
                <c:pt idx="4480">
                  <c:v>8.1449999999999996</c:v>
                </c:pt>
                <c:pt idx="4481">
                  <c:v>6.4009999999999998</c:v>
                </c:pt>
                <c:pt idx="4482">
                  <c:v>6.1840000000000002</c:v>
                </c:pt>
                <c:pt idx="4483">
                  <c:v>6.0880000000000001</c:v>
                </c:pt>
                <c:pt idx="4484">
                  <c:v>5.8959999999999999</c:v>
                </c:pt>
                <c:pt idx="4485">
                  <c:v>5.8330000000000002</c:v>
                </c:pt>
                <c:pt idx="4486">
                  <c:v>5.9340000000000002</c:v>
                </c:pt>
                <c:pt idx="4487">
                  <c:v>5.7489999999999997</c:v>
                </c:pt>
                <c:pt idx="4488">
                  <c:v>5.7359999999999998</c:v>
                </c:pt>
                <c:pt idx="4489">
                  <c:v>5.5259999999999998</c:v>
                </c:pt>
                <c:pt idx="4490">
                  <c:v>5.5410000000000004</c:v>
                </c:pt>
                <c:pt idx="4491">
                  <c:v>5.0069999999999997</c:v>
                </c:pt>
                <c:pt idx="4492">
                  <c:v>5.1079999999999997</c:v>
                </c:pt>
                <c:pt idx="4493">
                  <c:v>5.0869999999999997</c:v>
                </c:pt>
                <c:pt idx="4494">
                  <c:v>5.1769999999999996</c:v>
                </c:pt>
                <c:pt idx="4498">
                  <c:v>5.2320000000000002</c:v>
                </c:pt>
                <c:pt idx="4499">
                  <c:v>5.0309999999999997</c:v>
                </c:pt>
                <c:pt idx="4500">
                  <c:v>5.0279999999999996</c:v>
                </c:pt>
                <c:pt idx="4501">
                  <c:v>4.9290000000000003</c:v>
                </c:pt>
                <c:pt idx="4502">
                  <c:v>4.9459999999999997</c:v>
                </c:pt>
                <c:pt idx="4503">
                  <c:v>4.9180000000000001</c:v>
                </c:pt>
                <c:pt idx="4504">
                  <c:v>4.8570000000000002</c:v>
                </c:pt>
                <c:pt idx="4505">
                  <c:v>4.6929999999999996</c:v>
                </c:pt>
                <c:pt idx="4506">
                  <c:v>4.6289999999999996</c:v>
                </c:pt>
                <c:pt idx="4507">
                  <c:v>4.5759999999999996</c:v>
                </c:pt>
                <c:pt idx="4508">
                  <c:v>4.798</c:v>
                </c:pt>
                <c:pt idx="4509">
                  <c:v>4.8440000000000003</c:v>
                </c:pt>
                <c:pt idx="4510">
                  <c:v>4.8620000000000001</c:v>
                </c:pt>
                <c:pt idx="4511">
                  <c:v>4.7160000000000002</c:v>
                </c:pt>
                <c:pt idx="4512">
                  <c:v>4.6429999999999998</c:v>
                </c:pt>
                <c:pt idx="4513">
                  <c:v>4.5439999999999996</c:v>
                </c:pt>
                <c:pt idx="4514">
                  <c:v>4.1669999999999998</c:v>
                </c:pt>
                <c:pt idx="4515">
                  <c:v>4.4219999999999997</c:v>
                </c:pt>
                <c:pt idx="4516">
                  <c:v>4.6779999999999999</c:v>
                </c:pt>
                <c:pt idx="4517">
                  <c:v>4.43</c:v>
                </c:pt>
                <c:pt idx="4518">
                  <c:v>4.2210000000000001</c:v>
                </c:pt>
                <c:pt idx="4519">
                  <c:v>4.0890000000000004</c:v>
                </c:pt>
                <c:pt idx="4520">
                  <c:v>3.9159999999999999</c:v>
                </c:pt>
                <c:pt idx="4521">
                  <c:v>3.9620000000000002</c:v>
                </c:pt>
                <c:pt idx="4522">
                  <c:v>3.887</c:v>
                </c:pt>
                <c:pt idx="4523">
                  <c:v>4.1210000000000004</c:v>
                </c:pt>
                <c:pt idx="4524">
                  <c:v>5.7729999999999997</c:v>
                </c:pt>
                <c:pt idx="4525">
                  <c:v>7.1340000000000003</c:v>
                </c:pt>
                <c:pt idx="4526">
                  <c:v>6.6150000000000002</c:v>
                </c:pt>
                <c:pt idx="4527">
                  <c:v>5.2850000000000001</c:v>
                </c:pt>
                <c:pt idx="4528">
                  <c:v>5.1680000000000001</c:v>
                </c:pt>
                <c:pt idx="4530">
                  <c:v>5.1879999999999997</c:v>
                </c:pt>
                <c:pt idx="4531">
                  <c:v>5.1420000000000003</c:v>
                </c:pt>
                <c:pt idx="4532">
                  <c:v>4.8739999999999997</c:v>
                </c:pt>
                <c:pt idx="4533">
                  <c:v>4.6950000000000003</c:v>
                </c:pt>
                <c:pt idx="4534">
                  <c:v>4.6779999999999999</c:v>
                </c:pt>
                <c:pt idx="4535">
                  <c:v>4.7489999999999997</c:v>
                </c:pt>
                <c:pt idx="4536">
                  <c:v>4.9640000000000004</c:v>
                </c:pt>
                <c:pt idx="4537">
                  <c:v>4.6390000000000002</c:v>
                </c:pt>
                <c:pt idx="4538">
                  <c:v>4.6260000000000003</c:v>
                </c:pt>
                <c:pt idx="4539">
                  <c:v>4.58</c:v>
                </c:pt>
                <c:pt idx="4540">
                  <c:v>4.3650000000000002</c:v>
                </c:pt>
                <c:pt idx="4541">
                  <c:v>4.0389999999999997</c:v>
                </c:pt>
                <c:pt idx="4542">
                  <c:v>4.0110000000000001</c:v>
                </c:pt>
                <c:pt idx="4543">
                  <c:v>4.1539999999999999</c:v>
                </c:pt>
                <c:pt idx="4544">
                  <c:v>4.2050000000000001</c:v>
                </c:pt>
                <c:pt idx="4545">
                  <c:v>4.2469999999999999</c:v>
                </c:pt>
                <c:pt idx="4546">
                  <c:v>4.2290000000000001</c:v>
                </c:pt>
                <c:pt idx="4547">
                  <c:v>3.9750000000000001</c:v>
                </c:pt>
                <c:pt idx="4548">
                  <c:v>3.7890000000000001</c:v>
                </c:pt>
                <c:pt idx="4549">
                  <c:v>3.9159999999999999</c:v>
                </c:pt>
                <c:pt idx="4550">
                  <c:v>3.6339999999999999</c:v>
                </c:pt>
                <c:pt idx="4551">
                  <c:v>3.484</c:v>
                </c:pt>
                <c:pt idx="4552">
                  <c:v>3.5880000000000001</c:v>
                </c:pt>
                <c:pt idx="4553">
                  <c:v>3.7719999999999998</c:v>
                </c:pt>
                <c:pt idx="4554">
                  <c:v>3.69</c:v>
                </c:pt>
                <c:pt idx="4555">
                  <c:v>5.1639999999999997</c:v>
                </c:pt>
                <c:pt idx="4556">
                  <c:v>3.9740000000000002</c:v>
                </c:pt>
                <c:pt idx="4557">
                  <c:v>3.47</c:v>
                </c:pt>
                <c:pt idx="4558">
                  <c:v>3.41</c:v>
                </c:pt>
                <c:pt idx="4559">
                  <c:v>3.3050000000000002</c:v>
                </c:pt>
                <c:pt idx="4560">
                  <c:v>3.3690000000000002</c:v>
                </c:pt>
                <c:pt idx="4562">
                  <c:v>3.4039999999999999</c:v>
                </c:pt>
                <c:pt idx="4563">
                  <c:v>3.2730000000000001</c:v>
                </c:pt>
                <c:pt idx="4564">
                  <c:v>2.9449999999999998</c:v>
                </c:pt>
                <c:pt idx="4565">
                  <c:v>2.7690000000000001</c:v>
                </c:pt>
                <c:pt idx="4566">
                  <c:v>2.7509999999999999</c:v>
                </c:pt>
                <c:pt idx="4567">
                  <c:v>3.0449999999999999</c:v>
                </c:pt>
                <c:pt idx="4568">
                  <c:v>31.867000000000001</c:v>
                </c:pt>
                <c:pt idx="4569">
                  <c:v>11.695</c:v>
                </c:pt>
                <c:pt idx="4570">
                  <c:v>4.016</c:v>
                </c:pt>
                <c:pt idx="4571">
                  <c:v>3.726</c:v>
                </c:pt>
                <c:pt idx="4572">
                  <c:v>5.843</c:v>
                </c:pt>
                <c:pt idx="4573">
                  <c:v>3.3940000000000001</c:v>
                </c:pt>
                <c:pt idx="4574">
                  <c:v>2.948</c:v>
                </c:pt>
                <c:pt idx="4575">
                  <c:v>2.7130000000000001</c:v>
                </c:pt>
                <c:pt idx="4576">
                  <c:v>2.5390000000000001</c:v>
                </c:pt>
                <c:pt idx="4577">
                  <c:v>2.6240000000000001</c:v>
                </c:pt>
                <c:pt idx="4578">
                  <c:v>2.6</c:v>
                </c:pt>
                <c:pt idx="4579">
                  <c:v>2.7210000000000001</c:v>
                </c:pt>
                <c:pt idx="4580">
                  <c:v>2.605</c:v>
                </c:pt>
                <c:pt idx="4581">
                  <c:v>2.7069999999999999</c:v>
                </c:pt>
                <c:pt idx="4582">
                  <c:v>2.532</c:v>
                </c:pt>
                <c:pt idx="4583">
                  <c:v>2.4159999999999999</c:v>
                </c:pt>
                <c:pt idx="4584">
                  <c:v>2.2000000000000002</c:v>
                </c:pt>
                <c:pt idx="4585">
                  <c:v>1.9990000000000001</c:v>
                </c:pt>
                <c:pt idx="4586">
                  <c:v>2.2469999999999999</c:v>
                </c:pt>
                <c:pt idx="4587">
                  <c:v>2.2429999999999999</c:v>
                </c:pt>
                <c:pt idx="4588">
                  <c:v>2.0990000000000002</c:v>
                </c:pt>
                <c:pt idx="4589">
                  <c:v>2.258</c:v>
                </c:pt>
                <c:pt idx="4590">
                  <c:v>11.986000000000001</c:v>
                </c:pt>
                <c:pt idx="4591">
                  <c:v>22.623999999999999</c:v>
                </c:pt>
                <c:pt idx="4592">
                  <c:v>4.8490000000000002</c:v>
                </c:pt>
                <c:pt idx="4594">
                  <c:v>2.7749999999999999</c:v>
                </c:pt>
                <c:pt idx="4595">
                  <c:v>2.59</c:v>
                </c:pt>
                <c:pt idx="4596">
                  <c:v>3.7829999999999999</c:v>
                </c:pt>
                <c:pt idx="4597">
                  <c:v>5.1740000000000004</c:v>
                </c:pt>
                <c:pt idx="4598">
                  <c:v>4.8449999999999998</c:v>
                </c:pt>
                <c:pt idx="4599">
                  <c:v>8.5039999999999996</c:v>
                </c:pt>
                <c:pt idx="4600">
                  <c:v>5.2839999999999998</c:v>
                </c:pt>
                <c:pt idx="4601">
                  <c:v>12.331</c:v>
                </c:pt>
                <c:pt idx="4602">
                  <c:v>3.3290000000000002</c:v>
                </c:pt>
                <c:pt idx="4603">
                  <c:v>3.3279999999999998</c:v>
                </c:pt>
                <c:pt idx="4604">
                  <c:v>3.2120000000000002</c:v>
                </c:pt>
                <c:pt idx="4605">
                  <c:v>11.894</c:v>
                </c:pt>
                <c:pt idx="4606">
                  <c:v>7.8869999999999996</c:v>
                </c:pt>
                <c:pt idx="4607">
                  <c:v>6.431</c:v>
                </c:pt>
                <c:pt idx="4608">
                  <c:v>5.8840000000000003</c:v>
                </c:pt>
                <c:pt idx="4609">
                  <c:v>4.4480000000000004</c:v>
                </c:pt>
                <c:pt idx="4610">
                  <c:v>3.5760000000000001</c:v>
                </c:pt>
                <c:pt idx="4611">
                  <c:v>3.2829999999999999</c:v>
                </c:pt>
                <c:pt idx="4612">
                  <c:v>2.8050000000000002</c:v>
                </c:pt>
                <c:pt idx="4613">
                  <c:v>2.83</c:v>
                </c:pt>
                <c:pt idx="4614">
                  <c:v>2.34</c:v>
                </c:pt>
                <c:pt idx="4615">
                  <c:v>3.2850000000000001</c:v>
                </c:pt>
                <c:pt idx="4616">
                  <c:v>10.667999999999999</c:v>
                </c:pt>
                <c:pt idx="4617">
                  <c:v>16.946999999999999</c:v>
                </c:pt>
                <c:pt idx="4618">
                  <c:v>9.8209999999999997</c:v>
                </c:pt>
                <c:pt idx="4619">
                  <c:v>7.4320000000000004</c:v>
                </c:pt>
                <c:pt idx="4620">
                  <c:v>6.266</c:v>
                </c:pt>
                <c:pt idx="4621">
                  <c:v>6.5490000000000004</c:v>
                </c:pt>
                <c:pt idx="4622">
                  <c:v>6.7060000000000004</c:v>
                </c:pt>
                <c:pt idx="4623">
                  <c:v>4.5209999999999999</c:v>
                </c:pt>
                <c:pt idx="4624">
                  <c:v>17.867000000000001</c:v>
                </c:pt>
                <c:pt idx="4626">
                  <c:v>14.462999999999999</c:v>
                </c:pt>
                <c:pt idx="4627">
                  <c:v>8.5399999999999991</c:v>
                </c:pt>
                <c:pt idx="4628">
                  <c:v>6.3319999999999999</c:v>
                </c:pt>
                <c:pt idx="4629">
                  <c:v>6.2190000000000003</c:v>
                </c:pt>
                <c:pt idx="4630">
                  <c:v>8.2279999999999998</c:v>
                </c:pt>
                <c:pt idx="4631">
                  <c:v>8.8949999999999996</c:v>
                </c:pt>
                <c:pt idx="4632">
                  <c:v>6.2380000000000004</c:v>
                </c:pt>
                <c:pt idx="4633">
                  <c:v>6.1120000000000001</c:v>
                </c:pt>
                <c:pt idx="4634">
                  <c:v>11.606</c:v>
                </c:pt>
                <c:pt idx="4635">
                  <c:v>15.342000000000001</c:v>
                </c:pt>
                <c:pt idx="4636">
                  <c:v>12.401</c:v>
                </c:pt>
                <c:pt idx="4637">
                  <c:v>14.903</c:v>
                </c:pt>
                <c:pt idx="4638">
                  <c:v>34.277000000000001</c:v>
                </c:pt>
                <c:pt idx="4639">
                  <c:v>27.648</c:v>
                </c:pt>
                <c:pt idx="4640">
                  <c:v>16.763999999999999</c:v>
                </c:pt>
                <c:pt idx="4641">
                  <c:v>75.762</c:v>
                </c:pt>
                <c:pt idx="4642">
                  <c:v>133.643</c:v>
                </c:pt>
                <c:pt idx="4643">
                  <c:v>204.511</c:v>
                </c:pt>
                <c:pt idx="4644">
                  <c:v>83.251999999999995</c:v>
                </c:pt>
                <c:pt idx="4645">
                  <c:v>101.55500000000001</c:v>
                </c:pt>
                <c:pt idx="4646">
                  <c:v>119.056</c:v>
                </c:pt>
                <c:pt idx="4647">
                  <c:v>110.88500000000001</c:v>
                </c:pt>
                <c:pt idx="4648">
                  <c:v>87.983000000000004</c:v>
                </c:pt>
                <c:pt idx="4649">
                  <c:v>75.269000000000005</c:v>
                </c:pt>
                <c:pt idx="4650">
                  <c:v>97.302999999999997</c:v>
                </c:pt>
                <c:pt idx="4651">
                  <c:v>97.146000000000001</c:v>
                </c:pt>
                <c:pt idx="4652">
                  <c:v>87.584999999999994</c:v>
                </c:pt>
                <c:pt idx="4653">
                  <c:v>77.997</c:v>
                </c:pt>
                <c:pt idx="4654">
                  <c:v>62.540999999999997</c:v>
                </c:pt>
                <c:pt idx="4655">
                  <c:v>55.277000000000001</c:v>
                </c:pt>
                <c:pt idx="4656">
                  <c:v>55.865000000000002</c:v>
                </c:pt>
                <c:pt idx="4658">
                  <c:v>49.139000000000003</c:v>
                </c:pt>
                <c:pt idx="4659">
                  <c:v>49.183999999999997</c:v>
                </c:pt>
                <c:pt idx="4660">
                  <c:v>44.927</c:v>
                </c:pt>
                <c:pt idx="4661">
                  <c:v>44.28</c:v>
                </c:pt>
                <c:pt idx="4662">
                  <c:v>41.987000000000002</c:v>
                </c:pt>
                <c:pt idx="4663">
                  <c:v>53.253999999999998</c:v>
                </c:pt>
                <c:pt idx="4664">
                  <c:v>44.343000000000004</c:v>
                </c:pt>
                <c:pt idx="4665">
                  <c:v>42.537999999999997</c:v>
                </c:pt>
                <c:pt idx="4666">
                  <c:v>40.712000000000003</c:v>
                </c:pt>
                <c:pt idx="4667">
                  <c:v>42.12</c:v>
                </c:pt>
                <c:pt idx="4668">
                  <c:v>41.238</c:v>
                </c:pt>
                <c:pt idx="4669">
                  <c:v>37.558</c:v>
                </c:pt>
                <c:pt idx="4670">
                  <c:v>32.895000000000003</c:v>
                </c:pt>
                <c:pt idx="4671">
                  <c:v>46.46</c:v>
                </c:pt>
                <c:pt idx="4672">
                  <c:v>66.896000000000001</c:v>
                </c:pt>
                <c:pt idx="4673">
                  <c:v>62.100999999999999</c:v>
                </c:pt>
                <c:pt idx="4674">
                  <c:v>58.08</c:v>
                </c:pt>
                <c:pt idx="4675">
                  <c:v>71.905000000000001</c:v>
                </c:pt>
                <c:pt idx="4676">
                  <c:v>75.915999999999997</c:v>
                </c:pt>
                <c:pt idx="4677">
                  <c:v>163.71899999999999</c:v>
                </c:pt>
                <c:pt idx="4678">
                  <c:v>120.77200000000001</c:v>
                </c:pt>
                <c:pt idx="4679">
                  <c:v>100.48099999999999</c:v>
                </c:pt>
                <c:pt idx="4680">
                  <c:v>103.866</c:v>
                </c:pt>
                <c:pt idx="4681">
                  <c:v>88.17</c:v>
                </c:pt>
                <c:pt idx="4682">
                  <c:v>88.253</c:v>
                </c:pt>
                <c:pt idx="4683">
                  <c:v>86.048000000000002</c:v>
                </c:pt>
                <c:pt idx="4684">
                  <c:v>77.804000000000002</c:v>
                </c:pt>
                <c:pt idx="4685">
                  <c:v>75.986999999999995</c:v>
                </c:pt>
                <c:pt idx="4686">
                  <c:v>101.31699999999999</c:v>
                </c:pt>
                <c:pt idx="4687">
                  <c:v>88.347999999999999</c:v>
                </c:pt>
                <c:pt idx="4688">
                  <c:v>78.521000000000001</c:v>
                </c:pt>
                <c:pt idx="4689">
                  <c:v>77.759</c:v>
                </c:pt>
                <c:pt idx="4690">
                  <c:v>86.105000000000004</c:v>
                </c:pt>
                <c:pt idx="4691">
                  <c:v>82.221999999999994</c:v>
                </c:pt>
                <c:pt idx="4692">
                  <c:v>81.983000000000004</c:v>
                </c:pt>
                <c:pt idx="4693">
                  <c:v>80.207999999999998</c:v>
                </c:pt>
                <c:pt idx="4694">
                  <c:v>77.864000000000004</c:v>
                </c:pt>
                <c:pt idx="4695">
                  <c:v>78.061000000000007</c:v>
                </c:pt>
                <c:pt idx="4696">
                  <c:v>83.584000000000003</c:v>
                </c:pt>
                <c:pt idx="4697">
                  <c:v>81.260000000000005</c:v>
                </c:pt>
                <c:pt idx="4698">
                  <c:v>77.587000000000003</c:v>
                </c:pt>
                <c:pt idx="4699">
                  <c:v>75.409000000000006</c:v>
                </c:pt>
                <c:pt idx="4700">
                  <c:v>70.933999999999997</c:v>
                </c:pt>
                <c:pt idx="4701">
                  <c:v>62.533000000000001</c:v>
                </c:pt>
                <c:pt idx="4702">
                  <c:v>58.173999999999999</c:v>
                </c:pt>
                <c:pt idx="4703">
                  <c:v>54.420999999999999</c:v>
                </c:pt>
                <c:pt idx="4704">
                  <c:v>55.680999999999997</c:v>
                </c:pt>
                <c:pt idx="4705">
                  <c:v>56.896999999999998</c:v>
                </c:pt>
                <c:pt idx="4706">
                  <c:v>55.497999999999998</c:v>
                </c:pt>
                <c:pt idx="4707">
                  <c:v>52.572000000000003</c:v>
                </c:pt>
                <c:pt idx="4708">
                  <c:v>50.323999999999998</c:v>
                </c:pt>
                <c:pt idx="4709">
                  <c:v>48.098999999999997</c:v>
                </c:pt>
                <c:pt idx="4710">
                  <c:v>54.405000000000001</c:v>
                </c:pt>
                <c:pt idx="4711">
                  <c:v>47.86</c:v>
                </c:pt>
                <c:pt idx="4712">
                  <c:v>41.081000000000003</c:v>
                </c:pt>
                <c:pt idx="4713">
                  <c:v>38.277000000000001</c:v>
                </c:pt>
                <c:pt idx="4714">
                  <c:v>36.700000000000003</c:v>
                </c:pt>
                <c:pt idx="4715">
                  <c:v>34.828000000000003</c:v>
                </c:pt>
                <c:pt idx="4716">
                  <c:v>33.328000000000003</c:v>
                </c:pt>
                <c:pt idx="4717">
                  <c:v>32.116</c:v>
                </c:pt>
                <c:pt idx="4718">
                  <c:v>31.643999999999998</c:v>
                </c:pt>
                <c:pt idx="4719">
                  <c:v>36.183</c:v>
                </c:pt>
                <c:pt idx="4720">
                  <c:v>31.972999999999999</c:v>
                </c:pt>
                <c:pt idx="4722">
                  <c:v>28.445</c:v>
                </c:pt>
                <c:pt idx="4723">
                  <c:v>37.725000000000001</c:v>
                </c:pt>
                <c:pt idx="4724">
                  <c:v>66.262</c:v>
                </c:pt>
                <c:pt idx="4725">
                  <c:v>55.793999999999997</c:v>
                </c:pt>
                <c:pt idx="4726">
                  <c:v>84.603999999999999</c:v>
                </c:pt>
                <c:pt idx="4727">
                  <c:v>73.94</c:v>
                </c:pt>
                <c:pt idx="4728">
                  <c:v>65.503</c:v>
                </c:pt>
                <c:pt idx="4729">
                  <c:v>58.499000000000002</c:v>
                </c:pt>
                <c:pt idx="4730">
                  <c:v>53.953000000000003</c:v>
                </c:pt>
                <c:pt idx="4731">
                  <c:v>49.820999999999998</c:v>
                </c:pt>
                <c:pt idx="4732">
                  <c:v>46.475999999999999</c:v>
                </c:pt>
                <c:pt idx="4733">
                  <c:v>47.78</c:v>
                </c:pt>
                <c:pt idx="4734">
                  <c:v>42.625999999999998</c:v>
                </c:pt>
                <c:pt idx="4735">
                  <c:v>41.911999999999999</c:v>
                </c:pt>
                <c:pt idx="4736">
                  <c:v>41.009</c:v>
                </c:pt>
                <c:pt idx="4737">
                  <c:v>41.734000000000002</c:v>
                </c:pt>
                <c:pt idx="4738">
                  <c:v>33.404000000000003</c:v>
                </c:pt>
                <c:pt idx="4739">
                  <c:v>31.111999999999998</c:v>
                </c:pt>
                <c:pt idx="4740">
                  <c:v>30.01</c:v>
                </c:pt>
                <c:pt idx="4741">
                  <c:v>29.448</c:v>
                </c:pt>
                <c:pt idx="4742">
                  <c:v>28.619</c:v>
                </c:pt>
                <c:pt idx="4743">
                  <c:v>26.940999999999999</c:v>
                </c:pt>
                <c:pt idx="4744">
                  <c:v>26.634</c:v>
                </c:pt>
                <c:pt idx="4745">
                  <c:v>25.623000000000001</c:v>
                </c:pt>
                <c:pt idx="4746">
                  <c:v>25.190999999999999</c:v>
                </c:pt>
                <c:pt idx="4747">
                  <c:v>23.617999999999999</c:v>
                </c:pt>
                <c:pt idx="4748">
                  <c:v>23.033999999999999</c:v>
                </c:pt>
                <c:pt idx="4749">
                  <c:v>22.681000000000001</c:v>
                </c:pt>
                <c:pt idx="4750">
                  <c:v>22.446000000000002</c:v>
                </c:pt>
                <c:pt idx="4751">
                  <c:v>22.245000000000001</c:v>
                </c:pt>
                <c:pt idx="4752">
                  <c:v>21.651</c:v>
                </c:pt>
                <c:pt idx="4754">
                  <c:v>20.417000000000002</c:v>
                </c:pt>
                <c:pt idx="4755">
                  <c:v>19.791</c:v>
                </c:pt>
                <c:pt idx="4756">
                  <c:v>18.518999999999998</c:v>
                </c:pt>
                <c:pt idx="4757">
                  <c:v>18.367000000000001</c:v>
                </c:pt>
                <c:pt idx="4758">
                  <c:v>17.571999999999999</c:v>
                </c:pt>
                <c:pt idx="4759">
                  <c:v>16.908999999999999</c:v>
                </c:pt>
                <c:pt idx="4760">
                  <c:v>16.135000000000002</c:v>
                </c:pt>
                <c:pt idx="4761">
                  <c:v>15.442</c:v>
                </c:pt>
                <c:pt idx="4762">
                  <c:v>14.547000000000001</c:v>
                </c:pt>
                <c:pt idx="4763">
                  <c:v>14.308</c:v>
                </c:pt>
                <c:pt idx="4764">
                  <c:v>14.173999999999999</c:v>
                </c:pt>
                <c:pt idx="4765">
                  <c:v>16.117000000000001</c:v>
                </c:pt>
                <c:pt idx="4766">
                  <c:v>14.611000000000001</c:v>
                </c:pt>
                <c:pt idx="4767">
                  <c:v>13.784000000000001</c:v>
                </c:pt>
                <c:pt idx="4768">
                  <c:v>13.705</c:v>
                </c:pt>
                <c:pt idx="4769">
                  <c:v>13.593</c:v>
                </c:pt>
                <c:pt idx="4770">
                  <c:v>13.14</c:v>
                </c:pt>
                <c:pt idx="4771">
                  <c:v>12.882999999999999</c:v>
                </c:pt>
                <c:pt idx="4772">
                  <c:v>12.725</c:v>
                </c:pt>
                <c:pt idx="4773">
                  <c:v>12.281000000000001</c:v>
                </c:pt>
                <c:pt idx="4774">
                  <c:v>12.061999999999999</c:v>
                </c:pt>
                <c:pt idx="4775">
                  <c:v>11.707000000000001</c:v>
                </c:pt>
                <c:pt idx="4776">
                  <c:v>11.336</c:v>
                </c:pt>
                <c:pt idx="4777">
                  <c:v>11.066000000000001</c:v>
                </c:pt>
                <c:pt idx="4778">
                  <c:v>10.537000000000001</c:v>
                </c:pt>
                <c:pt idx="4779">
                  <c:v>9.8580000000000005</c:v>
                </c:pt>
                <c:pt idx="4780">
                  <c:v>9.4559999999999995</c:v>
                </c:pt>
                <c:pt idx="4781">
                  <c:v>8.9410000000000007</c:v>
                </c:pt>
                <c:pt idx="4782">
                  <c:v>8.9239999999999995</c:v>
                </c:pt>
                <c:pt idx="4783">
                  <c:v>8.6389999999999993</c:v>
                </c:pt>
                <c:pt idx="4786">
                  <c:v>8.3420000000000005</c:v>
                </c:pt>
                <c:pt idx="4787">
                  <c:v>8.343</c:v>
                </c:pt>
                <c:pt idx="4788">
                  <c:v>8.3160000000000007</c:v>
                </c:pt>
                <c:pt idx="4789">
                  <c:v>8.31</c:v>
                </c:pt>
                <c:pt idx="4790">
                  <c:v>8.3249999999999993</c:v>
                </c:pt>
                <c:pt idx="4791">
                  <c:v>8.2729999999999997</c:v>
                </c:pt>
                <c:pt idx="4792">
                  <c:v>8.3219999999999992</c:v>
                </c:pt>
                <c:pt idx="4793">
                  <c:v>8.2759999999999998</c:v>
                </c:pt>
                <c:pt idx="4794">
                  <c:v>8.1750000000000007</c:v>
                </c:pt>
                <c:pt idx="4795">
                  <c:v>7.9880000000000004</c:v>
                </c:pt>
                <c:pt idx="4796">
                  <c:v>8.0109999999999992</c:v>
                </c:pt>
                <c:pt idx="4797">
                  <c:v>8.0310000000000006</c:v>
                </c:pt>
                <c:pt idx="4798">
                  <c:v>7.9589999999999996</c:v>
                </c:pt>
                <c:pt idx="4799">
                  <c:v>7.6829999999999998</c:v>
                </c:pt>
                <c:pt idx="4800">
                  <c:v>7.625</c:v>
                </c:pt>
                <c:pt idx="4801">
                  <c:v>7.5620000000000003</c:v>
                </c:pt>
                <c:pt idx="4802">
                  <c:v>7.5720000000000001</c:v>
                </c:pt>
                <c:pt idx="4803">
                  <c:v>7.5519999999999996</c:v>
                </c:pt>
                <c:pt idx="4804">
                  <c:v>7.5229999999999997</c:v>
                </c:pt>
                <c:pt idx="4805">
                  <c:v>7.4720000000000004</c:v>
                </c:pt>
                <c:pt idx="4806">
                  <c:v>7.4329999999999998</c:v>
                </c:pt>
                <c:pt idx="4807">
                  <c:v>7.3109999999999999</c:v>
                </c:pt>
                <c:pt idx="4808">
                  <c:v>7.2469999999999999</c:v>
                </c:pt>
                <c:pt idx="4809">
                  <c:v>6.9909999999999997</c:v>
                </c:pt>
                <c:pt idx="4810">
                  <c:v>6.819</c:v>
                </c:pt>
                <c:pt idx="4811">
                  <c:v>6.867</c:v>
                </c:pt>
                <c:pt idx="4812">
                  <c:v>6.8070000000000004</c:v>
                </c:pt>
                <c:pt idx="4813">
                  <c:v>6.5860000000000003</c:v>
                </c:pt>
                <c:pt idx="4814">
                  <c:v>6.1639999999999997</c:v>
                </c:pt>
                <c:pt idx="4818">
                  <c:v>6.1609999999999996</c:v>
                </c:pt>
                <c:pt idx="4819">
                  <c:v>6.13</c:v>
                </c:pt>
                <c:pt idx="4820">
                  <c:v>6.06</c:v>
                </c:pt>
                <c:pt idx="4821">
                  <c:v>6.0839999999999996</c:v>
                </c:pt>
                <c:pt idx="4822">
                  <c:v>6.117</c:v>
                </c:pt>
                <c:pt idx="4823">
                  <c:v>6.3890000000000002</c:v>
                </c:pt>
                <c:pt idx="4824">
                  <c:v>6.1070000000000002</c:v>
                </c:pt>
                <c:pt idx="4825">
                  <c:v>6.0810000000000004</c:v>
                </c:pt>
                <c:pt idx="4826">
                  <c:v>5.7279999999999998</c:v>
                </c:pt>
                <c:pt idx="4827">
                  <c:v>5.9450000000000003</c:v>
                </c:pt>
                <c:pt idx="4828">
                  <c:v>5.94</c:v>
                </c:pt>
                <c:pt idx="4829">
                  <c:v>5.5190000000000001</c:v>
                </c:pt>
                <c:pt idx="4830">
                  <c:v>5.8129999999999997</c:v>
                </c:pt>
                <c:pt idx="4831">
                  <c:v>5.7350000000000003</c:v>
                </c:pt>
                <c:pt idx="4832">
                  <c:v>5.5339999999999998</c:v>
                </c:pt>
                <c:pt idx="4833">
                  <c:v>5.5449999999999999</c:v>
                </c:pt>
                <c:pt idx="4834">
                  <c:v>5.5190000000000001</c:v>
                </c:pt>
                <c:pt idx="4835">
                  <c:v>5.6070000000000002</c:v>
                </c:pt>
                <c:pt idx="4836">
                  <c:v>5.6150000000000002</c:v>
                </c:pt>
                <c:pt idx="4837">
                  <c:v>5.5049999999999999</c:v>
                </c:pt>
                <c:pt idx="4838">
                  <c:v>5.524</c:v>
                </c:pt>
                <c:pt idx="4839">
                  <c:v>5.4880000000000004</c:v>
                </c:pt>
                <c:pt idx="4840">
                  <c:v>5.4160000000000004</c:v>
                </c:pt>
                <c:pt idx="4841">
                  <c:v>5.4139999999999997</c:v>
                </c:pt>
                <c:pt idx="4842">
                  <c:v>5.3550000000000004</c:v>
                </c:pt>
                <c:pt idx="4843">
                  <c:v>5.3410000000000002</c:v>
                </c:pt>
                <c:pt idx="4844">
                  <c:v>5.1950000000000003</c:v>
                </c:pt>
                <c:pt idx="4845">
                  <c:v>5.2119999999999997</c:v>
                </c:pt>
                <c:pt idx="4846">
                  <c:v>5.29</c:v>
                </c:pt>
                <c:pt idx="4847">
                  <c:v>5.2220000000000004</c:v>
                </c:pt>
                <c:pt idx="4850">
                  <c:v>5.3070000000000004</c:v>
                </c:pt>
                <c:pt idx="4851">
                  <c:v>5.298</c:v>
                </c:pt>
                <c:pt idx="4852">
                  <c:v>5.1849999999999996</c:v>
                </c:pt>
                <c:pt idx="4853">
                  <c:v>5.1029999999999998</c:v>
                </c:pt>
                <c:pt idx="4854">
                  <c:v>5.1390000000000002</c:v>
                </c:pt>
                <c:pt idx="4855">
                  <c:v>5.032</c:v>
                </c:pt>
                <c:pt idx="4856">
                  <c:v>5.0389999999999997</c:v>
                </c:pt>
                <c:pt idx="4857">
                  <c:v>5.0170000000000003</c:v>
                </c:pt>
                <c:pt idx="4858">
                  <c:v>5.0389999999999997</c:v>
                </c:pt>
                <c:pt idx="4859">
                  <c:v>5.4269999999999996</c:v>
                </c:pt>
                <c:pt idx="4860">
                  <c:v>5.0979999999999999</c:v>
                </c:pt>
                <c:pt idx="4861">
                  <c:v>5.056</c:v>
                </c:pt>
                <c:pt idx="4862">
                  <c:v>4.9349999999999996</c:v>
                </c:pt>
                <c:pt idx="4863">
                  <c:v>4.9290000000000003</c:v>
                </c:pt>
                <c:pt idx="4864">
                  <c:v>4.8840000000000003</c:v>
                </c:pt>
                <c:pt idx="4865">
                  <c:v>4.8140000000000001</c:v>
                </c:pt>
                <c:pt idx="4866">
                  <c:v>4.8490000000000002</c:v>
                </c:pt>
                <c:pt idx="4867">
                  <c:v>4.7679999999999998</c:v>
                </c:pt>
                <c:pt idx="4868">
                  <c:v>4.7480000000000002</c:v>
                </c:pt>
                <c:pt idx="4869">
                  <c:v>4.6879999999999997</c:v>
                </c:pt>
                <c:pt idx="4870">
                  <c:v>4.57</c:v>
                </c:pt>
                <c:pt idx="4871">
                  <c:v>4.452</c:v>
                </c:pt>
                <c:pt idx="4872">
                  <c:v>4.5439999999999996</c:v>
                </c:pt>
                <c:pt idx="4873">
                  <c:v>4.5069999999999997</c:v>
                </c:pt>
                <c:pt idx="4874">
                  <c:v>4.3410000000000002</c:v>
                </c:pt>
                <c:pt idx="4875">
                  <c:v>4.2249999999999996</c:v>
                </c:pt>
                <c:pt idx="4876">
                  <c:v>4.1710000000000003</c:v>
                </c:pt>
                <c:pt idx="4877">
                  <c:v>4.1260000000000003</c:v>
                </c:pt>
                <c:pt idx="4878">
                  <c:v>4.3029999999999999</c:v>
                </c:pt>
                <c:pt idx="4882">
                  <c:v>5.2320000000000002</c:v>
                </c:pt>
                <c:pt idx="4883">
                  <c:v>4.6749999999999998</c:v>
                </c:pt>
                <c:pt idx="4884">
                  <c:v>4.3970000000000002</c:v>
                </c:pt>
                <c:pt idx="4885">
                  <c:v>4.3490000000000002</c:v>
                </c:pt>
                <c:pt idx="4886">
                  <c:v>4.2629999999999999</c:v>
                </c:pt>
                <c:pt idx="4887">
                  <c:v>4.2149999999999999</c:v>
                </c:pt>
                <c:pt idx="4888">
                  <c:v>4.2869999999999999</c:v>
                </c:pt>
                <c:pt idx="4889">
                  <c:v>4.1360000000000001</c:v>
                </c:pt>
                <c:pt idx="4890">
                  <c:v>4.0419999999999998</c:v>
                </c:pt>
                <c:pt idx="4891">
                  <c:v>3.9390000000000001</c:v>
                </c:pt>
                <c:pt idx="4892">
                  <c:v>3.806</c:v>
                </c:pt>
                <c:pt idx="4893">
                  <c:v>3.73</c:v>
                </c:pt>
                <c:pt idx="4894">
                  <c:v>3.7090000000000001</c:v>
                </c:pt>
                <c:pt idx="4895">
                  <c:v>3.7429999999999999</c:v>
                </c:pt>
                <c:pt idx="4896">
                  <c:v>3.7269999999999999</c:v>
                </c:pt>
                <c:pt idx="4897">
                  <c:v>3.823</c:v>
                </c:pt>
                <c:pt idx="4898">
                  <c:v>3.843</c:v>
                </c:pt>
                <c:pt idx="4899">
                  <c:v>3.6619999999999999</c:v>
                </c:pt>
                <c:pt idx="4900">
                  <c:v>3.5219999999999998</c:v>
                </c:pt>
                <c:pt idx="4901">
                  <c:v>3.4009999999999998</c:v>
                </c:pt>
                <c:pt idx="4902">
                  <c:v>3.3109999999999999</c:v>
                </c:pt>
                <c:pt idx="4903">
                  <c:v>3.3769999999999998</c:v>
                </c:pt>
                <c:pt idx="4904">
                  <c:v>3.3090000000000002</c:v>
                </c:pt>
                <c:pt idx="4905">
                  <c:v>3.1480000000000001</c:v>
                </c:pt>
                <c:pt idx="4906">
                  <c:v>3.1520000000000001</c:v>
                </c:pt>
                <c:pt idx="4907">
                  <c:v>3.2679999999999998</c:v>
                </c:pt>
                <c:pt idx="4908">
                  <c:v>3.2210000000000001</c:v>
                </c:pt>
                <c:pt idx="4909">
                  <c:v>3.1890000000000001</c:v>
                </c:pt>
                <c:pt idx="4910">
                  <c:v>3.1819999999999999</c:v>
                </c:pt>
                <c:pt idx="4911">
                  <c:v>3.1869999999999998</c:v>
                </c:pt>
                <c:pt idx="4914">
                  <c:v>3.2549999999999999</c:v>
                </c:pt>
                <c:pt idx="4915">
                  <c:v>5.9050000000000002</c:v>
                </c:pt>
                <c:pt idx="4916">
                  <c:v>4.1609999999999996</c:v>
                </c:pt>
                <c:pt idx="4917">
                  <c:v>3.6749999999999998</c:v>
                </c:pt>
                <c:pt idx="4918">
                  <c:v>3.6309999999999998</c:v>
                </c:pt>
                <c:pt idx="4919">
                  <c:v>3.661</c:v>
                </c:pt>
                <c:pt idx="4920">
                  <c:v>3.5819999999999999</c:v>
                </c:pt>
                <c:pt idx="4921">
                  <c:v>3.8980000000000001</c:v>
                </c:pt>
                <c:pt idx="4922">
                  <c:v>3.7850000000000001</c:v>
                </c:pt>
                <c:pt idx="4923">
                  <c:v>3.3719999999999999</c:v>
                </c:pt>
                <c:pt idx="4924">
                  <c:v>3.2989999999999999</c:v>
                </c:pt>
                <c:pt idx="4925">
                  <c:v>3.2610000000000001</c:v>
                </c:pt>
                <c:pt idx="4926">
                  <c:v>3.5419999999999998</c:v>
                </c:pt>
                <c:pt idx="4927">
                  <c:v>3.21</c:v>
                </c:pt>
                <c:pt idx="4928">
                  <c:v>3.2069999999999999</c:v>
                </c:pt>
                <c:pt idx="4929">
                  <c:v>3.8180000000000001</c:v>
                </c:pt>
                <c:pt idx="4930">
                  <c:v>3.7639999999999998</c:v>
                </c:pt>
                <c:pt idx="4931">
                  <c:v>3.43</c:v>
                </c:pt>
                <c:pt idx="4932">
                  <c:v>3.4580000000000002</c:v>
                </c:pt>
                <c:pt idx="4933">
                  <c:v>3.29</c:v>
                </c:pt>
                <c:pt idx="4934">
                  <c:v>4.9290000000000003</c:v>
                </c:pt>
                <c:pt idx="4935">
                  <c:v>4.7350000000000003</c:v>
                </c:pt>
                <c:pt idx="4936">
                  <c:v>4.0679999999999996</c:v>
                </c:pt>
                <c:pt idx="4937">
                  <c:v>7.74</c:v>
                </c:pt>
                <c:pt idx="4938">
                  <c:v>5.258</c:v>
                </c:pt>
                <c:pt idx="4939">
                  <c:v>5.3650000000000002</c:v>
                </c:pt>
                <c:pt idx="4940">
                  <c:v>5.73</c:v>
                </c:pt>
                <c:pt idx="4941">
                  <c:v>6.2130000000000001</c:v>
                </c:pt>
                <c:pt idx="4942">
                  <c:v>4.7919999999999998</c:v>
                </c:pt>
                <c:pt idx="4943">
                  <c:v>3.9910000000000001</c:v>
                </c:pt>
                <c:pt idx="4946">
                  <c:v>3.464</c:v>
                </c:pt>
                <c:pt idx="4947">
                  <c:v>3.2869999999999999</c:v>
                </c:pt>
                <c:pt idx="4948">
                  <c:v>3</c:v>
                </c:pt>
                <c:pt idx="4949">
                  <c:v>2.754</c:v>
                </c:pt>
                <c:pt idx="4950">
                  <c:v>2.9670000000000001</c:v>
                </c:pt>
                <c:pt idx="4951">
                  <c:v>2.831</c:v>
                </c:pt>
                <c:pt idx="4952">
                  <c:v>2.5409999999999999</c:v>
                </c:pt>
                <c:pt idx="4953">
                  <c:v>2.5139999999999998</c:v>
                </c:pt>
                <c:pt idx="4954">
                  <c:v>2.3159999999999998</c:v>
                </c:pt>
                <c:pt idx="4955">
                  <c:v>2.3029999999999999</c:v>
                </c:pt>
                <c:pt idx="4956">
                  <c:v>2.105</c:v>
                </c:pt>
                <c:pt idx="4957">
                  <c:v>2.2149999999999999</c:v>
                </c:pt>
                <c:pt idx="4958">
                  <c:v>2.2629999999999999</c:v>
                </c:pt>
                <c:pt idx="4959">
                  <c:v>3.65</c:v>
                </c:pt>
                <c:pt idx="4960">
                  <c:v>3.1190000000000002</c:v>
                </c:pt>
                <c:pt idx="4961">
                  <c:v>2.72</c:v>
                </c:pt>
                <c:pt idx="4962">
                  <c:v>3.7160000000000002</c:v>
                </c:pt>
                <c:pt idx="4963">
                  <c:v>4.1260000000000003</c:v>
                </c:pt>
                <c:pt idx="4964">
                  <c:v>2.9990000000000001</c:v>
                </c:pt>
                <c:pt idx="4965">
                  <c:v>3.7360000000000002</c:v>
                </c:pt>
                <c:pt idx="4966">
                  <c:v>3.0870000000000002</c:v>
                </c:pt>
                <c:pt idx="4967">
                  <c:v>2.7879999999999998</c:v>
                </c:pt>
                <c:pt idx="4968">
                  <c:v>2.4159999999999999</c:v>
                </c:pt>
                <c:pt idx="4969">
                  <c:v>2.1520000000000001</c:v>
                </c:pt>
                <c:pt idx="4970">
                  <c:v>1.722</c:v>
                </c:pt>
                <c:pt idx="4971">
                  <c:v>1.637</c:v>
                </c:pt>
                <c:pt idx="4972">
                  <c:v>1.413</c:v>
                </c:pt>
                <c:pt idx="4973">
                  <c:v>1.405</c:v>
                </c:pt>
                <c:pt idx="4974">
                  <c:v>1.111</c:v>
                </c:pt>
                <c:pt idx="4975">
                  <c:v>1.35</c:v>
                </c:pt>
                <c:pt idx="4976">
                  <c:v>5.0229999999999997</c:v>
                </c:pt>
                <c:pt idx="4978">
                  <c:v>2.6070000000000002</c:v>
                </c:pt>
                <c:pt idx="4979">
                  <c:v>2.089</c:v>
                </c:pt>
                <c:pt idx="4980">
                  <c:v>1.7829999999999999</c:v>
                </c:pt>
                <c:pt idx="4981">
                  <c:v>1.55</c:v>
                </c:pt>
                <c:pt idx="4982">
                  <c:v>1.1950000000000001</c:v>
                </c:pt>
                <c:pt idx="4983">
                  <c:v>4.3940000000000001</c:v>
                </c:pt>
                <c:pt idx="4984">
                  <c:v>2.0590000000000002</c:v>
                </c:pt>
                <c:pt idx="4985">
                  <c:v>1.6459999999999999</c:v>
                </c:pt>
                <c:pt idx="4986">
                  <c:v>1.4179999999999999</c:v>
                </c:pt>
                <c:pt idx="4987">
                  <c:v>1.6779999999999999</c:v>
                </c:pt>
                <c:pt idx="4988">
                  <c:v>1.41</c:v>
                </c:pt>
                <c:pt idx="4989">
                  <c:v>1.371</c:v>
                </c:pt>
                <c:pt idx="4990">
                  <c:v>1.1479999999999999</c:v>
                </c:pt>
                <c:pt idx="4991">
                  <c:v>1.484</c:v>
                </c:pt>
                <c:pt idx="4992">
                  <c:v>2.6890000000000001</c:v>
                </c:pt>
                <c:pt idx="4993">
                  <c:v>3.9089999999999998</c:v>
                </c:pt>
                <c:pt idx="4994">
                  <c:v>2.5209999999999999</c:v>
                </c:pt>
                <c:pt idx="4995">
                  <c:v>4.4740000000000002</c:v>
                </c:pt>
                <c:pt idx="4996">
                  <c:v>4.09</c:v>
                </c:pt>
                <c:pt idx="4997">
                  <c:v>3.0840000000000001</c:v>
                </c:pt>
                <c:pt idx="4998">
                  <c:v>2.5750000000000002</c:v>
                </c:pt>
                <c:pt idx="4999">
                  <c:v>3.5219999999999998</c:v>
                </c:pt>
                <c:pt idx="5000">
                  <c:v>2.4350000000000001</c:v>
                </c:pt>
                <c:pt idx="5001">
                  <c:v>2.351</c:v>
                </c:pt>
                <c:pt idx="5002">
                  <c:v>23.643999999999998</c:v>
                </c:pt>
                <c:pt idx="5003">
                  <c:v>6.25</c:v>
                </c:pt>
                <c:pt idx="5004">
                  <c:v>7.0419999999999998</c:v>
                </c:pt>
                <c:pt idx="5005">
                  <c:v>4.3879999999999999</c:v>
                </c:pt>
                <c:pt idx="5006">
                  <c:v>3.258</c:v>
                </c:pt>
                <c:pt idx="5007">
                  <c:v>4.7119999999999997</c:v>
                </c:pt>
                <c:pt idx="5008">
                  <c:v>2.9020000000000001</c:v>
                </c:pt>
                <c:pt idx="5010">
                  <c:v>2.7810000000000001</c:v>
                </c:pt>
                <c:pt idx="5011">
                  <c:v>2.5409999999999999</c:v>
                </c:pt>
                <c:pt idx="5012">
                  <c:v>1.9690000000000001</c:v>
                </c:pt>
                <c:pt idx="5013">
                  <c:v>1.6890000000000001</c:v>
                </c:pt>
                <c:pt idx="5014">
                  <c:v>1.675</c:v>
                </c:pt>
                <c:pt idx="5015">
                  <c:v>1.577</c:v>
                </c:pt>
                <c:pt idx="5016">
                  <c:v>1.639</c:v>
                </c:pt>
                <c:pt idx="5017">
                  <c:v>1.534</c:v>
                </c:pt>
                <c:pt idx="5018">
                  <c:v>2.3959999999999999</c:v>
                </c:pt>
                <c:pt idx="5019">
                  <c:v>3.923</c:v>
                </c:pt>
                <c:pt idx="5020">
                  <c:v>2.3490000000000002</c:v>
                </c:pt>
                <c:pt idx="5021">
                  <c:v>8.3019999999999996</c:v>
                </c:pt>
                <c:pt idx="5022">
                  <c:v>6.9640000000000004</c:v>
                </c:pt>
                <c:pt idx="5023">
                  <c:v>3.8820000000000001</c:v>
                </c:pt>
                <c:pt idx="5024">
                  <c:v>2.4350000000000001</c:v>
                </c:pt>
                <c:pt idx="5025">
                  <c:v>2.7080000000000002</c:v>
                </c:pt>
                <c:pt idx="5026">
                  <c:v>4.33</c:v>
                </c:pt>
                <c:pt idx="5027">
                  <c:v>39.704999999999998</c:v>
                </c:pt>
                <c:pt idx="5028">
                  <c:v>16.178000000000001</c:v>
                </c:pt>
                <c:pt idx="5029">
                  <c:v>7.891</c:v>
                </c:pt>
                <c:pt idx="5030">
                  <c:v>5.3650000000000002</c:v>
                </c:pt>
                <c:pt idx="5031">
                  <c:v>4.734</c:v>
                </c:pt>
                <c:pt idx="5032">
                  <c:v>7.2309999999999999</c:v>
                </c:pt>
                <c:pt idx="5033">
                  <c:v>10.548</c:v>
                </c:pt>
                <c:pt idx="5034">
                  <c:v>15.871</c:v>
                </c:pt>
                <c:pt idx="5035">
                  <c:v>11.116</c:v>
                </c:pt>
                <c:pt idx="5036">
                  <c:v>14.555</c:v>
                </c:pt>
                <c:pt idx="5037">
                  <c:v>22.45</c:v>
                </c:pt>
                <c:pt idx="5038">
                  <c:v>14.522</c:v>
                </c:pt>
                <c:pt idx="5039">
                  <c:v>17.393000000000001</c:v>
                </c:pt>
                <c:pt idx="5040">
                  <c:v>27.390999999999998</c:v>
                </c:pt>
                <c:pt idx="5041">
                  <c:v>33.543999999999997</c:v>
                </c:pt>
                <c:pt idx="5042">
                  <c:v>23.68</c:v>
                </c:pt>
                <c:pt idx="5043">
                  <c:v>42.725000000000001</c:v>
                </c:pt>
                <c:pt idx="5044">
                  <c:v>24.071000000000002</c:v>
                </c:pt>
                <c:pt idx="5045">
                  <c:v>23.116</c:v>
                </c:pt>
                <c:pt idx="5046">
                  <c:v>23.513000000000002</c:v>
                </c:pt>
                <c:pt idx="5047">
                  <c:v>19.800999999999998</c:v>
                </c:pt>
                <c:pt idx="5048">
                  <c:v>51.545000000000002</c:v>
                </c:pt>
                <c:pt idx="5049">
                  <c:v>34.274000000000001</c:v>
                </c:pt>
                <c:pt idx="5050">
                  <c:v>38.79</c:v>
                </c:pt>
                <c:pt idx="5051">
                  <c:v>32.494999999999997</c:v>
                </c:pt>
                <c:pt idx="5052">
                  <c:v>29.93</c:v>
                </c:pt>
                <c:pt idx="5053">
                  <c:v>32.552</c:v>
                </c:pt>
                <c:pt idx="5054">
                  <c:v>40.701999999999998</c:v>
                </c:pt>
                <c:pt idx="5055">
                  <c:v>39.024999999999999</c:v>
                </c:pt>
                <c:pt idx="5056">
                  <c:v>33.898000000000003</c:v>
                </c:pt>
                <c:pt idx="5057">
                  <c:v>32.94</c:v>
                </c:pt>
                <c:pt idx="5058">
                  <c:v>50.524000000000001</c:v>
                </c:pt>
                <c:pt idx="5059">
                  <c:v>44.463999999999999</c:v>
                </c:pt>
                <c:pt idx="5060">
                  <c:v>53.357999999999997</c:v>
                </c:pt>
                <c:pt idx="5061">
                  <c:v>80.105999999999995</c:v>
                </c:pt>
                <c:pt idx="5062">
                  <c:v>61.680999999999997</c:v>
                </c:pt>
                <c:pt idx="5063">
                  <c:v>48.805</c:v>
                </c:pt>
                <c:pt idx="5064">
                  <c:v>44.508000000000003</c:v>
                </c:pt>
                <c:pt idx="5065">
                  <c:v>39.606000000000002</c:v>
                </c:pt>
                <c:pt idx="5066">
                  <c:v>46.305999999999997</c:v>
                </c:pt>
                <c:pt idx="5067">
                  <c:v>50.7</c:v>
                </c:pt>
                <c:pt idx="5068">
                  <c:v>55.85</c:v>
                </c:pt>
                <c:pt idx="5069">
                  <c:v>52.737000000000002</c:v>
                </c:pt>
                <c:pt idx="5070">
                  <c:v>91.244</c:v>
                </c:pt>
                <c:pt idx="5071">
                  <c:v>175.976</c:v>
                </c:pt>
                <c:pt idx="5072">
                  <c:v>89.332999999999998</c:v>
                </c:pt>
                <c:pt idx="5074">
                  <c:v>91.644999999999996</c:v>
                </c:pt>
                <c:pt idx="5075">
                  <c:v>79.334999999999994</c:v>
                </c:pt>
                <c:pt idx="5076">
                  <c:v>70.721000000000004</c:v>
                </c:pt>
                <c:pt idx="5077">
                  <c:v>68.174000000000007</c:v>
                </c:pt>
                <c:pt idx="5078">
                  <c:v>60.188000000000002</c:v>
                </c:pt>
                <c:pt idx="5079">
                  <c:v>63.716999999999999</c:v>
                </c:pt>
                <c:pt idx="5080">
                  <c:v>63.459000000000003</c:v>
                </c:pt>
                <c:pt idx="5081">
                  <c:v>68.772000000000006</c:v>
                </c:pt>
                <c:pt idx="5082">
                  <c:v>71.058999999999997</c:v>
                </c:pt>
                <c:pt idx="5083">
                  <c:v>64.197999999999993</c:v>
                </c:pt>
                <c:pt idx="5084">
                  <c:v>65.945999999999998</c:v>
                </c:pt>
                <c:pt idx="5085">
                  <c:v>76.718000000000004</c:v>
                </c:pt>
                <c:pt idx="5086">
                  <c:v>67.900999999999996</c:v>
                </c:pt>
                <c:pt idx="5087">
                  <c:v>69.106999999999999</c:v>
                </c:pt>
                <c:pt idx="5088">
                  <c:v>109.533</c:v>
                </c:pt>
                <c:pt idx="5089">
                  <c:v>85.646000000000001</c:v>
                </c:pt>
                <c:pt idx="5090">
                  <c:v>82.320999999999998</c:v>
                </c:pt>
                <c:pt idx="5091">
                  <c:v>75.888000000000005</c:v>
                </c:pt>
                <c:pt idx="5092">
                  <c:v>74.537999999999997</c:v>
                </c:pt>
                <c:pt idx="5093">
                  <c:v>66.620999999999995</c:v>
                </c:pt>
                <c:pt idx="5094">
                  <c:v>61.877000000000002</c:v>
                </c:pt>
                <c:pt idx="5095">
                  <c:v>65.182000000000002</c:v>
                </c:pt>
                <c:pt idx="5096">
                  <c:v>53.387</c:v>
                </c:pt>
                <c:pt idx="5097">
                  <c:v>49.267000000000003</c:v>
                </c:pt>
                <c:pt idx="5098">
                  <c:v>47.344000000000001</c:v>
                </c:pt>
                <c:pt idx="5099">
                  <c:v>45.506</c:v>
                </c:pt>
                <c:pt idx="5100">
                  <c:v>42.116999999999997</c:v>
                </c:pt>
                <c:pt idx="5101">
                  <c:v>42.499000000000002</c:v>
                </c:pt>
                <c:pt idx="5102">
                  <c:v>40.487000000000002</c:v>
                </c:pt>
                <c:pt idx="5103">
                  <c:v>39.368000000000002</c:v>
                </c:pt>
                <c:pt idx="5104">
                  <c:v>40.884</c:v>
                </c:pt>
                <c:pt idx="5106">
                  <c:v>36.768000000000001</c:v>
                </c:pt>
                <c:pt idx="5107">
                  <c:v>35.125999999999998</c:v>
                </c:pt>
                <c:pt idx="5108">
                  <c:v>32.012</c:v>
                </c:pt>
                <c:pt idx="5109">
                  <c:v>29.617999999999999</c:v>
                </c:pt>
                <c:pt idx="5110">
                  <c:v>32.408999999999999</c:v>
                </c:pt>
                <c:pt idx="5111">
                  <c:v>34.277000000000001</c:v>
                </c:pt>
                <c:pt idx="5112">
                  <c:v>30.227</c:v>
                </c:pt>
                <c:pt idx="5113">
                  <c:v>28.693000000000001</c:v>
                </c:pt>
                <c:pt idx="5114">
                  <c:v>26.724</c:v>
                </c:pt>
                <c:pt idx="5115">
                  <c:v>24.998000000000001</c:v>
                </c:pt>
                <c:pt idx="5116">
                  <c:v>24.353999999999999</c:v>
                </c:pt>
                <c:pt idx="5117">
                  <c:v>24.167999999999999</c:v>
                </c:pt>
                <c:pt idx="5118">
                  <c:v>23.559000000000001</c:v>
                </c:pt>
                <c:pt idx="5119">
                  <c:v>22.876999999999999</c:v>
                </c:pt>
                <c:pt idx="5120">
                  <c:v>21.655000000000001</c:v>
                </c:pt>
                <c:pt idx="5121">
                  <c:v>20.975000000000001</c:v>
                </c:pt>
                <c:pt idx="5122">
                  <c:v>20.382999999999999</c:v>
                </c:pt>
                <c:pt idx="5123">
                  <c:v>21.390999999999998</c:v>
                </c:pt>
                <c:pt idx="5124">
                  <c:v>22.242999999999999</c:v>
                </c:pt>
                <c:pt idx="5125">
                  <c:v>19.332000000000001</c:v>
                </c:pt>
                <c:pt idx="5126">
                  <c:v>19.295999999999999</c:v>
                </c:pt>
                <c:pt idx="5127">
                  <c:v>20.062999999999999</c:v>
                </c:pt>
                <c:pt idx="5128">
                  <c:v>18.628</c:v>
                </c:pt>
                <c:pt idx="5129">
                  <c:v>18.443000000000001</c:v>
                </c:pt>
                <c:pt idx="5130">
                  <c:v>18.358000000000001</c:v>
                </c:pt>
                <c:pt idx="5131">
                  <c:v>17.484000000000002</c:v>
                </c:pt>
                <c:pt idx="5132">
                  <c:v>16.687000000000001</c:v>
                </c:pt>
                <c:pt idx="5133">
                  <c:v>16.126000000000001</c:v>
                </c:pt>
                <c:pt idx="5134">
                  <c:v>15.565</c:v>
                </c:pt>
                <c:pt idx="5135">
                  <c:v>15.558999999999999</c:v>
                </c:pt>
                <c:pt idx="5136">
                  <c:v>14.611000000000001</c:v>
                </c:pt>
                <c:pt idx="5138">
                  <c:v>14.199</c:v>
                </c:pt>
                <c:pt idx="5139">
                  <c:v>14.204000000000001</c:v>
                </c:pt>
                <c:pt idx="5140">
                  <c:v>14.096</c:v>
                </c:pt>
                <c:pt idx="5141">
                  <c:v>13.57</c:v>
                </c:pt>
                <c:pt idx="5142">
                  <c:v>13.066000000000001</c:v>
                </c:pt>
                <c:pt idx="5143">
                  <c:v>12.677</c:v>
                </c:pt>
                <c:pt idx="5144">
                  <c:v>12.638</c:v>
                </c:pt>
                <c:pt idx="5145">
                  <c:v>12.430999999999999</c:v>
                </c:pt>
                <c:pt idx="5146">
                  <c:v>11.932</c:v>
                </c:pt>
                <c:pt idx="5147">
                  <c:v>11.367000000000001</c:v>
                </c:pt>
                <c:pt idx="5148">
                  <c:v>10.983000000000001</c:v>
                </c:pt>
                <c:pt idx="5149">
                  <c:v>10.831</c:v>
                </c:pt>
                <c:pt idx="5150">
                  <c:v>10.657</c:v>
                </c:pt>
                <c:pt idx="5151">
                  <c:v>10.346</c:v>
                </c:pt>
                <c:pt idx="5152">
                  <c:v>10.000999999999999</c:v>
                </c:pt>
                <c:pt idx="5153">
                  <c:v>9.7379999999999995</c:v>
                </c:pt>
                <c:pt idx="5154">
                  <c:v>9.5860000000000003</c:v>
                </c:pt>
                <c:pt idx="5155">
                  <c:v>9.5990000000000002</c:v>
                </c:pt>
                <c:pt idx="5156">
                  <c:v>9.5510000000000002</c:v>
                </c:pt>
                <c:pt idx="5157">
                  <c:v>9.27</c:v>
                </c:pt>
                <c:pt idx="5158">
                  <c:v>8.9049999999999994</c:v>
                </c:pt>
                <c:pt idx="5159">
                  <c:v>8.7739999999999991</c:v>
                </c:pt>
                <c:pt idx="5160">
                  <c:v>8.625</c:v>
                </c:pt>
                <c:pt idx="5161">
                  <c:v>8.5380000000000003</c:v>
                </c:pt>
                <c:pt idx="5162">
                  <c:v>8.51</c:v>
                </c:pt>
                <c:pt idx="5163">
                  <c:v>8.6530000000000005</c:v>
                </c:pt>
                <c:pt idx="5164">
                  <c:v>8.6219999999999999</c:v>
                </c:pt>
                <c:pt idx="5165">
                  <c:v>8.6449999999999996</c:v>
                </c:pt>
                <c:pt idx="5166">
                  <c:v>8.4120000000000008</c:v>
                </c:pt>
                <c:pt idx="5167">
                  <c:v>7.976</c:v>
                </c:pt>
                <c:pt idx="5170">
                  <c:v>7.74</c:v>
                </c:pt>
                <c:pt idx="5171">
                  <c:v>7.7380000000000004</c:v>
                </c:pt>
                <c:pt idx="5172">
                  <c:v>7.7629999999999999</c:v>
                </c:pt>
                <c:pt idx="5173">
                  <c:v>7.7839999999999998</c:v>
                </c:pt>
                <c:pt idx="5174">
                  <c:v>7.6260000000000003</c:v>
                </c:pt>
                <c:pt idx="5175">
                  <c:v>7.5090000000000003</c:v>
                </c:pt>
                <c:pt idx="5176">
                  <c:v>7.4729999999999999</c:v>
                </c:pt>
                <c:pt idx="5177">
                  <c:v>7.2309999999999999</c:v>
                </c:pt>
                <c:pt idx="5178">
                  <c:v>7.069</c:v>
                </c:pt>
                <c:pt idx="5179">
                  <c:v>7.0369999999999999</c:v>
                </c:pt>
                <c:pt idx="5180">
                  <c:v>6.9009999999999998</c:v>
                </c:pt>
                <c:pt idx="5181">
                  <c:v>6.7939999999999996</c:v>
                </c:pt>
                <c:pt idx="5182">
                  <c:v>6.835</c:v>
                </c:pt>
                <c:pt idx="5183">
                  <c:v>6.7210000000000001</c:v>
                </c:pt>
                <c:pt idx="5184">
                  <c:v>6.59</c:v>
                </c:pt>
                <c:pt idx="5185">
                  <c:v>6.4829999999999997</c:v>
                </c:pt>
                <c:pt idx="5186">
                  <c:v>6.4770000000000003</c:v>
                </c:pt>
                <c:pt idx="5187">
                  <c:v>6.3230000000000004</c:v>
                </c:pt>
                <c:pt idx="5188">
                  <c:v>6.1120000000000001</c:v>
                </c:pt>
                <c:pt idx="5189">
                  <c:v>6.0419999999999998</c:v>
                </c:pt>
                <c:pt idx="5190">
                  <c:v>5.8959999999999999</c:v>
                </c:pt>
                <c:pt idx="5191">
                  <c:v>5.9130000000000003</c:v>
                </c:pt>
                <c:pt idx="5192">
                  <c:v>5.7670000000000003</c:v>
                </c:pt>
                <c:pt idx="5193">
                  <c:v>5.8109999999999999</c:v>
                </c:pt>
                <c:pt idx="5194">
                  <c:v>5.899</c:v>
                </c:pt>
                <c:pt idx="5195">
                  <c:v>5.7869999999999999</c:v>
                </c:pt>
                <c:pt idx="5196">
                  <c:v>5.8940000000000001</c:v>
                </c:pt>
                <c:pt idx="5197">
                  <c:v>5.899</c:v>
                </c:pt>
                <c:pt idx="5198">
                  <c:v>5.907</c:v>
                </c:pt>
                <c:pt idx="5202">
                  <c:v>5.8940000000000001</c:v>
                </c:pt>
                <c:pt idx="5203">
                  <c:v>5.6849999999999996</c:v>
                </c:pt>
                <c:pt idx="5204">
                  <c:v>5.6130000000000004</c:v>
                </c:pt>
                <c:pt idx="5205">
                  <c:v>5.4850000000000003</c:v>
                </c:pt>
                <c:pt idx="5206">
                  <c:v>5.617</c:v>
                </c:pt>
                <c:pt idx="5207">
                  <c:v>5.4320000000000004</c:v>
                </c:pt>
                <c:pt idx="5208">
                  <c:v>5.4930000000000003</c:v>
                </c:pt>
                <c:pt idx="5209">
                  <c:v>5.5830000000000002</c:v>
                </c:pt>
                <c:pt idx="5210">
                  <c:v>5.569</c:v>
                </c:pt>
                <c:pt idx="5211">
                  <c:v>5.5259999999999998</c:v>
                </c:pt>
                <c:pt idx="5212">
                  <c:v>5.391</c:v>
                </c:pt>
                <c:pt idx="5213">
                  <c:v>5.3159999999999998</c:v>
                </c:pt>
                <c:pt idx="5214">
                  <c:v>5.4850000000000003</c:v>
                </c:pt>
                <c:pt idx="5215">
                  <c:v>5.3410000000000002</c:v>
                </c:pt>
                <c:pt idx="5216">
                  <c:v>5.3579999999999997</c:v>
                </c:pt>
                <c:pt idx="5217">
                  <c:v>5.2089999999999996</c:v>
                </c:pt>
                <c:pt idx="5218">
                  <c:v>5.2409999999999997</c:v>
                </c:pt>
                <c:pt idx="5219">
                  <c:v>5.2290000000000001</c:v>
                </c:pt>
                <c:pt idx="5220">
                  <c:v>5.2539999999999996</c:v>
                </c:pt>
                <c:pt idx="5221">
                  <c:v>5.12</c:v>
                </c:pt>
                <c:pt idx="5222">
                  <c:v>5.1040000000000001</c:v>
                </c:pt>
                <c:pt idx="5223">
                  <c:v>5.0549999999999997</c:v>
                </c:pt>
                <c:pt idx="5224">
                  <c:v>5.173</c:v>
                </c:pt>
                <c:pt idx="5225">
                  <c:v>5.2729999999999997</c:v>
                </c:pt>
                <c:pt idx="5226">
                  <c:v>5.1959999999999997</c:v>
                </c:pt>
                <c:pt idx="5227">
                  <c:v>5.14</c:v>
                </c:pt>
                <c:pt idx="5228">
                  <c:v>5.0709999999999997</c:v>
                </c:pt>
                <c:pt idx="5229">
                  <c:v>4.9850000000000003</c:v>
                </c:pt>
                <c:pt idx="5230">
                  <c:v>4.9039999999999999</c:v>
                </c:pt>
                <c:pt idx="5231">
                  <c:v>4.8879999999999999</c:v>
                </c:pt>
                <c:pt idx="5234">
                  <c:v>4.883</c:v>
                </c:pt>
                <c:pt idx="5235">
                  <c:v>4.8650000000000002</c:v>
                </c:pt>
                <c:pt idx="5236">
                  <c:v>4.7359999999999998</c:v>
                </c:pt>
                <c:pt idx="5237">
                  <c:v>4.702</c:v>
                </c:pt>
                <c:pt idx="5238">
                  <c:v>4.6050000000000004</c:v>
                </c:pt>
                <c:pt idx="5239">
                  <c:v>4.609</c:v>
                </c:pt>
                <c:pt idx="5240">
                  <c:v>4.6920000000000002</c:v>
                </c:pt>
                <c:pt idx="5241">
                  <c:v>4.7480000000000002</c:v>
                </c:pt>
                <c:pt idx="5242">
                  <c:v>6.218</c:v>
                </c:pt>
                <c:pt idx="5243">
                  <c:v>5.2619999999999996</c:v>
                </c:pt>
                <c:pt idx="5244">
                  <c:v>5.8529999999999998</c:v>
                </c:pt>
                <c:pt idx="5245">
                  <c:v>11.146000000000001</c:v>
                </c:pt>
                <c:pt idx="5246">
                  <c:v>7.11</c:v>
                </c:pt>
                <c:pt idx="5247">
                  <c:v>6.1589999999999998</c:v>
                </c:pt>
                <c:pt idx="5248">
                  <c:v>6.12</c:v>
                </c:pt>
                <c:pt idx="5249">
                  <c:v>5.51</c:v>
                </c:pt>
                <c:pt idx="5250">
                  <c:v>5.2</c:v>
                </c:pt>
                <c:pt idx="5251">
                  <c:v>5.2320000000000002</c:v>
                </c:pt>
                <c:pt idx="5252">
                  <c:v>5.1630000000000003</c:v>
                </c:pt>
                <c:pt idx="5253">
                  <c:v>4.7679999999999998</c:v>
                </c:pt>
                <c:pt idx="5254">
                  <c:v>4.8460000000000001</c:v>
                </c:pt>
                <c:pt idx="5255">
                  <c:v>4.8090000000000002</c:v>
                </c:pt>
                <c:pt idx="5256">
                  <c:v>4.8449999999999998</c:v>
                </c:pt>
                <c:pt idx="5257">
                  <c:v>6.851</c:v>
                </c:pt>
                <c:pt idx="5258">
                  <c:v>8.843</c:v>
                </c:pt>
                <c:pt idx="5259">
                  <c:v>14.647</c:v>
                </c:pt>
                <c:pt idx="5260">
                  <c:v>8.2050000000000001</c:v>
                </c:pt>
                <c:pt idx="5261">
                  <c:v>6.8079999999999998</c:v>
                </c:pt>
                <c:pt idx="5262">
                  <c:v>6.1470000000000002</c:v>
                </c:pt>
                <c:pt idx="5266">
                  <c:v>5.6589999999999998</c:v>
                </c:pt>
                <c:pt idx="5267">
                  <c:v>5.6689999999999996</c:v>
                </c:pt>
                <c:pt idx="5268">
                  <c:v>5.9050000000000002</c:v>
                </c:pt>
                <c:pt idx="5269">
                  <c:v>7.274</c:v>
                </c:pt>
                <c:pt idx="5270">
                  <c:v>6.8970000000000002</c:v>
                </c:pt>
                <c:pt idx="5271">
                  <c:v>5.8140000000000001</c:v>
                </c:pt>
                <c:pt idx="5272">
                  <c:v>6.0620000000000003</c:v>
                </c:pt>
                <c:pt idx="5273">
                  <c:v>5.4989999999999997</c:v>
                </c:pt>
                <c:pt idx="5274">
                  <c:v>5.1980000000000004</c:v>
                </c:pt>
                <c:pt idx="5275">
                  <c:v>5.0970000000000004</c:v>
                </c:pt>
                <c:pt idx="5276">
                  <c:v>5.0010000000000003</c:v>
                </c:pt>
                <c:pt idx="5277">
                  <c:v>4.8899999999999997</c:v>
                </c:pt>
                <c:pt idx="5278">
                  <c:v>4.8049999999999997</c:v>
                </c:pt>
                <c:pt idx="5279">
                  <c:v>4.7119999999999997</c:v>
                </c:pt>
                <c:pt idx="5280">
                  <c:v>6.633</c:v>
                </c:pt>
                <c:pt idx="5281">
                  <c:v>9.0869999999999997</c:v>
                </c:pt>
                <c:pt idx="5282">
                  <c:v>6.65</c:v>
                </c:pt>
                <c:pt idx="5283">
                  <c:v>5.8719999999999999</c:v>
                </c:pt>
                <c:pt idx="5284">
                  <c:v>5.89</c:v>
                </c:pt>
                <c:pt idx="5285">
                  <c:v>5.4980000000000002</c:v>
                </c:pt>
                <c:pt idx="5286">
                  <c:v>5.17</c:v>
                </c:pt>
                <c:pt idx="5287">
                  <c:v>5.2370000000000001</c:v>
                </c:pt>
                <c:pt idx="5288">
                  <c:v>4.9939999999999998</c:v>
                </c:pt>
                <c:pt idx="5289">
                  <c:v>4.9139999999999997</c:v>
                </c:pt>
                <c:pt idx="5290">
                  <c:v>4.766</c:v>
                </c:pt>
                <c:pt idx="5291">
                  <c:v>4.5979999999999999</c:v>
                </c:pt>
                <c:pt idx="5292">
                  <c:v>4.4729999999999999</c:v>
                </c:pt>
                <c:pt idx="5293">
                  <c:v>4.319</c:v>
                </c:pt>
                <c:pt idx="5294">
                  <c:v>4.2770000000000001</c:v>
                </c:pt>
                <c:pt idx="5295">
                  <c:v>4.0650000000000004</c:v>
                </c:pt>
                <c:pt idx="5298">
                  <c:v>4.1609999999999996</c:v>
                </c:pt>
                <c:pt idx="5299">
                  <c:v>4.07</c:v>
                </c:pt>
                <c:pt idx="5300">
                  <c:v>3.9460000000000002</c:v>
                </c:pt>
                <c:pt idx="5301">
                  <c:v>4.0449999999999999</c:v>
                </c:pt>
                <c:pt idx="5302">
                  <c:v>4.0129999999999999</c:v>
                </c:pt>
                <c:pt idx="5303">
                  <c:v>3.9940000000000002</c:v>
                </c:pt>
                <c:pt idx="5304">
                  <c:v>3.7440000000000002</c:v>
                </c:pt>
                <c:pt idx="5305">
                  <c:v>3.63</c:v>
                </c:pt>
                <c:pt idx="5306">
                  <c:v>3.5939999999999999</c:v>
                </c:pt>
                <c:pt idx="5307">
                  <c:v>3.504</c:v>
                </c:pt>
                <c:pt idx="5308">
                  <c:v>3.56</c:v>
                </c:pt>
                <c:pt idx="5309">
                  <c:v>4.4800000000000004</c:v>
                </c:pt>
                <c:pt idx="5310">
                  <c:v>4.6360000000000001</c:v>
                </c:pt>
                <c:pt idx="5311">
                  <c:v>4.0739999999999998</c:v>
                </c:pt>
                <c:pt idx="5312">
                  <c:v>3.7570000000000001</c:v>
                </c:pt>
                <c:pt idx="5313">
                  <c:v>3.7690000000000001</c:v>
                </c:pt>
                <c:pt idx="5314">
                  <c:v>3.8879999999999999</c:v>
                </c:pt>
                <c:pt idx="5315">
                  <c:v>3.54</c:v>
                </c:pt>
                <c:pt idx="5316">
                  <c:v>3.7519999999999998</c:v>
                </c:pt>
                <c:pt idx="5317">
                  <c:v>3.5750000000000002</c:v>
                </c:pt>
                <c:pt idx="5318">
                  <c:v>3.778</c:v>
                </c:pt>
                <c:pt idx="5319">
                  <c:v>3.5539999999999998</c:v>
                </c:pt>
                <c:pt idx="5320">
                  <c:v>9.9659999999999993</c:v>
                </c:pt>
                <c:pt idx="5321">
                  <c:v>7.7770000000000001</c:v>
                </c:pt>
                <c:pt idx="5322">
                  <c:v>5.81</c:v>
                </c:pt>
                <c:pt idx="5323">
                  <c:v>4.3109999999999999</c:v>
                </c:pt>
                <c:pt idx="5324">
                  <c:v>3.8860000000000001</c:v>
                </c:pt>
                <c:pt idx="5325">
                  <c:v>3.8479999999999999</c:v>
                </c:pt>
                <c:pt idx="5326">
                  <c:v>3.617</c:v>
                </c:pt>
                <c:pt idx="5327">
                  <c:v>3.73</c:v>
                </c:pt>
                <c:pt idx="5330">
                  <c:v>3.774</c:v>
                </c:pt>
                <c:pt idx="5331">
                  <c:v>3.25</c:v>
                </c:pt>
                <c:pt idx="5332">
                  <c:v>3.45</c:v>
                </c:pt>
                <c:pt idx="5333">
                  <c:v>4.5880000000000001</c:v>
                </c:pt>
                <c:pt idx="5334">
                  <c:v>3.6579999999999999</c:v>
                </c:pt>
                <c:pt idx="5335">
                  <c:v>3.524</c:v>
                </c:pt>
                <c:pt idx="5336">
                  <c:v>3.117</c:v>
                </c:pt>
                <c:pt idx="5337">
                  <c:v>3.35</c:v>
                </c:pt>
                <c:pt idx="5338">
                  <c:v>4.7690000000000001</c:v>
                </c:pt>
                <c:pt idx="5339">
                  <c:v>3.8410000000000002</c:v>
                </c:pt>
                <c:pt idx="5340">
                  <c:v>3.4129999999999998</c:v>
                </c:pt>
                <c:pt idx="5341">
                  <c:v>3.218</c:v>
                </c:pt>
                <c:pt idx="5342">
                  <c:v>2.952</c:v>
                </c:pt>
                <c:pt idx="5343">
                  <c:v>2.82</c:v>
                </c:pt>
                <c:pt idx="5344">
                  <c:v>2.7010000000000001</c:v>
                </c:pt>
                <c:pt idx="5345">
                  <c:v>2.3570000000000002</c:v>
                </c:pt>
                <c:pt idx="5346">
                  <c:v>2.238</c:v>
                </c:pt>
                <c:pt idx="5347">
                  <c:v>2.4790000000000001</c:v>
                </c:pt>
                <c:pt idx="5348">
                  <c:v>2.6030000000000002</c:v>
                </c:pt>
                <c:pt idx="5349">
                  <c:v>3.1930000000000001</c:v>
                </c:pt>
                <c:pt idx="5350">
                  <c:v>2.8889999999999998</c:v>
                </c:pt>
                <c:pt idx="5351">
                  <c:v>2.6179999999999999</c:v>
                </c:pt>
                <c:pt idx="5352">
                  <c:v>2.415</c:v>
                </c:pt>
                <c:pt idx="5353">
                  <c:v>2.3170000000000002</c:v>
                </c:pt>
                <c:pt idx="5354">
                  <c:v>2.2250000000000001</c:v>
                </c:pt>
                <c:pt idx="5355">
                  <c:v>1.946</c:v>
                </c:pt>
                <c:pt idx="5356">
                  <c:v>1.972</c:v>
                </c:pt>
                <c:pt idx="5357">
                  <c:v>1.609</c:v>
                </c:pt>
                <c:pt idx="5358">
                  <c:v>1.31</c:v>
                </c:pt>
                <c:pt idx="5359">
                  <c:v>1.446</c:v>
                </c:pt>
                <c:pt idx="5360">
                  <c:v>2.7410000000000001</c:v>
                </c:pt>
                <c:pt idx="5362">
                  <c:v>2.2200000000000002</c:v>
                </c:pt>
                <c:pt idx="5363">
                  <c:v>2.1120000000000001</c:v>
                </c:pt>
                <c:pt idx="5364">
                  <c:v>1.583</c:v>
                </c:pt>
                <c:pt idx="5365">
                  <c:v>1.139</c:v>
                </c:pt>
                <c:pt idx="5366">
                  <c:v>1.1639999999999999</c:v>
                </c:pt>
                <c:pt idx="5367">
                  <c:v>1.1100000000000001</c:v>
                </c:pt>
                <c:pt idx="5368">
                  <c:v>0.86099999999999999</c:v>
                </c:pt>
                <c:pt idx="5369">
                  <c:v>0.69599999999999995</c:v>
                </c:pt>
                <c:pt idx="5370">
                  <c:v>0.89600000000000002</c:v>
                </c:pt>
                <c:pt idx="5371">
                  <c:v>0.86699999999999999</c:v>
                </c:pt>
                <c:pt idx="5372">
                  <c:v>0.79900000000000004</c:v>
                </c:pt>
                <c:pt idx="5373">
                  <c:v>0.95</c:v>
                </c:pt>
                <c:pt idx="5374">
                  <c:v>0.76900000000000002</c:v>
                </c:pt>
                <c:pt idx="5375">
                  <c:v>0.72199999999999998</c:v>
                </c:pt>
                <c:pt idx="5376">
                  <c:v>0.79600000000000004</c:v>
                </c:pt>
                <c:pt idx="5377">
                  <c:v>18.045000000000002</c:v>
                </c:pt>
                <c:pt idx="5378">
                  <c:v>6.6369999999999996</c:v>
                </c:pt>
                <c:pt idx="5379">
                  <c:v>5.6340000000000003</c:v>
                </c:pt>
                <c:pt idx="5380">
                  <c:v>10.586</c:v>
                </c:pt>
                <c:pt idx="5381">
                  <c:v>7.4059999999999997</c:v>
                </c:pt>
                <c:pt idx="5382">
                  <c:v>3.0819999999999999</c:v>
                </c:pt>
                <c:pt idx="5383">
                  <c:v>2.5870000000000002</c:v>
                </c:pt>
                <c:pt idx="5384">
                  <c:v>2.6059999999999999</c:v>
                </c:pt>
                <c:pt idx="5385">
                  <c:v>4.7489999999999997</c:v>
                </c:pt>
                <c:pt idx="5386">
                  <c:v>2.8479999999999999</c:v>
                </c:pt>
                <c:pt idx="5387">
                  <c:v>2.7109999999999999</c:v>
                </c:pt>
                <c:pt idx="5388">
                  <c:v>3.4630000000000001</c:v>
                </c:pt>
                <c:pt idx="5389">
                  <c:v>4.1509999999999998</c:v>
                </c:pt>
                <c:pt idx="5390">
                  <c:v>3.7669999999999999</c:v>
                </c:pt>
                <c:pt idx="5391">
                  <c:v>2.5369999999999999</c:v>
                </c:pt>
                <c:pt idx="5392">
                  <c:v>2.2759999999999998</c:v>
                </c:pt>
                <c:pt idx="5393">
                  <c:v>1.8120000000000001</c:v>
                </c:pt>
                <c:pt idx="5394">
                  <c:v>1.524</c:v>
                </c:pt>
                <c:pt idx="5395">
                  <c:v>1.2749999999999999</c:v>
                </c:pt>
                <c:pt idx="5396">
                  <c:v>1.4450000000000001</c:v>
                </c:pt>
                <c:pt idx="5397">
                  <c:v>1.522</c:v>
                </c:pt>
                <c:pt idx="5398">
                  <c:v>1.895</c:v>
                </c:pt>
                <c:pt idx="5399">
                  <c:v>1.724</c:v>
                </c:pt>
                <c:pt idx="5400">
                  <c:v>5.9480000000000004</c:v>
                </c:pt>
                <c:pt idx="5401">
                  <c:v>8.2970000000000006</c:v>
                </c:pt>
                <c:pt idx="5402">
                  <c:v>5.2889999999999997</c:v>
                </c:pt>
                <c:pt idx="5403">
                  <c:v>9.2910000000000004</c:v>
                </c:pt>
                <c:pt idx="5404">
                  <c:v>8.7720000000000002</c:v>
                </c:pt>
                <c:pt idx="5405">
                  <c:v>4.7690000000000001</c:v>
                </c:pt>
                <c:pt idx="5406">
                  <c:v>2.9089999999999998</c:v>
                </c:pt>
                <c:pt idx="5407">
                  <c:v>7.8360000000000003</c:v>
                </c:pt>
                <c:pt idx="5408">
                  <c:v>18.055</c:v>
                </c:pt>
                <c:pt idx="5409">
                  <c:v>6.73</c:v>
                </c:pt>
                <c:pt idx="5410">
                  <c:v>7.01</c:v>
                </c:pt>
                <c:pt idx="5411">
                  <c:v>11.144</c:v>
                </c:pt>
                <c:pt idx="5412">
                  <c:v>5.4379999999999997</c:v>
                </c:pt>
                <c:pt idx="5413">
                  <c:v>7.3869999999999996</c:v>
                </c:pt>
                <c:pt idx="5414">
                  <c:v>21.24</c:v>
                </c:pt>
                <c:pt idx="5415">
                  <c:v>20.468</c:v>
                </c:pt>
                <c:pt idx="5416">
                  <c:v>45.408999999999999</c:v>
                </c:pt>
                <c:pt idx="5417">
                  <c:v>46.457999999999998</c:v>
                </c:pt>
                <c:pt idx="5418">
                  <c:v>29.513999999999999</c:v>
                </c:pt>
                <c:pt idx="5419">
                  <c:v>24.434999999999999</c:v>
                </c:pt>
                <c:pt idx="5420">
                  <c:v>29.981999999999999</c:v>
                </c:pt>
                <c:pt idx="5421">
                  <c:v>47.026000000000003</c:v>
                </c:pt>
                <c:pt idx="5422">
                  <c:v>32.24</c:v>
                </c:pt>
                <c:pt idx="5423">
                  <c:v>24.239000000000001</c:v>
                </c:pt>
                <c:pt idx="5424">
                  <c:v>19.864999999999998</c:v>
                </c:pt>
                <c:pt idx="5426">
                  <c:v>26.91</c:v>
                </c:pt>
                <c:pt idx="5427">
                  <c:v>29.763999999999999</c:v>
                </c:pt>
                <c:pt idx="5428">
                  <c:v>26.015999999999998</c:v>
                </c:pt>
                <c:pt idx="5429">
                  <c:v>39.363</c:v>
                </c:pt>
                <c:pt idx="5430">
                  <c:v>42.389000000000003</c:v>
                </c:pt>
                <c:pt idx="5431">
                  <c:v>37.923999999999999</c:v>
                </c:pt>
                <c:pt idx="5432">
                  <c:v>49.326999999999998</c:v>
                </c:pt>
                <c:pt idx="5433">
                  <c:v>52.442999999999998</c:v>
                </c:pt>
                <c:pt idx="5434">
                  <c:v>48.518000000000001</c:v>
                </c:pt>
                <c:pt idx="5435">
                  <c:v>39.643000000000001</c:v>
                </c:pt>
                <c:pt idx="5436">
                  <c:v>41.064</c:v>
                </c:pt>
                <c:pt idx="5437">
                  <c:v>33.877000000000002</c:v>
                </c:pt>
                <c:pt idx="5438">
                  <c:v>29.367000000000001</c:v>
                </c:pt>
                <c:pt idx="5439">
                  <c:v>28.423999999999999</c:v>
                </c:pt>
                <c:pt idx="5440">
                  <c:v>25.210999999999999</c:v>
                </c:pt>
                <c:pt idx="5441">
                  <c:v>29.462</c:v>
                </c:pt>
                <c:pt idx="5442">
                  <c:v>27.056000000000001</c:v>
                </c:pt>
                <c:pt idx="5443">
                  <c:v>48.451999999999998</c:v>
                </c:pt>
                <c:pt idx="5444">
                  <c:v>39.350999999999999</c:v>
                </c:pt>
                <c:pt idx="5445">
                  <c:v>132.41399999999999</c:v>
                </c:pt>
                <c:pt idx="5446">
                  <c:v>72.558999999999997</c:v>
                </c:pt>
                <c:pt idx="5447">
                  <c:v>56.89</c:v>
                </c:pt>
                <c:pt idx="5448">
                  <c:v>46.305</c:v>
                </c:pt>
                <c:pt idx="5449">
                  <c:v>41.9</c:v>
                </c:pt>
                <c:pt idx="5450">
                  <c:v>38.942</c:v>
                </c:pt>
                <c:pt idx="5451">
                  <c:v>41.664999999999999</c:v>
                </c:pt>
                <c:pt idx="5452">
                  <c:v>41.665999999999997</c:v>
                </c:pt>
                <c:pt idx="5453">
                  <c:v>35.988</c:v>
                </c:pt>
                <c:pt idx="5454">
                  <c:v>31.251000000000001</c:v>
                </c:pt>
                <c:pt idx="5455">
                  <c:v>31.635999999999999</c:v>
                </c:pt>
                <c:pt idx="5456">
                  <c:v>27.971</c:v>
                </c:pt>
                <c:pt idx="5457">
                  <c:v>25.55</c:v>
                </c:pt>
                <c:pt idx="5458">
                  <c:v>43.643999999999998</c:v>
                </c:pt>
                <c:pt idx="5459">
                  <c:v>38.104999999999997</c:v>
                </c:pt>
                <c:pt idx="5460">
                  <c:v>32.655000000000001</c:v>
                </c:pt>
                <c:pt idx="5461">
                  <c:v>42.582000000000001</c:v>
                </c:pt>
                <c:pt idx="5462">
                  <c:v>48.893999999999998</c:v>
                </c:pt>
                <c:pt idx="5463">
                  <c:v>40.21</c:v>
                </c:pt>
                <c:pt idx="5464">
                  <c:v>82.73</c:v>
                </c:pt>
                <c:pt idx="5465">
                  <c:v>91.54</c:v>
                </c:pt>
                <c:pt idx="5466">
                  <c:v>64.513000000000005</c:v>
                </c:pt>
                <c:pt idx="5467">
                  <c:v>50.034999999999997</c:v>
                </c:pt>
                <c:pt idx="5468">
                  <c:v>44.366999999999997</c:v>
                </c:pt>
                <c:pt idx="5469">
                  <c:v>42.167000000000002</c:v>
                </c:pt>
                <c:pt idx="5470">
                  <c:v>38.737000000000002</c:v>
                </c:pt>
                <c:pt idx="5471">
                  <c:v>41.307000000000002</c:v>
                </c:pt>
                <c:pt idx="5472">
                  <c:v>53.018000000000001</c:v>
                </c:pt>
                <c:pt idx="5473">
                  <c:v>38.625999999999998</c:v>
                </c:pt>
                <c:pt idx="5474">
                  <c:v>43.994999999999997</c:v>
                </c:pt>
                <c:pt idx="5475">
                  <c:v>54.055999999999997</c:v>
                </c:pt>
                <c:pt idx="5476">
                  <c:v>48.792000000000002</c:v>
                </c:pt>
                <c:pt idx="5477">
                  <c:v>74.52</c:v>
                </c:pt>
                <c:pt idx="5478">
                  <c:v>77.844999999999999</c:v>
                </c:pt>
                <c:pt idx="5479">
                  <c:v>66.432000000000002</c:v>
                </c:pt>
                <c:pt idx="5480">
                  <c:v>69.721999999999994</c:v>
                </c:pt>
                <c:pt idx="5481">
                  <c:v>102.94499999999999</c:v>
                </c:pt>
                <c:pt idx="5482">
                  <c:v>110.01600000000001</c:v>
                </c:pt>
                <c:pt idx="5483">
                  <c:v>99.402000000000001</c:v>
                </c:pt>
                <c:pt idx="5484">
                  <c:v>96.802000000000007</c:v>
                </c:pt>
                <c:pt idx="5485">
                  <c:v>81.989000000000004</c:v>
                </c:pt>
                <c:pt idx="5486">
                  <c:v>79.412999999999997</c:v>
                </c:pt>
                <c:pt idx="5487">
                  <c:v>86.248000000000005</c:v>
                </c:pt>
                <c:pt idx="5488">
                  <c:v>92.47</c:v>
                </c:pt>
                <c:pt idx="5490">
                  <c:v>94.950999999999993</c:v>
                </c:pt>
                <c:pt idx="5491">
                  <c:v>103.58199999999999</c:v>
                </c:pt>
                <c:pt idx="5492">
                  <c:v>85.346000000000004</c:v>
                </c:pt>
                <c:pt idx="5493">
                  <c:v>74.635000000000005</c:v>
                </c:pt>
                <c:pt idx="5494">
                  <c:v>80.084000000000003</c:v>
                </c:pt>
                <c:pt idx="5495">
                  <c:v>67.655000000000001</c:v>
                </c:pt>
                <c:pt idx="5496">
                  <c:v>61.573999999999998</c:v>
                </c:pt>
                <c:pt idx="5497">
                  <c:v>57.555</c:v>
                </c:pt>
                <c:pt idx="5498">
                  <c:v>58.841999999999999</c:v>
                </c:pt>
                <c:pt idx="5499">
                  <c:v>52.878999999999998</c:v>
                </c:pt>
                <c:pt idx="5500">
                  <c:v>48.720999999999997</c:v>
                </c:pt>
                <c:pt idx="5501">
                  <c:v>46.755000000000003</c:v>
                </c:pt>
                <c:pt idx="5502">
                  <c:v>43.241</c:v>
                </c:pt>
                <c:pt idx="5503">
                  <c:v>46.122999999999998</c:v>
                </c:pt>
                <c:pt idx="5504">
                  <c:v>39.639000000000003</c:v>
                </c:pt>
                <c:pt idx="5505">
                  <c:v>37.313000000000002</c:v>
                </c:pt>
                <c:pt idx="5506">
                  <c:v>36.674999999999997</c:v>
                </c:pt>
                <c:pt idx="5507">
                  <c:v>33.889000000000003</c:v>
                </c:pt>
                <c:pt idx="5508">
                  <c:v>32.481000000000002</c:v>
                </c:pt>
                <c:pt idx="5509">
                  <c:v>33.180999999999997</c:v>
                </c:pt>
                <c:pt idx="5510">
                  <c:v>36.173999999999999</c:v>
                </c:pt>
                <c:pt idx="5511">
                  <c:v>32.805999999999997</c:v>
                </c:pt>
                <c:pt idx="5512">
                  <c:v>30.369</c:v>
                </c:pt>
                <c:pt idx="5513">
                  <c:v>28.05</c:v>
                </c:pt>
                <c:pt idx="5514">
                  <c:v>26.666</c:v>
                </c:pt>
                <c:pt idx="5515">
                  <c:v>25.463000000000001</c:v>
                </c:pt>
                <c:pt idx="5516">
                  <c:v>25.079000000000001</c:v>
                </c:pt>
                <c:pt idx="5517">
                  <c:v>24.198</c:v>
                </c:pt>
                <c:pt idx="5518">
                  <c:v>23.641999999999999</c:v>
                </c:pt>
                <c:pt idx="5519">
                  <c:v>23.273</c:v>
                </c:pt>
                <c:pt idx="5522">
                  <c:v>22.771000000000001</c:v>
                </c:pt>
                <c:pt idx="5523">
                  <c:v>22.300999999999998</c:v>
                </c:pt>
                <c:pt idx="5524">
                  <c:v>21.556000000000001</c:v>
                </c:pt>
                <c:pt idx="5525">
                  <c:v>20.975000000000001</c:v>
                </c:pt>
                <c:pt idx="5526">
                  <c:v>19.715</c:v>
                </c:pt>
                <c:pt idx="5527">
                  <c:v>18.844000000000001</c:v>
                </c:pt>
                <c:pt idx="5528">
                  <c:v>18.542000000000002</c:v>
                </c:pt>
                <c:pt idx="5529">
                  <c:v>17.901</c:v>
                </c:pt>
                <c:pt idx="5530">
                  <c:v>16.962</c:v>
                </c:pt>
                <c:pt idx="5531">
                  <c:v>16.123000000000001</c:v>
                </c:pt>
                <c:pt idx="5532">
                  <c:v>15.664999999999999</c:v>
                </c:pt>
                <c:pt idx="5533">
                  <c:v>15.478</c:v>
                </c:pt>
                <c:pt idx="5534">
                  <c:v>15.208</c:v>
                </c:pt>
                <c:pt idx="5535">
                  <c:v>14.973000000000001</c:v>
                </c:pt>
                <c:pt idx="5536">
                  <c:v>14.82</c:v>
                </c:pt>
                <c:pt idx="5537">
                  <c:v>14.5</c:v>
                </c:pt>
                <c:pt idx="5538">
                  <c:v>13.987</c:v>
                </c:pt>
                <c:pt idx="5539">
                  <c:v>14.005000000000001</c:v>
                </c:pt>
                <c:pt idx="5540">
                  <c:v>13.765000000000001</c:v>
                </c:pt>
                <c:pt idx="5541">
                  <c:v>12.839</c:v>
                </c:pt>
                <c:pt idx="5542">
                  <c:v>12.67</c:v>
                </c:pt>
                <c:pt idx="5543">
                  <c:v>12.694000000000001</c:v>
                </c:pt>
                <c:pt idx="5544">
                  <c:v>12.484</c:v>
                </c:pt>
                <c:pt idx="5545">
                  <c:v>12.201000000000001</c:v>
                </c:pt>
                <c:pt idx="5546">
                  <c:v>11.894</c:v>
                </c:pt>
                <c:pt idx="5547">
                  <c:v>11.356</c:v>
                </c:pt>
                <c:pt idx="5548">
                  <c:v>10.893000000000001</c:v>
                </c:pt>
                <c:pt idx="5549">
                  <c:v>10.537000000000001</c:v>
                </c:pt>
                <c:pt idx="5550">
                  <c:v>10.307</c:v>
                </c:pt>
                <c:pt idx="5551">
                  <c:v>9.93</c:v>
                </c:pt>
                <c:pt idx="5554">
                  <c:v>9.641</c:v>
                </c:pt>
                <c:pt idx="5555">
                  <c:v>9.6069999999999993</c:v>
                </c:pt>
                <c:pt idx="5556">
                  <c:v>9.3940000000000001</c:v>
                </c:pt>
                <c:pt idx="5557">
                  <c:v>9.173</c:v>
                </c:pt>
                <c:pt idx="5558">
                  <c:v>9.0090000000000003</c:v>
                </c:pt>
                <c:pt idx="5559">
                  <c:v>8.76</c:v>
                </c:pt>
                <c:pt idx="5560">
                  <c:v>8.6880000000000006</c:v>
                </c:pt>
                <c:pt idx="5561">
                  <c:v>8.6940000000000008</c:v>
                </c:pt>
                <c:pt idx="5562">
                  <c:v>8.6880000000000006</c:v>
                </c:pt>
                <c:pt idx="5563">
                  <c:v>8.6859999999999999</c:v>
                </c:pt>
                <c:pt idx="5564">
                  <c:v>8.7089999999999996</c:v>
                </c:pt>
                <c:pt idx="5565">
                  <c:v>8.2970000000000006</c:v>
                </c:pt>
                <c:pt idx="5566">
                  <c:v>8.3829999999999991</c:v>
                </c:pt>
                <c:pt idx="5567">
                  <c:v>8.0749999999999993</c:v>
                </c:pt>
                <c:pt idx="5568">
                  <c:v>7.8490000000000002</c:v>
                </c:pt>
                <c:pt idx="5569">
                  <c:v>7.8369999999999997</c:v>
                </c:pt>
                <c:pt idx="5570">
                  <c:v>7.5460000000000003</c:v>
                </c:pt>
                <c:pt idx="5571">
                  <c:v>7.5110000000000001</c:v>
                </c:pt>
                <c:pt idx="5572">
                  <c:v>7.4740000000000002</c:v>
                </c:pt>
                <c:pt idx="5573">
                  <c:v>7.2619999999999996</c:v>
                </c:pt>
                <c:pt idx="5574">
                  <c:v>7.1260000000000003</c:v>
                </c:pt>
                <c:pt idx="5575">
                  <c:v>6.859</c:v>
                </c:pt>
                <c:pt idx="5576">
                  <c:v>7.1429999999999998</c:v>
                </c:pt>
                <c:pt idx="5577">
                  <c:v>6.8769999999999998</c:v>
                </c:pt>
                <c:pt idx="5578">
                  <c:v>7.0670000000000002</c:v>
                </c:pt>
                <c:pt idx="5579">
                  <c:v>6.9649999999999999</c:v>
                </c:pt>
                <c:pt idx="5580">
                  <c:v>7.3979999999999997</c:v>
                </c:pt>
                <c:pt idx="5581">
                  <c:v>9.9019999999999992</c:v>
                </c:pt>
                <c:pt idx="5582">
                  <c:v>7.875</c:v>
                </c:pt>
                <c:pt idx="5583">
                  <c:v>7.8</c:v>
                </c:pt>
                <c:pt idx="5586">
                  <c:v>7.6959999999999997</c:v>
                </c:pt>
                <c:pt idx="5587">
                  <c:v>7.4130000000000003</c:v>
                </c:pt>
                <c:pt idx="5588">
                  <c:v>7.2530000000000001</c:v>
                </c:pt>
                <c:pt idx="5589">
                  <c:v>7.202</c:v>
                </c:pt>
                <c:pt idx="5590">
                  <c:v>6.798</c:v>
                </c:pt>
                <c:pt idx="5591">
                  <c:v>6.798</c:v>
                </c:pt>
                <c:pt idx="5592">
                  <c:v>6.694</c:v>
                </c:pt>
                <c:pt idx="5593">
                  <c:v>6.7</c:v>
                </c:pt>
                <c:pt idx="5594">
                  <c:v>6.0869999999999997</c:v>
                </c:pt>
                <c:pt idx="5595">
                  <c:v>6.4480000000000004</c:v>
                </c:pt>
                <c:pt idx="5596">
                  <c:v>6.0650000000000004</c:v>
                </c:pt>
                <c:pt idx="5597">
                  <c:v>5.9470000000000001</c:v>
                </c:pt>
                <c:pt idx="5598">
                  <c:v>6.2110000000000003</c:v>
                </c:pt>
                <c:pt idx="5599">
                  <c:v>6.0140000000000002</c:v>
                </c:pt>
                <c:pt idx="5600">
                  <c:v>5.7679999999999998</c:v>
                </c:pt>
                <c:pt idx="5601">
                  <c:v>5.6680000000000001</c:v>
                </c:pt>
                <c:pt idx="5602">
                  <c:v>5.718</c:v>
                </c:pt>
                <c:pt idx="5603">
                  <c:v>6.5570000000000004</c:v>
                </c:pt>
                <c:pt idx="5604">
                  <c:v>6.2560000000000002</c:v>
                </c:pt>
                <c:pt idx="5605">
                  <c:v>6.2809999999999997</c:v>
                </c:pt>
                <c:pt idx="5606">
                  <c:v>6.0330000000000004</c:v>
                </c:pt>
                <c:pt idx="5607">
                  <c:v>5.8929999999999998</c:v>
                </c:pt>
                <c:pt idx="5608">
                  <c:v>5.89</c:v>
                </c:pt>
                <c:pt idx="5609">
                  <c:v>6.5750000000000002</c:v>
                </c:pt>
                <c:pt idx="5610">
                  <c:v>5.8869999999999996</c:v>
                </c:pt>
                <c:pt idx="5611">
                  <c:v>5.8220000000000001</c:v>
                </c:pt>
                <c:pt idx="5612">
                  <c:v>5.9029999999999996</c:v>
                </c:pt>
                <c:pt idx="5613">
                  <c:v>5.7670000000000003</c:v>
                </c:pt>
                <c:pt idx="5614">
                  <c:v>5.9009999999999998</c:v>
                </c:pt>
                <c:pt idx="5618">
                  <c:v>5.7720000000000002</c:v>
                </c:pt>
                <c:pt idx="5619">
                  <c:v>6.5369999999999999</c:v>
                </c:pt>
                <c:pt idx="5620">
                  <c:v>12.653</c:v>
                </c:pt>
                <c:pt idx="5621">
                  <c:v>9.6069999999999993</c:v>
                </c:pt>
                <c:pt idx="5622">
                  <c:v>7.68</c:v>
                </c:pt>
                <c:pt idx="5623">
                  <c:v>6.4820000000000002</c:v>
                </c:pt>
                <c:pt idx="5624">
                  <c:v>5.8840000000000003</c:v>
                </c:pt>
                <c:pt idx="5625">
                  <c:v>5.7489999999999997</c:v>
                </c:pt>
                <c:pt idx="5626">
                  <c:v>5.827</c:v>
                </c:pt>
                <c:pt idx="5627">
                  <c:v>5.8310000000000004</c:v>
                </c:pt>
                <c:pt idx="5628">
                  <c:v>5.7480000000000002</c:v>
                </c:pt>
                <c:pt idx="5629">
                  <c:v>5.79</c:v>
                </c:pt>
                <c:pt idx="5630">
                  <c:v>5.7889999999999997</c:v>
                </c:pt>
                <c:pt idx="5631">
                  <c:v>5.6890000000000001</c:v>
                </c:pt>
                <c:pt idx="5632">
                  <c:v>5.9340000000000002</c:v>
                </c:pt>
                <c:pt idx="5633">
                  <c:v>5.79</c:v>
                </c:pt>
                <c:pt idx="5634">
                  <c:v>5.7539999999999996</c:v>
                </c:pt>
                <c:pt idx="5635">
                  <c:v>5.5549999999999997</c:v>
                </c:pt>
                <c:pt idx="5636">
                  <c:v>5.6070000000000002</c:v>
                </c:pt>
                <c:pt idx="5637">
                  <c:v>5.4340000000000002</c:v>
                </c:pt>
                <c:pt idx="5638">
                  <c:v>5.39</c:v>
                </c:pt>
                <c:pt idx="5639">
                  <c:v>5.2690000000000001</c:v>
                </c:pt>
                <c:pt idx="5640">
                  <c:v>5.2089999999999996</c:v>
                </c:pt>
                <c:pt idx="5641">
                  <c:v>5.1609999999999996</c:v>
                </c:pt>
                <c:pt idx="5642">
                  <c:v>5.141</c:v>
                </c:pt>
                <c:pt idx="5643">
                  <c:v>5.2060000000000004</c:v>
                </c:pt>
                <c:pt idx="5644">
                  <c:v>5.0510000000000002</c:v>
                </c:pt>
                <c:pt idx="5645">
                  <c:v>4.9829999999999997</c:v>
                </c:pt>
                <c:pt idx="5646">
                  <c:v>4.8819999999999997</c:v>
                </c:pt>
                <c:pt idx="5650">
                  <c:v>4.8849999999999998</c:v>
                </c:pt>
                <c:pt idx="5651">
                  <c:v>4.5979999999999999</c:v>
                </c:pt>
                <c:pt idx="5652">
                  <c:v>4.577</c:v>
                </c:pt>
                <c:pt idx="5653">
                  <c:v>4.62</c:v>
                </c:pt>
                <c:pt idx="5654">
                  <c:v>4.5389999999999997</c:v>
                </c:pt>
                <c:pt idx="5655">
                  <c:v>4.5590000000000002</c:v>
                </c:pt>
                <c:pt idx="5656">
                  <c:v>4.4530000000000003</c:v>
                </c:pt>
                <c:pt idx="5657">
                  <c:v>4.4550000000000001</c:v>
                </c:pt>
                <c:pt idx="5658">
                  <c:v>4.4969999999999999</c:v>
                </c:pt>
                <c:pt idx="5659">
                  <c:v>5.2160000000000002</c:v>
                </c:pt>
                <c:pt idx="5660">
                  <c:v>4.8239999999999998</c:v>
                </c:pt>
                <c:pt idx="5661">
                  <c:v>4.8520000000000003</c:v>
                </c:pt>
                <c:pt idx="5662">
                  <c:v>6.2859999999999996</c:v>
                </c:pt>
                <c:pt idx="5663">
                  <c:v>7.7910000000000004</c:v>
                </c:pt>
                <c:pt idx="5664">
                  <c:v>6.1159999999999997</c:v>
                </c:pt>
                <c:pt idx="5665">
                  <c:v>5.3579999999999997</c:v>
                </c:pt>
                <c:pt idx="5666">
                  <c:v>5.1970000000000001</c:v>
                </c:pt>
                <c:pt idx="5667">
                  <c:v>5.1340000000000003</c:v>
                </c:pt>
                <c:pt idx="5668">
                  <c:v>5.0209999999999999</c:v>
                </c:pt>
                <c:pt idx="5669">
                  <c:v>5.407</c:v>
                </c:pt>
                <c:pt idx="5670">
                  <c:v>4.9390000000000001</c:v>
                </c:pt>
                <c:pt idx="5671">
                  <c:v>6.28</c:v>
                </c:pt>
                <c:pt idx="5672">
                  <c:v>5.4550000000000001</c:v>
                </c:pt>
                <c:pt idx="5673">
                  <c:v>8.484</c:v>
                </c:pt>
                <c:pt idx="5674">
                  <c:v>6.3090000000000002</c:v>
                </c:pt>
                <c:pt idx="5675">
                  <c:v>5.4039999999999999</c:v>
                </c:pt>
                <c:pt idx="5676">
                  <c:v>5.19</c:v>
                </c:pt>
                <c:pt idx="5677">
                  <c:v>5.0940000000000003</c:v>
                </c:pt>
                <c:pt idx="5678">
                  <c:v>5.0629999999999997</c:v>
                </c:pt>
                <c:pt idx="5679">
                  <c:v>5.0229999999999997</c:v>
                </c:pt>
                <c:pt idx="5682">
                  <c:v>5.5209999999999999</c:v>
                </c:pt>
                <c:pt idx="5683">
                  <c:v>8.3059999999999992</c:v>
                </c:pt>
                <c:pt idx="5684">
                  <c:v>6.09</c:v>
                </c:pt>
                <c:pt idx="5685">
                  <c:v>5.2069999999999999</c:v>
                </c:pt>
                <c:pt idx="5686">
                  <c:v>5.12</c:v>
                </c:pt>
                <c:pt idx="5687">
                  <c:v>5.0220000000000002</c:v>
                </c:pt>
                <c:pt idx="5688">
                  <c:v>5.085</c:v>
                </c:pt>
                <c:pt idx="5689">
                  <c:v>5.415</c:v>
                </c:pt>
                <c:pt idx="5690">
                  <c:v>9.1850000000000005</c:v>
                </c:pt>
                <c:pt idx="5691">
                  <c:v>6.8760000000000003</c:v>
                </c:pt>
                <c:pt idx="5692">
                  <c:v>5.7530000000000001</c:v>
                </c:pt>
                <c:pt idx="5693">
                  <c:v>5.3810000000000002</c:v>
                </c:pt>
                <c:pt idx="5694">
                  <c:v>5.2</c:v>
                </c:pt>
                <c:pt idx="5695">
                  <c:v>4.9800000000000004</c:v>
                </c:pt>
                <c:pt idx="5696">
                  <c:v>4.875</c:v>
                </c:pt>
                <c:pt idx="5697">
                  <c:v>4.5199999999999996</c:v>
                </c:pt>
                <c:pt idx="5698">
                  <c:v>4.2949999999999999</c:v>
                </c:pt>
                <c:pt idx="5699">
                  <c:v>4.2210000000000001</c:v>
                </c:pt>
                <c:pt idx="5700">
                  <c:v>4.1609999999999996</c:v>
                </c:pt>
                <c:pt idx="5701">
                  <c:v>4.1139999999999999</c:v>
                </c:pt>
                <c:pt idx="5702">
                  <c:v>4.0570000000000004</c:v>
                </c:pt>
                <c:pt idx="5703">
                  <c:v>3.8879999999999999</c:v>
                </c:pt>
                <c:pt idx="5704">
                  <c:v>3.7029999999999998</c:v>
                </c:pt>
                <c:pt idx="5705">
                  <c:v>3.5019999999999998</c:v>
                </c:pt>
                <c:pt idx="5706">
                  <c:v>3.3889999999999998</c:v>
                </c:pt>
                <c:pt idx="5707">
                  <c:v>3.4449999999999998</c:v>
                </c:pt>
                <c:pt idx="5708">
                  <c:v>3.4649999999999999</c:v>
                </c:pt>
                <c:pt idx="5709">
                  <c:v>3.3109999999999999</c:v>
                </c:pt>
                <c:pt idx="5710">
                  <c:v>3.867</c:v>
                </c:pt>
                <c:pt idx="5711">
                  <c:v>4.9589999999999996</c:v>
                </c:pt>
                <c:pt idx="5714">
                  <c:v>3.7679999999999998</c:v>
                </c:pt>
                <c:pt idx="5715">
                  <c:v>13.712</c:v>
                </c:pt>
                <c:pt idx="5716">
                  <c:v>15.335000000000001</c:v>
                </c:pt>
                <c:pt idx="5717">
                  <c:v>10.929</c:v>
                </c:pt>
                <c:pt idx="5718">
                  <c:v>4.7140000000000004</c:v>
                </c:pt>
                <c:pt idx="5719">
                  <c:v>4.1429999999999998</c:v>
                </c:pt>
                <c:pt idx="5720">
                  <c:v>3.823</c:v>
                </c:pt>
                <c:pt idx="5721">
                  <c:v>3.7010000000000001</c:v>
                </c:pt>
                <c:pt idx="5722">
                  <c:v>5.9089999999999998</c:v>
                </c:pt>
                <c:pt idx="5723">
                  <c:v>6.1340000000000003</c:v>
                </c:pt>
                <c:pt idx="5724">
                  <c:v>5.3520000000000003</c:v>
                </c:pt>
                <c:pt idx="5725">
                  <c:v>5.7039999999999997</c:v>
                </c:pt>
                <c:pt idx="5726">
                  <c:v>5.133</c:v>
                </c:pt>
                <c:pt idx="5727">
                  <c:v>7.3479999999999999</c:v>
                </c:pt>
                <c:pt idx="5728">
                  <c:v>5.7</c:v>
                </c:pt>
                <c:pt idx="5729">
                  <c:v>5.9509999999999996</c:v>
                </c:pt>
                <c:pt idx="5730">
                  <c:v>5.851</c:v>
                </c:pt>
                <c:pt idx="5731">
                  <c:v>5.1779999999999999</c:v>
                </c:pt>
                <c:pt idx="5732">
                  <c:v>7.0270000000000001</c:v>
                </c:pt>
                <c:pt idx="5733">
                  <c:v>5.1929999999999996</c:v>
                </c:pt>
                <c:pt idx="5734">
                  <c:v>5.226</c:v>
                </c:pt>
                <c:pt idx="5735">
                  <c:v>14.145</c:v>
                </c:pt>
                <c:pt idx="5736">
                  <c:v>14.503</c:v>
                </c:pt>
                <c:pt idx="5737">
                  <c:v>16.077000000000002</c:v>
                </c:pt>
                <c:pt idx="5738">
                  <c:v>10.95</c:v>
                </c:pt>
                <c:pt idx="5739">
                  <c:v>7.601</c:v>
                </c:pt>
                <c:pt idx="5740">
                  <c:v>6.1989999999999998</c:v>
                </c:pt>
                <c:pt idx="5741">
                  <c:v>10.217000000000001</c:v>
                </c:pt>
                <c:pt idx="5742">
                  <c:v>15.965999999999999</c:v>
                </c:pt>
                <c:pt idx="5743">
                  <c:v>14.47</c:v>
                </c:pt>
                <c:pt idx="5744">
                  <c:v>9.6910000000000007</c:v>
                </c:pt>
                <c:pt idx="5746">
                  <c:v>7.3250000000000002</c:v>
                </c:pt>
                <c:pt idx="5747">
                  <c:v>6.8879999999999999</c:v>
                </c:pt>
                <c:pt idx="5748">
                  <c:v>5.7270000000000003</c:v>
                </c:pt>
                <c:pt idx="5749">
                  <c:v>5.2510000000000003</c:v>
                </c:pt>
                <c:pt idx="5750">
                  <c:v>4.8710000000000004</c:v>
                </c:pt>
                <c:pt idx="5751">
                  <c:v>4.3129999999999997</c:v>
                </c:pt>
                <c:pt idx="5752">
                  <c:v>4.1100000000000003</c:v>
                </c:pt>
                <c:pt idx="5753">
                  <c:v>3.98</c:v>
                </c:pt>
                <c:pt idx="5754">
                  <c:v>3.7320000000000002</c:v>
                </c:pt>
                <c:pt idx="5755">
                  <c:v>3.5449999999999999</c:v>
                </c:pt>
                <c:pt idx="5756">
                  <c:v>3.6469999999999998</c:v>
                </c:pt>
                <c:pt idx="5757">
                  <c:v>3.1110000000000002</c:v>
                </c:pt>
                <c:pt idx="5758">
                  <c:v>3.194</c:v>
                </c:pt>
                <c:pt idx="5759">
                  <c:v>4.1429999999999998</c:v>
                </c:pt>
                <c:pt idx="5760">
                  <c:v>5.1100000000000003</c:v>
                </c:pt>
                <c:pt idx="5761">
                  <c:v>6.9829999999999997</c:v>
                </c:pt>
                <c:pt idx="5762">
                  <c:v>5.9690000000000003</c:v>
                </c:pt>
                <c:pt idx="5763">
                  <c:v>4.3929999999999998</c:v>
                </c:pt>
                <c:pt idx="5764">
                  <c:v>7.05</c:v>
                </c:pt>
                <c:pt idx="5765">
                  <c:v>4.694</c:v>
                </c:pt>
                <c:pt idx="5766">
                  <c:v>5.4059999999999997</c:v>
                </c:pt>
                <c:pt idx="5767">
                  <c:v>7.4870000000000001</c:v>
                </c:pt>
                <c:pt idx="5768">
                  <c:v>6.8010000000000002</c:v>
                </c:pt>
                <c:pt idx="5769">
                  <c:v>6.1280000000000001</c:v>
                </c:pt>
                <c:pt idx="5770">
                  <c:v>19.401</c:v>
                </c:pt>
                <c:pt idx="5771">
                  <c:v>10.003</c:v>
                </c:pt>
                <c:pt idx="5772">
                  <c:v>9.4380000000000006</c:v>
                </c:pt>
                <c:pt idx="5773">
                  <c:v>7.3220000000000001</c:v>
                </c:pt>
                <c:pt idx="5774">
                  <c:v>16.773</c:v>
                </c:pt>
                <c:pt idx="5775">
                  <c:v>24.414999999999999</c:v>
                </c:pt>
                <c:pt idx="5776">
                  <c:v>30.530999999999999</c:v>
                </c:pt>
                <c:pt idx="5777">
                  <c:v>40.692</c:v>
                </c:pt>
                <c:pt idx="5778">
                  <c:v>29.605</c:v>
                </c:pt>
                <c:pt idx="5779">
                  <c:v>31.484000000000002</c:v>
                </c:pt>
                <c:pt idx="5780">
                  <c:v>28.635999999999999</c:v>
                </c:pt>
                <c:pt idx="5781">
                  <c:v>41.261000000000003</c:v>
                </c:pt>
                <c:pt idx="5782">
                  <c:v>57.689</c:v>
                </c:pt>
                <c:pt idx="5783">
                  <c:v>90.067999999999998</c:v>
                </c:pt>
                <c:pt idx="5784">
                  <c:v>69.043999999999997</c:v>
                </c:pt>
                <c:pt idx="5785">
                  <c:v>70.305999999999997</c:v>
                </c:pt>
                <c:pt idx="5786">
                  <c:v>50.759</c:v>
                </c:pt>
                <c:pt idx="5787">
                  <c:v>42.466999999999999</c:v>
                </c:pt>
                <c:pt idx="5788">
                  <c:v>41.401000000000003</c:v>
                </c:pt>
                <c:pt idx="5789">
                  <c:v>37.619999999999997</c:v>
                </c:pt>
                <c:pt idx="5790">
                  <c:v>67.070999999999998</c:v>
                </c:pt>
                <c:pt idx="5791">
                  <c:v>85.974000000000004</c:v>
                </c:pt>
                <c:pt idx="5792">
                  <c:v>131.84800000000001</c:v>
                </c:pt>
                <c:pt idx="5793">
                  <c:v>86.617000000000004</c:v>
                </c:pt>
                <c:pt idx="5794">
                  <c:v>70.457999999999998</c:v>
                </c:pt>
                <c:pt idx="5795">
                  <c:v>62.265999999999998</c:v>
                </c:pt>
                <c:pt idx="5796">
                  <c:v>118.827</c:v>
                </c:pt>
                <c:pt idx="5797">
                  <c:v>81.382000000000005</c:v>
                </c:pt>
                <c:pt idx="5798">
                  <c:v>111.785</c:v>
                </c:pt>
                <c:pt idx="5799">
                  <c:v>76.688000000000002</c:v>
                </c:pt>
                <c:pt idx="5800">
                  <c:v>100.303</c:v>
                </c:pt>
                <c:pt idx="5801">
                  <c:v>97.497</c:v>
                </c:pt>
                <c:pt idx="5802">
                  <c:v>105.59399999999999</c:v>
                </c:pt>
                <c:pt idx="5803">
                  <c:v>97.950999999999993</c:v>
                </c:pt>
                <c:pt idx="5804">
                  <c:v>97.305999999999997</c:v>
                </c:pt>
                <c:pt idx="5805">
                  <c:v>76.085999999999999</c:v>
                </c:pt>
                <c:pt idx="5806">
                  <c:v>74.805000000000007</c:v>
                </c:pt>
                <c:pt idx="5807">
                  <c:v>74.510999999999996</c:v>
                </c:pt>
                <c:pt idx="5808">
                  <c:v>62.445999999999998</c:v>
                </c:pt>
                <c:pt idx="5810">
                  <c:v>58.475999999999999</c:v>
                </c:pt>
                <c:pt idx="5811">
                  <c:v>58.963000000000001</c:v>
                </c:pt>
                <c:pt idx="5812">
                  <c:v>60.392000000000003</c:v>
                </c:pt>
                <c:pt idx="5813">
                  <c:v>58.734999999999999</c:v>
                </c:pt>
                <c:pt idx="5814">
                  <c:v>62.713999999999999</c:v>
                </c:pt>
                <c:pt idx="5815">
                  <c:v>65.885999999999996</c:v>
                </c:pt>
                <c:pt idx="5816">
                  <c:v>58.84</c:v>
                </c:pt>
                <c:pt idx="5817">
                  <c:v>52.972000000000001</c:v>
                </c:pt>
                <c:pt idx="5818">
                  <c:v>68.082999999999998</c:v>
                </c:pt>
                <c:pt idx="5819">
                  <c:v>59.856999999999999</c:v>
                </c:pt>
                <c:pt idx="5820">
                  <c:v>79.498999999999995</c:v>
                </c:pt>
                <c:pt idx="5821">
                  <c:v>66.155000000000001</c:v>
                </c:pt>
                <c:pt idx="5822">
                  <c:v>105.545</c:v>
                </c:pt>
                <c:pt idx="5823">
                  <c:v>102.26900000000001</c:v>
                </c:pt>
                <c:pt idx="5824">
                  <c:v>84.091999999999999</c:v>
                </c:pt>
                <c:pt idx="5825">
                  <c:v>110.49</c:v>
                </c:pt>
                <c:pt idx="5826">
                  <c:v>89.521000000000001</c:v>
                </c:pt>
                <c:pt idx="5827">
                  <c:v>81.552999999999997</c:v>
                </c:pt>
                <c:pt idx="5828">
                  <c:v>91.724999999999994</c:v>
                </c:pt>
                <c:pt idx="5829">
                  <c:v>72.498000000000005</c:v>
                </c:pt>
                <c:pt idx="5830">
                  <c:v>70.694000000000003</c:v>
                </c:pt>
                <c:pt idx="5831">
                  <c:v>69.89</c:v>
                </c:pt>
                <c:pt idx="5832">
                  <c:v>60.316000000000003</c:v>
                </c:pt>
                <c:pt idx="5833">
                  <c:v>82.39</c:v>
                </c:pt>
                <c:pt idx="5834">
                  <c:v>96.875</c:v>
                </c:pt>
                <c:pt idx="5835">
                  <c:v>118.28400000000001</c:v>
                </c:pt>
                <c:pt idx="5836">
                  <c:v>111.301</c:v>
                </c:pt>
                <c:pt idx="5837">
                  <c:v>104.325</c:v>
                </c:pt>
                <c:pt idx="5838">
                  <c:v>125.32299999999999</c:v>
                </c:pt>
                <c:pt idx="5839">
                  <c:v>114.08499999999999</c:v>
                </c:pt>
                <c:pt idx="5840">
                  <c:v>112.111</c:v>
                </c:pt>
                <c:pt idx="5841">
                  <c:v>110.43</c:v>
                </c:pt>
                <c:pt idx="5842">
                  <c:v>93.653000000000006</c:v>
                </c:pt>
                <c:pt idx="5843">
                  <c:v>99.53</c:v>
                </c:pt>
                <c:pt idx="5844">
                  <c:v>139.30600000000001</c:v>
                </c:pt>
                <c:pt idx="5845">
                  <c:v>159.935</c:v>
                </c:pt>
                <c:pt idx="5846">
                  <c:v>134.964</c:v>
                </c:pt>
                <c:pt idx="5847">
                  <c:v>114.5</c:v>
                </c:pt>
                <c:pt idx="5848">
                  <c:v>105.441</c:v>
                </c:pt>
                <c:pt idx="5849">
                  <c:v>93.620999999999995</c:v>
                </c:pt>
                <c:pt idx="5850">
                  <c:v>100.319</c:v>
                </c:pt>
                <c:pt idx="5851">
                  <c:v>99.525999999999996</c:v>
                </c:pt>
                <c:pt idx="5852">
                  <c:v>88.55</c:v>
                </c:pt>
                <c:pt idx="5853">
                  <c:v>89.283000000000001</c:v>
                </c:pt>
                <c:pt idx="5854">
                  <c:v>77.019000000000005</c:v>
                </c:pt>
                <c:pt idx="5855">
                  <c:v>68.822999999999993</c:v>
                </c:pt>
                <c:pt idx="5856">
                  <c:v>62.625999999999998</c:v>
                </c:pt>
                <c:pt idx="5857">
                  <c:v>79.760000000000005</c:v>
                </c:pt>
                <c:pt idx="5858">
                  <c:v>74.738</c:v>
                </c:pt>
                <c:pt idx="5859">
                  <c:v>63.094999999999999</c:v>
                </c:pt>
                <c:pt idx="5860">
                  <c:v>60.027000000000001</c:v>
                </c:pt>
                <c:pt idx="5861">
                  <c:v>54.398000000000003</c:v>
                </c:pt>
                <c:pt idx="5862">
                  <c:v>50.348999999999997</c:v>
                </c:pt>
                <c:pt idx="5863">
                  <c:v>46.457000000000001</c:v>
                </c:pt>
                <c:pt idx="5864">
                  <c:v>46.072000000000003</c:v>
                </c:pt>
                <c:pt idx="5865">
                  <c:v>41.091999999999999</c:v>
                </c:pt>
                <c:pt idx="5866">
                  <c:v>63.658999999999999</c:v>
                </c:pt>
                <c:pt idx="5867">
                  <c:v>84.468999999999994</c:v>
                </c:pt>
                <c:pt idx="5868">
                  <c:v>88.727999999999994</c:v>
                </c:pt>
                <c:pt idx="5869">
                  <c:v>73.936000000000007</c:v>
                </c:pt>
                <c:pt idx="5870">
                  <c:v>65.668999999999997</c:v>
                </c:pt>
                <c:pt idx="5871">
                  <c:v>58.945</c:v>
                </c:pt>
                <c:pt idx="5872">
                  <c:v>54.414000000000001</c:v>
                </c:pt>
                <c:pt idx="5874">
                  <c:v>51.360999999999997</c:v>
                </c:pt>
                <c:pt idx="5875">
                  <c:v>51.360999999999997</c:v>
                </c:pt>
                <c:pt idx="5876">
                  <c:v>108.352</c:v>
                </c:pt>
                <c:pt idx="5877">
                  <c:v>61.948</c:v>
                </c:pt>
                <c:pt idx="5878">
                  <c:v>62.149000000000001</c:v>
                </c:pt>
                <c:pt idx="5879">
                  <c:v>68.448999999999998</c:v>
                </c:pt>
                <c:pt idx="5880">
                  <c:v>127.387</c:v>
                </c:pt>
                <c:pt idx="5881">
                  <c:v>125.002</c:v>
                </c:pt>
                <c:pt idx="5882">
                  <c:v>101.178</c:v>
                </c:pt>
                <c:pt idx="5883">
                  <c:v>89.652000000000001</c:v>
                </c:pt>
                <c:pt idx="5884">
                  <c:v>79.471999999999994</c:v>
                </c:pt>
                <c:pt idx="5885">
                  <c:v>73.325999999999993</c:v>
                </c:pt>
                <c:pt idx="5886">
                  <c:v>63.765999999999998</c:v>
                </c:pt>
                <c:pt idx="5887">
                  <c:v>57.104999999999997</c:v>
                </c:pt>
                <c:pt idx="5888">
                  <c:v>52.454999999999998</c:v>
                </c:pt>
                <c:pt idx="5889">
                  <c:v>51.276000000000003</c:v>
                </c:pt>
                <c:pt idx="5890">
                  <c:v>46.173000000000002</c:v>
                </c:pt>
                <c:pt idx="5891">
                  <c:v>44.619</c:v>
                </c:pt>
                <c:pt idx="5892">
                  <c:v>40.856999999999999</c:v>
                </c:pt>
                <c:pt idx="5893">
                  <c:v>38.432000000000002</c:v>
                </c:pt>
                <c:pt idx="5894">
                  <c:v>37.049999999999997</c:v>
                </c:pt>
                <c:pt idx="5895">
                  <c:v>35.496000000000002</c:v>
                </c:pt>
                <c:pt idx="5896">
                  <c:v>33.982999999999997</c:v>
                </c:pt>
                <c:pt idx="5897">
                  <c:v>32.58</c:v>
                </c:pt>
                <c:pt idx="5898">
                  <c:v>31.46</c:v>
                </c:pt>
                <c:pt idx="5899">
                  <c:v>30.664999999999999</c:v>
                </c:pt>
                <c:pt idx="5900">
                  <c:v>29.902999999999999</c:v>
                </c:pt>
                <c:pt idx="5901">
                  <c:v>29.292999999999999</c:v>
                </c:pt>
                <c:pt idx="5902">
                  <c:v>27.024999999999999</c:v>
                </c:pt>
                <c:pt idx="5903">
                  <c:v>25.667000000000002</c:v>
                </c:pt>
                <c:pt idx="5906">
                  <c:v>24.846</c:v>
                </c:pt>
                <c:pt idx="5907">
                  <c:v>24.373999999999999</c:v>
                </c:pt>
                <c:pt idx="5908">
                  <c:v>23.216000000000001</c:v>
                </c:pt>
                <c:pt idx="5909">
                  <c:v>22.414999999999999</c:v>
                </c:pt>
                <c:pt idx="5910">
                  <c:v>22.047999999999998</c:v>
                </c:pt>
                <c:pt idx="5911">
                  <c:v>21.899000000000001</c:v>
                </c:pt>
                <c:pt idx="5912">
                  <c:v>21.562999999999999</c:v>
                </c:pt>
                <c:pt idx="5913">
                  <c:v>20.920999999999999</c:v>
                </c:pt>
                <c:pt idx="5914">
                  <c:v>19.911000000000001</c:v>
                </c:pt>
                <c:pt idx="5915">
                  <c:v>19.09</c:v>
                </c:pt>
                <c:pt idx="5916">
                  <c:v>18.628</c:v>
                </c:pt>
                <c:pt idx="5917">
                  <c:v>18.315999999999999</c:v>
                </c:pt>
                <c:pt idx="5918">
                  <c:v>17.992999999999999</c:v>
                </c:pt>
                <c:pt idx="5919">
                  <c:v>17.798999999999999</c:v>
                </c:pt>
                <c:pt idx="5920">
                  <c:v>17.268000000000001</c:v>
                </c:pt>
                <c:pt idx="5921">
                  <c:v>17.09</c:v>
                </c:pt>
                <c:pt idx="5922">
                  <c:v>16.829000000000001</c:v>
                </c:pt>
                <c:pt idx="5923">
                  <c:v>15.266</c:v>
                </c:pt>
                <c:pt idx="5924">
                  <c:v>14.315</c:v>
                </c:pt>
                <c:pt idx="5925">
                  <c:v>14.202</c:v>
                </c:pt>
                <c:pt idx="5926">
                  <c:v>13.813000000000001</c:v>
                </c:pt>
                <c:pt idx="5927">
                  <c:v>13.742000000000001</c:v>
                </c:pt>
                <c:pt idx="5928">
                  <c:v>13.135999999999999</c:v>
                </c:pt>
                <c:pt idx="5929">
                  <c:v>12.753</c:v>
                </c:pt>
                <c:pt idx="5930">
                  <c:v>12.23</c:v>
                </c:pt>
                <c:pt idx="5931">
                  <c:v>11.901999999999999</c:v>
                </c:pt>
                <c:pt idx="5932">
                  <c:v>11.353999999999999</c:v>
                </c:pt>
                <c:pt idx="5933">
                  <c:v>11.241</c:v>
                </c:pt>
                <c:pt idx="5934">
                  <c:v>10.917</c:v>
                </c:pt>
                <c:pt idx="5935">
                  <c:v>10.66</c:v>
                </c:pt>
                <c:pt idx="5938">
                  <c:v>10.276</c:v>
                </c:pt>
                <c:pt idx="5939">
                  <c:v>10.206</c:v>
                </c:pt>
                <c:pt idx="5940">
                  <c:v>9.9730000000000008</c:v>
                </c:pt>
                <c:pt idx="5941">
                  <c:v>9.6609999999999996</c:v>
                </c:pt>
                <c:pt idx="5942">
                  <c:v>9.6999999999999993</c:v>
                </c:pt>
                <c:pt idx="5943">
                  <c:v>9.6999999999999993</c:v>
                </c:pt>
                <c:pt idx="5944">
                  <c:v>9.2889999999999997</c:v>
                </c:pt>
                <c:pt idx="5945">
                  <c:v>9.0830000000000002</c:v>
                </c:pt>
                <c:pt idx="5946">
                  <c:v>9.1310000000000002</c:v>
                </c:pt>
                <c:pt idx="5947">
                  <c:v>9.0579999999999998</c:v>
                </c:pt>
                <c:pt idx="5948">
                  <c:v>8.8309999999999995</c:v>
                </c:pt>
                <c:pt idx="5949">
                  <c:v>8.8059999999999992</c:v>
                </c:pt>
                <c:pt idx="5950">
                  <c:v>8.5920000000000005</c:v>
                </c:pt>
                <c:pt idx="5951">
                  <c:v>8.1829999999999998</c:v>
                </c:pt>
                <c:pt idx="5952">
                  <c:v>7.915</c:v>
                </c:pt>
                <c:pt idx="5953">
                  <c:v>7.8239999999999998</c:v>
                </c:pt>
                <c:pt idx="5954">
                  <c:v>7.8559999999999999</c:v>
                </c:pt>
                <c:pt idx="5955">
                  <c:v>7.9809999999999999</c:v>
                </c:pt>
                <c:pt idx="5956">
                  <c:v>7.6429999999999998</c:v>
                </c:pt>
                <c:pt idx="5957">
                  <c:v>7.6779999999999999</c:v>
                </c:pt>
                <c:pt idx="5958">
                  <c:v>7.6159999999999997</c:v>
                </c:pt>
                <c:pt idx="5959">
                  <c:v>7.71</c:v>
                </c:pt>
                <c:pt idx="5960">
                  <c:v>7.7220000000000004</c:v>
                </c:pt>
                <c:pt idx="5961">
                  <c:v>7.6929999999999996</c:v>
                </c:pt>
                <c:pt idx="5962">
                  <c:v>7.7069999999999999</c:v>
                </c:pt>
                <c:pt idx="5963">
                  <c:v>7.5919999999999996</c:v>
                </c:pt>
                <c:pt idx="5964">
                  <c:v>7.4530000000000003</c:v>
                </c:pt>
                <c:pt idx="5965">
                  <c:v>7.2889999999999997</c:v>
                </c:pt>
                <c:pt idx="5966">
                  <c:v>7.2215999999999996</c:v>
                </c:pt>
                <c:pt idx="5967">
                  <c:v>7.085</c:v>
                </c:pt>
                <c:pt idx="5970">
                  <c:v>6.9630000000000001</c:v>
                </c:pt>
                <c:pt idx="5971">
                  <c:v>6.8239999999999998</c:v>
                </c:pt>
                <c:pt idx="5972">
                  <c:v>6.7930000000000001</c:v>
                </c:pt>
                <c:pt idx="5973">
                  <c:v>6.6539999999999999</c:v>
                </c:pt>
                <c:pt idx="5974">
                  <c:v>6.75</c:v>
                </c:pt>
                <c:pt idx="5975">
                  <c:v>6.7560000000000002</c:v>
                </c:pt>
                <c:pt idx="5976">
                  <c:v>6.6289999999999996</c:v>
                </c:pt>
                <c:pt idx="5977">
                  <c:v>6.6390000000000002</c:v>
                </c:pt>
                <c:pt idx="5978">
                  <c:v>6.6130000000000004</c:v>
                </c:pt>
                <c:pt idx="5979">
                  <c:v>6.5750000000000002</c:v>
                </c:pt>
                <c:pt idx="5980">
                  <c:v>6.3890000000000002</c:v>
                </c:pt>
                <c:pt idx="5981">
                  <c:v>6.2770000000000001</c:v>
                </c:pt>
                <c:pt idx="5982">
                  <c:v>6.4</c:v>
                </c:pt>
                <c:pt idx="5983">
                  <c:v>6.319</c:v>
                </c:pt>
                <c:pt idx="5984">
                  <c:v>6.2510000000000003</c:v>
                </c:pt>
                <c:pt idx="5985">
                  <c:v>6.1769999999999996</c:v>
                </c:pt>
                <c:pt idx="5986">
                  <c:v>6.0670000000000002</c:v>
                </c:pt>
                <c:pt idx="5987">
                  <c:v>5.85</c:v>
                </c:pt>
                <c:pt idx="5988">
                  <c:v>5.806</c:v>
                </c:pt>
                <c:pt idx="5989">
                  <c:v>5.7679999999999998</c:v>
                </c:pt>
                <c:pt idx="5990">
                  <c:v>5.819</c:v>
                </c:pt>
                <c:pt idx="5991">
                  <c:v>5.75</c:v>
                </c:pt>
                <c:pt idx="5992">
                  <c:v>5.4660000000000002</c:v>
                </c:pt>
                <c:pt idx="5993">
                  <c:v>5.3289999999999997</c:v>
                </c:pt>
                <c:pt idx="5994">
                  <c:v>5.3460000000000001</c:v>
                </c:pt>
                <c:pt idx="5995">
                  <c:v>5.2880000000000003</c:v>
                </c:pt>
                <c:pt idx="5996">
                  <c:v>5.2670000000000003</c:v>
                </c:pt>
                <c:pt idx="5997">
                  <c:v>5.2859999999999996</c:v>
                </c:pt>
                <c:pt idx="5998">
                  <c:v>5.3209999999999997</c:v>
                </c:pt>
                <c:pt idx="6002">
                  <c:v>5.2949999999999999</c:v>
                </c:pt>
                <c:pt idx="6003">
                  <c:v>5.2640000000000002</c:v>
                </c:pt>
                <c:pt idx="6004">
                  <c:v>5.2290000000000001</c:v>
                </c:pt>
                <c:pt idx="6005">
                  <c:v>5.1870000000000003</c:v>
                </c:pt>
                <c:pt idx="6006">
                  <c:v>5.1289999999999996</c:v>
                </c:pt>
                <c:pt idx="6007">
                  <c:v>5.12</c:v>
                </c:pt>
                <c:pt idx="6008">
                  <c:v>5.0730000000000004</c:v>
                </c:pt>
                <c:pt idx="6009">
                  <c:v>5.0140000000000002</c:v>
                </c:pt>
                <c:pt idx="6010">
                  <c:v>4.9489999999999998</c:v>
                </c:pt>
                <c:pt idx="6011">
                  <c:v>4.9569999999999999</c:v>
                </c:pt>
                <c:pt idx="6012">
                  <c:v>4.8810000000000002</c:v>
                </c:pt>
                <c:pt idx="6013">
                  <c:v>5.0119999999999996</c:v>
                </c:pt>
                <c:pt idx="6014">
                  <c:v>4.7750000000000004</c:v>
                </c:pt>
                <c:pt idx="6015">
                  <c:v>4.7619999999999996</c:v>
                </c:pt>
                <c:pt idx="6016">
                  <c:v>4.7300000000000004</c:v>
                </c:pt>
                <c:pt idx="6017">
                  <c:v>4.5910000000000002</c:v>
                </c:pt>
                <c:pt idx="6018">
                  <c:v>4.593</c:v>
                </c:pt>
                <c:pt idx="6019">
                  <c:v>4.5359999999999996</c:v>
                </c:pt>
                <c:pt idx="6020">
                  <c:v>4.4080000000000004</c:v>
                </c:pt>
                <c:pt idx="6021">
                  <c:v>4.3600000000000003</c:v>
                </c:pt>
                <c:pt idx="6022">
                  <c:v>4.4029999999999996</c:v>
                </c:pt>
                <c:pt idx="6023">
                  <c:v>4.3070000000000004</c:v>
                </c:pt>
                <c:pt idx="6024">
                  <c:v>4.76</c:v>
                </c:pt>
                <c:pt idx="6025">
                  <c:v>4.9039999999999999</c:v>
                </c:pt>
                <c:pt idx="6026">
                  <c:v>4.8689999999999998</c:v>
                </c:pt>
                <c:pt idx="6027">
                  <c:v>4.6970000000000001</c:v>
                </c:pt>
                <c:pt idx="6028">
                  <c:v>4.5999999999999996</c:v>
                </c:pt>
                <c:pt idx="6029">
                  <c:v>4.5519999999999996</c:v>
                </c:pt>
                <c:pt idx="6030">
                  <c:v>4.6500000000000004</c:v>
                </c:pt>
                <c:pt idx="6031">
                  <c:v>4.6360000000000001</c:v>
                </c:pt>
                <c:pt idx="6034">
                  <c:v>4.4939999999999998</c:v>
                </c:pt>
                <c:pt idx="6035">
                  <c:v>4.43</c:v>
                </c:pt>
                <c:pt idx="6036">
                  <c:v>4.3330000000000002</c:v>
                </c:pt>
                <c:pt idx="6037">
                  <c:v>4.2770000000000001</c:v>
                </c:pt>
                <c:pt idx="6038">
                  <c:v>4.157</c:v>
                </c:pt>
                <c:pt idx="6039">
                  <c:v>4.0780000000000003</c:v>
                </c:pt>
                <c:pt idx="6040">
                  <c:v>4.16</c:v>
                </c:pt>
                <c:pt idx="6041">
                  <c:v>3.8180000000000001</c:v>
                </c:pt>
                <c:pt idx="6042">
                  <c:v>3.6739999999999999</c:v>
                </c:pt>
                <c:pt idx="6043">
                  <c:v>3.6</c:v>
                </c:pt>
                <c:pt idx="6044">
                  <c:v>3.6150000000000002</c:v>
                </c:pt>
                <c:pt idx="6045">
                  <c:v>3.613</c:v>
                </c:pt>
                <c:pt idx="6046">
                  <c:v>3.625</c:v>
                </c:pt>
                <c:pt idx="6047">
                  <c:v>3.6480000000000001</c:v>
                </c:pt>
                <c:pt idx="6048">
                  <c:v>3.7450000000000001</c:v>
                </c:pt>
                <c:pt idx="6049">
                  <c:v>3.6139999999999999</c:v>
                </c:pt>
                <c:pt idx="6050">
                  <c:v>3.5379999999999998</c:v>
                </c:pt>
                <c:pt idx="6051">
                  <c:v>3.3959999999999999</c:v>
                </c:pt>
                <c:pt idx="6052">
                  <c:v>3.4129999999999998</c:v>
                </c:pt>
                <c:pt idx="6053">
                  <c:v>3.448</c:v>
                </c:pt>
                <c:pt idx="6054">
                  <c:v>3.4929999999999999</c:v>
                </c:pt>
                <c:pt idx="6055">
                  <c:v>3.419</c:v>
                </c:pt>
                <c:pt idx="6056">
                  <c:v>3.3820000000000001</c:v>
                </c:pt>
                <c:pt idx="6057">
                  <c:v>3.3780000000000001</c:v>
                </c:pt>
                <c:pt idx="6058">
                  <c:v>3.6629999999999998</c:v>
                </c:pt>
                <c:pt idx="6059">
                  <c:v>3.581</c:v>
                </c:pt>
                <c:pt idx="6060">
                  <c:v>3.4</c:v>
                </c:pt>
                <c:pt idx="6061">
                  <c:v>3.3820000000000001</c:v>
                </c:pt>
                <c:pt idx="6062">
                  <c:v>5.1870000000000003</c:v>
                </c:pt>
                <c:pt idx="6066">
                  <c:v>3.952</c:v>
                </c:pt>
                <c:pt idx="6067">
                  <c:v>3.7890000000000001</c:v>
                </c:pt>
                <c:pt idx="6068">
                  <c:v>3.5819999999999999</c:v>
                </c:pt>
                <c:pt idx="6069">
                  <c:v>3.4119999999999999</c:v>
                </c:pt>
                <c:pt idx="6070">
                  <c:v>3.5760000000000001</c:v>
                </c:pt>
                <c:pt idx="6071">
                  <c:v>3.4940000000000002</c:v>
                </c:pt>
                <c:pt idx="6072">
                  <c:v>3.415</c:v>
                </c:pt>
                <c:pt idx="6073">
                  <c:v>3.2709999999999999</c:v>
                </c:pt>
                <c:pt idx="6074">
                  <c:v>3.1219999999999999</c:v>
                </c:pt>
                <c:pt idx="6075">
                  <c:v>3.0680000000000001</c:v>
                </c:pt>
                <c:pt idx="6076">
                  <c:v>3.44</c:v>
                </c:pt>
                <c:pt idx="6077">
                  <c:v>3.3380000000000001</c:v>
                </c:pt>
                <c:pt idx="6078">
                  <c:v>2.9089999999999998</c:v>
                </c:pt>
                <c:pt idx="6079">
                  <c:v>3.101</c:v>
                </c:pt>
                <c:pt idx="6080">
                  <c:v>3.1589999999999998</c:v>
                </c:pt>
                <c:pt idx="6081">
                  <c:v>3.0030000000000001</c:v>
                </c:pt>
                <c:pt idx="6082">
                  <c:v>3.0339999999999998</c:v>
                </c:pt>
                <c:pt idx="6083">
                  <c:v>2.9180000000000001</c:v>
                </c:pt>
                <c:pt idx="6084">
                  <c:v>2.9550000000000001</c:v>
                </c:pt>
                <c:pt idx="6085">
                  <c:v>2.9470000000000001</c:v>
                </c:pt>
                <c:pt idx="6086">
                  <c:v>2.8679999999999999</c:v>
                </c:pt>
                <c:pt idx="6087">
                  <c:v>2.8719999999999999</c:v>
                </c:pt>
                <c:pt idx="6088">
                  <c:v>2.903</c:v>
                </c:pt>
                <c:pt idx="6089">
                  <c:v>2.86</c:v>
                </c:pt>
                <c:pt idx="6090">
                  <c:v>2.8090000000000002</c:v>
                </c:pt>
                <c:pt idx="6091">
                  <c:v>2.76</c:v>
                </c:pt>
                <c:pt idx="6092">
                  <c:v>2.8170000000000002</c:v>
                </c:pt>
                <c:pt idx="6093">
                  <c:v>2.7559999999999998</c:v>
                </c:pt>
                <c:pt idx="6094">
                  <c:v>2.7480000000000002</c:v>
                </c:pt>
                <c:pt idx="6095">
                  <c:v>2.4340000000000002</c:v>
                </c:pt>
                <c:pt idx="6096">
                  <c:v>2.5099999999999998</c:v>
                </c:pt>
                <c:pt idx="6098">
                  <c:v>2.7330000000000001</c:v>
                </c:pt>
                <c:pt idx="6099">
                  <c:v>2.8849999999999998</c:v>
                </c:pt>
                <c:pt idx="6100">
                  <c:v>2.3319999999999999</c:v>
                </c:pt>
                <c:pt idx="6101">
                  <c:v>2.6419999999999999</c:v>
                </c:pt>
                <c:pt idx="6102">
                  <c:v>2.6160000000000001</c:v>
                </c:pt>
                <c:pt idx="6103">
                  <c:v>2.4590000000000001</c:v>
                </c:pt>
                <c:pt idx="6104">
                  <c:v>2.4380000000000002</c:v>
                </c:pt>
                <c:pt idx="6105">
                  <c:v>2.5310000000000001</c:v>
                </c:pt>
                <c:pt idx="6106">
                  <c:v>3.1240000000000001</c:v>
                </c:pt>
                <c:pt idx="6107">
                  <c:v>2.9689999999999999</c:v>
                </c:pt>
                <c:pt idx="6108">
                  <c:v>2.6920000000000002</c:v>
                </c:pt>
                <c:pt idx="6109">
                  <c:v>2.3769999999999998</c:v>
                </c:pt>
                <c:pt idx="6110">
                  <c:v>2.2989999999999999</c:v>
                </c:pt>
                <c:pt idx="6111">
                  <c:v>2.27</c:v>
                </c:pt>
                <c:pt idx="6112">
                  <c:v>2.1909999999999998</c:v>
                </c:pt>
                <c:pt idx="6113">
                  <c:v>2.8380000000000001</c:v>
                </c:pt>
                <c:pt idx="6114">
                  <c:v>5.6710000000000003</c:v>
                </c:pt>
                <c:pt idx="6115">
                  <c:v>3.0649999999999999</c:v>
                </c:pt>
                <c:pt idx="6116">
                  <c:v>3.3290000000000002</c:v>
                </c:pt>
                <c:pt idx="6117">
                  <c:v>2.8370000000000002</c:v>
                </c:pt>
                <c:pt idx="6118">
                  <c:v>4.4459999999999997</c:v>
                </c:pt>
                <c:pt idx="6119">
                  <c:v>8.2509999999999994</c:v>
                </c:pt>
                <c:pt idx="6120">
                  <c:v>6.4349999999999996</c:v>
                </c:pt>
                <c:pt idx="6121">
                  <c:v>6.181</c:v>
                </c:pt>
                <c:pt idx="6122">
                  <c:v>11.484999999999999</c:v>
                </c:pt>
                <c:pt idx="6123">
                  <c:v>9.3829999999999991</c:v>
                </c:pt>
                <c:pt idx="6124">
                  <c:v>30.655999999999999</c:v>
                </c:pt>
                <c:pt idx="6125">
                  <c:v>7.5119999999999996</c:v>
                </c:pt>
                <c:pt idx="6126">
                  <c:v>5.6239999999999997</c:v>
                </c:pt>
                <c:pt idx="6127">
                  <c:v>12.715999999999999</c:v>
                </c:pt>
                <c:pt idx="6128">
                  <c:v>5.5449999999999999</c:v>
                </c:pt>
                <c:pt idx="6130">
                  <c:v>3.6120000000000001</c:v>
                </c:pt>
                <c:pt idx="6131">
                  <c:v>2.96</c:v>
                </c:pt>
                <c:pt idx="6132">
                  <c:v>2.5710000000000002</c:v>
                </c:pt>
                <c:pt idx="6133">
                  <c:v>2.3759999999999999</c:v>
                </c:pt>
                <c:pt idx="6134">
                  <c:v>2.0379999999999998</c:v>
                </c:pt>
                <c:pt idx="6135">
                  <c:v>3.4750000000000001</c:v>
                </c:pt>
                <c:pt idx="6136">
                  <c:v>3.9009999999999998</c:v>
                </c:pt>
                <c:pt idx="6137">
                  <c:v>2.423</c:v>
                </c:pt>
                <c:pt idx="6138">
                  <c:v>2.036</c:v>
                </c:pt>
                <c:pt idx="6139">
                  <c:v>1.621</c:v>
                </c:pt>
                <c:pt idx="6140">
                  <c:v>8.5500000000000007</c:v>
                </c:pt>
                <c:pt idx="6141">
                  <c:v>6.6630000000000003</c:v>
                </c:pt>
                <c:pt idx="6142">
                  <c:v>7.306</c:v>
                </c:pt>
                <c:pt idx="6143">
                  <c:v>13.627000000000001</c:v>
                </c:pt>
                <c:pt idx="6144">
                  <c:v>30.526</c:v>
                </c:pt>
                <c:pt idx="6145">
                  <c:v>13.587</c:v>
                </c:pt>
                <c:pt idx="6146">
                  <c:v>8.1669999999999998</c:v>
                </c:pt>
                <c:pt idx="6147">
                  <c:v>11.016999999999999</c:v>
                </c:pt>
                <c:pt idx="6148">
                  <c:v>7.3869999999999996</c:v>
                </c:pt>
                <c:pt idx="6149">
                  <c:v>6.6289999999999996</c:v>
                </c:pt>
                <c:pt idx="6150">
                  <c:v>4.82</c:v>
                </c:pt>
                <c:pt idx="6151">
                  <c:v>4.2119999999999997</c:v>
                </c:pt>
                <c:pt idx="6152">
                  <c:v>4.7759999999999998</c:v>
                </c:pt>
                <c:pt idx="6153">
                  <c:v>3.9079999999999999</c:v>
                </c:pt>
                <c:pt idx="6154">
                  <c:v>3.4750000000000001</c:v>
                </c:pt>
                <c:pt idx="6155">
                  <c:v>4.1509999999999998</c:v>
                </c:pt>
                <c:pt idx="6156">
                  <c:v>18.867999999999999</c:v>
                </c:pt>
                <c:pt idx="6157">
                  <c:v>7.8109999999999999</c:v>
                </c:pt>
                <c:pt idx="6158">
                  <c:v>7.8550000000000004</c:v>
                </c:pt>
                <c:pt idx="6159">
                  <c:v>23.827000000000002</c:v>
                </c:pt>
                <c:pt idx="6160">
                  <c:v>25.251000000000001</c:v>
                </c:pt>
                <c:pt idx="6162">
                  <c:v>131.52000000000001</c:v>
                </c:pt>
                <c:pt idx="6163">
                  <c:v>138.761</c:v>
                </c:pt>
                <c:pt idx="6164">
                  <c:v>82.75</c:v>
                </c:pt>
                <c:pt idx="6165">
                  <c:v>54.069000000000003</c:v>
                </c:pt>
                <c:pt idx="6166">
                  <c:v>48.69</c:v>
                </c:pt>
                <c:pt idx="6167">
                  <c:v>38.216999999999999</c:v>
                </c:pt>
                <c:pt idx="6168">
                  <c:v>33.738</c:v>
                </c:pt>
                <c:pt idx="6169">
                  <c:v>77.635999999999996</c:v>
                </c:pt>
                <c:pt idx="6170">
                  <c:v>83.697999999999993</c:v>
                </c:pt>
                <c:pt idx="6171">
                  <c:v>67.849999999999994</c:v>
                </c:pt>
                <c:pt idx="6172">
                  <c:v>58.308</c:v>
                </c:pt>
                <c:pt idx="6173">
                  <c:v>49.621000000000002</c:v>
                </c:pt>
                <c:pt idx="6174">
                  <c:v>43.960999999999999</c:v>
                </c:pt>
                <c:pt idx="6175">
                  <c:v>57.837000000000003</c:v>
                </c:pt>
                <c:pt idx="6176">
                  <c:v>43.640999999999998</c:v>
                </c:pt>
                <c:pt idx="6177">
                  <c:v>38.427999999999997</c:v>
                </c:pt>
                <c:pt idx="6178">
                  <c:v>34.536999999999999</c:v>
                </c:pt>
                <c:pt idx="6179">
                  <c:v>30.507000000000001</c:v>
                </c:pt>
                <c:pt idx="6180">
                  <c:v>28.378</c:v>
                </c:pt>
                <c:pt idx="6181">
                  <c:v>27.562000000000001</c:v>
                </c:pt>
                <c:pt idx="6182">
                  <c:v>27.451000000000001</c:v>
                </c:pt>
                <c:pt idx="6183">
                  <c:v>27.52</c:v>
                </c:pt>
                <c:pt idx="6184">
                  <c:v>30.946999999999999</c:v>
                </c:pt>
                <c:pt idx="6185">
                  <c:v>38.045999999999999</c:v>
                </c:pt>
                <c:pt idx="6186">
                  <c:v>53.847000000000001</c:v>
                </c:pt>
                <c:pt idx="6187">
                  <c:v>49.154000000000003</c:v>
                </c:pt>
                <c:pt idx="6188">
                  <c:v>63.954000000000001</c:v>
                </c:pt>
                <c:pt idx="6189">
                  <c:v>53.412999999999997</c:v>
                </c:pt>
                <c:pt idx="6190">
                  <c:v>59.631999999999998</c:v>
                </c:pt>
                <c:pt idx="6191">
                  <c:v>74.162999999999997</c:v>
                </c:pt>
                <c:pt idx="6192">
                  <c:v>88.822000000000003</c:v>
                </c:pt>
                <c:pt idx="6194">
                  <c:v>76.173000000000002</c:v>
                </c:pt>
                <c:pt idx="6195">
                  <c:v>71.037999999999997</c:v>
                </c:pt>
                <c:pt idx="6196">
                  <c:v>72.468000000000004</c:v>
                </c:pt>
                <c:pt idx="6197">
                  <c:v>65.727000000000004</c:v>
                </c:pt>
                <c:pt idx="6198">
                  <c:v>61.466000000000001</c:v>
                </c:pt>
                <c:pt idx="6199">
                  <c:v>72.16</c:v>
                </c:pt>
                <c:pt idx="6200">
                  <c:v>70.400999999999996</c:v>
                </c:pt>
                <c:pt idx="6201">
                  <c:v>61.673000000000002</c:v>
                </c:pt>
                <c:pt idx="6202">
                  <c:v>56.298000000000002</c:v>
                </c:pt>
                <c:pt idx="6203">
                  <c:v>54.741</c:v>
                </c:pt>
                <c:pt idx="6204">
                  <c:v>58.444000000000003</c:v>
                </c:pt>
                <c:pt idx="6205">
                  <c:v>55.975000000000001</c:v>
                </c:pt>
                <c:pt idx="6206">
                  <c:v>82.602999999999994</c:v>
                </c:pt>
                <c:pt idx="6207">
                  <c:v>68.45</c:v>
                </c:pt>
                <c:pt idx="6208">
                  <c:v>63.499000000000002</c:v>
                </c:pt>
                <c:pt idx="6209">
                  <c:v>70.911000000000001</c:v>
                </c:pt>
                <c:pt idx="6210">
                  <c:v>71.293000000000006</c:v>
                </c:pt>
                <c:pt idx="6211">
                  <c:v>58.521999999999998</c:v>
                </c:pt>
                <c:pt idx="6212">
                  <c:v>57.158000000000001</c:v>
                </c:pt>
                <c:pt idx="6213">
                  <c:v>56.058</c:v>
                </c:pt>
                <c:pt idx="6214">
                  <c:v>60.997</c:v>
                </c:pt>
                <c:pt idx="6215">
                  <c:v>51.38</c:v>
                </c:pt>
                <c:pt idx="6216">
                  <c:v>47.073999999999998</c:v>
                </c:pt>
                <c:pt idx="6217">
                  <c:v>49.256999999999998</c:v>
                </c:pt>
                <c:pt idx="6218">
                  <c:v>54.856000000000002</c:v>
                </c:pt>
                <c:pt idx="6219">
                  <c:v>75.540000000000006</c:v>
                </c:pt>
                <c:pt idx="6220">
                  <c:v>78.308000000000007</c:v>
                </c:pt>
                <c:pt idx="6221">
                  <c:v>96.218000000000004</c:v>
                </c:pt>
                <c:pt idx="6222">
                  <c:v>121.857</c:v>
                </c:pt>
                <c:pt idx="6223">
                  <c:v>108.508</c:v>
                </c:pt>
                <c:pt idx="6224">
                  <c:v>184.01</c:v>
                </c:pt>
                <c:pt idx="6225">
                  <c:v>120.223</c:v>
                </c:pt>
                <c:pt idx="6226">
                  <c:v>121.264</c:v>
                </c:pt>
                <c:pt idx="6227">
                  <c:v>163.59299999999999</c:v>
                </c:pt>
                <c:pt idx="6228">
                  <c:v>170.887</c:v>
                </c:pt>
                <c:pt idx="6229">
                  <c:v>125.006</c:v>
                </c:pt>
                <c:pt idx="6230">
                  <c:v>113.441</c:v>
                </c:pt>
                <c:pt idx="6231">
                  <c:v>99.683999999999997</c:v>
                </c:pt>
                <c:pt idx="6232">
                  <c:v>93.84</c:v>
                </c:pt>
                <c:pt idx="6233">
                  <c:v>87.825999999999993</c:v>
                </c:pt>
                <c:pt idx="6234">
                  <c:v>81.513999999999996</c:v>
                </c:pt>
                <c:pt idx="6235">
                  <c:v>81.926000000000002</c:v>
                </c:pt>
                <c:pt idx="6236">
                  <c:v>108.273</c:v>
                </c:pt>
                <c:pt idx="6237">
                  <c:v>106.19499999999999</c:v>
                </c:pt>
                <c:pt idx="6238">
                  <c:v>113.944</c:v>
                </c:pt>
                <c:pt idx="6239">
                  <c:v>132.875</c:v>
                </c:pt>
                <c:pt idx="6240">
                  <c:v>123.104</c:v>
                </c:pt>
                <c:pt idx="6241">
                  <c:v>111.678</c:v>
                </c:pt>
                <c:pt idx="6242">
                  <c:v>104.819</c:v>
                </c:pt>
                <c:pt idx="6243">
                  <c:v>99.308000000000007</c:v>
                </c:pt>
                <c:pt idx="6244">
                  <c:v>108.22199999999999</c:v>
                </c:pt>
                <c:pt idx="6245">
                  <c:v>111.714</c:v>
                </c:pt>
                <c:pt idx="6246">
                  <c:v>190.41399999999999</c:v>
                </c:pt>
                <c:pt idx="6247">
                  <c:v>123.27500000000001</c:v>
                </c:pt>
                <c:pt idx="6248">
                  <c:v>104.718</c:v>
                </c:pt>
                <c:pt idx="6249">
                  <c:v>97.037000000000006</c:v>
                </c:pt>
                <c:pt idx="6250">
                  <c:v>86.688999999999993</c:v>
                </c:pt>
                <c:pt idx="6251">
                  <c:v>75.067999999999998</c:v>
                </c:pt>
                <c:pt idx="6252">
                  <c:v>68.679000000000002</c:v>
                </c:pt>
                <c:pt idx="6253">
                  <c:v>64.034999999999997</c:v>
                </c:pt>
                <c:pt idx="6254">
                  <c:v>59.572000000000003</c:v>
                </c:pt>
                <c:pt idx="6255">
                  <c:v>56.58</c:v>
                </c:pt>
                <c:pt idx="6256">
                  <c:v>54.692999999999998</c:v>
                </c:pt>
                <c:pt idx="6258">
                  <c:v>53.914999999999999</c:v>
                </c:pt>
                <c:pt idx="6259">
                  <c:v>49.701000000000001</c:v>
                </c:pt>
                <c:pt idx="6260">
                  <c:v>47.265999999999998</c:v>
                </c:pt>
                <c:pt idx="6261">
                  <c:v>57.453000000000003</c:v>
                </c:pt>
                <c:pt idx="6262">
                  <c:v>78.924999999999997</c:v>
                </c:pt>
                <c:pt idx="6263">
                  <c:v>73.245000000000005</c:v>
                </c:pt>
                <c:pt idx="6264">
                  <c:v>57.863</c:v>
                </c:pt>
                <c:pt idx="6265">
                  <c:v>53.023000000000003</c:v>
                </c:pt>
                <c:pt idx="6266">
                  <c:v>51.966999999999999</c:v>
                </c:pt>
                <c:pt idx="6267">
                  <c:v>51.286000000000001</c:v>
                </c:pt>
                <c:pt idx="6268">
                  <c:v>55.884999999999998</c:v>
                </c:pt>
                <c:pt idx="6269">
                  <c:v>52.314</c:v>
                </c:pt>
                <c:pt idx="6270">
                  <c:v>48.292000000000002</c:v>
                </c:pt>
                <c:pt idx="6271">
                  <c:v>51.494</c:v>
                </c:pt>
                <c:pt idx="6272">
                  <c:v>50.076000000000001</c:v>
                </c:pt>
                <c:pt idx="6273">
                  <c:v>47.207999999999998</c:v>
                </c:pt>
                <c:pt idx="6274">
                  <c:v>45.154000000000003</c:v>
                </c:pt>
                <c:pt idx="6275">
                  <c:v>44.091000000000001</c:v>
                </c:pt>
                <c:pt idx="6276">
                  <c:v>42.186999999999998</c:v>
                </c:pt>
                <c:pt idx="6277">
                  <c:v>40.709000000000003</c:v>
                </c:pt>
                <c:pt idx="6278">
                  <c:v>39.865000000000002</c:v>
                </c:pt>
                <c:pt idx="6279">
                  <c:v>38.566000000000003</c:v>
                </c:pt>
                <c:pt idx="6280">
                  <c:v>37.024999999999999</c:v>
                </c:pt>
                <c:pt idx="6281">
                  <c:v>36.418999999999997</c:v>
                </c:pt>
                <c:pt idx="6282">
                  <c:v>34.180999999999997</c:v>
                </c:pt>
                <c:pt idx="6283">
                  <c:v>32.716000000000001</c:v>
                </c:pt>
                <c:pt idx="6284">
                  <c:v>31.731000000000002</c:v>
                </c:pt>
                <c:pt idx="6285">
                  <c:v>29.96</c:v>
                </c:pt>
                <c:pt idx="6286">
                  <c:v>28.875</c:v>
                </c:pt>
                <c:pt idx="6287">
                  <c:v>27.800999999999998</c:v>
                </c:pt>
                <c:pt idx="6288">
                  <c:v>26.442</c:v>
                </c:pt>
                <c:pt idx="6290">
                  <c:v>98.438000000000002</c:v>
                </c:pt>
                <c:pt idx="6291">
                  <c:v>75.751999999999995</c:v>
                </c:pt>
                <c:pt idx="6292">
                  <c:v>81.816999999999993</c:v>
                </c:pt>
                <c:pt idx="6293">
                  <c:v>78.683999999999997</c:v>
                </c:pt>
                <c:pt idx="6294">
                  <c:v>61.677</c:v>
                </c:pt>
                <c:pt idx="6295">
                  <c:v>56.008000000000003</c:v>
                </c:pt>
                <c:pt idx="6296">
                  <c:v>49.838000000000001</c:v>
                </c:pt>
                <c:pt idx="6297">
                  <c:v>46.412999999999997</c:v>
                </c:pt>
                <c:pt idx="6298">
                  <c:v>43.844000000000001</c:v>
                </c:pt>
                <c:pt idx="6299">
                  <c:v>41.429000000000002</c:v>
                </c:pt>
                <c:pt idx="6300">
                  <c:v>39.442999999999998</c:v>
                </c:pt>
                <c:pt idx="6301">
                  <c:v>37.710999999999999</c:v>
                </c:pt>
                <c:pt idx="6302">
                  <c:v>35.707000000000001</c:v>
                </c:pt>
                <c:pt idx="6303">
                  <c:v>34.22</c:v>
                </c:pt>
                <c:pt idx="6304">
                  <c:v>33.069000000000003</c:v>
                </c:pt>
                <c:pt idx="6305">
                  <c:v>32.307000000000002</c:v>
                </c:pt>
                <c:pt idx="6306">
                  <c:v>30.731999999999999</c:v>
                </c:pt>
                <c:pt idx="6307">
                  <c:v>29.609000000000002</c:v>
                </c:pt>
                <c:pt idx="6308">
                  <c:v>27.280999999999999</c:v>
                </c:pt>
                <c:pt idx="6309">
                  <c:v>25.939</c:v>
                </c:pt>
                <c:pt idx="6310">
                  <c:v>26.023</c:v>
                </c:pt>
                <c:pt idx="6311">
                  <c:v>25.475000000000001</c:v>
                </c:pt>
                <c:pt idx="6312">
                  <c:v>25.071999999999999</c:v>
                </c:pt>
                <c:pt idx="6313">
                  <c:v>24.777000000000001</c:v>
                </c:pt>
                <c:pt idx="6314">
                  <c:v>23.742999999999999</c:v>
                </c:pt>
                <c:pt idx="6315">
                  <c:v>22.574000000000002</c:v>
                </c:pt>
                <c:pt idx="6316">
                  <c:v>20.986000000000001</c:v>
                </c:pt>
                <c:pt idx="6317">
                  <c:v>19.489000000000001</c:v>
                </c:pt>
                <c:pt idx="6318">
                  <c:v>18.780999999999999</c:v>
                </c:pt>
                <c:pt idx="6319">
                  <c:v>18.672000000000001</c:v>
                </c:pt>
                <c:pt idx="6322">
                  <c:v>17.859000000000002</c:v>
                </c:pt>
                <c:pt idx="6323">
                  <c:v>17.853999999999999</c:v>
                </c:pt>
                <c:pt idx="6324">
                  <c:v>18.05</c:v>
                </c:pt>
                <c:pt idx="6325">
                  <c:v>18.099</c:v>
                </c:pt>
                <c:pt idx="6326">
                  <c:v>18.053999999999998</c:v>
                </c:pt>
                <c:pt idx="6327">
                  <c:v>15.507</c:v>
                </c:pt>
                <c:pt idx="6328">
                  <c:v>17.324999999999999</c:v>
                </c:pt>
                <c:pt idx="6329">
                  <c:v>17.084</c:v>
                </c:pt>
                <c:pt idx="6330">
                  <c:v>16.766999999999999</c:v>
                </c:pt>
                <c:pt idx="6331">
                  <c:v>16.312000000000001</c:v>
                </c:pt>
                <c:pt idx="6332">
                  <c:v>15.866</c:v>
                </c:pt>
                <c:pt idx="6333">
                  <c:v>15.582000000000001</c:v>
                </c:pt>
                <c:pt idx="6334">
                  <c:v>15.135999999999999</c:v>
                </c:pt>
                <c:pt idx="6335">
                  <c:v>14.914</c:v>
                </c:pt>
                <c:pt idx="6336">
                  <c:v>14.417999999999999</c:v>
                </c:pt>
                <c:pt idx="6337">
                  <c:v>13.994999999999999</c:v>
                </c:pt>
                <c:pt idx="6338">
                  <c:v>13.92</c:v>
                </c:pt>
                <c:pt idx="6339">
                  <c:v>13.933999999999999</c:v>
                </c:pt>
                <c:pt idx="6340">
                  <c:v>13.808</c:v>
                </c:pt>
                <c:pt idx="6341">
                  <c:v>13.397</c:v>
                </c:pt>
                <c:pt idx="6342">
                  <c:v>13.08</c:v>
                </c:pt>
                <c:pt idx="6343">
                  <c:v>12.757999999999999</c:v>
                </c:pt>
                <c:pt idx="6344">
                  <c:v>12.645</c:v>
                </c:pt>
                <c:pt idx="6345">
                  <c:v>12.295</c:v>
                </c:pt>
                <c:pt idx="6346">
                  <c:v>11.878</c:v>
                </c:pt>
                <c:pt idx="6347">
                  <c:v>11.536</c:v>
                </c:pt>
                <c:pt idx="6348">
                  <c:v>11.364000000000001</c:v>
                </c:pt>
                <c:pt idx="6349">
                  <c:v>11.292</c:v>
                </c:pt>
                <c:pt idx="6350">
                  <c:v>10.891999999999999</c:v>
                </c:pt>
                <c:pt idx="6354">
                  <c:v>10.555999999999999</c:v>
                </c:pt>
                <c:pt idx="6355">
                  <c:v>10.108000000000001</c:v>
                </c:pt>
                <c:pt idx="6356">
                  <c:v>9.84</c:v>
                </c:pt>
                <c:pt idx="6357">
                  <c:v>9.3989999999999991</c:v>
                </c:pt>
                <c:pt idx="6358">
                  <c:v>9.2919999999999998</c:v>
                </c:pt>
                <c:pt idx="6359">
                  <c:v>9.2690000000000001</c:v>
                </c:pt>
                <c:pt idx="6360">
                  <c:v>9.2579999999999991</c:v>
                </c:pt>
                <c:pt idx="6361">
                  <c:v>9.0739999999999998</c:v>
                </c:pt>
                <c:pt idx="6362">
                  <c:v>8.98</c:v>
                </c:pt>
                <c:pt idx="6363">
                  <c:v>8.984</c:v>
                </c:pt>
                <c:pt idx="6364">
                  <c:v>8.9109999999999996</c:v>
                </c:pt>
                <c:pt idx="6365">
                  <c:v>8.6769999999999996</c:v>
                </c:pt>
                <c:pt idx="6366">
                  <c:v>8.73</c:v>
                </c:pt>
                <c:pt idx="6367">
                  <c:v>11.34</c:v>
                </c:pt>
                <c:pt idx="6368">
                  <c:v>15.981999999999999</c:v>
                </c:pt>
                <c:pt idx="6369">
                  <c:v>11.233000000000001</c:v>
                </c:pt>
                <c:pt idx="6370">
                  <c:v>10.153</c:v>
                </c:pt>
                <c:pt idx="6371">
                  <c:v>9.5519999999999996</c:v>
                </c:pt>
                <c:pt idx="6372">
                  <c:v>9.3819999999999997</c:v>
                </c:pt>
                <c:pt idx="6373">
                  <c:v>9.1080000000000005</c:v>
                </c:pt>
                <c:pt idx="6374">
                  <c:v>9.0350000000000001</c:v>
                </c:pt>
                <c:pt idx="6375">
                  <c:v>9.0649999999999995</c:v>
                </c:pt>
                <c:pt idx="6376">
                  <c:v>8.7469999999999999</c:v>
                </c:pt>
                <c:pt idx="6377">
                  <c:v>8.6890000000000001</c:v>
                </c:pt>
                <c:pt idx="6378">
                  <c:v>8.6210000000000004</c:v>
                </c:pt>
                <c:pt idx="6379">
                  <c:v>8.6189999999999998</c:v>
                </c:pt>
                <c:pt idx="6380">
                  <c:v>8.4440000000000008</c:v>
                </c:pt>
                <c:pt idx="6381">
                  <c:v>8.4830000000000005</c:v>
                </c:pt>
                <c:pt idx="6382">
                  <c:v>8.3160000000000007</c:v>
                </c:pt>
                <c:pt idx="6383">
                  <c:v>8.3179999999999996</c:v>
                </c:pt>
                <c:pt idx="6386">
                  <c:v>8.3149999999999995</c:v>
                </c:pt>
                <c:pt idx="6387">
                  <c:v>8.0660000000000007</c:v>
                </c:pt>
                <c:pt idx="6388">
                  <c:v>7.82</c:v>
                </c:pt>
                <c:pt idx="6389">
                  <c:v>7.8220000000000001</c:v>
                </c:pt>
                <c:pt idx="6390">
                  <c:v>7.76</c:v>
                </c:pt>
                <c:pt idx="6391">
                  <c:v>7.63</c:v>
                </c:pt>
                <c:pt idx="6392">
                  <c:v>8.0410000000000004</c:v>
                </c:pt>
                <c:pt idx="6393">
                  <c:v>8.0229999999999997</c:v>
                </c:pt>
                <c:pt idx="6394">
                  <c:v>7.806</c:v>
                </c:pt>
                <c:pt idx="6395">
                  <c:v>8.4440000000000008</c:v>
                </c:pt>
                <c:pt idx="6396">
                  <c:v>7.827</c:v>
                </c:pt>
                <c:pt idx="6397">
                  <c:v>7.681</c:v>
                </c:pt>
                <c:pt idx="6398">
                  <c:v>8.0570000000000004</c:v>
                </c:pt>
                <c:pt idx="6399">
                  <c:v>7.681</c:v>
                </c:pt>
                <c:pt idx="6400">
                  <c:v>7.5309999999999997</c:v>
                </c:pt>
                <c:pt idx="6401">
                  <c:v>7.34</c:v>
                </c:pt>
                <c:pt idx="6402">
                  <c:v>7.2160000000000002</c:v>
                </c:pt>
                <c:pt idx="6403">
                  <c:v>7.0279999999999996</c:v>
                </c:pt>
                <c:pt idx="6404">
                  <c:v>6.7759999999999998</c:v>
                </c:pt>
                <c:pt idx="6405">
                  <c:v>6.9480000000000004</c:v>
                </c:pt>
                <c:pt idx="6406">
                  <c:v>12.157999999999999</c:v>
                </c:pt>
                <c:pt idx="6407">
                  <c:v>11.478</c:v>
                </c:pt>
                <c:pt idx="6408">
                  <c:v>8.8699999999999992</c:v>
                </c:pt>
                <c:pt idx="6409">
                  <c:v>8.0909999999999993</c:v>
                </c:pt>
                <c:pt idx="6410">
                  <c:v>7.9009999999999998</c:v>
                </c:pt>
                <c:pt idx="6411">
                  <c:v>7.774</c:v>
                </c:pt>
                <c:pt idx="6412">
                  <c:v>7.8819999999999997</c:v>
                </c:pt>
                <c:pt idx="6413">
                  <c:v>7.5019999999999998</c:v>
                </c:pt>
                <c:pt idx="6414">
                  <c:v>7.54</c:v>
                </c:pt>
                <c:pt idx="6418">
                  <c:v>7.0810000000000004</c:v>
                </c:pt>
                <c:pt idx="6419">
                  <c:v>7.2009999999999996</c:v>
                </c:pt>
                <c:pt idx="6420">
                  <c:v>6.9509999999999996</c:v>
                </c:pt>
                <c:pt idx="6421">
                  <c:v>6.7889999999999997</c:v>
                </c:pt>
                <c:pt idx="6422">
                  <c:v>6.7439999999999998</c:v>
                </c:pt>
                <c:pt idx="6423">
                  <c:v>6.617</c:v>
                </c:pt>
                <c:pt idx="6424">
                  <c:v>6.4969999999999999</c:v>
                </c:pt>
                <c:pt idx="6425">
                  <c:v>6.39</c:v>
                </c:pt>
                <c:pt idx="6426">
                  <c:v>6.2530000000000001</c:v>
                </c:pt>
                <c:pt idx="6427">
                  <c:v>6.1689999999999996</c:v>
                </c:pt>
                <c:pt idx="6428">
                  <c:v>6.1630000000000003</c:v>
                </c:pt>
                <c:pt idx="6429">
                  <c:v>5.8579999999999997</c:v>
                </c:pt>
                <c:pt idx="6430">
                  <c:v>6.226</c:v>
                </c:pt>
                <c:pt idx="6431">
                  <c:v>6.8010000000000002</c:v>
                </c:pt>
                <c:pt idx="6432">
                  <c:v>6.0270000000000001</c:v>
                </c:pt>
                <c:pt idx="6433">
                  <c:v>5.8620000000000001</c:v>
                </c:pt>
                <c:pt idx="6434">
                  <c:v>5.649</c:v>
                </c:pt>
                <c:pt idx="6435">
                  <c:v>5.56</c:v>
                </c:pt>
                <c:pt idx="6436">
                  <c:v>5.3470000000000004</c:v>
                </c:pt>
                <c:pt idx="6437">
                  <c:v>5.3620000000000001</c:v>
                </c:pt>
                <c:pt idx="6438">
                  <c:v>5.2009999999999996</c:v>
                </c:pt>
                <c:pt idx="6439">
                  <c:v>5.1539999999999999</c:v>
                </c:pt>
                <c:pt idx="6440">
                  <c:v>5.14</c:v>
                </c:pt>
                <c:pt idx="6441">
                  <c:v>5.0110000000000001</c:v>
                </c:pt>
                <c:pt idx="6442">
                  <c:v>4.9160000000000004</c:v>
                </c:pt>
                <c:pt idx="6443">
                  <c:v>4.9409999999999998</c:v>
                </c:pt>
                <c:pt idx="6444">
                  <c:v>4.7640000000000002</c:v>
                </c:pt>
                <c:pt idx="6445">
                  <c:v>4.6070000000000002</c:v>
                </c:pt>
                <c:pt idx="6446">
                  <c:v>4.5709999999999997</c:v>
                </c:pt>
                <c:pt idx="6447">
                  <c:v>4.5490000000000004</c:v>
                </c:pt>
                <c:pt idx="6450">
                  <c:v>4.5010000000000003</c:v>
                </c:pt>
                <c:pt idx="6451">
                  <c:v>4.5170000000000003</c:v>
                </c:pt>
                <c:pt idx="6452">
                  <c:v>4.625</c:v>
                </c:pt>
                <c:pt idx="6453">
                  <c:v>4.5999999999999996</c:v>
                </c:pt>
                <c:pt idx="6454">
                  <c:v>4.4660000000000002</c:v>
                </c:pt>
                <c:pt idx="6455">
                  <c:v>4.4829999999999997</c:v>
                </c:pt>
                <c:pt idx="6456">
                  <c:v>4.4820000000000002</c:v>
                </c:pt>
                <c:pt idx="6457">
                  <c:v>4.3860000000000001</c:v>
                </c:pt>
                <c:pt idx="6458">
                  <c:v>5</c:v>
                </c:pt>
                <c:pt idx="6459">
                  <c:v>4.5190000000000001</c:v>
                </c:pt>
                <c:pt idx="6460">
                  <c:v>4.3280000000000003</c:v>
                </c:pt>
                <c:pt idx="6461">
                  <c:v>4.2560000000000002</c:v>
                </c:pt>
                <c:pt idx="6462">
                  <c:v>4.1539999999999999</c:v>
                </c:pt>
                <c:pt idx="6463">
                  <c:v>3.9369999999999998</c:v>
                </c:pt>
                <c:pt idx="6464">
                  <c:v>3.9129999999999998</c:v>
                </c:pt>
                <c:pt idx="6465">
                  <c:v>4.1920000000000002</c:v>
                </c:pt>
                <c:pt idx="6466">
                  <c:v>4.2770000000000001</c:v>
                </c:pt>
                <c:pt idx="6467">
                  <c:v>4.335</c:v>
                </c:pt>
                <c:pt idx="6468">
                  <c:v>4.2919999999999998</c:v>
                </c:pt>
                <c:pt idx="6469">
                  <c:v>4.2309999999999999</c:v>
                </c:pt>
                <c:pt idx="6470">
                  <c:v>4.2290000000000001</c:v>
                </c:pt>
                <c:pt idx="6471">
                  <c:v>4.04</c:v>
                </c:pt>
                <c:pt idx="6472">
                  <c:v>3.8580000000000001</c:v>
                </c:pt>
                <c:pt idx="6473">
                  <c:v>3.9529999999999998</c:v>
                </c:pt>
                <c:pt idx="6474">
                  <c:v>3.6139999999999999</c:v>
                </c:pt>
                <c:pt idx="6475">
                  <c:v>3.8639999999999999</c:v>
                </c:pt>
                <c:pt idx="6476">
                  <c:v>3.7240000000000002</c:v>
                </c:pt>
                <c:pt idx="6477">
                  <c:v>3.7530000000000001</c:v>
                </c:pt>
                <c:pt idx="6478">
                  <c:v>3.8860000000000001</c:v>
                </c:pt>
                <c:pt idx="6479">
                  <c:v>3.9060000000000001</c:v>
                </c:pt>
                <c:pt idx="6482">
                  <c:v>3.7280000000000002</c:v>
                </c:pt>
                <c:pt idx="6483">
                  <c:v>3.4580000000000002</c:v>
                </c:pt>
                <c:pt idx="6484">
                  <c:v>3.3250000000000002</c:v>
                </c:pt>
                <c:pt idx="6485">
                  <c:v>3.3519999999999999</c:v>
                </c:pt>
                <c:pt idx="6486">
                  <c:v>3.16</c:v>
                </c:pt>
                <c:pt idx="6487">
                  <c:v>5.2809999999999997</c:v>
                </c:pt>
                <c:pt idx="6488">
                  <c:v>5.8049999999999997</c:v>
                </c:pt>
                <c:pt idx="6489">
                  <c:v>3.7109999999999999</c:v>
                </c:pt>
                <c:pt idx="6490">
                  <c:v>3.1949999999999998</c:v>
                </c:pt>
                <c:pt idx="6491">
                  <c:v>3.956</c:v>
                </c:pt>
                <c:pt idx="6492">
                  <c:v>3.0939999999999999</c:v>
                </c:pt>
                <c:pt idx="6493">
                  <c:v>2.8069999999999999</c:v>
                </c:pt>
                <c:pt idx="6494">
                  <c:v>2.7509999999999999</c:v>
                </c:pt>
                <c:pt idx="6495">
                  <c:v>2.7269999999999999</c:v>
                </c:pt>
                <c:pt idx="6496">
                  <c:v>2.7</c:v>
                </c:pt>
                <c:pt idx="6497">
                  <c:v>2.758</c:v>
                </c:pt>
                <c:pt idx="6498">
                  <c:v>5.774</c:v>
                </c:pt>
                <c:pt idx="6499">
                  <c:v>7.1779999999999999</c:v>
                </c:pt>
                <c:pt idx="6500">
                  <c:v>21.782</c:v>
                </c:pt>
                <c:pt idx="6501">
                  <c:v>6.98</c:v>
                </c:pt>
                <c:pt idx="6502">
                  <c:v>4.6059999999999999</c:v>
                </c:pt>
                <c:pt idx="6503">
                  <c:v>6.7590000000000003</c:v>
                </c:pt>
                <c:pt idx="6504">
                  <c:v>9.5920000000000005</c:v>
                </c:pt>
                <c:pt idx="6505">
                  <c:v>6.8579999999999997</c:v>
                </c:pt>
                <c:pt idx="6506">
                  <c:v>5.7009999999999996</c:v>
                </c:pt>
                <c:pt idx="6507">
                  <c:v>5.2080000000000002</c:v>
                </c:pt>
                <c:pt idx="6508">
                  <c:v>6.3639999999999999</c:v>
                </c:pt>
                <c:pt idx="6509">
                  <c:v>6.7880000000000003</c:v>
                </c:pt>
                <c:pt idx="6510">
                  <c:v>7.8869999999999996</c:v>
                </c:pt>
                <c:pt idx="6511">
                  <c:v>7.0339999999999998</c:v>
                </c:pt>
                <c:pt idx="6512">
                  <c:v>5.0010000000000003</c:v>
                </c:pt>
                <c:pt idx="6514">
                  <c:v>4.4379999999999997</c:v>
                </c:pt>
                <c:pt idx="6515">
                  <c:v>4.3970000000000002</c:v>
                </c:pt>
                <c:pt idx="6516">
                  <c:v>4.6130000000000004</c:v>
                </c:pt>
                <c:pt idx="6517">
                  <c:v>3.5710000000000002</c:v>
                </c:pt>
                <c:pt idx="6518">
                  <c:v>3.3250000000000002</c:v>
                </c:pt>
                <c:pt idx="6519">
                  <c:v>3.1760000000000002</c:v>
                </c:pt>
                <c:pt idx="6520">
                  <c:v>4.6900000000000004</c:v>
                </c:pt>
                <c:pt idx="6521">
                  <c:v>3.2010000000000001</c:v>
                </c:pt>
                <c:pt idx="6522">
                  <c:v>4.1360000000000001</c:v>
                </c:pt>
                <c:pt idx="6523">
                  <c:v>4.9909999999999997</c:v>
                </c:pt>
                <c:pt idx="6524">
                  <c:v>9.9120000000000008</c:v>
                </c:pt>
                <c:pt idx="6525">
                  <c:v>6.3769999999999998</c:v>
                </c:pt>
                <c:pt idx="6526">
                  <c:v>4.218</c:v>
                </c:pt>
                <c:pt idx="6527">
                  <c:v>4.423</c:v>
                </c:pt>
                <c:pt idx="6528">
                  <c:v>9.9960000000000004</c:v>
                </c:pt>
                <c:pt idx="6529">
                  <c:v>6.7919999999999998</c:v>
                </c:pt>
                <c:pt idx="6530">
                  <c:v>5.3310000000000004</c:v>
                </c:pt>
                <c:pt idx="6531">
                  <c:v>4.7370000000000001</c:v>
                </c:pt>
                <c:pt idx="6532">
                  <c:v>5.1440000000000001</c:v>
                </c:pt>
                <c:pt idx="6533">
                  <c:v>3.8740000000000001</c:v>
                </c:pt>
                <c:pt idx="6534">
                  <c:v>30.01</c:v>
                </c:pt>
                <c:pt idx="6535">
                  <c:v>13.853</c:v>
                </c:pt>
                <c:pt idx="6536">
                  <c:v>8.5470000000000006</c:v>
                </c:pt>
                <c:pt idx="6537">
                  <c:v>6.7560000000000002</c:v>
                </c:pt>
                <c:pt idx="6538">
                  <c:v>7.4859999999999998</c:v>
                </c:pt>
                <c:pt idx="6539">
                  <c:v>10.877000000000001</c:v>
                </c:pt>
                <c:pt idx="6540">
                  <c:v>8.3819999999999997</c:v>
                </c:pt>
                <c:pt idx="6541">
                  <c:v>9.1419999999999995</c:v>
                </c:pt>
                <c:pt idx="6542">
                  <c:v>15.675000000000001</c:v>
                </c:pt>
                <c:pt idx="6543">
                  <c:v>7.6</c:v>
                </c:pt>
                <c:pt idx="6544">
                  <c:v>7.0019999999999998</c:v>
                </c:pt>
                <c:pt idx="6546">
                  <c:v>11.085000000000001</c:v>
                </c:pt>
                <c:pt idx="6547">
                  <c:v>7.52</c:v>
                </c:pt>
                <c:pt idx="6548">
                  <c:v>7.5519999999999996</c:v>
                </c:pt>
                <c:pt idx="6549">
                  <c:v>5.859</c:v>
                </c:pt>
                <c:pt idx="6550">
                  <c:v>5.6749999999999998</c:v>
                </c:pt>
                <c:pt idx="6551">
                  <c:v>5.9619999999999997</c:v>
                </c:pt>
                <c:pt idx="6552">
                  <c:v>6</c:v>
                </c:pt>
                <c:pt idx="6553">
                  <c:v>9.3719999999999999</c:v>
                </c:pt>
                <c:pt idx="6554">
                  <c:v>6.9210000000000003</c:v>
                </c:pt>
                <c:pt idx="6555">
                  <c:v>6.4</c:v>
                </c:pt>
                <c:pt idx="6556">
                  <c:v>9.1050000000000004</c:v>
                </c:pt>
                <c:pt idx="6557">
                  <c:v>27.457000000000001</c:v>
                </c:pt>
                <c:pt idx="6558">
                  <c:v>13.225</c:v>
                </c:pt>
                <c:pt idx="6559">
                  <c:v>17.321999999999999</c:v>
                </c:pt>
                <c:pt idx="6560">
                  <c:v>134.22</c:v>
                </c:pt>
                <c:pt idx="6561">
                  <c:v>33.738</c:v>
                </c:pt>
                <c:pt idx="6562">
                  <c:v>23.72</c:v>
                </c:pt>
                <c:pt idx="6563">
                  <c:v>25.283999999999999</c:v>
                </c:pt>
                <c:pt idx="6564">
                  <c:v>24.277000000000001</c:v>
                </c:pt>
                <c:pt idx="6565">
                  <c:v>42.755000000000003</c:v>
                </c:pt>
                <c:pt idx="6566">
                  <c:v>47.539000000000001</c:v>
                </c:pt>
                <c:pt idx="6567">
                  <c:v>38.908999999999999</c:v>
                </c:pt>
                <c:pt idx="6568">
                  <c:v>55.079000000000001</c:v>
                </c:pt>
                <c:pt idx="6569">
                  <c:v>34.338999999999999</c:v>
                </c:pt>
                <c:pt idx="6570">
                  <c:v>55.281999999999996</c:v>
                </c:pt>
                <c:pt idx="6571">
                  <c:v>37.582000000000001</c:v>
                </c:pt>
                <c:pt idx="6572">
                  <c:v>48.107999999999997</c:v>
                </c:pt>
                <c:pt idx="6573">
                  <c:v>50.893000000000001</c:v>
                </c:pt>
                <c:pt idx="6574">
                  <c:v>42.972000000000001</c:v>
                </c:pt>
                <c:pt idx="6575">
                  <c:v>42.753</c:v>
                </c:pt>
                <c:pt idx="6576">
                  <c:v>33.057000000000002</c:v>
                </c:pt>
                <c:pt idx="6577">
                  <c:v>28.428999999999998</c:v>
                </c:pt>
                <c:pt idx="6578">
                  <c:v>26.245000000000001</c:v>
                </c:pt>
                <c:pt idx="6579">
                  <c:v>25.88</c:v>
                </c:pt>
                <c:pt idx="6580">
                  <c:v>30.149000000000001</c:v>
                </c:pt>
                <c:pt idx="6581">
                  <c:v>27.672000000000001</c:v>
                </c:pt>
                <c:pt idx="6582">
                  <c:v>27.472999999999999</c:v>
                </c:pt>
                <c:pt idx="6583">
                  <c:v>30.106999999999999</c:v>
                </c:pt>
                <c:pt idx="6584">
                  <c:v>27.077999999999999</c:v>
                </c:pt>
                <c:pt idx="6585">
                  <c:v>25.736000000000001</c:v>
                </c:pt>
                <c:pt idx="6586">
                  <c:v>27.992999999999999</c:v>
                </c:pt>
                <c:pt idx="6587">
                  <c:v>32.935000000000002</c:v>
                </c:pt>
                <c:pt idx="6588">
                  <c:v>39.363999999999997</c:v>
                </c:pt>
                <c:pt idx="6589">
                  <c:v>60.886000000000003</c:v>
                </c:pt>
                <c:pt idx="6590">
                  <c:v>48.968000000000004</c:v>
                </c:pt>
                <c:pt idx="6591">
                  <c:v>70.53</c:v>
                </c:pt>
                <c:pt idx="6592">
                  <c:v>62.465000000000003</c:v>
                </c:pt>
                <c:pt idx="6593">
                  <c:v>59.566000000000003</c:v>
                </c:pt>
                <c:pt idx="6594">
                  <c:v>69.111999999999995</c:v>
                </c:pt>
                <c:pt idx="6595">
                  <c:v>126.648</c:v>
                </c:pt>
                <c:pt idx="6596">
                  <c:v>103.465</c:v>
                </c:pt>
                <c:pt idx="6597">
                  <c:v>76.305000000000007</c:v>
                </c:pt>
                <c:pt idx="6598">
                  <c:v>88.688999999999993</c:v>
                </c:pt>
                <c:pt idx="6599">
                  <c:v>92.251000000000005</c:v>
                </c:pt>
                <c:pt idx="6600">
                  <c:v>75.540000000000006</c:v>
                </c:pt>
                <c:pt idx="6601">
                  <c:v>68.209999999999994</c:v>
                </c:pt>
                <c:pt idx="6602">
                  <c:v>58.975999999999999</c:v>
                </c:pt>
                <c:pt idx="6603">
                  <c:v>52.954000000000001</c:v>
                </c:pt>
                <c:pt idx="6604">
                  <c:v>47.530999999999999</c:v>
                </c:pt>
                <c:pt idx="6605">
                  <c:v>42.691000000000003</c:v>
                </c:pt>
                <c:pt idx="6606">
                  <c:v>45.677999999999997</c:v>
                </c:pt>
                <c:pt idx="6607">
                  <c:v>45.387</c:v>
                </c:pt>
                <c:pt idx="6608">
                  <c:v>39.387999999999998</c:v>
                </c:pt>
                <c:pt idx="6610">
                  <c:v>36.255000000000003</c:v>
                </c:pt>
                <c:pt idx="6611">
                  <c:v>33.496000000000002</c:v>
                </c:pt>
                <c:pt idx="6612">
                  <c:v>39.487000000000002</c:v>
                </c:pt>
                <c:pt idx="6613">
                  <c:v>37.154000000000003</c:v>
                </c:pt>
                <c:pt idx="6614">
                  <c:v>32.119</c:v>
                </c:pt>
                <c:pt idx="6615">
                  <c:v>29.798999999999999</c:v>
                </c:pt>
                <c:pt idx="6616">
                  <c:v>28.036000000000001</c:v>
                </c:pt>
                <c:pt idx="6617">
                  <c:v>34.895000000000003</c:v>
                </c:pt>
                <c:pt idx="6618">
                  <c:v>27.876999999999999</c:v>
                </c:pt>
                <c:pt idx="6619">
                  <c:v>27.736000000000001</c:v>
                </c:pt>
                <c:pt idx="6620">
                  <c:v>35.96</c:v>
                </c:pt>
                <c:pt idx="6621">
                  <c:v>104.816</c:v>
                </c:pt>
                <c:pt idx="6622">
                  <c:v>114.67400000000001</c:v>
                </c:pt>
                <c:pt idx="6623">
                  <c:v>74.911000000000001</c:v>
                </c:pt>
                <c:pt idx="6624">
                  <c:v>84.084999999999994</c:v>
                </c:pt>
                <c:pt idx="6625">
                  <c:v>71.64</c:v>
                </c:pt>
                <c:pt idx="6626">
                  <c:v>72.153000000000006</c:v>
                </c:pt>
                <c:pt idx="6627">
                  <c:v>60.686</c:v>
                </c:pt>
                <c:pt idx="6628">
                  <c:v>57.595999999999997</c:v>
                </c:pt>
                <c:pt idx="6629">
                  <c:v>53.063000000000002</c:v>
                </c:pt>
                <c:pt idx="6630">
                  <c:v>50.171999999999997</c:v>
                </c:pt>
                <c:pt idx="6631">
                  <c:v>48.463999999999999</c:v>
                </c:pt>
                <c:pt idx="6632">
                  <c:v>47.746000000000002</c:v>
                </c:pt>
                <c:pt idx="6633">
                  <c:v>59.613999999999997</c:v>
                </c:pt>
                <c:pt idx="6634">
                  <c:v>68.784000000000006</c:v>
                </c:pt>
                <c:pt idx="6635">
                  <c:v>59.167000000000002</c:v>
                </c:pt>
                <c:pt idx="6636">
                  <c:v>55.185000000000002</c:v>
                </c:pt>
                <c:pt idx="6637">
                  <c:v>51.256999999999998</c:v>
                </c:pt>
                <c:pt idx="6638">
                  <c:v>49.62</c:v>
                </c:pt>
                <c:pt idx="6639">
                  <c:v>68.204999999999998</c:v>
                </c:pt>
                <c:pt idx="6640">
                  <c:v>72.349000000000004</c:v>
                </c:pt>
                <c:pt idx="6642">
                  <c:v>74.894000000000005</c:v>
                </c:pt>
                <c:pt idx="6643">
                  <c:v>69.593000000000004</c:v>
                </c:pt>
                <c:pt idx="6644">
                  <c:v>63.575000000000003</c:v>
                </c:pt>
                <c:pt idx="6645">
                  <c:v>63.05</c:v>
                </c:pt>
                <c:pt idx="6646">
                  <c:v>56.88</c:v>
                </c:pt>
                <c:pt idx="6647">
                  <c:v>52.55</c:v>
                </c:pt>
                <c:pt idx="6648">
                  <c:v>49.701999999999998</c:v>
                </c:pt>
                <c:pt idx="6649">
                  <c:v>51.23</c:v>
                </c:pt>
                <c:pt idx="6650">
                  <c:v>53.03</c:v>
                </c:pt>
                <c:pt idx="6651">
                  <c:v>47.11</c:v>
                </c:pt>
                <c:pt idx="6652">
                  <c:v>44.213000000000001</c:v>
                </c:pt>
                <c:pt idx="6653">
                  <c:v>40.271999999999998</c:v>
                </c:pt>
                <c:pt idx="6654">
                  <c:v>37.595999999999997</c:v>
                </c:pt>
                <c:pt idx="6655">
                  <c:v>36.137</c:v>
                </c:pt>
                <c:pt idx="6656">
                  <c:v>34.558</c:v>
                </c:pt>
                <c:pt idx="6657">
                  <c:v>33.634999999999998</c:v>
                </c:pt>
                <c:pt idx="6658">
                  <c:v>32.603999999999999</c:v>
                </c:pt>
                <c:pt idx="6659">
                  <c:v>38.127000000000002</c:v>
                </c:pt>
                <c:pt idx="6660">
                  <c:v>272.01100000000002</c:v>
                </c:pt>
                <c:pt idx="6661">
                  <c:v>257.96600000000001</c:v>
                </c:pt>
                <c:pt idx="6662">
                  <c:v>250.358</c:v>
                </c:pt>
                <c:pt idx="6663">
                  <c:v>186.22499999999999</c:v>
                </c:pt>
                <c:pt idx="6664">
                  <c:v>131.57300000000001</c:v>
                </c:pt>
                <c:pt idx="6665">
                  <c:v>113.923</c:v>
                </c:pt>
                <c:pt idx="6666">
                  <c:v>91.518000000000001</c:v>
                </c:pt>
                <c:pt idx="6667">
                  <c:v>84.483000000000004</c:v>
                </c:pt>
                <c:pt idx="6668">
                  <c:v>78.480999999999995</c:v>
                </c:pt>
                <c:pt idx="6669">
                  <c:v>71.819000000000003</c:v>
                </c:pt>
                <c:pt idx="6670">
                  <c:v>66.858999999999995</c:v>
                </c:pt>
                <c:pt idx="6671">
                  <c:v>60.259</c:v>
                </c:pt>
                <c:pt idx="6672">
                  <c:v>53.734000000000002</c:v>
                </c:pt>
                <c:pt idx="6674">
                  <c:v>50.424999999999997</c:v>
                </c:pt>
                <c:pt idx="6675">
                  <c:v>48.475000000000001</c:v>
                </c:pt>
                <c:pt idx="6676">
                  <c:v>49.973999999999997</c:v>
                </c:pt>
                <c:pt idx="6677">
                  <c:v>45.686</c:v>
                </c:pt>
                <c:pt idx="6678">
                  <c:v>40.615000000000002</c:v>
                </c:pt>
                <c:pt idx="6679">
                  <c:v>39.250999999999998</c:v>
                </c:pt>
                <c:pt idx="6680">
                  <c:v>36.216999999999999</c:v>
                </c:pt>
                <c:pt idx="6681">
                  <c:v>33.770000000000003</c:v>
                </c:pt>
                <c:pt idx="6682">
                  <c:v>32.234999999999999</c:v>
                </c:pt>
                <c:pt idx="6683">
                  <c:v>30.631</c:v>
                </c:pt>
                <c:pt idx="6684">
                  <c:v>28.538</c:v>
                </c:pt>
                <c:pt idx="6685">
                  <c:v>27.954000000000001</c:v>
                </c:pt>
                <c:pt idx="6686">
                  <c:v>26.93</c:v>
                </c:pt>
                <c:pt idx="6687">
                  <c:v>25.268999999999998</c:v>
                </c:pt>
                <c:pt idx="6688">
                  <c:v>24.331</c:v>
                </c:pt>
                <c:pt idx="6689">
                  <c:v>23.742000000000001</c:v>
                </c:pt>
                <c:pt idx="6690">
                  <c:v>23.077999999999999</c:v>
                </c:pt>
                <c:pt idx="6691">
                  <c:v>22.172999999999998</c:v>
                </c:pt>
                <c:pt idx="6692">
                  <c:v>21.547000000000001</c:v>
                </c:pt>
                <c:pt idx="6693">
                  <c:v>20.625</c:v>
                </c:pt>
                <c:pt idx="6694">
                  <c:v>20.638000000000002</c:v>
                </c:pt>
                <c:pt idx="6695">
                  <c:v>20.698</c:v>
                </c:pt>
                <c:pt idx="6696">
                  <c:v>20.414999999999999</c:v>
                </c:pt>
                <c:pt idx="6697">
                  <c:v>19.001999999999999</c:v>
                </c:pt>
                <c:pt idx="6698">
                  <c:v>18.167999999999999</c:v>
                </c:pt>
                <c:pt idx="6699">
                  <c:v>17.036000000000001</c:v>
                </c:pt>
                <c:pt idx="6700">
                  <c:v>15.997</c:v>
                </c:pt>
                <c:pt idx="6701">
                  <c:v>15.888999999999999</c:v>
                </c:pt>
                <c:pt idx="6702">
                  <c:v>15.845000000000001</c:v>
                </c:pt>
                <c:pt idx="6703">
                  <c:v>15.579000000000001</c:v>
                </c:pt>
                <c:pt idx="6706">
                  <c:v>14.19</c:v>
                </c:pt>
                <c:pt idx="6707">
                  <c:v>14.183</c:v>
                </c:pt>
                <c:pt idx="6708">
                  <c:v>14.025</c:v>
                </c:pt>
                <c:pt idx="6709">
                  <c:v>13.866</c:v>
                </c:pt>
                <c:pt idx="6710">
                  <c:v>13.335000000000001</c:v>
                </c:pt>
                <c:pt idx="6711">
                  <c:v>12.83</c:v>
                </c:pt>
                <c:pt idx="6712">
                  <c:v>12.483000000000001</c:v>
                </c:pt>
                <c:pt idx="6713">
                  <c:v>12.301</c:v>
                </c:pt>
                <c:pt idx="6714">
                  <c:v>12.061999999999999</c:v>
                </c:pt>
                <c:pt idx="6715">
                  <c:v>11.699</c:v>
                </c:pt>
                <c:pt idx="6716">
                  <c:v>11.353999999999999</c:v>
                </c:pt>
                <c:pt idx="6717">
                  <c:v>11.218</c:v>
                </c:pt>
                <c:pt idx="6718">
                  <c:v>11.125</c:v>
                </c:pt>
                <c:pt idx="6719">
                  <c:v>11.085000000000001</c:v>
                </c:pt>
                <c:pt idx="6720">
                  <c:v>10.737</c:v>
                </c:pt>
                <c:pt idx="6721">
                  <c:v>10.287000000000001</c:v>
                </c:pt>
                <c:pt idx="6722">
                  <c:v>10.013999999999999</c:v>
                </c:pt>
                <c:pt idx="6723">
                  <c:v>9.8529999999999998</c:v>
                </c:pt>
                <c:pt idx="6724">
                  <c:v>9.3870000000000005</c:v>
                </c:pt>
                <c:pt idx="6725">
                  <c:v>9.2270000000000003</c:v>
                </c:pt>
                <c:pt idx="6726">
                  <c:v>9.0690000000000008</c:v>
                </c:pt>
                <c:pt idx="6727">
                  <c:v>8.9580000000000002</c:v>
                </c:pt>
                <c:pt idx="6728">
                  <c:v>8.9209999999999994</c:v>
                </c:pt>
                <c:pt idx="6729">
                  <c:v>8.8989999999999991</c:v>
                </c:pt>
                <c:pt idx="6730">
                  <c:v>8.64</c:v>
                </c:pt>
                <c:pt idx="6731">
                  <c:v>8.4</c:v>
                </c:pt>
                <c:pt idx="6732">
                  <c:v>8.48</c:v>
                </c:pt>
                <c:pt idx="6733">
                  <c:v>8.3610000000000007</c:v>
                </c:pt>
                <c:pt idx="6734">
                  <c:v>8.2279999999999998</c:v>
                </c:pt>
              </c:numCache>
            </c:numRef>
          </c:val>
          <c:smooth val="1"/>
          <c:extLst>
            <c:ext xmlns:c16="http://schemas.microsoft.com/office/drawing/2014/chart" uri="{C3380CC4-5D6E-409C-BE32-E72D297353CC}">
              <c16:uniqueId val="{00000000-EB6D-4B45-83A6-6A3BC1899F69}"/>
            </c:ext>
          </c:extLst>
        </c:ser>
        <c:dLbls>
          <c:showLegendKey val="0"/>
          <c:showVal val="0"/>
          <c:showCatName val="0"/>
          <c:showSerName val="0"/>
          <c:showPercent val="0"/>
          <c:showBubbleSize val="0"/>
        </c:dLbls>
        <c:smooth val="0"/>
        <c:axId val="1824671375"/>
        <c:axId val="1824658479"/>
      </c:lineChart>
      <c:catAx>
        <c:axId val="1824671375"/>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Day Axis</a:t>
                </a:r>
              </a:p>
            </c:rich>
          </c:tx>
          <c:overlay val="0"/>
          <c:spPr>
            <a:noFill/>
            <a:ln>
              <a:noFill/>
            </a:ln>
            <a:effectLst/>
          </c:spPr>
          <c:txPr>
            <a:bodyPr rot="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24658479"/>
        <c:crosses val="autoZero"/>
        <c:auto val="1"/>
        <c:lblAlgn val="ctr"/>
        <c:lblOffset val="100"/>
        <c:noMultiLvlLbl val="0"/>
      </c:catAx>
      <c:valAx>
        <c:axId val="1824658479"/>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r>
                  <a:rPr lang="en-US" b="1"/>
                  <a:t>Discharge (m3/s)</a:t>
                </a:r>
              </a:p>
            </c:rich>
          </c:tx>
          <c:layout>
            <c:manualLayout>
              <c:xMode val="edge"/>
              <c:yMode val="edge"/>
              <c:x val="5.0874481811268913E-4"/>
              <c:y val="0.26086278862719253"/>
            </c:manualLayout>
          </c:layout>
          <c:overlay val="0"/>
          <c:spPr>
            <a:noFill/>
            <a:ln>
              <a:noFill/>
            </a:ln>
            <a:effectLst/>
          </c:spPr>
          <c:txPr>
            <a:bodyPr rot="-5400000" spcFirstLastPara="1" vertOverflow="ellipsis" vert="horz" wrap="square" anchor="ctr" anchorCtr="1"/>
            <a:lstStyle/>
            <a:p>
              <a:pPr>
                <a:defRPr sz="1100" b="1"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24671375"/>
        <c:crosses val="autoZero"/>
        <c:crossBetween val="between"/>
      </c:valAx>
      <c:spPr>
        <a:noFill/>
        <a:ln>
          <a:solidFill>
            <a:sysClr val="windowText" lastClr="000000"/>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r>
              <a:rPr lang="en-US" sz="1100" b="1"/>
              <a:t>Mean Monthly Discharge</a:t>
            </a:r>
          </a:p>
        </c:rich>
      </c:tx>
      <c:overlay val="0"/>
      <c:spPr>
        <a:noFill/>
        <a:ln>
          <a:noFill/>
        </a:ln>
        <a:effectLst/>
      </c:spPr>
      <c:txPr>
        <a:bodyPr rot="0" spcFirstLastPara="1" vertOverflow="ellipsis" vert="horz" wrap="square" anchor="ctr" anchorCtr="1"/>
        <a:lstStyle/>
        <a:p>
          <a:pPr>
            <a:defRPr sz="1100" b="1" i="0" u="none" strike="noStrike" kern="1200" spc="0" baseline="0">
              <a:solidFill>
                <a:sysClr val="windowText" lastClr="000000"/>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1174844755143862"/>
          <c:y val="0.2310393604232947"/>
          <c:w val="0.85789041470487326"/>
          <c:h val="0.58358332890792086"/>
        </c:manualLayout>
      </c:layout>
      <c:scatterChart>
        <c:scatterStyle val="smoothMarker"/>
        <c:varyColors val="0"/>
        <c:ser>
          <c:idx val="0"/>
          <c:order val="0"/>
          <c:tx>
            <c:strRef>
              <c:f>Sheet1!$B$1</c:f>
              <c:strCache>
                <c:ptCount val="1"/>
                <c:pt idx="0">
                  <c:v>Discharge (m3/s)</c:v>
                </c:pt>
              </c:strCache>
            </c:strRef>
          </c:tx>
          <c:spPr>
            <a:ln w="19050" cap="rnd" cmpd="sng">
              <a:solidFill>
                <a:schemeClr val="tx1"/>
              </a:solidFill>
              <a:round/>
            </a:ln>
            <a:effectLst/>
          </c:spPr>
          <c:marker>
            <c:symbol val="circle"/>
            <c:size val="5"/>
            <c:spPr>
              <a:solidFill>
                <a:schemeClr val="tx1"/>
              </a:solidFill>
              <a:ln w="9525">
                <a:solidFill>
                  <a:schemeClr val="tx1"/>
                </a:solidFill>
              </a:ln>
              <a:effectLst/>
            </c:spPr>
          </c:marker>
          <c:dPt>
            <c:idx val="168"/>
            <c:marker>
              <c:symbol val="circle"/>
              <c:size val="5"/>
              <c:spPr>
                <a:solidFill>
                  <a:schemeClr val="tx1"/>
                </a:solidFill>
                <a:ln w="9525" cmpd="sng">
                  <a:solidFill>
                    <a:schemeClr val="tx1"/>
                  </a:solidFill>
                </a:ln>
                <a:effectLst/>
              </c:spPr>
            </c:marker>
            <c:bubble3D val="0"/>
            <c:extLst>
              <c:ext xmlns:c16="http://schemas.microsoft.com/office/drawing/2014/chart" uri="{C3380CC4-5D6E-409C-BE32-E72D297353CC}">
                <c16:uniqueId val="{00000000-A815-4222-B1FA-339056A9BA44}"/>
              </c:ext>
            </c:extLst>
          </c:dPt>
          <c:yVal>
            <c:numRef>
              <c:f>Sheet1!$B$2:$B$223</c:f>
              <c:numCache>
                <c:formatCode>0.0</c:formatCode>
                <c:ptCount val="222"/>
                <c:pt idx="0">
                  <c:v>66.576774193548388</c:v>
                </c:pt>
                <c:pt idx="1">
                  <c:v>138.96466666666669</c:v>
                </c:pt>
                <c:pt idx="2">
                  <c:v>49.655172413793103</c:v>
                </c:pt>
                <c:pt idx="3">
                  <c:v>14.706896551724141</c:v>
                </c:pt>
                <c:pt idx="4">
                  <c:v>7.8793103448275863</c:v>
                </c:pt>
                <c:pt idx="5">
                  <c:v>4.5928571428571434</c:v>
                </c:pt>
                <c:pt idx="6">
                  <c:v>5.739642857142857</c:v>
                </c:pt>
                <c:pt idx="7">
                  <c:v>2.9472413793103449</c:v>
                </c:pt>
                <c:pt idx="8">
                  <c:v>2.2003225806451612</c:v>
                </c:pt>
                <c:pt idx="9">
                  <c:v>2.777499999999999</c:v>
                </c:pt>
                <c:pt idx="10">
                  <c:v>5.464999999999999</c:v>
                </c:pt>
                <c:pt idx="11">
                  <c:v>54.350333333333332</c:v>
                </c:pt>
                <c:pt idx="12">
                  <c:v>67.354838709677423</c:v>
                </c:pt>
                <c:pt idx="13">
                  <c:v>75.2</c:v>
                </c:pt>
                <c:pt idx="14">
                  <c:v>22.615666666666659</c:v>
                </c:pt>
                <c:pt idx="15">
                  <c:v>23.160714285714281</c:v>
                </c:pt>
                <c:pt idx="16">
                  <c:v>7.4399999999999977</c:v>
                </c:pt>
                <c:pt idx="17">
                  <c:v>3.8228571428571412</c:v>
                </c:pt>
                <c:pt idx="18">
                  <c:v>2.9951724137931039</c:v>
                </c:pt>
                <c:pt idx="19">
                  <c:v>2.5367857142857142</c:v>
                </c:pt>
                <c:pt idx="20">
                  <c:v>2.2126666666666668</c:v>
                </c:pt>
                <c:pt idx="21">
                  <c:v>3.45</c:v>
                </c:pt>
                <c:pt idx="22">
                  <c:v>43.906333333333343</c:v>
                </c:pt>
                <c:pt idx="23">
                  <c:v>53.331290322580642</c:v>
                </c:pt>
                <c:pt idx="24">
                  <c:v>55.107180020811668</c:v>
                </c:pt>
                <c:pt idx="25">
                  <c:v>109.3756666666667</c:v>
                </c:pt>
                <c:pt idx="26">
                  <c:v>32.731999999999992</c:v>
                </c:pt>
                <c:pt idx="27">
                  <c:v>10.966551724137929</c:v>
                </c:pt>
                <c:pt idx="28">
                  <c:v>5.8239285714285716</c:v>
                </c:pt>
                <c:pt idx="29">
                  <c:v>3.928620689655173</c:v>
                </c:pt>
                <c:pt idx="30">
                  <c:v>2.9907142857142861</c:v>
                </c:pt>
                <c:pt idx="31">
                  <c:v>4.1793103448275861</c:v>
                </c:pt>
                <c:pt idx="32">
                  <c:v>2.538275862068966</c:v>
                </c:pt>
                <c:pt idx="33">
                  <c:v>4.445333333333334</c:v>
                </c:pt>
                <c:pt idx="34">
                  <c:v>13.686</c:v>
                </c:pt>
                <c:pt idx="35">
                  <c:v>36.862580645161287</c:v>
                </c:pt>
                <c:pt idx="36">
                  <c:v>85.751290322580644</c:v>
                </c:pt>
                <c:pt idx="37">
                  <c:v>101.3636666666667</c:v>
                </c:pt>
                <c:pt idx="38">
                  <c:v>37.813793103448297</c:v>
                </c:pt>
                <c:pt idx="39">
                  <c:v>15.611034482758621</c:v>
                </c:pt>
                <c:pt idx="40">
                  <c:v>7.7932142857142876</c:v>
                </c:pt>
                <c:pt idx="41">
                  <c:v>4.9624137931034493</c:v>
                </c:pt>
                <c:pt idx="42">
                  <c:v>4.2092857142857154</c:v>
                </c:pt>
                <c:pt idx="43">
                  <c:v>3.3537931034482762</c:v>
                </c:pt>
                <c:pt idx="44">
                  <c:v>2.9258620689655159</c:v>
                </c:pt>
                <c:pt idx="45">
                  <c:v>3.2539999999999991</c:v>
                </c:pt>
                <c:pt idx="46">
                  <c:v>9.7532258064516117</c:v>
                </c:pt>
                <c:pt idx="47">
                  <c:v>76.894666666666666</c:v>
                </c:pt>
                <c:pt idx="48">
                  <c:v>101.1051612903226</c:v>
                </c:pt>
                <c:pt idx="49">
                  <c:v>68.89200000000001</c:v>
                </c:pt>
                <c:pt idx="50">
                  <c:v>61.213666666666668</c:v>
                </c:pt>
                <c:pt idx="51">
                  <c:v>11.27137931034482</c:v>
                </c:pt>
                <c:pt idx="52">
                  <c:v>7.4165517241379311</c:v>
                </c:pt>
                <c:pt idx="53">
                  <c:v>5.1374999999999984</c:v>
                </c:pt>
                <c:pt idx="54">
                  <c:v>3.291785714285715</c:v>
                </c:pt>
                <c:pt idx="55">
                  <c:v>2.4782758620689651</c:v>
                </c:pt>
                <c:pt idx="56">
                  <c:v>1.637666666666667</c:v>
                </c:pt>
                <c:pt idx="57">
                  <c:v>1.6653333333333331</c:v>
                </c:pt>
                <c:pt idx="58">
                  <c:v>7.1656666666666649</c:v>
                </c:pt>
                <c:pt idx="59">
                  <c:v>63.519333333333343</c:v>
                </c:pt>
                <c:pt idx="60">
                  <c:v>149.710935483871</c:v>
                </c:pt>
                <c:pt idx="61">
                  <c:v>89.291800000000009</c:v>
                </c:pt>
                <c:pt idx="62">
                  <c:v>68.743885559477405</c:v>
                </c:pt>
                <c:pt idx="63">
                  <c:v>15.48941410455447</c:v>
                </c:pt>
                <c:pt idx="64">
                  <c:v>7.2666658774978039</c:v>
                </c:pt>
                <c:pt idx="65">
                  <c:v>4.7260094428051964</c:v>
                </c:pt>
                <c:pt idx="66">
                  <c:v>3.514929160276993</c:v>
                </c:pt>
                <c:pt idx="67">
                  <c:v>2.9233275691646701</c:v>
                </c:pt>
                <c:pt idx="68">
                  <c:v>1.8366</c:v>
                </c:pt>
                <c:pt idx="69">
                  <c:v>2.6501231996671408</c:v>
                </c:pt>
                <c:pt idx="70">
                  <c:v>5.0839649604135282</c:v>
                </c:pt>
                <c:pt idx="71">
                  <c:v>69.624565195832176</c:v>
                </c:pt>
                <c:pt idx="72">
                  <c:v>140.2317051254457</c:v>
                </c:pt>
                <c:pt idx="73">
                  <c:v>158.8041590218495</c:v>
                </c:pt>
                <c:pt idx="74">
                  <c:v>52.484857839334161</c:v>
                </c:pt>
                <c:pt idx="75">
                  <c:v>14.264388388231531</c:v>
                </c:pt>
                <c:pt idx="76">
                  <c:v>7.6046827948598317</c:v>
                </c:pt>
                <c:pt idx="77">
                  <c:v>4.1884657951731032</c:v>
                </c:pt>
                <c:pt idx="78">
                  <c:v>3.033500000000001</c:v>
                </c:pt>
                <c:pt idx="79">
                  <c:v>2.7159457160206801</c:v>
                </c:pt>
                <c:pt idx="80">
                  <c:v>1.9737931034482761</c:v>
                </c:pt>
                <c:pt idx="81">
                  <c:v>3.3137632262452978</c:v>
                </c:pt>
                <c:pt idx="82">
                  <c:v>17.821347092836909</c:v>
                </c:pt>
                <c:pt idx="83">
                  <c:v>89.657448206999533</c:v>
                </c:pt>
                <c:pt idx="84">
                  <c:v>111.1980334870583</c:v>
                </c:pt>
                <c:pt idx="85">
                  <c:v>78.892382704799033</c:v>
                </c:pt>
                <c:pt idx="86">
                  <c:v>63.280527700617192</c:v>
                </c:pt>
                <c:pt idx="87">
                  <c:v>12.99446304695476</c:v>
                </c:pt>
                <c:pt idx="88">
                  <c:v>7.4193799428620064</c:v>
                </c:pt>
                <c:pt idx="89">
                  <c:v>4.7243886769835157</c:v>
                </c:pt>
                <c:pt idx="90">
                  <c:v>3.7308172463452611</c:v>
                </c:pt>
                <c:pt idx="91">
                  <c:v>2.9859386894491</c:v>
                </c:pt>
                <c:pt idx="92">
                  <c:v>2.964004205035546</c:v>
                </c:pt>
                <c:pt idx="93">
                  <c:v>3.1172206535950409</c:v>
                </c:pt>
                <c:pt idx="94">
                  <c:v>4.8157106113790578</c:v>
                </c:pt>
                <c:pt idx="95">
                  <c:v>104.68622931226849</c:v>
                </c:pt>
                <c:pt idx="96">
                  <c:v>117.6705648943469</c:v>
                </c:pt>
                <c:pt idx="97">
                  <c:v>81.164045142856722</c:v>
                </c:pt>
                <c:pt idx="98">
                  <c:v>46.965828604143553</c:v>
                </c:pt>
                <c:pt idx="99">
                  <c:v>11.018978852625249</c:v>
                </c:pt>
                <c:pt idx="128" formatCode="General">
                  <c:v>2.92625</c:v>
                </c:pt>
                <c:pt idx="129" formatCode="General">
                  <c:v>4.0402320991887732</c:v>
                </c:pt>
                <c:pt idx="130" formatCode="General">
                  <c:v>10.18660468926463</c:v>
                </c:pt>
                <c:pt idx="131" formatCode="General">
                  <c:v>29.112827485235862</c:v>
                </c:pt>
                <c:pt idx="132" formatCode="General">
                  <c:v>56.722253077611242</c:v>
                </c:pt>
                <c:pt idx="133" formatCode="General">
                  <c:v>58.297072504302307</c:v>
                </c:pt>
                <c:pt idx="134" formatCode="General">
                  <c:v>17.836709370073599</c:v>
                </c:pt>
                <c:pt idx="135" formatCode="General">
                  <c:v>7.7417289113807488</c:v>
                </c:pt>
                <c:pt idx="136" formatCode="General">
                  <c:v>5.1974053581375941</c:v>
                </c:pt>
                <c:pt idx="137" formatCode="General">
                  <c:v>3.837241379310345</c:v>
                </c:pt>
                <c:pt idx="138" formatCode="General">
                  <c:v>3.3489285714285719</c:v>
                </c:pt>
                <c:pt idx="139" formatCode="General">
                  <c:v>2.6048275862068961</c:v>
                </c:pt>
                <c:pt idx="140" formatCode="General">
                  <c:v>2.1444827586206898</c:v>
                </c:pt>
                <c:pt idx="141" formatCode="General">
                  <c:v>1.9287742020083489</c:v>
                </c:pt>
                <c:pt idx="142" formatCode="General">
                  <c:v>9.615231257263364</c:v>
                </c:pt>
                <c:pt idx="143" formatCode="General">
                  <c:v>73.200202846758842</c:v>
                </c:pt>
                <c:pt idx="144" formatCode="General">
                  <c:v>114.5402163486068</c:v>
                </c:pt>
                <c:pt idx="145" formatCode="General">
                  <c:v>55.925051713060718</c:v>
                </c:pt>
                <c:pt idx="146" formatCode="General">
                  <c:v>54.79103887591009</c:v>
                </c:pt>
                <c:pt idx="147" formatCode="General">
                  <c:v>14.499613271521691</c:v>
                </c:pt>
                <c:pt idx="148" formatCode="General">
                  <c:v>6.3538269489189139</c:v>
                </c:pt>
                <c:pt idx="149" formatCode="General">
                  <c:v>4.4160180357142957</c:v>
                </c:pt>
                <c:pt idx="150" formatCode="General">
                  <c:v>3.7784792857142731</c:v>
                </c:pt>
                <c:pt idx="151" formatCode="General">
                  <c:v>2.912123793103305</c:v>
                </c:pt>
                <c:pt idx="152" formatCode="General">
                  <c:v>3.052947767670962</c:v>
                </c:pt>
                <c:pt idx="153" formatCode="General">
                  <c:v>3.8775157376742428</c:v>
                </c:pt>
                <c:pt idx="154" formatCode="General">
                  <c:v>10.442263001621511</c:v>
                </c:pt>
                <c:pt idx="155" formatCode="General">
                  <c:v>66.514872692540564</c:v>
                </c:pt>
                <c:pt idx="156" formatCode="General">
                  <c:v>75.384219305638425</c:v>
                </c:pt>
                <c:pt idx="157" formatCode="General">
                  <c:v>63.297807709934737</c:v>
                </c:pt>
                <c:pt idx="158" formatCode="General">
                  <c:v>30.146979505512501</c:v>
                </c:pt>
                <c:pt idx="159" formatCode="General">
                  <c:v>8.1650916336102011</c:v>
                </c:pt>
                <c:pt idx="160" formatCode="General">
                  <c:v>5.0463035063372086</c:v>
                </c:pt>
                <c:pt idx="161" formatCode="General">
                  <c:v>3.7762225389200972</c:v>
                </c:pt>
                <c:pt idx="162" formatCode="General">
                  <c:v>3.156774316290142</c:v>
                </c:pt>
                <c:pt idx="163" formatCode="General">
                  <c:v>2.748411499999992</c:v>
                </c:pt>
                <c:pt idx="164" formatCode="General">
                  <c:v>2.6105808333333389</c:v>
                </c:pt>
                <c:pt idx="165" formatCode="General">
                  <c:v>4.3116006207448034</c:v>
                </c:pt>
                <c:pt idx="166" formatCode="General">
                  <c:v>9.3490176133060388</c:v>
                </c:pt>
                <c:pt idx="167" formatCode="General">
                  <c:v>41.926250990458527</c:v>
                </c:pt>
                <c:pt idx="168" formatCode="General">
                  <c:v>55.856877820900579</c:v>
                </c:pt>
                <c:pt idx="169" formatCode="General">
                  <c:v>36.301017620293109</c:v>
                </c:pt>
                <c:pt idx="170" formatCode="General">
                  <c:v>20.24942911348079</c:v>
                </c:pt>
                <c:pt idx="171" formatCode="General">
                  <c:v>6.8840162576385939</c:v>
                </c:pt>
                <c:pt idx="172" formatCode="General">
                  <c:v>4.6915891744913871</c:v>
                </c:pt>
                <c:pt idx="173" formatCode="General">
                  <c:v>3.4000978054005588</c:v>
                </c:pt>
                <c:pt idx="175" formatCode="General">
                  <c:v>3.3080315000000118</c:v>
                </c:pt>
                <c:pt idx="176" formatCode="General">
                  <c:v>2.9096709747000622</c:v>
                </c:pt>
                <c:pt idx="177" formatCode="General">
                  <c:v>6.4863571180002841</c:v>
                </c:pt>
                <c:pt idx="178" formatCode="General">
                  <c:v>14.90803804318691</c:v>
                </c:pt>
                <c:pt idx="179" formatCode="General">
                  <c:v>55.887100557168459</c:v>
                </c:pt>
                <c:pt idx="180" formatCode="General">
                  <c:v>42.283232434553817</c:v>
                </c:pt>
                <c:pt idx="181" formatCode="General">
                  <c:v>45.00780557238599</c:v>
                </c:pt>
                <c:pt idx="182" formatCode="General">
                  <c:v>34.607074501018829</c:v>
                </c:pt>
                <c:pt idx="183" formatCode="General">
                  <c:v>12.949348629235031</c:v>
                </c:pt>
                <c:pt idx="184" formatCode="General">
                  <c:v>10.01535598318563</c:v>
                </c:pt>
                <c:pt idx="185" formatCode="General">
                  <c:v>9.2833493141331829</c:v>
                </c:pt>
                <c:pt idx="186" formatCode="General">
                  <c:v>8.9095651408804155</c:v>
                </c:pt>
                <c:pt idx="187" formatCode="General">
                  <c:v>5.0423401666666896</c:v>
                </c:pt>
                <c:pt idx="188" formatCode="General">
                  <c:v>3.285055478546131</c:v>
                </c:pt>
                <c:pt idx="189" formatCode="General">
                  <c:v>6.5899147542627814</c:v>
                </c:pt>
                <c:pt idx="190" formatCode="General">
                  <c:v>14.90803804318691</c:v>
                </c:pt>
                <c:pt idx="191" formatCode="General">
                  <c:v>55.526826726592184</c:v>
                </c:pt>
                <c:pt idx="192" formatCode="General">
                  <c:v>77.852483327649111</c:v>
                </c:pt>
                <c:pt idx="193" formatCode="General">
                  <c:v>61.705094403235208</c:v>
                </c:pt>
                <c:pt idx="194" formatCode="General">
                  <c:v>50.138414547038629</c:v>
                </c:pt>
                <c:pt idx="195" formatCode="General">
                  <c:v>8.7351067077167635</c:v>
                </c:pt>
                <c:pt idx="197" formatCode="General">
                  <c:v>3.6543142589043982</c:v>
                </c:pt>
                <c:pt idx="198" formatCode="General">
                  <c:v>3.0200833585675162</c:v>
                </c:pt>
                <c:pt idx="199" formatCode="General">
                  <c:v>2.644820080789732</c:v>
                </c:pt>
                <c:pt idx="200" formatCode="General">
                  <c:v>1.819524543982016</c:v>
                </c:pt>
                <c:pt idx="201" formatCode="General">
                  <c:v>3.182863686396801</c:v>
                </c:pt>
                <c:pt idx="202" formatCode="General">
                  <c:v>16.403276908618398</c:v>
                </c:pt>
                <c:pt idx="203" formatCode="General">
                  <c:v>80.598511428738163</c:v>
                </c:pt>
                <c:pt idx="204" formatCode="General">
                  <c:v>63.629744623229023</c:v>
                </c:pt>
                <c:pt idx="205" formatCode="General">
                  <c:v>68.177739008851319</c:v>
                </c:pt>
                <c:pt idx="206" formatCode="General">
                  <c:v>46.769628539300108</c:v>
                </c:pt>
                <c:pt idx="207" formatCode="General">
                  <c:v>31.446905652898842</c:v>
                </c:pt>
                <c:pt idx="208" formatCode="General">
                  <c:v>8.7755237085340383</c:v>
                </c:pt>
                <c:pt idx="209" formatCode="General">
                  <c:v>3.7530967004271991</c:v>
                </c:pt>
                <c:pt idx="210" formatCode="General">
                  <c:v>4.4979327721644848</c:v>
                </c:pt>
                <c:pt idx="211" formatCode="General">
                  <c:v>3.7605249696786198</c:v>
                </c:pt>
                <c:pt idx="212" formatCode="General">
                  <c:v>2.8629598030119712</c:v>
                </c:pt>
                <c:pt idx="213" formatCode="General">
                  <c:v>4.8008980013527296</c:v>
                </c:pt>
                <c:pt idx="214" formatCode="General">
                  <c:v>23.034086627873702</c:v>
                </c:pt>
                <c:pt idx="215" formatCode="General">
                  <c:v>64.636926373354086</c:v>
                </c:pt>
                <c:pt idx="216" formatCode="General">
                  <c:v>65.409666600227467</c:v>
                </c:pt>
                <c:pt idx="217" formatCode="General">
                  <c:v>57.534440119352503</c:v>
                </c:pt>
                <c:pt idx="218" formatCode="General">
                  <c:v>60.089525144050747</c:v>
                </c:pt>
                <c:pt idx="219" formatCode="General">
                  <c:v>17.719636650279181</c:v>
                </c:pt>
                <c:pt idx="220" formatCode="General">
                  <c:v>6.9464170368349656</c:v>
                </c:pt>
                <c:pt idx="221" formatCode="General">
                  <c:v>4.8816643196786522</c:v>
                </c:pt>
              </c:numCache>
            </c:numRef>
          </c:yVal>
          <c:smooth val="1"/>
          <c:extLst>
            <c:ext xmlns:c16="http://schemas.microsoft.com/office/drawing/2014/chart" uri="{C3380CC4-5D6E-409C-BE32-E72D297353CC}">
              <c16:uniqueId val="{00000001-A815-4222-B1FA-339056A9BA44}"/>
            </c:ext>
          </c:extLst>
        </c:ser>
        <c:dLbls>
          <c:showLegendKey val="0"/>
          <c:showVal val="0"/>
          <c:showCatName val="0"/>
          <c:showSerName val="0"/>
          <c:showPercent val="0"/>
          <c:showBubbleSize val="0"/>
        </c:dLbls>
        <c:axId val="1897781152"/>
        <c:axId val="1897781568"/>
      </c:scatterChart>
      <c:valAx>
        <c:axId val="1897781152"/>
        <c:scaling>
          <c:orientation val="minMax"/>
          <c:max val="23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Time series, (</a:t>
                </a:r>
                <a:r>
                  <a:rPr lang="en-US" sz="1400"/>
                  <a:t>n</a:t>
                </a:r>
                <a:r>
                  <a:rPr lang="en-US" baseline="30000"/>
                  <a:t>th</a:t>
                </a:r>
                <a:r>
                  <a:rPr lang="en-US" baseline="0"/>
                  <a:t> M</a:t>
                </a:r>
                <a:r>
                  <a:rPr lang="en-US"/>
                  <a:t>onth)</a:t>
                </a:r>
              </a:p>
            </c:rich>
          </c:tx>
          <c:layout>
            <c:manualLayout>
              <c:xMode val="edge"/>
              <c:yMode val="edge"/>
              <c:x val="0.42491192647639797"/>
              <c:y val="0.91828656369356909"/>
            </c:manualLayout>
          </c:layout>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568"/>
        <c:crosses val="autoZero"/>
        <c:crossBetween val="midCat"/>
      </c:valAx>
      <c:valAx>
        <c:axId val="189778156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r>
                  <a:rPr lang="en-US"/>
                  <a:t>Discharge (m3/s)</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Gill Sans MT" panose="020B0502020104020203" pitchFamily="34" charset="0"/>
                <a:ea typeface="+mn-ea"/>
                <a:cs typeface="+mn-cs"/>
              </a:defRPr>
            </a:pPr>
            <a:endParaRPr lang="en-US"/>
          </a:p>
        </c:txPr>
        <c:crossAx val="18977811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Gill Sans MT" panose="020B0502020104020203"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solidFill>
                <a:latin typeface="Gill Sans MT" panose="020B0502020104020203" pitchFamily="34" charset="0"/>
                <a:ea typeface="+mn-ea"/>
                <a:cs typeface="+mn-cs"/>
              </a:defRPr>
            </a:pPr>
            <a:r>
              <a:rPr lang="en-US" sz="1100" b="1"/>
              <a:t>Mean Monthly Discharge Series</a:t>
            </a:r>
          </a:p>
        </c:rich>
      </c:tx>
      <c:layout>
        <c:manualLayout>
          <c:xMode val="edge"/>
          <c:yMode val="edge"/>
          <c:x val="0.37963581874747321"/>
          <c:y val="2.4427482221152704E-2"/>
        </c:manualLayout>
      </c:layout>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9.9306875938166589E-2"/>
          <c:y val="8.37750656167979E-2"/>
          <c:w val="0.87616692562259169"/>
          <c:h val="0.5901635170603674"/>
        </c:manualLayout>
      </c:layout>
      <c:lineChart>
        <c:grouping val="standard"/>
        <c:varyColors val="0"/>
        <c:ser>
          <c:idx val="0"/>
          <c:order val="0"/>
          <c:tx>
            <c:strRef>
              <c:f>Sheet1!$D$1</c:f>
              <c:strCache>
                <c:ptCount val="1"/>
                <c:pt idx="0">
                  <c:v>Discharge</c:v>
                </c:pt>
              </c:strCache>
            </c:strRef>
          </c:tx>
          <c:spPr>
            <a:ln w="19050" cap="rnd">
              <a:solidFill>
                <a:schemeClr val="tx1"/>
              </a:solidFill>
              <a:round/>
            </a:ln>
            <a:effectLst/>
          </c:spPr>
          <c:marker>
            <c:symbol val="none"/>
          </c:marker>
          <c:cat>
            <c:strRef>
              <c:f>Sheet1!$C$2:$C$349</c:f>
              <c:strCache>
                <c:ptCount val="348"/>
                <c:pt idx="0">
                  <c:v>Shrawan 2051</c:v>
                </c:pt>
                <c:pt idx="1">
                  <c:v>Bhadra 2051</c:v>
                </c:pt>
                <c:pt idx="2">
                  <c:v>Ashwin 2051</c:v>
                </c:pt>
                <c:pt idx="3">
                  <c:v>Kartik 2051</c:v>
                </c:pt>
                <c:pt idx="4">
                  <c:v>Mangsir 2051</c:v>
                </c:pt>
                <c:pt idx="5">
                  <c:v>Poush 2051</c:v>
                </c:pt>
                <c:pt idx="6">
                  <c:v>Magh 2051</c:v>
                </c:pt>
                <c:pt idx="7">
                  <c:v>Falgun 2051</c:v>
                </c:pt>
                <c:pt idx="8">
                  <c:v>Chaitra 2051</c:v>
                </c:pt>
                <c:pt idx="9">
                  <c:v>Baishakh 2051</c:v>
                </c:pt>
                <c:pt idx="10">
                  <c:v>Jestha  2051</c:v>
                </c:pt>
                <c:pt idx="11">
                  <c:v>Ashadh 2051</c:v>
                </c:pt>
                <c:pt idx="12">
                  <c:v>Shrawan 2052</c:v>
                </c:pt>
                <c:pt idx="13">
                  <c:v>Bhadra 2052</c:v>
                </c:pt>
                <c:pt idx="14">
                  <c:v>Ashwin 2052</c:v>
                </c:pt>
                <c:pt idx="15">
                  <c:v>Kartik 2052</c:v>
                </c:pt>
                <c:pt idx="16">
                  <c:v>Mangsir 2052</c:v>
                </c:pt>
                <c:pt idx="17">
                  <c:v>Poush 2052</c:v>
                </c:pt>
                <c:pt idx="18">
                  <c:v>Magh 2052</c:v>
                </c:pt>
                <c:pt idx="19">
                  <c:v>Falgun 2052</c:v>
                </c:pt>
                <c:pt idx="20">
                  <c:v>Chaitra 2052</c:v>
                </c:pt>
                <c:pt idx="21">
                  <c:v>Baishakh 2052</c:v>
                </c:pt>
                <c:pt idx="22">
                  <c:v>Jestha  2052</c:v>
                </c:pt>
                <c:pt idx="23">
                  <c:v>Ashadh 2052</c:v>
                </c:pt>
                <c:pt idx="24">
                  <c:v>Shrawan 2053</c:v>
                </c:pt>
                <c:pt idx="25">
                  <c:v>Bhadra 2053</c:v>
                </c:pt>
                <c:pt idx="26">
                  <c:v>Ashwin 2053</c:v>
                </c:pt>
                <c:pt idx="27">
                  <c:v>Kartik 2053</c:v>
                </c:pt>
                <c:pt idx="28">
                  <c:v>Mangsir 2053</c:v>
                </c:pt>
                <c:pt idx="29">
                  <c:v>Poush 2053</c:v>
                </c:pt>
                <c:pt idx="30">
                  <c:v>Magh 2053</c:v>
                </c:pt>
                <c:pt idx="31">
                  <c:v>Falgun 2053</c:v>
                </c:pt>
                <c:pt idx="32">
                  <c:v>Chaitra 2053</c:v>
                </c:pt>
                <c:pt idx="33">
                  <c:v>Baishakh 2053</c:v>
                </c:pt>
                <c:pt idx="34">
                  <c:v>Jestha  2053</c:v>
                </c:pt>
                <c:pt idx="35">
                  <c:v>Ashadh 2053</c:v>
                </c:pt>
                <c:pt idx="36">
                  <c:v>Shrawan 2054</c:v>
                </c:pt>
                <c:pt idx="37">
                  <c:v>Bhadra 2054</c:v>
                </c:pt>
                <c:pt idx="38">
                  <c:v>Ashwin 2054</c:v>
                </c:pt>
                <c:pt idx="39">
                  <c:v>Kartik 2054</c:v>
                </c:pt>
                <c:pt idx="40">
                  <c:v>Mangsir 2054</c:v>
                </c:pt>
                <c:pt idx="41">
                  <c:v>Poush 2054</c:v>
                </c:pt>
                <c:pt idx="42">
                  <c:v>Magh 2054</c:v>
                </c:pt>
                <c:pt idx="43">
                  <c:v>Falgun 2054</c:v>
                </c:pt>
                <c:pt idx="44">
                  <c:v>Chaitra 2054</c:v>
                </c:pt>
                <c:pt idx="45">
                  <c:v>Baishakh 2054</c:v>
                </c:pt>
                <c:pt idx="46">
                  <c:v>Jestha  2054</c:v>
                </c:pt>
                <c:pt idx="47">
                  <c:v>Ashadh 2054</c:v>
                </c:pt>
                <c:pt idx="48">
                  <c:v>Shrawan 2055</c:v>
                </c:pt>
                <c:pt idx="49">
                  <c:v>Bhadra 2055</c:v>
                </c:pt>
                <c:pt idx="50">
                  <c:v>Ashwin 2055</c:v>
                </c:pt>
                <c:pt idx="51">
                  <c:v>Kartik 2055</c:v>
                </c:pt>
                <c:pt idx="52">
                  <c:v>Mangsir 2055</c:v>
                </c:pt>
                <c:pt idx="53">
                  <c:v>Poush 2055</c:v>
                </c:pt>
                <c:pt idx="54">
                  <c:v>Magh 2055</c:v>
                </c:pt>
                <c:pt idx="55">
                  <c:v>Falgun 2055</c:v>
                </c:pt>
                <c:pt idx="56">
                  <c:v>Chaitra 2055</c:v>
                </c:pt>
                <c:pt idx="57">
                  <c:v>Baishakh 2055</c:v>
                </c:pt>
                <c:pt idx="58">
                  <c:v>Jestha  2055</c:v>
                </c:pt>
                <c:pt idx="59">
                  <c:v>Ashadh 2055</c:v>
                </c:pt>
                <c:pt idx="60">
                  <c:v>Shrawan 2056</c:v>
                </c:pt>
                <c:pt idx="61">
                  <c:v>Bhadra 2056</c:v>
                </c:pt>
                <c:pt idx="62">
                  <c:v>Ashwin 2056</c:v>
                </c:pt>
                <c:pt idx="63">
                  <c:v>Kartik 2056</c:v>
                </c:pt>
                <c:pt idx="64">
                  <c:v>Mangsir 2056</c:v>
                </c:pt>
                <c:pt idx="65">
                  <c:v>Poush 2056</c:v>
                </c:pt>
                <c:pt idx="66">
                  <c:v>Magh 2056</c:v>
                </c:pt>
                <c:pt idx="67">
                  <c:v>Falgun 2056</c:v>
                </c:pt>
                <c:pt idx="68">
                  <c:v>Chaitra 2056</c:v>
                </c:pt>
                <c:pt idx="69">
                  <c:v>Baishakh 2056</c:v>
                </c:pt>
                <c:pt idx="70">
                  <c:v>Jestha  2056</c:v>
                </c:pt>
                <c:pt idx="71">
                  <c:v>Ashadh 2056</c:v>
                </c:pt>
                <c:pt idx="72">
                  <c:v>Shrawan 2057</c:v>
                </c:pt>
                <c:pt idx="73">
                  <c:v>Bhadra 2057</c:v>
                </c:pt>
                <c:pt idx="74">
                  <c:v>Ashwin 2057</c:v>
                </c:pt>
                <c:pt idx="75">
                  <c:v>Kartik 2057</c:v>
                </c:pt>
                <c:pt idx="76">
                  <c:v>Mangsir 2057</c:v>
                </c:pt>
                <c:pt idx="77">
                  <c:v>Poush 2057</c:v>
                </c:pt>
                <c:pt idx="78">
                  <c:v>Magh 2057</c:v>
                </c:pt>
                <c:pt idx="79">
                  <c:v>Falgun 2057</c:v>
                </c:pt>
                <c:pt idx="80">
                  <c:v>Chaitra 2057</c:v>
                </c:pt>
                <c:pt idx="81">
                  <c:v>Baishakh 2057</c:v>
                </c:pt>
                <c:pt idx="82">
                  <c:v>Jestha  2057</c:v>
                </c:pt>
                <c:pt idx="83">
                  <c:v>Ashadh 2057</c:v>
                </c:pt>
                <c:pt idx="84">
                  <c:v>Shrawan 2058</c:v>
                </c:pt>
                <c:pt idx="85">
                  <c:v>Bhadra 2058</c:v>
                </c:pt>
                <c:pt idx="86">
                  <c:v>Ashwin 2058</c:v>
                </c:pt>
                <c:pt idx="87">
                  <c:v>Kartik 2058</c:v>
                </c:pt>
                <c:pt idx="88">
                  <c:v>Mangsir 2058</c:v>
                </c:pt>
                <c:pt idx="89">
                  <c:v>Poush 2058</c:v>
                </c:pt>
                <c:pt idx="90">
                  <c:v>Magh 2058</c:v>
                </c:pt>
                <c:pt idx="91">
                  <c:v>Falgun 2058</c:v>
                </c:pt>
                <c:pt idx="92">
                  <c:v>Chaitra 2058</c:v>
                </c:pt>
                <c:pt idx="93">
                  <c:v>Baishakh 2058</c:v>
                </c:pt>
                <c:pt idx="94">
                  <c:v>Jestha  2058</c:v>
                </c:pt>
                <c:pt idx="95">
                  <c:v>Ashadh 2058</c:v>
                </c:pt>
                <c:pt idx="96">
                  <c:v>Shrawan 2059</c:v>
                </c:pt>
                <c:pt idx="97">
                  <c:v>Bhadra 2059</c:v>
                </c:pt>
                <c:pt idx="98">
                  <c:v>Ashwin 2059</c:v>
                </c:pt>
                <c:pt idx="99">
                  <c:v>Kartik 2059</c:v>
                </c:pt>
                <c:pt idx="100">
                  <c:v>Mangsir 2059</c:v>
                </c:pt>
                <c:pt idx="101">
                  <c:v>Poush 2059</c:v>
                </c:pt>
                <c:pt idx="102">
                  <c:v>Magh 2059</c:v>
                </c:pt>
                <c:pt idx="103">
                  <c:v>Falgun 2059</c:v>
                </c:pt>
                <c:pt idx="104">
                  <c:v>Chaitra 2059</c:v>
                </c:pt>
                <c:pt idx="105">
                  <c:v>Baishakh 2059</c:v>
                </c:pt>
                <c:pt idx="106">
                  <c:v>Jestha  2059</c:v>
                </c:pt>
                <c:pt idx="107">
                  <c:v>Ashadh 2059</c:v>
                </c:pt>
                <c:pt idx="108">
                  <c:v>Shrawan 2060</c:v>
                </c:pt>
                <c:pt idx="109">
                  <c:v>Bhadra 2060</c:v>
                </c:pt>
                <c:pt idx="110">
                  <c:v>Ashwin 2060</c:v>
                </c:pt>
                <c:pt idx="111">
                  <c:v>Kartik 2060</c:v>
                </c:pt>
                <c:pt idx="112">
                  <c:v>Mangsir 2060</c:v>
                </c:pt>
                <c:pt idx="113">
                  <c:v>Poush 2060</c:v>
                </c:pt>
                <c:pt idx="114">
                  <c:v>Magh 2060</c:v>
                </c:pt>
                <c:pt idx="115">
                  <c:v>Falgun 2060</c:v>
                </c:pt>
                <c:pt idx="116">
                  <c:v>Chaitra 2060</c:v>
                </c:pt>
                <c:pt idx="117">
                  <c:v>Baishakh 2060</c:v>
                </c:pt>
                <c:pt idx="118">
                  <c:v>Jestha  2060</c:v>
                </c:pt>
                <c:pt idx="119">
                  <c:v>Ashadh 2060</c:v>
                </c:pt>
                <c:pt idx="120">
                  <c:v>Shrawan 2061</c:v>
                </c:pt>
                <c:pt idx="121">
                  <c:v>Bhadra 2061</c:v>
                </c:pt>
                <c:pt idx="122">
                  <c:v>Ashwin 2061</c:v>
                </c:pt>
                <c:pt idx="123">
                  <c:v>Kartik 2061</c:v>
                </c:pt>
                <c:pt idx="124">
                  <c:v>Mangsir 2061</c:v>
                </c:pt>
                <c:pt idx="125">
                  <c:v>Poush 2061</c:v>
                </c:pt>
                <c:pt idx="126">
                  <c:v>Magh 2061</c:v>
                </c:pt>
                <c:pt idx="127">
                  <c:v>Falgun 2061</c:v>
                </c:pt>
                <c:pt idx="128">
                  <c:v>Chaitra 2061</c:v>
                </c:pt>
                <c:pt idx="129">
                  <c:v>Baishakh 2061</c:v>
                </c:pt>
                <c:pt idx="130">
                  <c:v>Jestha  2061</c:v>
                </c:pt>
                <c:pt idx="131">
                  <c:v>Ashadh 2061</c:v>
                </c:pt>
                <c:pt idx="132">
                  <c:v>Shrawan 2062</c:v>
                </c:pt>
                <c:pt idx="133">
                  <c:v>Bhadra 2062</c:v>
                </c:pt>
                <c:pt idx="134">
                  <c:v>Ashwin 2062</c:v>
                </c:pt>
                <c:pt idx="135">
                  <c:v>Kartik 2062</c:v>
                </c:pt>
                <c:pt idx="136">
                  <c:v>Mangsir 2062</c:v>
                </c:pt>
                <c:pt idx="137">
                  <c:v>Poush 2062</c:v>
                </c:pt>
                <c:pt idx="138">
                  <c:v>Magh 2062</c:v>
                </c:pt>
                <c:pt idx="139">
                  <c:v>Falgun 2062</c:v>
                </c:pt>
                <c:pt idx="140">
                  <c:v>Chaitra 2062</c:v>
                </c:pt>
                <c:pt idx="141">
                  <c:v>Baishakh 2062</c:v>
                </c:pt>
                <c:pt idx="142">
                  <c:v>Jestha  2062</c:v>
                </c:pt>
                <c:pt idx="143">
                  <c:v>Ashadh 2062</c:v>
                </c:pt>
                <c:pt idx="144">
                  <c:v>Shrawan 2063</c:v>
                </c:pt>
                <c:pt idx="145">
                  <c:v>Bhadra 2063</c:v>
                </c:pt>
                <c:pt idx="146">
                  <c:v>Ashwin 2063</c:v>
                </c:pt>
                <c:pt idx="147">
                  <c:v>Kartik 2063</c:v>
                </c:pt>
                <c:pt idx="148">
                  <c:v>Mangsir 2063</c:v>
                </c:pt>
                <c:pt idx="149">
                  <c:v>Poush 2063</c:v>
                </c:pt>
                <c:pt idx="150">
                  <c:v>Magh 2063</c:v>
                </c:pt>
                <c:pt idx="151">
                  <c:v>Falgun 2063</c:v>
                </c:pt>
                <c:pt idx="152">
                  <c:v>Chaitra 2063</c:v>
                </c:pt>
                <c:pt idx="153">
                  <c:v>Baishakh 2063</c:v>
                </c:pt>
                <c:pt idx="154">
                  <c:v>Jestha  2063</c:v>
                </c:pt>
                <c:pt idx="155">
                  <c:v>Ashadh 2063</c:v>
                </c:pt>
                <c:pt idx="156">
                  <c:v>Shrawan 2064</c:v>
                </c:pt>
                <c:pt idx="157">
                  <c:v>Bhadra 2064</c:v>
                </c:pt>
                <c:pt idx="158">
                  <c:v>Ashwin 2064</c:v>
                </c:pt>
                <c:pt idx="159">
                  <c:v>Kartik 2064</c:v>
                </c:pt>
                <c:pt idx="160">
                  <c:v>Mangsir 2064</c:v>
                </c:pt>
                <c:pt idx="161">
                  <c:v>Poush 2064</c:v>
                </c:pt>
                <c:pt idx="162">
                  <c:v>Magh 2064</c:v>
                </c:pt>
                <c:pt idx="163">
                  <c:v>Falgun 2064</c:v>
                </c:pt>
                <c:pt idx="164">
                  <c:v>Chaitra 2064</c:v>
                </c:pt>
                <c:pt idx="165">
                  <c:v>Baishakh 2064</c:v>
                </c:pt>
                <c:pt idx="166">
                  <c:v>Jestha  2064</c:v>
                </c:pt>
                <c:pt idx="167">
                  <c:v>Ashadh 2064</c:v>
                </c:pt>
                <c:pt idx="168">
                  <c:v>Shrawan 2065</c:v>
                </c:pt>
                <c:pt idx="169">
                  <c:v>Bhadra 2065</c:v>
                </c:pt>
                <c:pt idx="170">
                  <c:v>Ashwin 2065</c:v>
                </c:pt>
                <c:pt idx="171">
                  <c:v>Kartik 2065</c:v>
                </c:pt>
                <c:pt idx="172">
                  <c:v>Mangsir 2065</c:v>
                </c:pt>
                <c:pt idx="173">
                  <c:v>Poush 2065</c:v>
                </c:pt>
                <c:pt idx="174">
                  <c:v>Magh 2065</c:v>
                </c:pt>
                <c:pt idx="175">
                  <c:v>Falgun 2065</c:v>
                </c:pt>
                <c:pt idx="176">
                  <c:v>Chaitra 2065</c:v>
                </c:pt>
                <c:pt idx="177">
                  <c:v>Baishakh 2065</c:v>
                </c:pt>
                <c:pt idx="178">
                  <c:v>Jestha  2065</c:v>
                </c:pt>
                <c:pt idx="179">
                  <c:v>Ashadh 2065</c:v>
                </c:pt>
                <c:pt idx="180">
                  <c:v>Shrawan 2066</c:v>
                </c:pt>
                <c:pt idx="181">
                  <c:v>Bhadra 2066</c:v>
                </c:pt>
                <c:pt idx="182">
                  <c:v>Ashwin 2066</c:v>
                </c:pt>
                <c:pt idx="183">
                  <c:v>Kartik 2066</c:v>
                </c:pt>
                <c:pt idx="184">
                  <c:v>Mangsir 2066</c:v>
                </c:pt>
                <c:pt idx="185">
                  <c:v>Poush 2066</c:v>
                </c:pt>
                <c:pt idx="186">
                  <c:v>Magh 2066</c:v>
                </c:pt>
                <c:pt idx="187">
                  <c:v>Falgun 2066</c:v>
                </c:pt>
                <c:pt idx="188">
                  <c:v>Chaitra 2066</c:v>
                </c:pt>
                <c:pt idx="189">
                  <c:v>Baishakh 2066</c:v>
                </c:pt>
                <c:pt idx="190">
                  <c:v>Jestha  2066</c:v>
                </c:pt>
                <c:pt idx="191">
                  <c:v>Ashadh 2066</c:v>
                </c:pt>
                <c:pt idx="192">
                  <c:v>Shrawan 2067</c:v>
                </c:pt>
                <c:pt idx="193">
                  <c:v>Bhadra 2067</c:v>
                </c:pt>
                <c:pt idx="194">
                  <c:v>Ashwin 2067</c:v>
                </c:pt>
                <c:pt idx="195">
                  <c:v>Kartik 2067</c:v>
                </c:pt>
                <c:pt idx="196">
                  <c:v>Mangsir 2067</c:v>
                </c:pt>
                <c:pt idx="197">
                  <c:v>Poush 2067</c:v>
                </c:pt>
                <c:pt idx="198">
                  <c:v>Magh 2067</c:v>
                </c:pt>
                <c:pt idx="199">
                  <c:v>Falgun 2067</c:v>
                </c:pt>
                <c:pt idx="200">
                  <c:v>Chaitra 2067</c:v>
                </c:pt>
                <c:pt idx="201">
                  <c:v>Baishakh 2067</c:v>
                </c:pt>
                <c:pt idx="202">
                  <c:v>Jestha  2067</c:v>
                </c:pt>
                <c:pt idx="203">
                  <c:v>Ashadh 2067</c:v>
                </c:pt>
                <c:pt idx="204">
                  <c:v>Shrawan 2068</c:v>
                </c:pt>
                <c:pt idx="205">
                  <c:v>Bhadra 2068</c:v>
                </c:pt>
                <c:pt idx="206">
                  <c:v>Ashwin 2068</c:v>
                </c:pt>
                <c:pt idx="207">
                  <c:v>Kartik 2068</c:v>
                </c:pt>
                <c:pt idx="208">
                  <c:v>Mangsir 2068</c:v>
                </c:pt>
                <c:pt idx="209">
                  <c:v>Poush 2068</c:v>
                </c:pt>
                <c:pt idx="210">
                  <c:v>Magh 2068</c:v>
                </c:pt>
                <c:pt idx="211">
                  <c:v>Falgun 2068</c:v>
                </c:pt>
                <c:pt idx="212">
                  <c:v>Chaitra 2068</c:v>
                </c:pt>
                <c:pt idx="213">
                  <c:v>Baishakh 2068</c:v>
                </c:pt>
                <c:pt idx="214">
                  <c:v>Jestha  2068</c:v>
                </c:pt>
                <c:pt idx="215">
                  <c:v>Ashadh 2068</c:v>
                </c:pt>
                <c:pt idx="216">
                  <c:v>Shrawan 2069</c:v>
                </c:pt>
                <c:pt idx="217">
                  <c:v>Bhadra 2069</c:v>
                </c:pt>
                <c:pt idx="218">
                  <c:v>Ashwin 2069</c:v>
                </c:pt>
                <c:pt idx="219">
                  <c:v>Kartik 2069</c:v>
                </c:pt>
                <c:pt idx="220">
                  <c:v>Mangsir 2069</c:v>
                </c:pt>
                <c:pt idx="221">
                  <c:v>Poush 2069</c:v>
                </c:pt>
                <c:pt idx="222">
                  <c:v>Magh 2069</c:v>
                </c:pt>
                <c:pt idx="223">
                  <c:v>Falgun 2069</c:v>
                </c:pt>
                <c:pt idx="224">
                  <c:v>Chaitra 2069</c:v>
                </c:pt>
                <c:pt idx="225">
                  <c:v>Baishakh 2069</c:v>
                </c:pt>
                <c:pt idx="226">
                  <c:v>Jestha  2069</c:v>
                </c:pt>
                <c:pt idx="227">
                  <c:v>Ashadh 2069</c:v>
                </c:pt>
                <c:pt idx="228">
                  <c:v>Shrawan 2070</c:v>
                </c:pt>
                <c:pt idx="229">
                  <c:v>Bhadra 2070</c:v>
                </c:pt>
                <c:pt idx="230">
                  <c:v>Ashwin 2070</c:v>
                </c:pt>
                <c:pt idx="231">
                  <c:v>Kartik 2070</c:v>
                </c:pt>
                <c:pt idx="232">
                  <c:v>Mangsir 2070</c:v>
                </c:pt>
                <c:pt idx="233">
                  <c:v>Poush 2070</c:v>
                </c:pt>
                <c:pt idx="234">
                  <c:v>Magh 2070</c:v>
                </c:pt>
                <c:pt idx="235">
                  <c:v>Falgun 2070</c:v>
                </c:pt>
                <c:pt idx="236">
                  <c:v>Chaitra 2070</c:v>
                </c:pt>
                <c:pt idx="237">
                  <c:v>Baishakh 2070</c:v>
                </c:pt>
                <c:pt idx="238">
                  <c:v>Jestha  2070</c:v>
                </c:pt>
                <c:pt idx="239">
                  <c:v>Ashadh 2070</c:v>
                </c:pt>
                <c:pt idx="240">
                  <c:v>Shrawan 2071</c:v>
                </c:pt>
                <c:pt idx="241">
                  <c:v>Bhadra 2071</c:v>
                </c:pt>
                <c:pt idx="242">
                  <c:v>Ashwin 2071</c:v>
                </c:pt>
                <c:pt idx="243">
                  <c:v>Kartik 2071</c:v>
                </c:pt>
                <c:pt idx="244">
                  <c:v>Mangsir 2071</c:v>
                </c:pt>
                <c:pt idx="245">
                  <c:v>Poush 2071</c:v>
                </c:pt>
                <c:pt idx="246">
                  <c:v>Magh 2071</c:v>
                </c:pt>
                <c:pt idx="247">
                  <c:v>Falgun 2071</c:v>
                </c:pt>
                <c:pt idx="248">
                  <c:v>Chaitra 2071</c:v>
                </c:pt>
                <c:pt idx="249">
                  <c:v>Baishakh 2071</c:v>
                </c:pt>
                <c:pt idx="250">
                  <c:v>Jestha  2071</c:v>
                </c:pt>
                <c:pt idx="251">
                  <c:v>Ashadh 2071</c:v>
                </c:pt>
                <c:pt idx="252">
                  <c:v>Shrawan 2072</c:v>
                </c:pt>
                <c:pt idx="253">
                  <c:v>Bhadra 2072</c:v>
                </c:pt>
                <c:pt idx="254">
                  <c:v>Ashwin 2072</c:v>
                </c:pt>
                <c:pt idx="255">
                  <c:v>Kartik 2072</c:v>
                </c:pt>
                <c:pt idx="256">
                  <c:v>Mangsir 2072</c:v>
                </c:pt>
                <c:pt idx="257">
                  <c:v>Poush 2072</c:v>
                </c:pt>
                <c:pt idx="258">
                  <c:v>Magh 2072</c:v>
                </c:pt>
                <c:pt idx="259">
                  <c:v>Falgun 2072</c:v>
                </c:pt>
                <c:pt idx="260">
                  <c:v>Chaitra 2072</c:v>
                </c:pt>
                <c:pt idx="261">
                  <c:v>Baishakh 2072</c:v>
                </c:pt>
                <c:pt idx="262">
                  <c:v>Jestha  2072</c:v>
                </c:pt>
                <c:pt idx="263">
                  <c:v>Ashadh 2072</c:v>
                </c:pt>
                <c:pt idx="264">
                  <c:v>Shrawan 2073</c:v>
                </c:pt>
                <c:pt idx="265">
                  <c:v>Bhadra 2073</c:v>
                </c:pt>
                <c:pt idx="266">
                  <c:v>Ashwin 2073</c:v>
                </c:pt>
                <c:pt idx="267">
                  <c:v>Kartik 2073</c:v>
                </c:pt>
                <c:pt idx="268">
                  <c:v>Mangsir 2073</c:v>
                </c:pt>
                <c:pt idx="269">
                  <c:v>Poush 2073</c:v>
                </c:pt>
                <c:pt idx="270">
                  <c:v>Magh 2073</c:v>
                </c:pt>
                <c:pt idx="271">
                  <c:v>Falgun 2073</c:v>
                </c:pt>
                <c:pt idx="272">
                  <c:v>Chaitra 2073</c:v>
                </c:pt>
                <c:pt idx="273">
                  <c:v>Baishakh 2073</c:v>
                </c:pt>
                <c:pt idx="274">
                  <c:v>Jestha  2073</c:v>
                </c:pt>
                <c:pt idx="275">
                  <c:v>Ashadh 2073</c:v>
                </c:pt>
                <c:pt idx="276">
                  <c:v>Shrawan 2074</c:v>
                </c:pt>
                <c:pt idx="277">
                  <c:v>Bhadra 2074</c:v>
                </c:pt>
                <c:pt idx="278">
                  <c:v>Ashwin 2074</c:v>
                </c:pt>
                <c:pt idx="279">
                  <c:v>Kartik 2074</c:v>
                </c:pt>
                <c:pt idx="280">
                  <c:v>Mangsir 2074</c:v>
                </c:pt>
                <c:pt idx="281">
                  <c:v>Poush 2074</c:v>
                </c:pt>
                <c:pt idx="282">
                  <c:v>Magh 2074</c:v>
                </c:pt>
                <c:pt idx="283">
                  <c:v>Falgun 2074</c:v>
                </c:pt>
                <c:pt idx="284">
                  <c:v>Chaitra 2074</c:v>
                </c:pt>
                <c:pt idx="285">
                  <c:v>Baishakh 2074</c:v>
                </c:pt>
                <c:pt idx="286">
                  <c:v>Jestha  2074</c:v>
                </c:pt>
                <c:pt idx="287">
                  <c:v>Ashadh 2074</c:v>
                </c:pt>
                <c:pt idx="288">
                  <c:v>Shrawan 2075</c:v>
                </c:pt>
                <c:pt idx="289">
                  <c:v>Bhadra 2075</c:v>
                </c:pt>
                <c:pt idx="290">
                  <c:v>Ashwin 2075</c:v>
                </c:pt>
                <c:pt idx="291">
                  <c:v>Kartik 2075</c:v>
                </c:pt>
                <c:pt idx="292">
                  <c:v>Mangsir 2075</c:v>
                </c:pt>
                <c:pt idx="293">
                  <c:v>Poush 2075</c:v>
                </c:pt>
                <c:pt idx="294">
                  <c:v>Magh 2075</c:v>
                </c:pt>
                <c:pt idx="295">
                  <c:v>Falgun 2075</c:v>
                </c:pt>
                <c:pt idx="296">
                  <c:v>Chaitra 2075</c:v>
                </c:pt>
                <c:pt idx="297">
                  <c:v>Baishakh 2075</c:v>
                </c:pt>
                <c:pt idx="298">
                  <c:v>Jestha  2075</c:v>
                </c:pt>
                <c:pt idx="299">
                  <c:v>Ashadh 2075</c:v>
                </c:pt>
                <c:pt idx="300">
                  <c:v>Shrawan 2076</c:v>
                </c:pt>
                <c:pt idx="301">
                  <c:v>Bhadra 2076</c:v>
                </c:pt>
                <c:pt idx="302">
                  <c:v>Ashwin 2076</c:v>
                </c:pt>
                <c:pt idx="303">
                  <c:v>Kartik 2076</c:v>
                </c:pt>
                <c:pt idx="304">
                  <c:v>Mangsir 2076</c:v>
                </c:pt>
                <c:pt idx="305">
                  <c:v>Poush 2076</c:v>
                </c:pt>
                <c:pt idx="306">
                  <c:v>Magh 2076</c:v>
                </c:pt>
                <c:pt idx="307">
                  <c:v>Falgun 2076</c:v>
                </c:pt>
                <c:pt idx="308">
                  <c:v>Chaitra 2076</c:v>
                </c:pt>
                <c:pt idx="309">
                  <c:v>Baishakh 2076</c:v>
                </c:pt>
                <c:pt idx="310">
                  <c:v>Jestha  2076</c:v>
                </c:pt>
                <c:pt idx="311">
                  <c:v>Ashadh 2076</c:v>
                </c:pt>
                <c:pt idx="312">
                  <c:v>Shrawan 2077</c:v>
                </c:pt>
                <c:pt idx="313">
                  <c:v>Bhadra 2077</c:v>
                </c:pt>
                <c:pt idx="314">
                  <c:v>Ashwin 2077</c:v>
                </c:pt>
                <c:pt idx="315">
                  <c:v>Kartik 2077</c:v>
                </c:pt>
                <c:pt idx="316">
                  <c:v>Mangsir 2077</c:v>
                </c:pt>
                <c:pt idx="317">
                  <c:v>Poush 2077</c:v>
                </c:pt>
                <c:pt idx="318">
                  <c:v>Magh 2077</c:v>
                </c:pt>
                <c:pt idx="319">
                  <c:v>Falgun 2077</c:v>
                </c:pt>
                <c:pt idx="320">
                  <c:v>Chaitra 2077</c:v>
                </c:pt>
                <c:pt idx="321">
                  <c:v>Baishakh 2077</c:v>
                </c:pt>
                <c:pt idx="322">
                  <c:v>Jestha  2077</c:v>
                </c:pt>
                <c:pt idx="323">
                  <c:v>Ashadh 2077</c:v>
                </c:pt>
                <c:pt idx="324">
                  <c:v>Shrawan 2078</c:v>
                </c:pt>
                <c:pt idx="325">
                  <c:v>Bhadra 2078</c:v>
                </c:pt>
                <c:pt idx="326">
                  <c:v>Ashwin 2078</c:v>
                </c:pt>
                <c:pt idx="327">
                  <c:v>Kartik 2078</c:v>
                </c:pt>
                <c:pt idx="328">
                  <c:v>Mangsir 2078</c:v>
                </c:pt>
                <c:pt idx="329">
                  <c:v>Poush 2078</c:v>
                </c:pt>
                <c:pt idx="330">
                  <c:v>Magh 2078</c:v>
                </c:pt>
                <c:pt idx="331">
                  <c:v>Falgun 2078</c:v>
                </c:pt>
                <c:pt idx="332">
                  <c:v>Chaitra 2078</c:v>
                </c:pt>
                <c:pt idx="333">
                  <c:v>Baishakh 2078</c:v>
                </c:pt>
                <c:pt idx="334">
                  <c:v>Jestha  2078</c:v>
                </c:pt>
                <c:pt idx="335">
                  <c:v>Ashadh 2078</c:v>
                </c:pt>
                <c:pt idx="336">
                  <c:v>Shrawan 2079</c:v>
                </c:pt>
                <c:pt idx="337">
                  <c:v>Bhadra 2079</c:v>
                </c:pt>
                <c:pt idx="338">
                  <c:v>Ashwin 2079</c:v>
                </c:pt>
                <c:pt idx="339">
                  <c:v>Kartik 2079</c:v>
                </c:pt>
                <c:pt idx="340">
                  <c:v>Mangsir 2079</c:v>
                </c:pt>
                <c:pt idx="341">
                  <c:v>Poush 2079</c:v>
                </c:pt>
                <c:pt idx="342">
                  <c:v>Magh 2079</c:v>
                </c:pt>
                <c:pt idx="343">
                  <c:v>Falgun 2079</c:v>
                </c:pt>
                <c:pt idx="344">
                  <c:v>Chaitra 2079</c:v>
                </c:pt>
                <c:pt idx="345">
                  <c:v>Baishakh 2079</c:v>
                </c:pt>
                <c:pt idx="346">
                  <c:v>Jestha  2079</c:v>
                </c:pt>
                <c:pt idx="347">
                  <c:v>Ashadh 2079</c:v>
                </c:pt>
              </c:strCache>
            </c:strRef>
          </c:cat>
          <c:val>
            <c:numRef>
              <c:f>Sheet1!$D$2:$D$349</c:f>
              <c:numCache>
                <c:formatCode>General</c:formatCode>
                <c:ptCount val="348"/>
                <c:pt idx="1">
                  <c:v>53.261935483870971</c:v>
                </c:pt>
                <c:pt idx="2">
                  <c:v>30.028064516129039</c:v>
                </c:pt>
                <c:pt idx="3">
                  <c:v>10.83303333333334</c:v>
                </c:pt>
                <c:pt idx="4">
                  <c:v>7.5075862068965504</c:v>
                </c:pt>
                <c:pt idx="5">
                  <c:v>6.1473333333333331</c:v>
                </c:pt>
                <c:pt idx="6">
                  <c:v>4.6734482758620688</c:v>
                </c:pt>
                <c:pt idx="7">
                  <c:v>4.3733333333333331</c:v>
                </c:pt>
                <c:pt idx="8">
                  <c:v>2.8119999999999989</c:v>
                </c:pt>
                <c:pt idx="9">
                  <c:v>2.2465833333333332</c:v>
                </c:pt>
                <c:pt idx="11">
                  <c:v>43.020937500000002</c:v>
                </c:pt>
                <c:pt idx="12">
                  <c:v>65.76906249999999</c:v>
                </c:pt>
                <c:pt idx="13">
                  <c:v>69.926451612903207</c:v>
                </c:pt>
                <c:pt idx="14">
                  <c:v>26.75290322580646</c:v>
                </c:pt>
                <c:pt idx="15">
                  <c:v>10.51166666666667</c:v>
                </c:pt>
                <c:pt idx="16">
                  <c:v>8.2096551724137914</c:v>
                </c:pt>
                <c:pt idx="17">
                  <c:v>6.1170000000000009</c:v>
                </c:pt>
                <c:pt idx="18">
                  <c:v>6.6275862068965523</c:v>
                </c:pt>
                <c:pt idx="19">
                  <c:v>6.1359999999999992</c:v>
                </c:pt>
                <c:pt idx="20">
                  <c:v>3.847</c:v>
                </c:pt>
                <c:pt idx="21">
                  <c:v>2.0877419354838711</c:v>
                </c:pt>
                <c:pt idx="22">
                  <c:v>2.8166562499999999</c:v>
                </c:pt>
                <c:pt idx="23">
                  <c:v>28.786967741935481</c:v>
                </c:pt>
                <c:pt idx="24">
                  <c:v>97.308125000000032</c:v>
                </c:pt>
                <c:pt idx="25">
                  <c:v>92.848387096774189</c:v>
                </c:pt>
                <c:pt idx="26">
                  <c:v>50.073666666666668</c:v>
                </c:pt>
                <c:pt idx="27">
                  <c:v>20.305</c:v>
                </c:pt>
                <c:pt idx="28">
                  <c:v>9.4963333333333324</c:v>
                </c:pt>
                <c:pt idx="29">
                  <c:v>6.9452333333333343</c:v>
                </c:pt>
                <c:pt idx="30">
                  <c:v>6.3124137931034481</c:v>
                </c:pt>
                <c:pt idx="31">
                  <c:v>4.3993333333333338</c:v>
                </c:pt>
                <c:pt idx="32">
                  <c:v>4.4883333333333333</c:v>
                </c:pt>
                <c:pt idx="33">
                  <c:v>3.9435483870967749</c:v>
                </c:pt>
                <c:pt idx="34">
                  <c:v>3.1909375</c:v>
                </c:pt>
                <c:pt idx="35">
                  <c:v>46.505806451612898</c:v>
                </c:pt>
                <c:pt idx="36">
                  <c:v>125.20281249999999</c:v>
                </c:pt>
                <c:pt idx="37">
                  <c:v>70.750967741935469</c:v>
                </c:pt>
                <c:pt idx="38">
                  <c:v>34.590666666666678</c:v>
                </c:pt>
                <c:pt idx="39">
                  <c:v>14.87833333333333</c:v>
                </c:pt>
                <c:pt idx="40">
                  <c:v>11.494</c:v>
                </c:pt>
                <c:pt idx="41">
                  <c:v>8.0400000000000027</c:v>
                </c:pt>
                <c:pt idx="42">
                  <c:v>5.5073333333333334</c:v>
                </c:pt>
                <c:pt idx="43">
                  <c:v>5.0917241379310347</c:v>
                </c:pt>
                <c:pt idx="44">
                  <c:v>5.0993333333333331</c:v>
                </c:pt>
                <c:pt idx="45">
                  <c:v>4.6358064516129041</c:v>
                </c:pt>
                <c:pt idx="46">
                  <c:v>3.9825806451612902</c:v>
                </c:pt>
                <c:pt idx="47">
                  <c:v>68.406562500000021</c:v>
                </c:pt>
                <c:pt idx="48">
                  <c:v>96.429999999999978</c:v>
                </c:pt>
                <c:pt idx="49">
                  <c:v>123.96838709677419</c:v>
                </c:pt>
                <c:pt idx="50">
                  <c:v>45.182903225806442</c:v>
                </c:pt>
                <c:pt idx="51">
                  <c:v>18.231999999999999</c:v>
                </c:pt>
                <c:pt idx="52">
                  <c:v>11.387931034482749</c:v>
                </c:pt>
                <c:pt idx="53">
                  <c:v>7.0836666666666668</c:v>
                </c:pt>
                <c:pt idx="54">
                  <c:v>5.7299999999999986</c:v>
                </c:pt>
                <c:pt idx="55">
                  <c:v>4.5113333333333339</c:v>
                </c:pt>
                <c:pt idx="56">
                  <c:v>3.7753333333333332</c:v>
                </c:pt>
                <c:pt idx="57">
                  <c:v>2.3164516129032262</c:v>
                </c:pt>
                <c:pt idx="58">
                  <c:v>9.9458064516129046</c:v>
                </c:pt>
                <c:pt idx="59">
                  <c:v>38.919687499999988</c:v>
                </c:pt>
                <c:pt idx="60">
                  <c:v>60.746129032258061</c:v>
                </c:pt>
                <c:pt idx="61">
                  <c:v>110.9096875</c:v>
                </c:pt>
                <c:pt idx="62">
                  <c:v>73.757866666666658</c:v>
                </c:pt>
                <c:pt idx="63">
                  <c:v>20.939166666666669</c:v>
                </c:pt>
                <c:pt idx="64">
                  <c:v>10.40344827586207</c:v>
                </c:pt>
                <c:pt idx="65">
                  <c:v>7.5724333333333336</c:v>
                </c:pt>
                <c:pt idx="66">
                  <c:v>6.4764827586206888</c:v>
                </c:pt>
                <c:pt idx="67">
                  <c:v>5.2913333333333323</c:v>
                </c:pt>
                <c:pt idx="68">
                  <c:v>3.9739999999999989</c:v>
                </c:pt>
                <c:pt idx="69">
                  <c:v>5.4279999999999999</c:v>
                </c:pt>
                <c:pt idx="70">
                  <c:v>25.826562500000001</c:v>
                </c:pt>
                <c:pt idx="71">
                  <c:v>57.251935483870973</c:v>
                </c:pt>
                <c:pt idx="72">
                  <c:v>90.971875000000011</c:v>
                </c:pt>
                <c:pt idx="73">
                  <c:v>117.17419354838709</c:v>
                </c:pt>
                <c:pt idx="74">
                  <c:v>64.708000000000013</c:v>
                </c:pt>
                <c:pt idx="75">
                  <c:v>17.108666666666661</c:v>
                </c:pt>
                <c:pt idx="76">
                  <c:v>10.143666666666659</c:v>
                </c:pt>
                <c:pt idx="77">
                  <c:v>7.3424137931034474</c:v>
                </c:pt>
                <c:pt idx="78">
                  <c:v>6.0462068965517251</c:v>
                </c:pt>
                <c:pt idx="79">
                  <c:v>5.3056666666666672</c:v>
                </c:pt>
                <c:pt idx="80">
                  <c:v>4.1206451612903221</c:v>
                </c:pt>
                <c:pt idx="81">
                  <c:v>5.3246666666666673</c:v>
                </c:pt>
                <c:pt idx="82">
                  <c:v>10.667187500000001</c:v>
                </c:pt>
                <c:pt idx="83">
                  <c:v>39.447741935483869</c:v>
                </c:pt>
                <c:pt idx="84">
                  <c:v>81.160656250000017</c:v>
                </c:pt>
                <c:pt idx="85">
                  <c:v>113.7354838709677</c:v>
                </c:pt>
                <c:pt idx="86">
                  <c:v>35.916666666666657</c:v>
                </c:pt>
                <c:pt idx="87">
                  <c:v>15.040900000000001</c:v>
                </c:pt>
                <c:pt idx="88">
                  <c:v>8.6676666666666655</c:v>
                </c:pt>
                <c:pt idx="89">
                  <c:v>6.7065517241379311</c:v>
                </c:pt>
                <c:pt idx="90">
                  <c:v>6.6029999999999989</c:v>
                </c:pt>
                <c:pt idx="91">
                  <c:v>5.4186206896551719</c:v>
                </c:pt>
                <c:pt idx="92">
                  <c:v>6.7451612903225797</c:v>
                </c:pt>
                <c:pt idx="93">
                  <c:v>6.0913870967741923</c:v>
                </c:pt>
                <c:pt idx="94">
                  <c:v>5.8921612903225808</c:v>
                </c:pt>
                <c:pt idx="95">
                  <c:v>23.502031249999991</c:v>
                </c:pt>
                <c:pt idx="96">
                  <c:v>55.829129032258081</c:v>
                </c:pt>
                <c:pt idx="97">
                  <c:v>65.01783870967742</c:v>
                </c:pt>
                <c:pt idx="98">
                  <c:v>30.403870967741931</c:v>
                </c:pt>
                <c:pt idx="99">
                  <c:v>13.65566666666666</c:v>
                </c:pt>
                <c:pt idx="100">
                  <c:v>7.0951724137931071</c:v>
                </c:pt>
                <c:pt idx="101">
                  <c:v>4.5953333333333326</c:v>
                </c:pt>
                <c:pt idx="102">
                  <c:v>4.4162068965517243</c:v>
                </c:pt>
                <c:pt idx="103">
                  <c:v>5.4010000000000007</c:v>
                </c:pt>
                <c:pt idx="107">
                  <c:v>45.838774193548382</c:v>
                </c:pt>
                <c:pt idx="108">
                  <c:v>94.426562499999974</c:v>
                </c:pt>
                <c:pt idx="109">
                  <c:v>92.61</c:v>
                </c:pt>
                <c:pt idx="110">
                  <c:v>55.655666666666647</c:v>
                </c:pt>
                <c:pt idx="111">
                  <c:v>15.020666666666671</c:v>
                </c:pt>
                <c:pt idx="112">
                  <c:v>8.6782758620689648</c:v>
                </c:pt>
                <c:pt idx="113">
                  <c:v>7.2203333333333326</c:v>
                </c:pt>
                <c:pt idx="114">
                  <c:v>6.559310344827586</c:v>
                </c:pt>
                <c:pt idx="115">
                  <c:v>4.4633333333333329</c:v>
                </c:pt>
                <c:pt idx="116">
                  <c:v>4.214999999999999</c:v>
                </c:pt>
                <c:pt idx="117">
                  <c:v>2.9296774193548392</c:v>
                </c:pt>
                <c:pt idx="118">
                  <c:v>4.4899999999999993</c:v>
                </c:pt>
                <c:pt idx="119">
                  <c:v>24.204838709677421</c:v>
                </c:pt>
                <c:pt idx="120">
                  <c:v>50.565531250000006</c:v>
                </c:pt>
                <c:pt idx="121">
                  <c:v>34.16538709677419</c:v>
                </c:pt>
                <c:pt idx="122">
                  <c:v>31.64946666666668</c:v>
                </c:pt>
                <c:pt idx="123">
                  <c:v>14.043366666666669</c:v>
                </c:pt>
                <c:pt idx="124">
                  <c:v>8.0670000000000002</c:v>
                </c:pt>
                <c:pt idx="125">
                  <c:v>6.3729655172413802</c:v>
                </c:pt>
                <c:pt idx="126">
                  <c:v>6.1764137931034488</c:v>
                </c:pt>
                <c:pt idx="127">
                  <c:v>4.6343333333333332</c:v>
                </c:pt>
                <c:pt idx="128">
                  <c:v>3.693548387096774</c:v>
                </c:pt>
                <c:pt idx="129">
                  <c:v>2.431322580645161</c:v>
                </c:pt>
                <c:pt idx="130">
                  <c:v>1.828263157894737</c:v>
                </c:pt>
                <c:pt idx="131">
                  <c:v>19.973451612903219</c:v>
                </c:pt>
                <c:pt idx="132">
                  <c:v>61.740312500000002</c:v>
                </c:pt>
                <c:pt idx="133">
                  <c:v>83.78400000000002</c:v>
                </c:pt>
                <c:pt idx="134">
                  <c:v>33.343829032258057</c:v>
                </c:pt>
                <c:pt idx="135">
                  <c:v>17.109793103448279</c:v>
                </c:pt>
                <c:pt idx="136">
                  <c:v>9.2541666666666647</c:v>
                </c:pt>
                <c:pt idx="137">
                  <c:v>6.3752758620689649</c:v>
                </c:pt>
                <c:pt idx="138">
                  <c:v>4.9698666666666664</c:v>
                </c:pt>
                <c:pt idx="139">
                  <c:v>4.1592413793103447</c:v>
                </c:pt>
                <c:pt idx="140">
                  <c:v>3.7062580645161289</c:v>
                </c:pt>
                <c:pt idx="141">
                  <c:v>4.6788387096774189</c:v>
                </c:pt>
                <c:pt idx="142">
                  <c:v>11.041129032258061</c:v>
                </c:pt>
                <c:pt idx="143">
                  <c:v>33.470865625000002</c:v>
                </c:pt>
                <c:pt idx="144">
                  <c:v>53.568516129032282</c:v>
                </c:pt>
                <c:pt idx="145">
                  <c:v>40.965032258064511</c:v>
                </c:pt>
                <c:pt idx="146">
                  <c:v>26.485516129032259</c:v>
                </c:pt>
                <c:pt idx="147">
                  <c:v>10.40453333333333</c:v>
                </c:pt>
                <c:pt idx="148">
                  <c:v>7.275206896551726</c:v>
                </c:pt>
                <c:pt idx="149">
                  <c:v>5.7042333333333346</c:v>
                </c:pt>
                <c:pt idx="150">
                  <c:v>4.6288965517241376</c:v>
                </c:pt>
                <c:pt idx="151">
                  <c:v>5.7288666666666677</c:v>
                </c:pt>
                <c:pt idx="152">
                  <c:v>3.8978666666666659</c:v>
                </c:pt>
                <c:pt idx="153">
                  <c:v>3.808870967741937</c:v>
                </c:pt>
                <c:pt idx="154">
                  <c:v>4.0191290322580651</c:v>
                </c:pt>
                <c:pt idx="155">
                  <c:v>19.369968750000002</c:v>
                </c:pt>
                <c:pt idx="156">
                  <c:v>68.523187500000006</c:v>
                </c:pt>
                <c:pt idx="157">
                  <c:v>90.875096774193565</c:v>
                </c:pt>
                <c:pt idx="158">
                  <c:v>40.892366666666661</c:v>
                </c:pt>
                <c:pt idx="159">
                  <c:v>17.223933333333331</c:v>
                </c:pt>
                <c:pt idx="160">
                  <c:v>9.44551724137931</c:v>
                </c:pt>
                <c:pt idx="161">
                  <c:v>6.8260333333333358</c:v>
                </c:pt>
                <c:pt idx="162">
                  <c:v>5.5862068965517251</c:v>
                </c:pt>
                <c:pt idx="163">
                  <c:v>4.4305333333333321</c:v>
                </c:pt>
                <c:pt idx="164">
                  <c:v>3.9701666666666662</c:v>
                </c:pt>
                <c:pt idx="165">
                  <c:v>2.7655806451612901</c:v>
                </c:pt>
                <c:pt idx="166">
                  <c:v>6.7753437499999993</c:v>
                </c:pt>
                <c:pt idx="167">
                  <c:v>41.596790322580652</c:v>
                </c:pt>
                <c:pt idx="168">
                  <c:v>67.090470052083347</c:v>
                </c:pt>
                <c:pt idx="169">
                  <c:v>66.957666666666668</c:v>
                </c:pt>
                <c:pt idx="170">
                  <c:v>57.386333333333347</c:v>
                </c:pt>
                <c:pt idx="171">
                  <c:v>16.363866666666659</c:v>
                </c:pt>
                <c:pt idx="172">
                  <c:v>8.3907666666666643</c:v>
                </c:pt>
                <c:pt idx="173">
                  <c:v>6.3244827586206904</c:v>
                </c:pt>
                <c:pt idx="174">
                  <c:v>4.7070689655172444</c:v>
                </c:pt>
                <c:pt idx="175">
                  <c:v>3.7731724137931022</c:v>
                </c:pt>
                <c:pt idx="176">
                  <c:v>3.1561290322580642</c:v>
                </c:pt>
                <c:pt idx="177">
                  <c:v>1.636709677419355</c:v>
                </c:pt>
                <c:pt idx="178">
                  <c:v>4.9864838709677404</c:v>
                </c:pt>
                <c:pt idx="179">
                  <c:v>14.91935483870968</c:v>
                </c:pt>
                <c:pt idx="180">
                  <c:v>71.930312499999971</c:v>
                </c:pt>
                <c:pt idx="181">
                  <c:v>68.337290322580628</c:v>
                </c:pt>
                <c:pt idx="182">
                  <c:v>40.595161290322579</c:v>
                </c:pt>
                <c:pt idx="183">
                  <c:v>18.739655172413791</c:v>
                </c:pt>
                <c:pt idx="184">
                  <c:v>8.8246666666666691</c:v>
                </c:pt>
                <c:pt idx="185">
                  <c:v>6.7343333333333337</c:v>
                </c:pt>
                <c:pt idx="186">
                  <c:v>5.2389655172413798</c:v>
                </c:pt>
                <c:pt idx="187">
                  <c:v>4.2653448275862074</c:v>
                </c:pt>
                <c:pt idx="188">
                  <c:v>3.1219354838709692</c:v>
                </c:pt>
                <c:pt idx="189">
                  <c:v>1.901612903225806</c:v>
                </c:pt>
                <c:pt idx="190">
                  <c:v>2.616580645161291</c:v>
                </c:pt>
                <c:pt idx="191">
                  <c:v>19.00359375</c:v>
                </c:pt>
                <c:pt idx="192">
                  <c:v>74.613806451612916</c:v>
                </c:pt>
                <c:pt idx="193">
                  <c:v>74.597451612903228</c:v>
                </c:pt>
                <c:pt idx="194">
                  <c:v>55.239032258064533</c:v>
                </c:pt>
                <c:pt idx="195">
                  <c:v>17.745000000000001</c:v>
                </c:pt>
                <c:pt idx="196">
                  <c:v>9.3204827586206864</c:v>
                </c:pt>
                <c:pt idx="197">
                  <c:v>6.6146666666666656</c:v>
                </c:pt>
                <c:pt idx="198">
                  <c:v>5.0431034482758621</c:v>
                </c:pt>
                <c:pt idx="199">
                  <c:v>4.3849999999999998</c:v>
                </c:pt>
                <c:pt idx="200">
                  <c:v>3.4662666666666668</c:v>
                </c:pt>
                <c:pt idx="201">
                  <c:v>2.6076129032258062</c:v>
                </c:pt>
                <c:pt idx="202">
                  <c:v>5.5824193548387102</c:v>
                </c:pt>
                <c:pt idx="203">
                  <c:v>36.650281249999999</c:v>
                </c:pt>
                <c:pt idx="204">
                  <c:v>68.271874999999994</c:v>
                </c:pt>
                <c:pt idx="205">
                  <c:v>70.300648387096786</c:v>
                </c:pt>
                <c:pt idx="206">
                  <c:v>50.331800000000001</c:v>
                </c:pt>
                <c:pt idx="207">
                  <c:v>16.4087</c:v>
                </c:pt>
                <c:pt idx="208">
                  <c:v>8.6084137931034483</c:v>
                </c:pt>
                <c:pt idx="209">
                  <c:v>6.8869333333333334</c:v>
                </c:pt>
                <c:pt idx="210">
                  <c:v>5.7915172413793092</c:v>
                </c:pt>
                <c:pt idx="211">
                  <c:v>4.1528666666666663</c:v>
                </c:pt>
                <c:pt idx="212">
                  <c:v>3.6642000000000001</c:v>
                </c:pt>
                <c:pt idx="213">
                  <c:v>2.0742258064516128</c:v>
                </c:pt>
                <c:pt idx="214">
                  <c:v>1.5539375</c:v>
                </c:pt>
                <c:pt idx="215">
                  <c:v>19.604129032258069</c:v>
                </c:pt>
                <c:pt idx="216">
                  <c:v>64.819249999999997</c:v>
                </c:pt>
                <c:pt idx="217">
                  <c:v>65.475225806451604</c:v>
                </c:pt>
                <c:pt idx="218">
                  <c:v>39.759233333333341</c:v>
                </c:pt>
                <c:pt idx="219">
                  <c:v>13.71773333333333</c:v>
                </c:pt>
                <c:pt idx="220">
                  <c:v>7.6434333333333369</c:v>
                </c:pt>
                <c:pt idx="221">
                  <c:v>5.7699655172413786</c:v>
                </c:pt>
                <c:pt idx="222">
                  <c:v>5.6343793103448272</c:v>
                </c:pt>
                <c:pt idx="223">
                  <c:v>4.84</c:v>
                </c:pt>
                <c:pt idx="224">
                  <c:v>3.008419354838709</c:v>
                </c:pt>
                <c:pt idx="225">
                  <c:v>3.334516129032258</c:v>
                </c:pt>
                <c:pt idx="226">
                  <c:v>11.669774193548379</c:v>
                </c:pt>
                <c:pt idx="227">
                  <c:v>70.99464516129035</c:v>
                </c:pt>
                <c:pt idx="228">
                  <c:v>110.64565625</c:v>
                </c:pt>
                <c:pt idx="229">
                  <c:v>76.755193548387084</c:v>
                </c:pt>
                <c:pt idx="230">
                  <c:v>30.80583870967742</c:v>
                </c:pt>
                <c:pt idx="231">
                  <c:v>18.603137931034482</c:v>
                </c:pt>
                <c:pt idx="232">
                  <c:v>9.7732666666666663</c:v>
                </c:pt>
                <c:pt idx="233">
                  <c:v>7.133700000000001</c:v>
                </c:pt>
                <c:pt idx="234">
                  <c:v>6.5141724137931014</c:v>
                </c:pt>
                <c:pt idx="235">
                  <c:v>5.4528333333333334</c:v>
                </c:pt>
                <c:pt idx="236">
                  <c:v>3.9568999999999979</c:v>
                </c:pt>
                <c:pt idx="237">
                  <c:v>2.419451612903226</c:v>
                </c:pt>
                <c:pt idx="238">
                  <c:v>3.773903225806452</c:v>
                </c:pt>
                <c:pt idx="239">
                  <c:v>20.758343750000002</c:v>
                </c:pt>
                <c:pt idx="240">
                  <c:v>73.940290322580637</c:v>
                </c:pt>
                <c:pt idx="241">
                  <c:v>59.781000000000013</c:v>
                </c:pt>
                <c:pt idx="242">
                  <c:v>34.140419354838713</c:v>
                </c:pt>
                <c:pt idx="243">
                  <c:v>16.52086666666667</c:v>
                </c:pt>
                <c:pt idx="244">
                  <c:v>9.0616206896551716</c:v>
                </c:pt>
                <c:pt idx="245">
                  <c:v>8.2641666666666662</c:v>
                </c:pt>
                <c:pt idx="246">
                  <c:v>6.0609999999999999</c:v>
                </c:pt>
                <c:pt idx="247">
                  <c:v>5.6435333333333348</c:v>
                </c:pt>
                <c:pt idx="248">
                  <c:v>5.0915666666666661</c:v>
                </c:pt>
                <c:pt idx="249">
                  <c:v>4.7670322580645177</c:v>
                </c:pt>
                <c:pt idx="250">
                  <c:v>2.6033124999999999</c:v>
                </c:pt>
                <c:pt idx="251">
                  <c:v>18.765677419354841</c:v>
                </c:pt>
                <c:pt idx="252">
                  <c:v>67.385406250000003</c:v>
                </c:pt>
                <c:pt idx="253">
                  <c:v>58.640032258064522</c:v>
                </c:pt>
                <c:pt idx="254">
                  <c:v>35.21423333333334</c:v>
                </c:pt>
                <c:pt idx="255">
                  <c:v>12.8948</c:v>
                </c:pt>
                <c:pt idx="256">
                  <c:v>7.8916551724137944</c:v>
                </c:pt>
                <c:pt idx="257">
                  <c:v>5.9090333333333351</c:v>
                </c:pt>
                <c:pt idx="258">
                  <c:v>5.2724137931034507</c:v>
                </c:pt>
                <c:pt idx="259">
                  <c:v>3.939133333333332</c:v>
                </c:pt>
                <c:pt idx="260">
                  <c:v>3.2854999999999999</c:v>
                </c:pt>
                <c:pt idx="261">
                  <c:v>2.5699677419354829</c:v>
                </c:pt>
                <c:pt idx="262">
                  <c:v>5.4387499999999998</c:v>
                </c:pt>
                <c:pt idx="263">
                  <c:v>44.828580645161303</c:v>
                </c:pt>
                <c:pt idx="264">
                  <c:v>130.71284374999999</c:v>
                </c:pt>
                <c:pt idx="265">
                  <c:v>44.635580645161298</c:v>
                </c:pt>
                <c:pt idx="266">
                  <c:v>54.539133333333332</c:v>
                </c:pt>
                <c:pt idx="267">
                  <c:v>22.448299999999989</c:v>
                </c:pt>
                <c:pt idx="268">
                  <c:v>10.109500000000001</c:v>
                </c:pt>
                <c:pt idx="269">
                  <c:v>6.9718965517241376</c:v>
                </c:pt>
                <c:pt idx="270">
                  <c:v>5.7861379310344816</c:v>
                </c:pt>
                <c:pt idx="271">
                  <c:v>4.8101290322580654</c:v>
                </c:pt>
                <c:pt idx="272">
                  <c:v>4.1911290322580648</c:v>
                </c:pt>
                <c:pt idx="273">
                  <c:v>5.0850967741935467</c:v>
                </c:pt>
                <c:pt idx="274">
                  <c:v>6.3417741935483862</c:v>
                </c:pt>
                <c:pt idx="275">
                  <c:v>55.599935483870958</c:v>
                </c:pt>
                <c:pt idx="276">
                  <c:v>68.643062500000013</c:v>
                </c:pt>
                <c:pt idx="277">
                  <c:v>57.671322580645153</c:v>
                </c:pt>
                <c:pt idx="278">
                  <c:v>39.636774193548391</c:v>
                </c:pt>
                <c:pt idx="279">
                  <c:v>13.7182</c:v>
                </c:pt>
                <c:pt idx="280">
                  <c:v>7.6512068965517228</c:v>
                </c:pt>
                <c:pt idx="281">
                  <c:v>5.6863666666666663</c:v>
                </c:pt>
                <c:pt idx="282">
                  <c:v>4.8135862068965514</c:v>
                </c:pt>
                <c:pt idx="283">
                  <c:v>3.7614999999999998</c:v>
                </c:pt>
                <c:pt idx="284">
                  <c:v>4.2008333333333328</c:v>
                </c:pt>
                <c:pt idx="285">
                  <c:v>2.6687096774193542</c:v>
                </c:pt>
                <c:pt idx="286">
                  <c:v>3.5379999999999998</c:v>
                </c:pt>
                <c:pt idx="287">
                  <c:v>9.4121249999999996</c:v>
                </c:pt>
                <c:pt idx="288">
                  <c:v>48.653387096774203</c:v>
                </c:pt>
                <c:pt idx="289">
                  <c:v>64.625967741935469</c:v>
                </c:pt>
                <c:pt idx="290">
                  <c:v>23.309967741935491</c:v>
                </c:pt>
                <c:pt idx="291">
                  <c:v>10.54673333333333</c:v>
                </c:pt>
                <c:pt idx="292">
                  <c:v>6.6558965517241386</c:v>
                </c:pt>
                <c:pt idx="293">
                  <c:v>5.3209999999999997</c:v>
                </c:pt>
                <c:pt idx="294">
                  <c:v>6.12351724137931</c:v>
                </c:pt>
                <c:pt idx="295">
                  <c:v>5.4974999999999996</c:v>
                </c:pt>
                <c:pt idx="296">
                  <c:v>4.2669666666666659</c:v>
                </c:pt>
                <c:pt idx="297">
                  <c:v>2.863967741935483</c:v>
                </c:pt>
                <c:pt idx="298">
                  <c:v>3.1744062499999992</c:v>
                </c:pt>
                <c:pt idx="299">
                  <c:v>14.810838709677419</c:v>
                </c:pt>
                <c:pt idx="300">
                  <c:v>41.2280625</c:v>
                </c:pt>
                <c:pt idx="301">
                  <c:v>63.799258064516131</c:v>
                </c:pt>
                <c:pt idx="302">
                  <c:v>47.028033333333319</c:v>
                </c:pt>
                <c:pt idx="303">
                  <c:v>15.19653333333334</c:v>
                </c:pt>
                <c:pt idx="304">
                  <c:v>8.1431666666666658</c:v>
                </c:pt>
                <c:pt idx="305">
                  <c:v>6.3187931034482752</c:v>
                </c:pt>
                <c:pt idx="306">
                  <c:v>6.0484137931034478</c:v>
                </c:pt>
                <c:pt idx="307">
                  <c:v>5.3208666666666664</c:v>
                </c:pt>
                <c:pt idx="308">
                  <c:v>4.8971</c:v>
                </c:pt>
                <c:pt idx="309">
                  <c:v>8.2467741935483865</c:v>
                </c:pt>
                <c:pt idx="310">
                  <c:v>8.8260312499999998</c:v>
                </c:pt>
                <c:pt idx="311">
                  <c:v>73.217903225806452</c:v>
                </c:pt>
                <c:pt idx="312">
                  <c:v>83.259031249999992</c:v>
                </c:pt>
                <c:pt idx="313">
                  <c:v>81.706580645161324</c:v>
                </c:pt>
                <c:pt idx="314">
                  <c:v>56.914733333333317</c:v>
                </c:pt>
                <c:pt idx="315">
                  <c:v>16.99123333333333</c:v>
                </c:pt>
                <c:pt idx="316">
                  <c:v>8.4158200000000019</c:v>
                </c:pt>
                <c:pt idx="317">
                  <c:v>6.1162758620689663</c:v>
                </c:pt>
                <c:pt idx="318">
                  <c:v>4.8080999999999996</c:v>
                </c:pt>
                <c:pt idx="319">
                  <c:v>3.7779655172413791</c:v>
                </c:pt>
                <c:pt idx="320">
                  <c:v>3.0910322580645162</c:v>
                </c:pt>
                <c:pt idx="321">
                  <c:v>5.307483870967741</c:v>
                </c:pt>
                <c:pt idx="322">
                  <c:v>8.0459999999999994</c:v>
                </c:pt>
                <c:pt idx="323">
                  <c:v>56.021225806451611</c:v>
                </c:pt>
                <c:pt idx="324">
                  <c:v>73.540187500000002</c:v>
                </c:pt>
                <c:pt idx="325">
                  <c:v>104.51203225806449</c:v>
                </c:pt>
                <c:pt idx="326">
                  <c:v>45.665645161290328</c:v>
                </c:pt>
                <c:pt idx="327">
                  <c:v>39.51700000000001</c:v>
                </c:pt>
                <c:pt idx="328">
                  <c:v>14.67658620689655</c:v>
                </c:pt>
                <c:pt idx="329">
                  <c:v>9.4721666666666628</c:v>
                </c:pt>
                <c:pt idx="330">
                  <c:v>8.0347586206896562</c:v>
                </c:pt>
                <c:pt idx="331">
                  <c:v>5.8133666666666661</c:v>
                </c:pt>
                <c:pt idx="332">
                  <c:v>4.210700000000001</c:v>
                </c:pt>
                <c:pt idx="333">
                  <c:v>5.4619354838709686</c:v>
                </c:pt>
                <c:pt idx="334">
                  <c:v>7.3120000000000012</c:v>
                </c:pt>
                <c:pt idx="335">
                  <c:v>29.324718749999999</c:v>
                </c:pt>
                <c:pt idx="336">
                  <c:v>53.415225806451602</c:v>
                </c:pt>
                <c:pt idx="337">
                  <c:v>54.419387096774187</c:v>
                </c:pt>
                <c:pt idx="338">
                  <c:v>83.805322580645154</c:v>
                </c:pt>
                <c:pt idx="339">
                  <c:v>27.691099999999999</c:v>
                </c:pt>
                <c:pt idx="340">
                  <c:v>10.800586206896551</c:v>
                </c:pt>
              </c:numCache>
            </c:numRef>
          </c:val>
          <c:smooth val="1"/>
          <c:extLst>
            <c:ext xmlns:c16="http://schemas.microsoft.com/office/drawing/2014/chart" uri="{C3380CC4-5D6E-409C-BE32-E72D297353CC}">
              <c16:uniqueId val="{00000000-079E-4C5D-85BD-32D06B1981D0}"/>
            </c:ext>
          </c:extLst>
        </c:ser>
        <c:dLbls>
          <c:showLegendKey val="0"/>
          <c:showVal val="0"/>
          <c:showCatName val="0"/>
          <c:showSerName val="0"/>
          <c:showPercent val="0"/>
          <c:showBubbleSize val="0"/>
        </c:dLbls>
        <c:smooth val="0"/>
        <c:axId val="42490208"/>
        <c:axId val="171117472"/>
      </c:lineChart>
      <c:catAx>
        <c:axId val="42490208"/>
        <c:scaling>
          <c:orientation val="minMax"/>
        </c:scaling>
        <c:delete val="0"/>
        <c:axPos val="b"/>
        <c:title>
          <c:tx>
            <c:rich>
              <a:bodyPr rot="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r>
                  <a:rPr lang="en-US" b="1"/>
                  <a:t>Month</a:t>
                </a:r>
                <a:r>
                  <a:rPr lang="en-US" b="1" baseline="0"/>
                  <a:t> Series</a:t>
                </a:r>
                <a:endParaRPr lang="en-US" b="1"/>
              </a:p>
            </c:rich>
          </c:tx>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crossAx val="171117472"/>
        <c:crosses val="autoZero"/>
        <c:auto val="1"/>
        <c:lblAlgn val="ctr"/>
        <c:lblOffset val="100"/>
        <c:noMultiLvlLbl val="0"/>
      </c:catAx>
      <c:valAx>
        <c:axId val="1711174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r>
                  <a:rPr lang="en-US" b="1"/>
                  <a:t>Discharge (m3/s)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crossAx val="42490208"/>
        <c:crosses val="autoZero"/>
        <c:crossBetween val="between"/>
      </c:valAx>
      <c:spPr>
        <a:noFill/>
        <a:ln>
          <a:solidFill>
            <a:schemeClr val="tx1"/>
          </a:solid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sz="1100">
          <a:solidFill>
            <a:schemeClr val="tx1"/>
          </a:solidFill>
          <a:latin typeface="Gill Sans MT" panose="020B0502020104020203"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a:latin typeface="Gill Sans MT" panose="020B0502020104020203" pitchFamily="34" charset="0"/>
              </a:rPr>
              <a:t>Mean Monthly Flow </a:t>
            </a:r>
          </a:p>
        </c:rich>
      </c:tx>
      <c:layout>
        <c:manualLayout>
          <c:xMode val="edge"/>
          <c:yMode val="edge"/>
          <c:x val="0.37062618595825425"/>
          <c:y val="3.864734299516908E-2"/>
        </c:manualLayout>
      </c:layout>
      <c:overlay val="0"/>
      <c:spPr>
        <a:noFill/>
        <a:ln>
          <a:noFill/>
          <a:prstDash val="solid"/>
        </a:ln>
      </c:spPr>
    </c:title>
    <c:autoTitleDeleted val="0"/>
    <c:plotArea>
      <c:layout>
        <c:manualLayout>
          <c:layoutTarget val="inner"/>
          <c:xMode val="edge"/>
          <c:yMode val="edge"/>
          <c:x val="0.1097232257732489"/>
          <c:y val="0.1529718875502008"/>
          <c:w val="0.84633825895102766"/>
          <c:h val="0.60501837270341208"/>
        </c:manualLayout>
      </c:layout>
      <c:lineChart>
        <c:grouping val="standard"/>
        <c:varyColors val="0"/>
        <c:ser>
          <c:idx val="0"/>
          <c:order val="0"/>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10CE-4B94-A34C-8A0EB683418B}"/>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w="9525" cap="flat" cmpd="sng" algn="ctr">
              <a:noFill/>
              <a:prstDash val="solid"/>
              <a:round/>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tickMarkSkip val="1"/>
        <c:noMultiLvlLbl val="0"/>
      </c:catAx>
      <c:valAx>
        <c:axId val="1942493152"/>
        <c:scaling>
          <c:orientation val="minMax"/>
        </c:scaling>
        <c:delete val="0"/>
        <c:axPos val="l"/>
        <c:majorGridlines>
          <c:spPr>
            <a:ln w="9525" cap="flat" cmpd="sng" algn="ctr">
              <a:noFill/>
              <a:prstDash val="solid"/>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valAx>
      <c:spPr>
        <a:ln>
          <a:solidFill>
            <a:schemeClr val="tx1"/>
          </a:solidFill>
        </a:ln>
      </c:spPr>
    </c:plotArea>
    <c:plotVisOnly val="1"/>
    <c:dispBlanksAs val="gap"/>
    <c:showDLblsOverMax val="0"/>
  </c:chart>
  <c:spPr>
    <a:ln>
      <a:solidFill>
        <a:schemeClr val="tx1"/>
      </a:solidFill>
    </a:ln>
  </c:spPr>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a:t>
            </a:r>
            <a:r>
              <a:rPr lang="en-US" sz="1100" b="1" baseline="0">
                <a:latin typeface="Gill Sans MT" panose="020B0502020104020203" pitchFamily="34" charset="0"/>
              </a:rPr>
              <a:t> of </a:t>
            </a:r>
            <a:r>
              <a:rPr lang="en-US" sz="1100" b="1">
                <a:latin typeface="Gill Sans MT" panose="020B0502020104020203" pitchFamily="34" charset="0"/>
              </a:rPr>
              <a:t>Mean Monthly Flow  </a:t>
            </a:r>
          </a:p>
        </c:rich>
      </c:tx>
      <c:layout>
        <c:manualLayout>
          <c:xMode val="edge"/>
          <c:yMode val="edge"/>
          <c:x val="0.35011452523787262"/>
          <c:y val="3.790004282937437E-2"/>
        </c:manualLayout>
      </c:layout>
      <c:overlay val="0"/>
      <c:spPr>
        <a:noFill/>
        <a:ln>
          <a:noFill/>
          <a:prstDash val="solid"/>
        </a:ln>
      </c:spPr>
    </c:title>
    <c:autoTitleDeleted val="0"/>
    <c:plotArea>
      <c:layout>
        <c:manualLayout>
          <c:layoutTarget val="inner"/>
          <c:xMode val="edge"/>
          <c:yMode val="edge"/>
          <c:x val="0.1097232257732489"/>
          <c:y val="0.1529718875502008"/>
          <c:w val="0.82361360835745512"/>
          <c:h val="0.68097316850937673"/>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'All Months'!$Q$2:$Q$13</c:f>
              <c:numCache>
                <c:formatCode>0.00</c:formatCode>
                <c:ptCount val="12"/>
                <c:pt idx="0">
                  <c:v>3.6901323178016732</c:v>
                </c:pt>
                <c:pt idx="1">
                  <c:v>6.3822742343607173</c:v>
                </c:pt>
                <c:pt idx="2">
                  <c:v>36.221704014256908</c:v>
                </c:pt>
                <c:pt idx="3">
                  <c:v>75.013955943680386</c:v>
                </c:pt>
                <c:pt idx="4">
                  <c:v>75.34449486002967</c:v>
                </c:pt>
                <c:pt idx="5">
                  <c:v>43.924590174267713</c:v>
                </c:pt>
                <c:pt idx="6">
                  <c:v>16.979640903686089</c:v>
                </c:pt>
                <c:pt idx="7">
                  <c:v>9.0721618866428848</c:v>
                </c:pt>
                <c:pt idx="8">
                  <c:v>6.6633066912972074</c:v>
                </c:pt>
                <c:pt idx="9">
                  <c:v>5.7210895320197039</c:v>
                </c:pt>
                <c:pt idx="10">
                  <c:v>4.8134951665872121</c:v>
                </c:pt>
                <c:pt idx="11">
                  <c:v>3.9982712863401031</c:v>
                </c:pt>
              </c:numCache>
            </c:numRef>
          </c:val>
          <c:smooth val="1"/>
          <c:extLst>
            <c:ext xmlns:c16="http://schemas.microsoft.com/office/drawing/2014/chart" uri="{C3380CC4-5D6E-409C-BE32-E72D297353CC}">
              <c16:uniqueId val="{00000000-BA0B-4F12-9728-126DC450177A}"/>
            </c:ext>
          </c:extLst>
        </c:ser>
        <c:ser>
          <c:idx val="1"/>
          <c:order val="1"/>
          <c:tx>
            <c:v>Average Montlhy Flow (1975-1991)</c:v>
          </c:tx>
          <c:marker>
            <c:symbol val="triangle"/>
            <c:size val="5"/>
          </c:marker>
          <c:val>
            <c:numRef>
              <c:f>'All Months'!$U$2:$U$13</c:f>
              <c:numCache>
                <c:formatCode>0.00</c:formatCode>
                <c:ptCount val="12"/>
                <c:pt idx="0">
                  <c:v>3.7593861077161286</c:v>
                </c:pt>
                <c:pt idx="1">
                  <c:v>10.60169515751474</c:v>
                </c:pt>
                <c:pt idx="2">
                  <c:v>39.790421822881925</c:v>
                </c:pt>
                <c:pt idx="3">
                  <c:v>73.806980374419453</c:v>
                </c:pt>
                <c:pt idx="4">
                  <c:v>77.177728853684854</c:v>
                </c:pt>
                <c:pt idx="5">
                  <c:v>48.851510061196258</c:v>
                </c:pt>
                <c:pt idx="6">
                  <c:v>19.927068927279304</c:v>
                </c:pt>
                <c:pt idx="7">
                  <c:v>9.0530812853562175</c:v>
                </c:pt>
                <c:pt idx="8">
                  <c:v>6.3162591231347438</c:v>
                </c:pt>
                <c:pt idx="9">
                  <c:v>5.3193824962446783</c:v>
                </c:pt>
                <c:pt idx="10">
                  <c:v>4.6397475342848056</c:v>
                </c:pt>
                <c:pt idx="11">
                  <c:v>3.9779629942504076</c:v>
                </c:pt>
              </c:numCache>
            </c:numRef>
          </c:val>
          <c:smooth val="1"/>
          <c:extLst>
            <c:ext xmlns:c16="http://schemas.microsoft.com/office/drawing/2014/chart" uri="{C3380CC4-5D6E-409C-BE32-E72D297353CC}">
              <c16:uniqueId val="{00000001-BA0B-4F12-9728-126DC450177A}"/>
            </c:ext>
          </c:extLst>
        </c:ser>
        <c:ser>
          <c:idx val="2"/>
          <c:order val="2"/>
          <c:tx>
            <c:v>Design Flow=7m3/s</c:v>
          </c:tx>
          <c:spPr>
            <a:ln>
              <a:solidFill>
                <a:srgbClr val="FF0000"/>
              </a:solidFill>
            </a:ln>
          </c:spPr>
          <c:marker>
            <c:symbol val="diamond"/>
            <c:size val="5"/>
            <c:spPr>
              <a:solidFill>
                <a:srgbClr val="FF0000"/>
              </a:solidFill>
              <a:ln>
                <a:solidFill>
                  <a:srgbClr val="FF0000"/>
                </a:solidFill>
              </a:ln>
            </c:spPr>
          </c:marker>
          <c:val>
            <c:numRef>
              <c:f>'All Months'!$R$2:$R$13</c:f>
              <c:numCache>
                <c:formatCode>General</c:formatCode>
                <c:ptCount val="12"/>
                <c:pt idx="0">
                  <c:v>7</c:v>
                </c:pt>
                <c:pt idx="1">
                  <c:v>7</c:v>
                </c:pt>
                <c:pt idx="2">
                  <c:v>7</c:v>
                </c:pt>
                <c:pt idx="3">
                  <c:v>7</c:v>
                </c:pt>
                <c:pt idx="4">
                  <c:v>7</c:v>
                </c:pt>
                <c:pt idx="5">
                  <c:v>7</c:v>
                </c:pt>
                <c:pt idx="6">
                  <c:v>7</c:v>
                </c:pt>
                <c:pt idx="7">
                  <c:v>7</c:v>
                </c:pt>
                <c:pt idx="8">
                  <c:v>7</c:v>
                </c:pt>
                <c:pt idx="9">
                  <c:v>7</c:v>
                </c:pt>
                <c:pt idx="10">
                  <c:v>7</c:v>
                </c:pt>
                <c:pt idx="11">
                  <c:v>7</c:v>
                </c:pt>
              </c:numCache>
            </c:numRef>
          </c:val>
          <c:smooth val="0"/>
          <c:extLst>
            <c:ext xmlns:c16="http://schemas.microsoft.com/office/drawing/2014/chart" uri="{C3380CC4-5D6E-409C-BE32-E72D297353CC}">
              <c16:uniqueId val="{00000002-BA0B-4F12-9728-126DC450177A}"/>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3478243683394999"/>
          <c:y val="0.21807927366610935"/>
          <c:w val="0.38943854156784619"/>
          <c:h val="9.1777393524539022E-2"/>
        </c:manualLayout>
      </c:layout>
      <c:overlay val="0"/>
    </c:legend>
    <c:plotVisOnly val="1"/>
    <c:dispBlanksAs val="gap"/>
    <c:showDLblsOverMax val="0"/>
  </c:chart>
  <c:txPr>
    <a:bodyPr/>
    <a:lstStyle/>
    <a:p>
      <a:pPr>
        <a:defRPr>
          <a:solidFill>
            <a:sysClr val="windowText" lastClr="000000"/>
          </a:solidFill>
          <a:latin typeface="Gill Sans MT" panose="020B0502020104020203" pitchFamily="34"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r>
              <a:rPr lang="en-US" sz="1100" b="1">
                <a:latin typeface="Gill Sans MT" panose="020B0502020104020203" pitchFamily="34" charset="0"/>
              </a:rPr>
              <a:t>Comparision of Mean Monthly Flow </a:t>
            </a:r>
          </a:p>
        </c:rich>
      </c:tx>
      <c:layout>
        <c:manualLayout>
          <c:xMode val="edge"/>
          <c:yMode val="edge"/>
          <c:x val="0.27747353728434948"/>
          <c:y val="3.7647644329945412E-2"/>
        </c:manualLayout>
      </c:layout>
      <c:overlay val="0"/>
      <c:spPr>
        <a:noFill/>
        <a:ln>
          <a:noFill/>
          <a:prstDash val="solid"/>
        </a:ln>
      </c:spPr>
    </c:title>
    <c:autoTitleDeleted val="0"/>
    <c:plotArea>
      <c:layout>
        <c:manualLayout>
          <c:layoutTarget val="inner"/>
          <c:xMode val="edge"/>
          <c:yMode val="edge"/>
          <c:x val="0.1097232257732489"/>
          <c:y val="0.14234915629571002"/>
          <c:w val="0.825744265188328"/>
          <c:h val="0.69159599639077118"/>
        </c:manualLayout>
      </c:layout>
      <c:lineChart>
        <c:grouping val="standard"/>
        <c:varyColors val="0"/>
        <c:ser>
          <c:idx val="0"/>
          <c:order val="0"/>
          <c:tx>
            <c:v>Average Monthly  Flow (1991-2022)</c:v>
          </c:tx>
          <c:spPr>
            <a:ln w="19050" cap="rnd">
              <a:solidFill>
                <a:schemeClr val="tx1"/>
              </a:solidFill>
              <a:prstDash val="solid"/>
              <a:round/>
            </a:ln>
          </c:spPr>
          <c:marker>
            <c:symbol val="square"/>
            <c:size val="5"/>
            <c:spPr>
              <a:solidFill>
                <a:schemeClr val="tx1"/>
              </a:solidFill>
              <a:ln w="9525">
                <a:solidFill>
                  <a:schemeClr val="tx1"/>
                </a:solidFill>
                <a:prstDash val="solid"/>
              </a:ln>
            </c:spPr>
          </c:marker>
          <c:cat>
            <c:strRef>
              <c:f>'[1]All Months'!$P$2:$P$13</c:f>
              <c:strCache>
                <c:ptCount val="12"/>
                <c:pt idx="0">
                  <c:v>Baishakh</c:v>
                </c:pt>
                <c:pt idx="1">
                  <c:v>Jestha </c:v>
                </c:pt>
                <c:pt idx="2">
                  <c:v>Ashadh</c:v>
                </c:pt>
                <c:pt idx="3">
                  <c:v>Shrawan</c:v>
                </c:pt>
                <c:pt idx="4">
                  <c:v>Bhadra</c:v>
                </c:pt>
                <c:pt idx="5">
                  <c:v>Ashwin</c:v>
                </c:pt>
                <c:pt idx="6">
                  <c:v>Kartik</c:v>
                </c:pt>
                <c:pt idx="7">
                  <c:v>Mangsir</c:v>
                </c:pt>
                <c:pt idx="8">
                  <c:v>Poush</c:v>
                </c:pt>
                <c:pt idx="9">
                  <c:v>Magh</c:v>
                </c:pt>
                <c:pt idx="10">
                  <c:v>Falgun</c:v>
                </c:pt>
                <c:pt idx="11">
                  <c:v>Chaitra</c:v>
                </c:pt>
              </c:strCache>
            </c:strRef>
          </c:cat>
          <c:val>
            <c:numRef>
              <c:f>'monthly average'!$P$2:$P$13</c:f>
              <c:numCache>
                <c:formatCode>0.0</c:formatCode>
                <c:ptCount val="12"/>
                <c:pt idx="0">
                  <c:v>3.7432143728626817</c:v>
                </c:pt>
                <c:pt idx="1">
                  <c:v>13.533987790962662</c:v>
                </c:pt>
                <c:pt idx="2">
                  <c:v>63.520622882313887</c:v>
                </c:pt>
                <c:pt idx="3">
                  <c:v>85.081481003886992</c:v>
                </c:pt>
                <c:pt idx="4">
                  <c:v>79.305553854171833</c:v>
                </c:pt>
                <c:pt idx="5">
                  <c:v>44.125541067678377</c:v>
                </c:pt>
                <c:pt idx="6">
                  <c:v>13.977956968313345</c:v>
                </c:pt>
                <c:pt idx="7">
                  <c:v>7.044677017184517</c:v>
                </c:pt>
                <c:pt idx="8">
                  <c:v>4.5678198147452145</c:v>
                </c:pt>
                <c:pt idx="9">
                  <c:v>4.0155436312063815</c:v>
                </c:pt>
                <c:pt idx="10">
                  <c:v>3.1427798650013723</c:v>
                </c:pt>
                <c:pt idx="11">
                  <c:v>2.493791457085123</c:v>
                </c:pt>
              </c:numCache>
            </c:numRef>
          </c:val>
          <c:smooth val="1"/>
          <c:extLst>
            <c:ext xmlns:c16="http://schemas.microsoft.com/office/drawing/2014/chart" uri="{C3380CC4-5D6E-409C-BE32-E72D297353CC}">
              <c16:uniqueId val="{00000000-9AA2-4067-8F79-274EE267D2B8}"/>
            </c:ext>
          </c:extLst>
        </c:ser>
        <c:ser>
          <c:idx val="1"/>
          <c:order val="1"/>
          <c:tx>
            <c:v>Average Montlhy Flow (1975-1991)</c:v>
          </c:tx>
          <c:marker>
            <c:symbol val="triangle"/>
            <c:size val="5"/>
          </c:marker>
          <c:val>
            <c:numRef>
              <c:f>'monthly average'!$S$2:$S$13</c:f>
              <c:numCache>
                <c:formatCode>0.0</c:formatCode>
                <c:ptCount val="12"/>
                <c:pt idx="0">
                  <c:v>3.81</c:v>
                </c:pt>
                <c:pt idx="1">
                  <c:v>11.08</c:v>
                </c:pt>
                <c:pt idx="2">
                  <c:v>62.56</c:v>
                </c:pt>
                <c:pt idx="3">
                  <c:v>100.4</c:v>
                </c:pt>
                <c:pt idx="4">
                  <c:v>74.39</c:v>
                </c:pt>
                <c:pt idx="5">
                  <c:v>38.33</c:v>
                </c:pt>
                <c:pt idx="6">
                  <c:v>13</c:v>
                </c:pt>
                <c:pt idx="7">
                  <c:v>6.87</c:v>
                </c:pt>
                <c:pt idx="8">
                  <c:v>5.01</c:v>
                </c:pt>
                <c:pt idx="9">
                  <c:v>4.01</c:v>
                </c:pt>
                <c:pt idx="10">
                  <c:v>3.35</c:v>
                </c:pt>
                <c:pt idx="11">
                  <c:v>2.63</c:v>
                </c:pt>
              </c:numCache>
            </c:numRef>
          </c:val>
          <c:smooth val="1"/>
          <c:extLst>
            <c:ext xmlns:c16="http://schemas.microsoft.com/office/drawing/2014/chart" uri="{C3380CC4-5D6E-409C-BE32-E72D297353CC}">
              <c16:uniqueId val="{00000001-9AA2-4067-8F79-274EE267D2B8}"/>
            </c:ext>
          </c:extLst>
        </c:ser>
        <c:ser>
          <c:idx val="2"/>
          <c:order val="2"/>
          <c:tx>
            <c:v>Design Flow=4.87m3/s</c:v>
          </c:tx>
          <c:spPr>
            <a:ln>
              <a:solidFill>
                <a:srgbClr val="FF0000"/>
              </a:solidFill>
            </a:ln>
          </c:spPr>
          <c:marker>
            <c:symbol val="diamond"/>
            <c:size val="5"/>
            <c:spPr>
              <a:solidFill>
                <a:srgbClr val="FF0000"/>
              </a:solidFill>
              <a:ln>
                <a:solidFill>
                  <a:srgbClr val="FF0000"/>
                </a:solidFill>
              </a:ln>
            </c:spPr>
          </c:marker>
          <c:val>
            <c:numRef>
              <c:f>'monthly average'!$T$2:$T$13</c:f>
              <c:numCache>
                <c:formatCode>General</c:formatCode>
                <c:ptCount val="12"/>
                <c:pt idx="0">
                  <c:v>4.87</c:v>
                </c:pt>
                <c:pt idx="1">
                  <c:v>4.87</c:v>
                </c:pt>
                <c:pt idx="2">
                  <c:v>4.87</c:v>
                </c:pt>
                <c:pt idx="3">
                  <c:v>4.87</c:v>
                </c:pt>
                <c:pt idx="4">
                  <c:v>4.87</c:v>
                </c:pt>
                <c:pt idx="5">
                  <c:v>4.87</c:v>
                </c:pt>
                <c:pt idx="6">
                  <c:v>4.87</c:v>
                </c:pt>
                <c:pt idx="7">
                  <c:v>4.87</c:v>
                </c:pt>
                <c:pt idx="8">
                  <c:v>4.87</c:v>
                </c:pt>
                <c:pt idx="9">
                  <c:v>4.87</c:v>
                </c:pt>
                <c:pt idx="10">
                  <c:v>4.87</c:v>
                </c:pt>
                <c:pt idx="11">
                  <c:v>4.87</c:v>
                </c:pt>
              </c:numCache>
            </c:numRef>
          </c:val>
          <c:smooth val="0"/>
          <c:extLst>
            <c:ext xmlns:c16="http://schemas.microsoft.com/office/drawing/2014/chart" uri="{C3380CC4-5D6E-409C-BE32-E72D297353CC}">
              <c16:uniqueId val="{00000002-9AA2-4067-8F79-274EE267D2B8}"/>
            </c:ext>
          </c:extLst>
        </c:ser>
        <c:dLbls>
          <c:showLegendKey val="0"/>
          <c:showVal val="0"/>
          <c:showCatName val="0"/>
          <c:showSerName val="0"/>
          <c:showPercent val="0"/>
          <c:showBubbleSize val="0"/>
        </c:dLbls>
        <c:marker val="1"/>
        <c:smooth val="0"/>
        <c:axId val="1942491904"/>
        <c:axId val="1942493152"/>
      </c:lineChart>
      <c:catAx>
        <c:axId val="1942491904"/>
        <c:scaling>
          <c:orientation val="minMax"/>
        </c:scaling>
        <c:delete val="0"/>
        <c:axPos val="b"/>
        <c:majorGridlines>
          <c:spPr>
            <a:ln>
              <a:noFill/>
            </a:ln>
          </c:spPr>
        </c:majorGridlines>
        <c:title>
          <c:tx>
            <c:rich>
              <a:bodyPr/>
              <a:lstStyle/>
              <a:p>
                <a:pPr>
                  <a:defRPr/>
                </a:pPr>
                <a:r>
                  <a:rPr lang="en-US"/>
                  <a:t>Months</a:t>
                </a:r>
              </a:p>
            </c:rich>
          </c:tx>
          <c:layout>
            <c:manualLayout>
              <c:xMode val="edge"/>
              <c:yMode val="edge"/>
              <c:x val="0.46905848178373677"/>
              <c:y val="0.95284812277233111"/>
            </c:manualLayout>
          </c:layout>
          <c:overlay val="0"/>
        </c:title>
        <c:numFmt formatCode="General" sourceLinked="1"/>
        <c:majorTickMark val="none"/>
        <c:minorTickMark val="none"/>
        <c:tickLblPos val="nextTo"/>
        <c:spPr>
          <a:noFill/>
          <a:ln w="9525" cap="flat" cmpd="sng" algn="ctr">
            <a:solidFill>
              <a:schemeClr val="tx1"/>
            </a:solidFill>
            <a:prstDash val="solid"/>
            <a:round/>
          </a:ln>
        </c:spPr>
        <c:txPr>
          <a:bodyPr rot="-5400000"/>
          <a:lstStyle/>
          <a:p>
            <a:pPr>
              <a:defRPr/>
            </a:pPr>
            <a:endParaRPr lang="en-US"/>
          </a:p>
        </c:txPr>
        <c:crossAx val="1942493152"/>
        <c:crosses val="autoZero"/>
        <c:auto val="1"/>
        <c:lblAlgn val="ctr"/>
        <c:lblOffset val="100"/>
        <c:noMultiLvlLbl val="0"/>
      </c:catAx>
      <c:valAx>
        <c:axId val="1942493152"/>
        <c:scaling>
          <c:orientation val="minMax"/>
          <c:max val="110"/>
        </c:scaling>
        <c:delete val="0"/>
        <c:axPos val="l"/>
        <c:majorGridlines>
          <c:spPr>
            <a:ln w="9525" cap="flat" cmpd="sng" algn="ctr">
              <a:solidFill>
                <a:schemeClr val="tx1">
                  <a:alpha val="50000"/>
                </a:schemeClr>
              </a:solidFill>
              <a:prstDash val="sysDash"/>
              <a:round/>
            </a:ln>
          </c:spPr>
        </c:majorGridlines>
        <c:title>
          <c:tx>
            <c:rich>
              <a:bodyPr/>
              <a:lstStyle/>
              <a:p>
                <a:pPr>
                  <a:defRPr/>
                </a:pPr>
                <a:r>
                  <a:rPr lang="en-US"/>
                  <a:t>Discharge (m3/s)</a:t>
                </a:r>
              </a:p>
            </c:rich>
          </c:tx>
          <c:overlay val="0"/>
        </c:title>
        <c:numFmt formatCode="0.0" sourceLinked="1"/>
        <c:majorTickMark val="none"/>
        <c:minorTickMark val="none"/>
        <c:tickLblPos val="nextTo"/>
        <c:spPr>
          <a:noFill/>
          <a:ln w="9525" cap="flat" cmpd="sng" algn="ctr">
            <a:solidFill>
              <a:schemeClr val="tx1"/>
            </a:solidFill>
            <a:prstDash val="solid"/>
            <a:round/>
          </a:ln>
        </c:spPr>
        <c:txPr>
          <a:bodyPr rot="-60000000" vert="horz"/>
          <a:lstStyle/>
          <a:p>
            <a:pPr>
              <a:defRPr/>
            </a:pPr>
            <a:endParaRPr lang="en-US"/>
          </a:p>
        </c:txPr>
        <c:crossAx val="1942491904"/>
        <c:crosses val="autoZero"/>
        <c:crossBetween val="between"/>
        <c:majorUnit val="5"/>
      </c:valAx>
      <c:spPr>
        <a:ln>
          <a:solidFill>
            <a:schemeClr val="tx1"/>
          </a:solidFill>
        </a:ln>
      </c:spPr>
    </c:plotArea>
    <c:legend>
      <c:legendPos val="r"/>
      <c:layout>
        <c:manualLayout>
          <c:xMode val="edge"/>
          <c:yMode val="edge"/>
          <c:x val="0.51773763178931498"/>
          <c:y val="0.18089952605346718"/>
          <c:w val="0.40648341776069935"/>
          <c:h val="0.22456178504177485"/>
        </c:manualLayout>
      </c:layout>
      <c:overlay val="0"/>
    </c:legend>
    <c:plotVisOnly val="1"/>
    <c:dispBlanksAs val="gap"/>
    <c:showDLblsOverMax val="0"/>
  </c:chart>
  <c:spPr>
    <a:ln>
      <a:solidFill>
        <a:schemeClr val="tx1"/>
      </a:solidFill>
    </a:ln>
  </c:spPr>
  <c:txPr>
    <a:bodyPr/>
    <a:lstStyle/>
    <a:p>
      <a:pPr>
        <a:defRPr sz="1100">
          <a:solidFill>
            <a:sysClr val="windowText" lastClr="000000"/>
          </a:solidFill>
          <a:latin typeface="Gill Sans MT" panose="020B0502020104020203" pitchFamily="34"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1"/>
            </a:pPr>
            <a:r>
              <a:rPr lang="en-US" b="1"/>
              <a:t>Flow Duration Curve</a:t>
            </a:r>
          </a:p>
        </c:rich>
      </c:tx>
      <c:layout>
        <c:manualLayout>
          <c:xMode val="edge"/>
          <c:yMode val="edge"/>
          <c:x val="0.35559566787003632"/>
          <c:y val="2.8915662650602407E-2"/>
        </c:manualLayout>
      </c:layout>
      <c:overlay val="0"/>
      <c:spPr>
        <a:noFill/>
        <a:ln w="25400">
          <a:noFill/>
        </a:ln>
      </c:spPr>
    </c:title>
    <c:autoTitleDeleted val="0"/>
    <c:plotArea>
      <c:layout>
        <c:manualLayout>
          <c:layoutTarget val="inner"/>
          <c:xMode val="edge"/>
          <c:yMode val="edge"/>
          <c:x val="0.11732851985559557"/>
          <c:y val="0.11325326502861839"/>
          <c:w val="0.85740072202166051"/>
          <c:h val="0.72048268665212034"/>
        </c:manualLayout>
      </c:layout>
      <c:lineChart>
        <c:grouping val="standard"/>
        <c:varyColors val="0"/>
        <c:ser>
          <c:idx val="0"/>
          <c:order val="0"/>
          <c:tx>
            <c:v>FDC</c:v>
          </c:tx>
          <c:spPr>
            <a:ln w="12700">
              <a:solidFill>
                <a:srgbClr val="000080"/>
              </a:solidFill>
              <a:prstDash val="solid"/>
            </a:ln>
          </c:spPr>
          <c:marker>
            <c:symbol val="diamond"/>
            <c:size val="5"/>
            <c:spPr>
              <a:solidFill>
                <a:srgbClr val="000080"/>
              </a:solidFill>
              <a:ln>
                <a:solidFill>
                  <a:srgbClr val="000080"/>
                </a:solidFill>
                <a:prstDash val="solid"/>
              </a:ln>
            </c:spPr>
          </c:marker>
          <c:cat>
            <c:numRef>
              <c:f>'[1]FDC monthly'!$L$3:$L$21</c:f>
              <c:numCache>
                <c:formatCode>General</c:formatCode>
                <c:ptCount val="19"/>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numCache>
            </c:numRef>
          </c:cat>
          <c:val>
            <c:numRef>
              <c:f>'Daily data'!$K$12:$K$30</c:f>
              <c:numCache>
                <c:formatCode>0.00</c:formatCode>
                <c:ptCount val="19"/>
                <c:pt idx="0">
                  <c:v>94.99</c:v>
                </c:pt>
                <c:pt idx="1">
                  <c:v>72.16</c:v>
                </c:pt>
                <c:pt idx="2">
                  <c:v>57.55</c:v>
                </c:pt>
                <c:pt idx="3">
                  <c:v>44.92</c:v>
                </c:pt>
                <c:pt idx="4">
                  <c:v>34.31</c:v>
                </c:pt>
                <c:pt idx="5">
                  <c:v>25.7</c:v>
                </c:pt>
                <c:pt idx="6">
                  <c:v>17.72</c:v>
                </c:pt>
                <c:pt idx="7">
                  <c:v>12.83</c:v>
                </c:pt>
                <c:pt idx="8">
                  <c:v>9.75</c:v>
                </c:pt>
                <c:pt idx="9">
                  <c:v>8.2100000000000009</c:v>
                </c:pt>
                <c:pt idx="10">
                  <c:v>7.2009999999999996</c:v>
                </c:pt>
                <c:pt idx="11">
                  <c:v>6.4640000000000004</c:v>
                </c:pt>
                <c:pt idx="12">
                  <c:v>5.8109999999999999</c:v>
                </c:pt>
                <c:pt idx="13">
                  <c:v>5.2729999999999997</c:v>
                </c:pt>
                <c:pt idx="14">
                  <c:v>4.7869999999999999</c:v>
                </c:pt>
                <c:pt idx="15">
                  <c:v>4.2690000000000001</c:v>
                </c:pt>
                <c:pt idx="16">
                  <c:v>3.7090000000000001</c:v>
                </c:pt>
                <c:pt idx="17">
                  <c:v>3.13</c:v>
                </c:pt>
                <c:pt idx="18">
                  <c:v>2.2869999999999999</c:v>
                </c:pt>
              </c:numCache>
            </c:numRef>
          </c:val>
          <c:smooth val="1"/>
          <c:extLst>
            <c:ext xmlns:c16="http://schemas.microsoft.com/office/drawing/2014/chart" uri="{C3380CC4-5D6E-409C-BE32-E72D297353CC}">
              <c16:uniqueId val="{00000000-EF51-44C5-AE2C-E8B03B2AAC47}"/>
            </c:ext>
          </c:extLst>
        </c:ser>
        <c:dLbls>
          <c:showLegendKey val="0"/>
          <c:showVal val="0"/>
          <c:showCatName val="0"/>
          <c:showSerName val="0"/>
          <c:showPercent val="0"/>
          <c:showBubbleSize val="0"/>
        </c:dLbls>
        <c:marker val="1"/>
        <c:smooth val="0"/>
        <c:axId val="243923184"/>
        <c:axId val="243925360"/>
      </c:lineChart>
      <c:catAx>
        <c:axId val="243923184"/>
        <c:scaling>
          <c:orientation val="minMax"/>
        </c:scaling>
        <c:delete val="0"/>
        <c:axPos val="b"/>
        <c:majorGridlines>
          <c:spPr>
            <a:ln w="3175">
              <a:solidFill>
                <a:srgbClr val="000000"/>
              </a:solidFill>
              <a:prstDash val="sysDash"/>
            </a:ln>
          </c:spPr>
        </c:majorGridlines>
        <c:title>
          <c:tx>
            <c:rich>
              <a:bodyPr/>
              <a:lstStyle/>
              <a:p>
                <a:pPr>
                  <a:defRPr b="1"/>
                </a:pPr>
                <a:r>
                  <a:rPr lang="en-US" b="1"/>
                  <a:t>Percentage exceedence of flow, %</a:t>
                </a:r>
              </a:p>
            </c:rich>
          </c:tx>
          <c:layout>
            <c:manualLayout>
              <c:xMode val="edge"/>
              <c:yMode val="edge"/>
              <c:x val="0.34296028880866486"/>
              <c:y val="0.90843474686146075"/>
            </c:manualLayout>
          </c:layout>
          <c:overlay val="0"/>
          <c:spPr>
            <a:noFill/>
            <a:ln w="25400">
              <a:noFill/>
            </a:ln>
          </c:spPr>
        </c:title>
        <c:numFmt formatCode="General" sourceLinked="0"/>
        <c:majorTickMark val="out"/>
        <c:minorTickMark val="none"/>
        <c:tickLblPos val="nextTo"/>
        <c:spPr>
          <a:ln w="3175">
            <a:solidFill>
              <a:srgbClr val="000000"/>
            </a:solidFill>
            <a:prstDash val="solid"/>
          </a:ln>
        </c:spPr>
        <c:txPr>
          <a:bodyPr rot="0" vert="horz"/>
          <a:lstStyle/>
          <a:p>
            <a:pPr>
              <a:defRPr/>
            </a:pPr>
            <a:endParaRPr lang="en-US"/>
          </a:p>
        </c:txPr>
        <c:crossAx val="243925360"/>
        <c:crosses val="autoZero"/>
        <c:auto val="1"/>
        <c:lblAlgn val="ctr"/>
        <c:lblOffset val="100"/>
        <c:tickMarkSkip val="1"/>
        <c:noMultiLvlLbl val="0"/>
      </c:catAx>
      <c:valAx>
        <c:axId val="243925360"/>
        <c:scaling>
          <c:orientation val="minMax"/>
        </c:scaling>
        <c:delete val="0"/>
        <c:axPos val="l"/>
        <c:majorGridlines>
          <c:spPr>
            <a:ln w="3175">
              <a:solidFill>
                <a:srgbClr val="000000"/>
              </a:solidFill>
              <a:prstDash val="sysDash"/>
            </a:ln>
          </c:spPr>
        </c:majorGridlines>
        <c:title>
          <c:tx>
            <c:rich>
              <a:bodyPr/>
              <a:lstStyle/>
              <a:p>
                <a:pPr>
                  <a:defRPr b="1"/>
                </a:pPr>
                <a:r>
                  <a:rPr lang="en-US" b="1"/>
                  <a:t>Discharge, m3/s</a:t>
                </a:r>
              </a:p>
            </c:rich>
          </c:tx>
          <c:layout>
            <c:manualLayout>
              <c:xMode val="edge"/>
              <c:yMode val="edge"/>
              <c:x val="2.1660649819494584E-2"/>
              <c:y val="0.37590412041868254"/>
            </c:manualLayout>
          </c:layout>
          <c:overlay val="0"/>
          <c:spPr>
            <a:noFill/>
            <a:ln w="25400">
              <a:noFill/>
            </a:ln>
          </c:spPr>
        </c:title>
        <c:numFmt formatCode="0.0" sourceLinked="0"/>
        <c:majorTickMark val="out"/>
        <c:minorTickMark val="none"/>
        <c:tickLblPos val="nextTo"/>
        <c:spPr>
          <a:ln w="3175">
            <a:solidFill>
              <a:srgbClr val="000000"/>
            </a:solidFill>
            <a:prstDash val="solid"/>
          </a:ln>
        </c:spPr>
        <c:txPr>
          <a:bodyPr rot="0" vert="horz"/>
          <a:lstStyle/>
          <a:p>
            <a:pPr>
              <a:defRPr/>
            </a:pPr>
            <a:endParaRPr lang="en-US"/>
          </a:p>
        </c:txPr>
        <c:crossAx val="243923184"/>
        <c:crosses val="autoZero"/>
        <c:crossBetween val="between"/>
      </c:valAx>
      <c:spPr>
        <a:solidFill>
          <a:srgbClr val="FFFFFF"/>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Gill Sans MT" pitchFamily="34" charset="0"/>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spc="0" baseline="0">
                <a:solidFill>
                  <a:schemeClr val="tx1"/>
                </a:solidFill>
                <a:latin typeface="Gill Sans MT" panose="020B0502020104020203" pitchFamily="34" charset="0"/>
                <a:ea typeface="+mn-ea"/>
                <a:cs typeface="+mn-cs"/>
              </a:defRPr>
            </a:pPr>
            <a:r>
              <a:rPr lang="en-US" sz="1100" b="1" i="0" baseline="0">
                <a:effectLst/>
              </a:rPr>
              <a:t>Mean Annual Discharge, 5-Years and 10- Years Moving average of Jhimruk Khola</a:t>
            </a:r>
            <a:endParaRPr lang="en-US" sz="1100" b="1">
              <a:effectLst/>
            </a:endParaRPr>
          </a:p>
        </c:rich>
      </c:tx>
      <c:overlay val="0"/>
      <c:spPr>
        <a:noFill/>
        <a:ln>
          <a:noFill/>
        </a:ln>
        <a:effectLst/>
      </c:spPr>
      <c:txPr>
        <a:bodyPr rot="0" spcFirstLastPara="1" vertOverflow="ellipsis" vert="horz" wrap="square" anchor="ctr" anchorCtr="1"/>
        <a:lstStyle/>
        <a:p>
          <a:pPr>
            <a:defRPr sz="1100" b="1" i="0" u="none" strike="noStrike" kern="1200" spc="0" baseline="0">
              <a:solidFill>
                <a:schemeClr val="tx1"/>
              </a:solidFill>
              <a:latin typeface="Gill Sans MT" panose="020B0502020104020203" pitchFamily="34" charset="0"/>
              <a:ea typeface="+mn-ea"/>
              <a:cs typeface="+mn-cs"/>
            </a:defRPr>
          </a:pPr>
          <a:endParaRPr lang="en-US"/>
        </a:p>
      </c:txPr>
    </c:title>
    <c:autoTitleDeleted val="0"/>
    <c:plotArea>
      <c:layout>
        <c:manualLayout>
          <c:layoutTarget val="inner"/>
          <c:xMode val="edge"/>
          <c:yMode val="edge"/>
          <c:x val="0.10040618990151849"/>
          <c:y val="0.11766395479634811"/>
          <c:w val="0.82899587216027526"/>
          <c:h val="0.6849867894420173"/>
        </c:manualLayout>
      </c:layout>
      <c:lineChart>
        <c:grouping val="standard"/>
        <c:varyColors val="0"/>
        <c:ser>
          <c:idx val="0"/>
          <c:order val="0"/>
          <c:tx>
            <c:strRef>
              <c:f>Mean_annaul_nepalimonths!$C$1</c:f>
              <c:strCache>
                <c:ptCount val="1"/>
                <c:pt idx="0">
                  <c:v>Mean Annual Discharge</c:v>
                </c:pt>
              </c:strCache>
            </c:strRef>
          </c:tx>
          <c:spPr>
            <a:ln w="19050" cap="rnd">
              <a:solidFill>
                <a:schemeClr val="accent1"/>
              </a:solidFill>
              <a:round/>
            </a:ln>
            <a:effectLst/>
          </c:spPr>
          <c:marker>
            <c:symbol val="none"/>
          </c:marker>
          <c:cat>
            <c:strRef>
              <c:f>Mean_annaul_nepalimonths!$B$2:$B$30</c:f>
              <c:strCache>
                <c:ptCount val="29"/>
                <c:pt idx="0">
                  <c:v>51/52</c:v>
                </c:pt>
                <c:pt idx="1">
                  <c:v>52/53</c:v>
                </c:pt>
                <c:pt idx="2">
                  <c:v>53/54</c:v>
                </c:pt>
                <c:pt idx="3">
                  <c:v>54/55</c:v>
                </c:pt>
                <c:pt idx="4">
                  <c:v>55/56</c:v>
                </c:pt>
                <c:pt idx="5">
                  <c:v>56/57</c:v>
                </c:pt>
                <c:pt idx="6">
                  <c:v>57/58</c:v>
                </c:pt>
                <c:pt idx="7">
                  <c:v>58/59</c:v>
                </c:pt>
                <c:pt idx="8">
                  <c:v>59/60</c:v>
                </c:pt>
                <c:pt idx="9">
                  <c:v>60/61</c:v>
                </c:pt>
                <c:pt idx="10">
                  <c:v>61/62</c:v>
                </c:pt>
                <c:pt idx="11">
                  <c:v>62/63</c:v>
                </c:pt>
                <c:pt idx="12">
                  <c:v>63/64</c:v>
                </c:pt>
                <c:pt idx="13">
                  <c:v>64/65</c:v>
                </c:pt>
                <c:pt idx="14">
                  <c:v>65/66</c:v>
                </c:pt>
                <c:pt idx="15">
                  <c:v>66/67</c:v>
                </c:pt>
                <c:pt idx="16">
                  <c:v>67/68</c:v>
                </c:pt>
                <c:pt idx="17">
                  <c:v>68/69</c:v>
                </c:pt>
                <c:pt idx="18">
                  <c:v>69/70</c:v>
                </c:pt>
                <c:pt idx="19">
                  <c:v>70/71</c:v>
                </c:pt>
                <c:pt idx="20">
                  <c:v>71/72</c:v>
                </c:pt>
                <c:pt idx="21">
                  <c:v>72/73</c:v>
                </c:pt>
                <c:pt idx="22">
                  <c:v>73/74</c:v>
                </c:pt>
                <c:pt idx="23">
                  <c:v>74/75</c:v>
                </c:pt>
                <c:pt idx="24">
                  <c:v>75/76</c:v>
                </c:pt>
                <c:pt idx="25">
                  <c:v>76/77</c:v>
                </c:pt>
                <c:pt idx="26">
                  <c:v>77/78</c:v>
                </c:pt>
                <c:pt idx="27">
                  <c:v>78/79</c:v>
                </c:pt>
                <c:pt idx="28">
                  <c:v>79/80</c:v>
                </c:pt>
              </c:strCache>
            </c:strRef>
          </c:cat>
          <c:val>
            <c:numRef>
              <c:f>Mean_annaul_nepalimonths!$C$2:$C$30</c:f>
              <c:numCache>
                <c:formatCode>0.0</c:formatCode>
                <c:ptCount val="29"/>
                <c:pt idx="0">
                  <c:v>17.83042253521127</c:v>
                </c:pt>
                <c:pt idx="1">
                  <c:v>20.157237704918039</c:v>
                </c:pt>
                <c:pt idx="2">
                  <c:v>29.269117486338793</c:v>
                </c:pt>
                <c:pt idx="3">
                  <c:v>30.640712328767108</c:v>
                </c:pt>
                <c:pt idx="4">
                  <c:v>31.131698630136992</c:v>
                </c:pt>
                <c:pt idx="5">
                  <c:v>33.054675824175838</c:v>
                </c:pt>
                <c:pt idx="6">
                  <c:v>32.058794520547956</c:v>
                </c:pt>
                <c:pt idx="7">
                  <c:v>26.759762295081952</c:v>
                </c:pt>
                <c:pt idx="8">
                  <c:v>27.95693650793649</c:v>
                </c:pt>
                <c:pt idx="9">
                  <c:v>27.168630136986309</c:v>
                </c:pt>
                <c:pt idx="10">
                  <c:v>15.968175637393772</c:v>
                </c:pt>
                <c:pt idx="11">
                  <c:v>23.246828961748623</c:v>
                </c:pt>
                <c:pt idx="12">
                  <c:v>15.702416438356162</c:v>
                </c:pt>
                <c:pt idx="13">
                  <c:v>25.309932876712349</c:v>
                </c:pt>
                <c:pt idx="14">
                  <c:v>21.528512511478407</c:v>
                </c:pt>
                <c:pt idx="15">
                  <c:v>21.33737704918034</c:v>
                </c:pt>
                <c:pt idx="16">
                  <c:v>25.061728767123299</c:v>
                </c:pt>
                <c:pt idx="17">
                  <c:v>21.771803013698623</c:v>
                </c:pt>
                <c:pt idx="18">
                  <c:v>25.130723287671227</c:v>
                </c:pt>
                <c:pt idx="19">
                  <c:v>25.271084699453553</c:v>
                </c:pt>
                <c:pt idx="20">
                  <c:v>20.604638356164397</c:v>
                </c:pt>
                <c:pt idx="21">
                  <c:v>21.470158904109574</c:v>
                </c:pt>
                <c:pt idx="22">
                  <c:v>29.798565573770496</c:v>
                </c:pt>
                <c:pt idx="23">
                  <c:v>18.822980874316929</c:v>
                </c:pt>
                <c:pt idx="24">
                  <c:v>16.502295890410952</c:v>
                </c:pt>
                <c:pt idx="25">
                  <c:v>24.331871232876711</c:v>
                </c:pt>
                <c:pt idx="26">
                  <c:v>28.340987945205455</c:v>
                </c:pt>
                <c:pt idx="27">
                  <c:v>29.432248633879802</c:v>
                </c:pt>
                <c:pt idx="28">
                  <c:v>46.610447368421063</c:v>
                </c:pt>
              </c:numCache>
            </c:numRef>
          </c:val>
          <c:smooth val="1"/>
          <c:extLst>
            <c:ext xmlns:c16="http://schemas.microsoft.com/office/drawing/2014/chart" uri="{C3380CC4-5D6E-409C-BE32-E72D297353CC}">
              <c16:uniqueId val="{00000000-ACB0-448C-AFCC-31CC85D1765A}"/>
            </c:ext>
          </c:extLst>
        </c:ser>
        <c:ser>
          <c:idx val="1"/>
          <c:order val="1"/>
          <c:tx>
            <c:strRef>
              <c:f>Mean_annaul_nepalimonths!$D$1</c:f>
              <c:strCache>
                <c:ptCount val="1"/>
                <c:pt idx="0">
                  <c:v>5-year moving average</c:v>
                </c:pt>
              </c:strCache>
            </c:strRef>
          </c:tx>
          <c:spPr>
            <a:ln w="19050" cap="rnd">
              <a:solidFill>
                <a:schemeClr val="accent2"/>
              </a:solidFill>
              <a:round/>
            </a:ln>
            <a:effectLst/>
          </c:spPr>
          <c:marker>
            <c:symbol val="none"/>
          </c:marker>
          <c:cat>
            <c:strRef>
              <c:f>Mean_annaul_nepalimonths!$B$2:$B$30</c:f>
              <c:strCache>
                <c:ptCount val="29"/>
                <c:pt idx="0">
                  <c:v>51/52</c:v>
                </c:pt>
                <c:pt idx="1">
                  <c:v>52/53</c:v>
                </c:pt>
                <c:pt idx="2">
                  <c:v>53/54</c:v>
                </c:pt>
                <c:pt idx="3">
                  <c:v>54/55</c:v>
                </c:pt>
                <c:pt idx="4">
                  <c:v>55/56</c:v>
                </c:pt>
                <c:pt idx="5">
                  <c:v>56/57</c:v>
                </c:pt>
                <c:pt idx="6">
                  <c:v>57/58</c:v>
                </c:pt>
                <c:pt idx="7">
                  <c:v>58/59</c:v>
                </c:pt>
                <c:pt idx="8">
                  <c:v>59/60</c:v>
                </c:pt>
                <c:pt idx="9">
                  <c:v>60/61</c:v>
                </c:pt>
                <c:pt idx="10">
                  <c:v>61/62</c:v>
                </c:pt>
                <c:pt idx="11">
                  <c:v>62/63</c:v>
                </c:pt>
                <c:pt idx="12">
                  <c:v>63/64</c:v>
                </c:pt>
                <c:pt idx="13">
                  <c:v>64/65</c:v>
                </c:pt>
                <c:pt idx="14">
                  <c:v>65/66</c:v>
                </c:pt>
                <c:pt idx="15">
                  <c:v>66/67</c:v>
                </c:pt>
                <c:pt idx="16">
                  <c:v>67/68</c:v>
                </c:pt>
                <c:pt idx="17">
                  <c:v>68/69</c:v>
                </c:pt>
                <c:pt idx="18">
                  <c:v>69/70</c:v>
                </c:pt>
                <c:pt idx="19">
                  <c:v>70/71</c:v>
                </c:pt>
                <c:pt idx="20">
                  <c:v>71/72</c:v>
                </c:pt>
                <c:pt idx="21">
                  <c:v>72/73</c:v>
                </c:pt>
                <c:pt idx="22">
                  <c:v>73/74</c:v>
                </c:pt>
                <c:pt idx="23">
                  <c:v>74/75</c:v>
                </c:pt>
                <c:pt idx="24">
                  <c:v>75/76</c:v>
                </c:pt>
                <c:pt idx="25">
                  <c:v>76/77</c:v>
                </c:pt>
                <c:pt idx="26">
                  <c:v>77/78</c:v>
                </c:pt>
                <c:pt idx="27">
                  <c:v>78/79</c:v>
                </c:pt>
                <c:pt idx="28">
                  <c:v>79/80</c:v>
                </c:pt>
              </c:strCache>
            </c:strRef>
          </c:cat>
          <c:val>
            <c:numRef>
              <c:f>Mean_annaul_nepalimonths!$D$2:$D$30</c:f>
              <c:numCache>
                <c:formatCode>General</c:formatCode>
                <c:ptCount val="29"/>
                <c:pt idx="4" formatCode="0.0">
                  <c:v>25.805837737074437</c:v>
                </c:pt>
                <c:pt idx="5" formatCode="0.0">
                  <c:v>28.850688394867355</c:v>
                </c:pt>
                <c:pt idx="6" formatCode="0.0">
                  <c:v>31.230999757993338</c:v>
                </c:pt>
                <c:pt idx="7" formatCode="0.0">
                  <c:v>30.729128719741972</c:v>
                </c:pt>
                <c:pt idx="8" formatCode="0.0">
                  <c:v>30.192373555575841</c:v>
                </c:pt>
                <c:pt idx="9" formatCode="0.0">
                  <c:v>29.399759856945707</c:v>
                </c:pt>
                <c:pt idx="10" formatCode="0.0">
                  <c:v>25.982459819589298</c:v>
                </c:pt>
                <c:pt idx="11" formatCode="0.0">
                  <c:v>24.220066707829428</c:v>
                </c:pt>
                <c:pt idx="12" formatCode="0.0">
                  <c:v>22.00859753648427</c:v>
                </c:pt>
                <c:pt idx="13" formatCode="0.0">
                  <c:v>21.479196810239443</c:v>
                </c:pt>
                <c:pt idx="14" formatCode="0.0">
                  <c:v>20.351173285137865</c:v>
                </c:pt>
                <c:pt idx="15" formatCode="0.0">
                  <c:v>21.425013567495178</c:v>
                </c:pt>
                <c:pt idx="16" formatCode="0.0">
                  <c:v>21.787993528570109</c:v>
                </c:pt>
                <c:pt idx="17" formatCode="0.0">
                  <c:v>23.001870843638603</c:v>
                </c:pt>
                <c:pt idx="18" formatCode="0.0">
                  <c:v>22.966028925830379</c:v>
                </c:pt>
                <c:pt idx="19" formatCode="0.0">
                  <c:v>23.71454336342541</c:v>
                </c:pt>
                <c:pt idx="20" formatCode="0.0">
                  <c:v>23.56799562482222</c:v>
                </c:pt>
                <c:pt idx="21" formatCode="0.0">
                  <c:v>22.849681652219477</c:v>
                </c:pt>
                <c:pt idx="22" formatCode="0.0">
                  <c:v>24.455034164233854</c:v>
                </c:pt>
                <c:pt idx="23" formatCode="0.0">
                  <c:v>23.193485681562994</c:v>
                </c:pt>
                <c:pt idx="24" formatCode="0.0">
                  <c:v>21.439727919754468</c:v>
                </c:pt>
                <c:pt idx="25" formatCode="0.0">
                  <c:v>22.185174495096931</c:v>
                </c:pt>
                <c:pt idx="26" formatCode="0.0">
                  <c:v>23.559340303316109</c:v>
                </c:pt>
                <c:pt idx="27" formatCode="0.0">
                  <c:v>23.486076915337968</c:v>
                </c:pt>
                <c:pt idx="28" formatCode="0.0">
                  <c:v>29.043570214158798</c:v>
                </c:pt>
              </c:numCache>
            </c:numRef>
          </c:val>
          <c:smooth val="1"/>
          <c:extLst>
            <c:ext xmlns:c16="http://schemas.microsoft.com/office/drawing/2014/chart" uri="{C3380CC4-5D6E-409C-BE32-E72D297353CC}">
              <c16:uniqueId val="{00000001-ACB0-448C-AFCC-31CC85D1765A}"/>
            </c:ext>
          </c:extLst>
        </c:ser>
        <c:ser>
          <c:idx val="2"/>
          <c:order val="2"/>
          <c:tx>
            <c:strRef>
              <c:f>Mean_annaul_nepalimonths!$E$1</c:f>
              <c:strCache>
                <c:ptCount val="1"/>
                <c:pt idx="0">
                  <c:v>10-year moving average</c:v>
                </c:pt>
              </c:strCache>
            </c:strRef>
          </c:tx>
          <c:spPr>
            <a:ln w="19050" cap="rnd">
              <a:solidFill>
                <a:schemeClr val="accent3"/>
              </a:solidFill>
              <a:round/>
            </a:ln>
            <a:effectLst/>
          </c:spPr>
          <c:marker>
            <c:symbol val="none"/>
          </c:marker>
          <c:cat>
            <c:strRef>
              <c:f>Mean_annaul_nepalimonths!$B$2:$B$30</c:f>
              <c:strCache>
                <c:ptCount val="29"/>
                <c:pt idx="0">
                  <c:v>51/52</c:v>
                </c:pt>
                <c:pt idx="1">
                  <c:v>52/53</c:v>
                </c:pt>
                <c:pt idx="2">
                  <c:v>53/54</c:v>
                </c:pt>
                <c:pt idx="3">
                  <c:v>54/55</c:v>
                </c:pt>
                <c:pt idx="4">
                  <c:v>55/56</c:v>
                </c:pt>
                <c:pt idx="5">
                  <c:v>56/57</c:v>
                </c:pt>
                <c:pt idx="6">
                  <c:v>57/58</c:v>
                </c:pt>
                <c:pt idx="7">
                  <c:v>58/59</c:v>
                </c:pt>
                <c:pt idx="8">
                  <c:v>59/60</c:v>
                </c:pt>
                <c:pt idx="9">
                  <c:v>60/61</c:v>
                </c:pt>
                <c:pt idx="10">
                  <c:v>61/62</c:v>
                </c:pt>
                <c:pt idx="11">
                  <c:v>62/63</c:v>
                </c:pt>
                <c:pt idx="12">
                  <c:v>63/64</c:v>
                </c:pt>
                <c:pt idx="13">
                  <c:v>64/65</c:v>
                </c:pt>
                <c:pt idx="14">
                  <c:v>65/66</c:v>
                </c:pt>
                <c:pt idx="15">
                  <c:v>66/67</c:v>
                </c:pt>
                <c:pt idx="16">
                  <c:v>67/68</c:v>
                </c:pt>
                <c:pt idx="17">
                  <c:v>68/69</c:v>
                </c:pt>
                <c:pt idx="18">
                  <c:v>69/70</c:v>
                </c:pt>
                <c:pt idx="19">
                  <c:v>70/71</c:v>
                </c:pt>
                <c:pt idx="20">
                  <c:v>71/72</c:v>
                </c:pt>
                <c:pt idx="21">
                  <c:v>72/73</c:v>
                </c:pt>
                <c:pt idx="22">
                  <c:v>73/74</c:v>
                </c:pt>
                <c:pt idx="23">
                  <c:v>74/75</c:v>
                </c:pt>
                <c:pt idx="24">
                  <c:v>75/76</c:v>
                </c:pt>
                <c:pt idx="25">
                  <c:v>76/77</c:v>
                </c:pt>
                <c:pt idx="26">
                  <c:v>77/78</c:v>
                </c:pt>
                <c:pt idx="27">
                  <c:v>78/79</c:v>
                </c:pt>
                <c:pt idx="28">
                  <c:v>79/80</c:v>
                </c:pt>
              </c:strCache>
            </c:strRef>
          </c:cat>
          <c:val>
            <c:numRef>
              <c:f>Mean_annaul_nepalimonths!$E$2:$E$30</c:f>
              <c:numCache>
                <c:formatCode>General</c:formatCode>
                <c:ptCount val="29"/>
                <c:pt idx="9" formatCode="0.0">
                  <c:v>27.602798797010074</c:v>
                </c:pt>
                <c:pt idx="10" formatCode="0.0">
                  <c:v>27.416574107228325</c:v>
                </c:pt>
                <c:pt idx="11" formatCode="0.0">
                  <c:v>27.725533232911385</c:v>
                </c:pt>
                <c:pt idx="12" formatCode="0.0">
                  <c:v>26.368863128113123</c:v>
                </c:pt>
                <c:pt idx="13" formatCode="0.0">
                  <c:v>25.835785182907642</c:v>
                </c:pt>
                <c:pt idx="14" formatCode="0.0">
                  <c:v>24.875466571041784</c:v>
                </c:pt>
                <c:pt idx="15" formatCode="0.0">
                  <c:v>23.703736693542233</c:v>
                </c:pt>
                <c:pt idx="16" formatCode="0.0">
                  <c:v>23.004030118199768</c:v>
                </c:pt>
                <c:pt idx="17" formatCode="0.0">
                  <c:v>22.505234190061437</c:v>
                </c:pt>
                <c:pt idx="18" formatCode="0.0">
                  <c:v>22.222612868034908</c:v>
                </c:pt>
                <c:pt idx="19" formatCode="0.0">
                  <c:v>22.032858324281637</c:v>
                </c:pt>
                <c:pt idx="20" formatCode="0.0">
                  <c:v>22.496504596158697</c:v>
                </c:pt>
                <c:pt idx="21" formatCode="0.0">
                  <c:v>22.318837590394793</c:v>
                </c:pt>
                <c:pt idx="22" formatCode="0.0">
                  <c:v>23.728452503936229</c:v>
                </c:pt>
                <c:pt idx="23" formatCode="0.0">
                  <c:v>23.079757303696688</c:v>
                </c:pt>
                <c:pt idx="24" formatCode="0.0">
                  <c:v>22.57713564158994</c:v>
                </c:pt>
                <c:pt idx="25" formatCode="0.0">
                  <c:v>22.876585059959577</c:v>
                </c:pt>
                <c:pt idx="26" formatCode="0.0">
                  <c:v>23.204510977767793</c:v>
                </c:pt>
                <c:pt idx="27" formatCode="0.0">
                  <c:v>23.970555539785913</c:v>
                </c:pt>
                <c:pt idx="28" formatCode="0.0">
                  <c:v>26.118527947860894</c:v>
                </c:pt>
              </c:numCache>
            </c:numRef>
          </c:val>
          <c:smooth val="1"/>
          <c:extLst>
            <c:ext xmlns:c16="http://schemas.microsoft.com/office/drawing/2014/chart" uri="{C3380CC4-5D6E-409C-BE32-E72D297353CC}">
              <c16:uniqueId val="{00000002-ACB0-448C-AFCC-31CC85D1765A}"/>
            </c:ext>
          </c:extLst>
        </c:ser>
        <c:dLbls>
          <c:showLegendKey val="0"/>
          <c:showVal val="0"/>
          <c:showCatName val="0"/>
          <c:showSerName val="0"/>
          <c:showPercent val="0"/>
          <c:showBubbleSize val="0"/>
        </c:dLbls>
        <c:smooth val="0"/>
        <c:axId val="1326524079"/>
        <c:axId val="1326524495"/>
      </c:lineChart>
      <c:catAx>
        <c:axId val="1326524079"/>
        <c:scaling>
          <c:orientation val="minMax"/>
        </c:scaling>
        <c:delete val="0"/>
        <c:axPos val="b"/>
        <c:majorGridlines>
          <c:spPr>
            <a:ln w="9525" cap="flat" cmpd="sng" algn="ctr">
              <a:solidFill>
                <a:schemeClr val="tx1"/>
              </a:solidFill>
              <a:prstDash val="dash"/>
              <a:round/>
            </a:ln>
            <a:effectLst/>
          </c:spPr>
        </c:majorGridlines>
        <c:title>
          <c:tx>
            <c:rich>
              <a:bodyPr rot="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r>
                  <a:rPr lang="en-US" b="1"/>
                  <a:t>Fiscal Year</a:t>
                </a:r>
              </a:p>
            </c:rich>
          </c:tx>
          <c:layout>
            <c:manualLayout>
              <c:xMode val="edge"/>
              <c:yMode val="edge"/>
              <c:x val="0.450869815769673"/>
              <c:y val="0.92425563083684303"/>
            </c:manualLayout>
          </c:layout>
          <c:overlay val="0"/>
          <c:spPr>
            <a:noFill/>
            <a:ln>
              <a:noFill/>
            </a:ln>
            <a:effectLst/>
          </c:spPr>
          <c:txPr>
            <a:bodyPr rot="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endParaRPr lang="en-US"/>
            </a:p>
          </c:txPr>
        </c:title>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crossAx val="1326524495"/>
        <c:crosses val="autoZero"/>
        <c:auto val="1"/>
        <c:lblAlgn val="ctr"/>
        <c:lblOffset val="100"/>
        <c:noMultiLvlLbl val="0"/>
      </c:catAx>
      <c:valAx>
        <c:axId val="1326524495"/>
        <c:scaling>
          <c:orientation val="minMax"/>
          <c:max val="45"/>
          <c:min val="10"/>
        </c:scaling>
        <c:delete val="0"/>
        <c:axPos val="l"/>
        <c:majorGridlines>
          <c:spPr>
            <a:ln w="9525" cap="flat" cmpd="sng" algn="ctr">
              <a:solidFill>
                <a:schemeClr val="tx1"/>
              </a:solidFill>
              <a:prstDash val="dash"/>
              <a:round/>
            </a:ln>
            <a:effectLst/>
          </c:spPr>
        </c:majorGridlines>
        <c:title>
          <c:tx>
            <c:rich>
              <a:bodyPr rot="-540000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r>
                  <a:rPr lang="en-US" b="1"/>
                  <a:t>Discharge (m3/s)</a:t>
                </a:r>
              </a:p>
            </c:rich>
          </c:tx>
          <c:overlay val="0"/>
          <c:spPr>
            <a:noFill/>
            <a:ln>
              <a:noFill/>
            </a:ln>
            <a:effectLst/>
          </c:spPr>
          <c:txPr>
            <a:bodyPr rot="-5400000" spcFirstLastPara="1" vertOverflow="ellipsis" vert="horz" wrap="square" anchor="ctr" anchorCtr="1"/>
            <a:lstStyle/>
            <a:p>
              <a:pPr>
                <a:defRPr sz="1100" b="1" i="0" u="none" strike="noStrike" kern="1200" baseline="0">
                  <a:solidFill>
                    <a:schemeClr val="tx1"/>
                  </a:solidFill>
                  <a:latin typeface="Gill Sans MT" panose="020B0502020104020203" pitchFamily="34" charset="0"/>
                  <a:ea typeface="+mn-ea"/>
                  <a:cs typeface="+mn-cs"/>
                </a:defRPr>
              </a:pPr>
              <a:endParaRPr lang="en-US"/>
            </a:p>
          </c:txPr>
        </c:title>
        <c:numFmt formatCode="0.0"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crossAx val="1326524079"/>
        <c:crosses val="autoZero"/>
        <c:crossBetween val="between"/>
      </c:valAx>
      <c:spPr>
        <a:noFill/>
        <a:ln>
          <a:solidFill>
            <a:sysClr val="windowText" lastClr="000000"/>
          </a:solidFill>
        </a:ln>
        <a:effectLst/>
      </c:spPr>
    </c:plotArea>
    <c:legend>
      <c:legendPos val="b"/>
      <c:layout>
        <c:manualLayout>
          <c:xMode val="edge"/>
          <c:yMode val="edge"/>
          <c:x val="0.57194008467062429"/>
          <c:y val="0.1438391712663824"/>
          <c:w val="0.28642225090991141"/>
          <c:h val="0.23844212330601527"/>
        </c:manualLayout>
      </c:layout>
      <c:overlay val="0"/>
      <c:spPr>
        <a:solidFill>
          <a:schemeClr val="bg1"/>
        </a:solidFill>
        <a:ln>
          <a:solidFill>
            <a:sysClr val="windowText" lastClr="000000"/>
          </a:solidFill>
        </a:ln>
        <a:effectLst/>
      </c:spPr>
      <c:txPr>
        <a:bodyPr rot="0" spcFirstLastPara="1" vertOverflow="ellipsis" vert="horz" wrap="square" anchor="ctr" anchorCtr="1"/>
        <a:lstStyle/>
        <a:p>
          <a:pPr>
            <a:defRPr sz="1100" b="0" i="0" u="none" strike="noStrike" kern="1200" baseline="0">
              <a:solidFill>
                <a:schemeClr val="tx1"/>
              </a:solidFill>
              <a:latin typeface="Gill Sans MT" panose="020B0502020104020203"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sz="1100">
          <a:solidFill>
            <a:schemeClr val="tx1"/>
          </a:solidFill>
          <a:latin typeface="Gill Sans MT" panose="020B05020201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0.41433</cdr:x>
      <cdr:y>0.12335</cdr:y>
    </cdr:from>
    <cdr:to>
      <cdr:x>0.6215</cdr:x>
      <cdr:y>0.24009</cdr:y>
    </cdr:to>
    <cdr:sp macro="" textlink="">
      <cdr:nvSpPr>
        <cdr:cNvPr id="2" name="Text Box 1"/>
        <cdr:cNvSpPr txBox="1"/>
      </cdr:nvSpPr>
      <cdr:spPr>
        <a:xfrm xmlns:a="http://schemas.openxmlformats.org/drawingml/2006/main">
          <a:off x="2533650" y="533399"/>
          <a:ext cx="1266825" cy="5048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Gill Sans MT" panose="020B0502020104020203" pitchFamily="34" charset="0"/>
            </a:rPr>
            <a:t>shrawna 11, 2073 = 527.97 m3/s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1C9AE-D0D8-4C18-83F8-5C3CFF7EA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25</Pages>
  <Words>8414</Words>
  <Characters>47964</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56266</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Saphal</dc:creator>
  <cp:keywords/>
  <dc:description/>
  <cp:lastModifiedBy>Kumar Baral</cp:lastModifiedBy>
  <cp:revision>28</cp:revision>
  <cp:lastPrinted>2023-02-14T03:39:00Z</cp:lastPrinted>
  <dcterms:created xsi:type="dcterms:W3CDTF">2023-02-14T04:19:00Z</dcterms:created>
  <dcterms:modified xsi:type="dcterms:W3CDTF">2023-02-16T11:51:00Z</dcterms:modified>
</cp:coreProperties>
</file>