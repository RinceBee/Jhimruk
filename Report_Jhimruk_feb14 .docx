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Ref430871112"/>
      <w:bookmarkStart w:id="2" w:name="_Toc435601559"/>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0242E8DE" w14:textId="06A5345B" w:rsidR="00757369" w:rsidRPr="006D015F" w:rsidRDefault="00757369" w:rsidP="003E1F10">
      <w:pPr>
        <w:spacing w:before="0" w:after="200"/>
        <w:ind w:right="-1418"/>
        <w:rPr>
          <w:rFonts w:cs="Mangal"/>
          <w:lang w:val="en-GB" w:eastAsia="en-GB" w:bidi="sa-IN"/>
        </w:rPr>
      </w:pPr>
    </w:p>
    <w:p w14:paraId="4577074F" w14:textId="638A8771"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7E4129D5" w:rsidR="00AA3B2A" w:rsidRPr="00E1614D" w:rsidRDefault="00FA6904" w:rsidP="00FC0085">
      <w:pPr>
        <w:spacing w:before="240" w:after="0" w:line="240" w:lineRule="auto"/>
        <w:jc w:val="right"/>
        <w:rPr>
          <w:b/>
          <w:bCs/>
          <w:caps/>
          <w:color w:val="000000"/>
          <w:sz w:val="28"/>
          <w:szCs w:val="30"/>
        </w:rPr>
      </w:pPr>
      <w:r>
        <w:rPr>
          <w:b/>
          <w:bCs/>
          <w:caps/>
          <w:color w:val="000000"/>
          <w:sz w:val="28"/>
          <w:szCs w:val="30"/>
        </w:rPr>
        <w:t>JHIMRUK</w:t>
      </w:r>
      <w:r w:rsidR="00AA3B2A" w:rsidRPr="00E1614D">
        <w:rPr>
          <w:b/>
          <w:bCs/>
          <w:caps/>
          <w:color w:val="000000"/>
          <w:sz w:val="28"/>
          <w:szCs w:val="30"/>
        </w:rPr>
        <w:t xml:space="preserve"> HYDRO</w:t>
      </w:r>
      <w:r w:rsidR="00764286">
        <w:rPr>
          <w:b/>
          <w:bCs/>
          <w:caps/>
          <w:color w:val="000000"/>
          <w:sz w:val="28"/>
          <w:szCs w:val="30"/>
        </w:rPr>
        <w:t>ELECTRIC AND RURAL ELECTRIFICATION</w:t>
      </w:r>
      <w:r w:rsidR="00AA3B2A" w:rsidRPr="00E1614D">
        <w:rPr>
          <w:b/>
          <w:bCs/>
          <w:caps/>
          <w:color w:val="000000"/>
          <w:sz w:val="28"/>
          <w:szCs w:val="30"/>
        </w:rPr>
        <w:t xml:space="preserve"> PROJECT (</w:t>
      </w:r>
      <w:r>
        <w:rPr>
          <w:b/>
          <w:bCs/>
          <w:caps/>
          <w:color w:val="000000"/>
          <w:sz w:val="28"/>
          <w:szCs w:val="30"/>
        </w:rPr>
        <w:t>12</w:t>
      </w:r>
      <w:r w:rsidR="00AA3B2A" w:rsidRPr="00E1614D">
        <w:rPr>
          <w:b/>
          <w:bCs/>
          <w:caps/>
          <w:color w:val="000000"/>
          <w:sz w:val="28"/>
          <w:szCs w:val="30"/>
        </w:rPr>
        <w:t xml:space="preserve"> MW)</w:t>
      </w:r>
    </w:p>
    <w:p w14:paraId="0FF02F2F" w14:textId="1BE362D9" w:rsidR="00FC0085" w:rsidRPr="00E1614D" w:rsidRDefault="00FA6904" w:rsidP="00FC0085">
      <w:pPr>
        <w:spacing w:before="240" w:after="0" w:line="240" w:lineRule="auto"/>
        <w:jc w:val="right"/>
        <w:rPr>
          <w:b/>
          <w:bCs/>
          <w:color w:val="000000"/>
          <w:sz w:val="24"/>
          <w:szCs w:val="30"/>
        </w:rPr>
      </w:pPr>
      <w:r>
        <w:rPr>
          <w:b/>
          <w:bCs/>
          <w:color w:val="000000"/>
          <w:sz w:val="24"/>
          <w:szCs w:val="30"/>
        </w:rPr>
        <w:t>Pyuthan</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7"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8" w:author="Kumar Baral" w:date="2023-01-25T15:04:00Z">
        <w:r w:rsidR="009B11E9" w:rsidRPr="00E1614D">
          <w:rPr>
            <w:rFonts w:cs="Mangal"/>
            <w:b/>
            <w:sz w:val="24"/>
            <w:lang w:val="en-GB" w:eastAsia="en-GB" w:bidi="sa-IN"/>
          </w:rPr>
          <w:t>3</w:t>
        </w:r>
      </w:ins>
      <w:del w:id="19"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5C7998A7"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FA6904">
        <w:rPr>
          <w:rFonts w:ascii="Gill Sans MT" w:hAnsi="Gill Sans MT" w:cs="Arial"/>
          <w:color w:val="000000"/>
          <w:sz w:val="32"/>
          <w:szCs w:val="32"/>
        </w:rPr>
        <w:lastRenderedPageBreak/>
        <w:t>JHIMRUK</w:t>
      </w:r>
      <w:r w:rsidR="002B4690" w:rsidRPr="00E1614D">
        <w:rPr>
          <w:rFonts w:ascii="Gill Sans MT" w:hAnsi="Gill Sans MT" w:cs="Arial"/>
          <w:color w:val="000000"/>
          <w:sz w:val="32"/>
          <w:szCs w:val="32"/>
        </w:rPr>
        <w:t xml:space="preserve"> HYDRO</w:t>
      </w:r>
      <w:r w:rsidR="00764286">
        <w:rPr>
          <w:rFonts w:ascii="Gill Sans MT" w:hAnsi="Gill Sans MT" w:cs="Arial"/>
          <w:color w:val="000000"/>
          <w:sz w:val="32"/>
          <w:szCs w:val="32"/>
        </w:rPr>
        <w:t>ELECTRIC AND RURAL ELECTRIFICATION</w:t>
      </w:r>
      <w:r w:rsidR="002B4690" w:rsidRPr="00E1614D">
        <w:rPr>
          <w:rFonts w:ascii="Gill Sans MT" w:hAnsi="Gill Sans MT" w:cs="Arial"/>
          <w:color w:val="000000"/>
          <w:sz w:val="32"/>
          <w:szCs w:val="32"/>
        </w:rPr>
        <w:t xml:space="preserve"> PROJECT (</w:t>
      </w:r>
      <w:r w:rsidR="00FA6904">
        <w:rPr>
          <w:rFonts w:ascii="Gill Sans MT" w:hAnsi="Gill Sans MT" w:cs="Arial"/>
          <w:color w:val="000000"/>
          <w:sz w:val="32"/>
          <w:szCs w:val="32"/>
        </w:rPr>
        <w:t>12</w:t>
      </w:r>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0" w:author="Kumar Baral" w:date="2023-02-12T12:40:00Z">
        <w:r w:rsidRPr="00E1614D" w:rsidDel="00757369">
          <w:rPr>
            <w:b/>
            <w:bCs/>
            <w:caps/>
            <w:color w:val="000000"/>
            <w:sz w:val="32"/>
            <w:szCs w:val="32"/>
          </w:rPr>
          <w:delText>UPDATED FEASIBILITY</w:delText>
        </w:r>
      </w:del>
      <w:ins w:id="21"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2"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3"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4" w:author="Kumar Baral" w:date="2023-02-12T12:40:00Z"/>
          <w:rFonts w:ascii="Gill Sans MT" w:hAnsi="Gill Sans MT" w:cs="Arial"/>
          <w:color w:val="000000"/>
          <w:sz w:val="24"/>
        </w:rPr>
      </w:pPr>
      <w:del w:id="25" w:author="Kumar Baral" w:date="2023-01-25T15:18:00Z">
        <w:r w:rsidRPr="00E1614D" w:rsidDel="00674AAA">
          <w:rPr>
            <w:rFonts w:ascii="Gill Sans MT" w:hAnsi="Gill Sans MT" w:cs="Arial"/>
            <w:color w:val="000000"/>
            <w:sz w:val="24"/>
          </w:rPr>
          <w:delText>Final</w:delText>
        </w:r>
      </w:del>
      <w:del w:id="26"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7"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28"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29" w:author="Kumar Baral" w:date="2023-01-25T15:17:00Z">
              <w:r w:rsidRPr="00E1614D" w:rsidDel="00674AAA">
                <w:rPr>
                  <w:sz w:val="24"/>
                  <w:szCs w:val="24"/>
                </w:rPr>
                <w:delText>Saphal Lamichhane</w:delText>
              </w:r>
            </w:del>
            <w:ins w:id="30"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1" w:author="Kumar Baral" w:date="2023-01-25T15:16:00Z"/>
                <w:sz w:val="24"/>
                <w:szCs w:val="24"/>
              </w:rPr>
            </w:pPr>
            <w:del w:id="32"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3" w:author="Kumar Baral" w:date="2023-01-25T15:16:00Z">
              <w:r w:rsidRPr="00E1614D" w:rsidDel="00674AAA">
                <w:rPr>
                  <w:sz w:val="24"/>
                  <w:szCs w:val="24"/>
                </w:rPr>
                <w:delText>Subas Chandra Sunwar</w:delText>
              </w:r>
            </w:del>
            <w:del w:id="34"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5"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6" w:author="Kumar Baral" w:date="2023-01-25T15:16:00Z"/>
                <w:sz w:val="24"/>
                <w:szCs w:val="24"/>
              </w:rPr>
            </w:pPr>
            <w:ins w:id="37" w:author="Kumar Baral" w:date="2023-01-25T15:16:00Z">
              <w:r w:rsidRPr="00E1614D">
                <w:rPr>
                  <w:sz w:val="24"/>
                  <w:szCs w:val="24"/>
                </w:rPr>
                <w:t>Recommended By:</w:t>
              </w:r>
            </w:ins>
          </w:p>
        </w:tc>
        <w:tc>
          <w:tcPr>
            <w:tcW w:w="2835" w:type="dxa"/>
            <w:shd w:val="clear" w:color="auto" w:fill="auto"/>
            <w:vAlign w:val="center"/>
          </w:tcPr>
          <w:p w14:paraId="657C0932" w14:textId="63B138C9" w:rsidR="00674AAA" w:rsidRPr="00E1614D" w:rsidDel="00757369" w:rsidRDefault="00F31B28" w:rsidP="00E9411B">
            <w:pPr>
              <w:spacing w:before="0" w:after="0" w:line="360" w:lineRule="auto"/>
              <w:jc w:val="left"/>
              <w:rPr>
                <w:del w:id="38" w:author="Kumar Baral" w:date="2023-02-12T12:41:00Z"/>
                <w:sz w:val="24"/>
                <w:szCs w:val="24"/>
              </w:rPr>
            </w:pPr>
            <w:proofErr w:type="spellStart"/>
            <w:ins w:id="39" w:author="Kumar Baral" w:date="2023-02-13T11:28:00Z">
              <w:r>
                <w:rPr>
                  <w:sz w:val="24"/>
                  <w:szCs w:val="24"/>
                </w:rPr>
                <w:t>Saroj</w:t>
              </w:r>
              <w:proofErr w:type="spellEnd"/>
              <w:r>
                <w:rPr>
                  <w:sz w:val="24"/>
                  <w:szCs w:val="24"/>
                </w:rPr>
                <w:t xml:space="preserve"> Lal Shrestha</w:t>
              </w:r>
            </w:ins>
            <w:del w:id="40" w:author="Kumar Baral" w:date="2023-02-12T12:41:00Z">
              <w:r w:rsidR="00943C41"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1" w:author="Kumar Baral" w:date="2023-01-25T15:16:00Z"/>
                <w:sz w:val="24"/>
                <w:szCs w:val="24"/>
              </w:rPr>
            </w:pPr>
            <w:del w:id="42"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3"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4"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5" w:author="Kumar Baral" w:date="2023-02-13T11:28:00Z">
              <w:r>
                <w:rPr>
                  <w:sz w:val="24"/>
                  <w:szCs w:val="24"/>
                </w:rPr>
                <w:t>Bharat Raj Pandey</w:t>
              </w:r>
            </w:ins>
            <w:del w:id="46"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47" w:author="Kumar Baral" w:date="2023-01-25T15:18:00Z"/>
          <w:b/>
          <w:sz w:val="24"/>
        </w:rPr>
      </w:pPr>
    </w:p>
    <w:p w14:paraId="6871A8E8" w14:textId="77D7BA3A" w:rsidR="00674AAA" w:rsidRDefault="00674AAA" w:rsidP="00CA7B91">
      <w:pPr>
        <w:rPr>
          <w:ins w:id="48" w:author="Kumar Baral" w:date="2023-01-25T15:18:00Z"/>
          <w:b/>
          <w:sz w:val="24"/>
        </w:rPr>
      </w:pPr>
    </w:p>
    <w:p w14:paraId="2A102886" w14:textId="77777777" w:rsidR="00674AAA" w:rsidRDefault="00674AAA" w:rsidP="00CA7B91">
      <w:pPr>
        <w:rPr>
          <w:ins w:id="49"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0" w:author="Kumar Baral" w:date="2023-01-25T15:04:00Z">
        <w:r w:rsidDel="009B11E9">
          <w:rPr>
            <w:b/>
            <w:sz w:val="24"/>
          </w:rPr>
          <w:delText>June</w:delText>
        </w:r>
        <w:r w:rsidR="00CA7B91" w:rsidDel="009B11E9">
          <w:rPr>
            <w:b/>
            <w:sz w:val="24"/>
          </w:rPr>
          <w:delText xml:space="preserve"> </w:delText>
        </w:r>
      </w:del>
      <w:r w:rsidR="004C79A5">
        <w:rPr>
          <w:b/>
          <w:sz w:val="24"/>
        </w:rPr>
        <w:t>Febru</w:t>
      </w:r>
      <w:ins w:id="51" w:author="Kumar Baral" w:date="2023-01-25T15:04:00Z">
        <w:r w:rsidR="009B11E9">
          <w:rPr>
            <w:b/>
            <w:sz w:val="24"/>
          </w:rPr>
          <w:t xml:space="preserve">ary </w:t>
        </w:r>
      </w:ins>
      <w:r w:rsidR="00CA7B91">
        <w:rPr>
          <w:b/>
          <w:sz w:val="24"/>
        </w:rPr>
        <w:t>202</w:t>
      </w:r>
      <w:ins w:id="52" w:author="Kumar Baral" w:date="2023-01-25T15:05:00Z">
        <w:r w:rsidR="009B11E9">
          <w:rPr>
            <w:b/>
            <w:sz w:val="24"/>
          </w:rPr>
          <w:t>3</w:t>
        </w:r>
      </w:ins>
      <w:del w:id="53"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4" w:name="_Toc127278069"/>
      <w:r w:rsidRPr="00E1614D">
        <w:rPr>
          <w:caps w:val="0"/>
        </w:rPr>
        <w:lastRenderedPageBreak/>
        <w:t>LIST OF ACRONYMS</w:t>
      </w:r>
      <w:bookmarkEnd w:id="2"/>
      <w:bookmarkEnd w:id="54"/>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464F4C2B" w:rsidR="00E973C6" w:rsidRPr="00E1614D" w:rsidRDefault="003A605E" w:rsidP="00E973C6">
      <w:pPr>
        <w:spacing w:before="0" w:after="0"/>
        <w:jc w:val="left"/>
        <w:rPr>
          <w:szCs w:val="22"/>
        </w:rPr>
      </w:pPr>
      <w:r>
        <w:t>J</w:t>
      </w:r>
      <w:r w:rsidR="00E973C6">
        <w:t>HREP</w:t>
      </w:r>
      <w:r w:rsidR="00E973C6">
        <w:tab/>
      </w:r>
      <w:r w:rsidR="00E973C6">
        <w:tab/>
      </w:r>
      <w:r w:rsidR="00E973C6">
        <w:tab/>
      </w:r>
      <w:r>
        <w:t>Jhimruk</w:t>
      </w:r>
      <w:r w:rsidR="00E973C6">
        <w:t xml:space="preserve"> </w:t>
      </w:r>
      <w:r>
        <w:t>H</w:t>
      </w:r>
      <w:r w:rsidR="00E973C6">
        <w:t xml:space="preserve">ydroelectric and </w:t>
      </w:r>
      <w:r>
        <w:t>R</w:t>
      </w:r>
      <w:r w:rsidR="00E973C6">
        <w:t xml:space="preserve">ural </w:t>
      </w:r>
      <w:r>
        <w:t>E</w:t>
      </w:r>
      <w:r w:rsidR="00E973C6">
        <w:t>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5" w:author="Kumar Baral" w:date="2023-02-12T12:41:00Z"/>
          <w:szCs w:val="22"/>
        </w:rPr>
      </w:pPr>
      <w:del w:id="56"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38BC97D8" w:rsidR="005B3316"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361A0632" w14:textId="077D1B57" w:rsidR="003A605E" w:rsidRPr="00E1614D" w:rsidRDefault="003A605E" w:rsidP="006D5FCE">
      <w:pPr>
        <w:spacing w:before="0" w:after="0"/>
        <w:jc w:val="left"/>
        <w:rPr>
          <w:szCs w:val="22"/>
        </w:rPr>
      </w:pPr>
      <w:r>
        <w:rPr>
          <w:szCs w:val="22"/>
        </w:rPr>
        <w:t>NORAD</w:t>
      </w:r>
      <w:r>
        <w:rPr>
          <w:szCs w:val="22"/>
        </w:rPr>
        <w:tab/>
      </w:r>
      <w:r>
        <w:rPr>
          <w:szCs w:val="22"/>
        </w:rPr>
        <w:tab/>
        <w:t>The Norwegian Agency for Development Cooperation</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57" w:author="Kumar Baral" w:date="2023-01-26T11:08:00Z"/>
          <w:szCs w:val="22"/>
        </w:rPr>
      </w:pPr>
      <w:del w:id="58"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59"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0" w:author="Kumar Baral" w:date="2023-02-13T12:00:00Z"/>
        </w:rPr>
      </w:pPr>
      <w:ins w:id="61" w:author="Kumar Baral" w:date="2023-02-13T12:00:00Z">
        <w:r>
          <w:br w:type="page"/>
        </w:r>
      </w:ins>
    </w:p>
    <w:p w14:paraId="3982C26A" w14:textId="77777777" w:rsidR="000C7DC9" w:rsidDel="009564D9" w:rsidRDefault="000C7DC9">
      <w:pPr>
        <w:pStyle w:val="Heading1"/>
        <w:numPr>
          <w:ilvl w:val="0"/>
          <w:numId w:val="0"/>
        </w:numPr>
        <w:ind w:left="432"/>
        <w:rPr>
          <w:del w:id="62" w:author="Kumar Baral" w:date="2023-02-13T12:00:00Z"/>
        </w:rPr>
        <w:pPrChange w:id="63" w:author="Kumar Baral" w:date="2023-02-13T12:00:00Z">
          <w:pPr/>
        </w:pPrChange>
      </w:pPr>
    </w:p>
    <w:p w14:paraId="1F3A3AF5" w14:textId="25D6FA48" w:rsidR="000C7DC9" w:rsidDel="009564D9" w:rsidRDefault="000C7DC9">
      <w:pPr>
        <w:pStyle w:val="Heading1"/>
        <w:numPr>
          <w:ilvl w:val="0"/>
          <w:numId w:val="0"/>
        </w:numPr>
        <w:ind w:left="432"/>
        <w:rPr>
          <w:del w:id="64" w:author="Kumar Baral" w:date="2023-02-13T12:00:00Z"/>
        </w:rPr>
        <w:pPrChange w:id="65" w:author="Kumar Baral" w:date="2023-02-13T12:00:00Z">
          <w:pPr/>
        </w:pPrChange>
      </w:pPr>
    </w:p>
    <w:p w14:paraId="436BBF3F" w14:textId="77777777" w:rsidR="000C7DC9" w:rsidRPr="006D015F" w:rsidRDefault="000C7DC9">
      <w:pPr>
        <w:pStyle w:val="Heading1"/>
        <w:numPr>
          <w:ilvl w:val="0"/>
          <w:numId w:val="0"/>
        </w:numPr>
        <w:ind w:left="432"/>
        <w:pPrChange w:id="66" w:author="Kumar Baral" w:date="2023-02-13T12:00:00Z">
          <w:pPr>
            <w:pStyle w:val="TOC1"/>
          </w:pPr>
        </w:pPrChange>
      </w:pPr>
      <w:bookmarkStart w:id="67" w:name="_Toc127278070"/>
      <w:r w:rsidRPr="006D015F">
        <w:t>TABLE OF CONTENT</w:t>
      </w:r>
      <w:bookmarkEnd w:id="67"/>
    </w:p>
    <w:p w14:paraId="7C3EB6A6" w14:textId="34A674C7" w:rsidR="00EB624F"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7278069" w:history="1">
        <w:r w:rsidR="00EB624F" w:rsidRPr="00D7365C">
          <w:rPr>
            <w:rStyle w:val="Hyperlink"/>
          </w:rPr>
          <w:t>LIST OF ACRONYMS</w:t>
        </w:r>
        <w:r w:rsidR="00EB624F">
          <w:rPr>
            <w:webHidden/>
          </w:rPr>
          <w:tab/>
        </w:r>
        <w:r w:rsidR="00EB624F">
          <w:rPr>
            <w:webHidden/>
          </w:rPr>
          <w:fldChar w:fldCharType="begin"/>
        </w:r>
        <w:r w:rsidR="00EB624F">
          <w:rPr>
            <w:webHidden/>
          </w:rPr>
          <w:instrText xml:space="preserve"> PAGEREF _Toc127278069 \h </w:instrText>
        </w:r>
        <w:r w:rsidR="00EB624F">
          <w:rPr>
            <w:webHidden/>
          </w:rPr>
        </w:r>
        <w:r w:rsidR="00EB624F">
          <w:rPr>
            <w:webHidden/>
          </w:rPr>
          <w:fldChar w:fldCharType="separate"/>
        </w:r>
        <w:r w:rsidR="00EB624F">
          <w:rPr>
            <w:webHidden/>
          </w:rPr>
          <w:t>i</w:t>
        </w:r>
        <w:r w:rsidR="00EB624F">
          <w:rPr>
            <w:webHidden/>
          </w:rPr>
          <w:fldChar w:fldCharType="end"/>
        </w:r>
      </w:hyperlink>
    </w:p>
    <w:p w14:paraId="0CF20721" w14:textId="32517282" w:rsidR="00EB624F" w:rsidRDefault="00EB624F">
      <w:pPr>
        <w:pStyle w:val="TOC1"/>
        <w:rPr>
          <w:rFonts w:asciiTheme="minorHAnsi" w:eastAsiaTheme="minorEastAsia" w:hAnsiTheme="minorHAnsi" w:cstheme="minorBidi"/>
          <w:b w:val="0"/>
          <w:sz w:val="22"/>
          <w:lang w:bidi="ne-NP"/>
        </w:rPr>
      </w:pPr>
      <w:hyperlink w:anchor="_Toc127278070" w:history="1">
        <w:r w:rsidRPr="00D7365C">
          <w:rPr>
            <w:rStyle w:val="Hyperlink"/>
          </w:rPr>
          <w:t>TABLE OF CONTENT</w:t>
        </w:r>
        <w:r>
          <w:rPr>
            <w:webHidden/>
          </w:rPr>
          <w:tab/>
        </w:r>
        <w:r>
          <w:rPr>
            <w:webHidden/>
          </w:rPr>
          <w:fldChar w:fldCharType="begin"/>
        </w:r>
        <w:r>
          <w:rPr>
            <w:webHidden/>
          </w:rPr>
          <w:instrText xml:space="preserve"> PAGEREF _Toc127278070 \h </w:instrText>
        </w:r>
        <w:r>
          <w:rPr>
            <w:webHidden/>
          </w:rPr>
        </w:r>
        <w:r>
          <w:rPr>
            <w:webHidden/>
          </w:rPr>
          <w:fldChar w:fldCharType="separate"/>
        </w:r>
        <w:r>
          <w:rPr>
            <w:webHidden/>
          </w:rPr>
          <w:t>ii</w:t>
        </w:r>
        <w:r>
          <w:rPr>
            <w:webHidden/>
          </w:rPr>
          <w:fldChar w:fldCharType="end"/>
        </w:r>
      </w:hyperlink>
    </w:p>
    <w:p w14:paraId="3C08242D" w14:textId="085646EA" w:rsidR="00EB624F" w:rsidRDefault="00EB624F">
      <w:pPr>
        <w:pStyle w:val="TOC1"/>
        <w:rPr>
          <w:rFonts w:asciiTheme="minorHAnsi" w:eastAsiaTheme="minorEastAsia" w:hAnsiTheme="minorHAnsi" w:cstheme="minorBidi"/>
          <w:b w:val="0"/>
          <w:sz w:val="22"/>
          <w:lang w:bidi="ne-NP"/>
        </w:rPr>
      </w:pPr>
      <w:hyperlink w:anchor="_Toc127278071" w:history="1">
        <w:r w:rsidRPr="00D7365C">
          <w:rPr>
            <w:rStyle w:val="Hyperlink"/>
          </w:rPr>
          <w:t>LIST OF FIGURES</w:t>
        </w:r>
        <w:r>
          <w:rPr>
            <w:webHidden/>
          </w:rPr>
          <w:tab/>
        </w:r>
        <w:r>
          <w:rPr>
            <w:webHidden/>
          </w:rPr>
          <w:fldChar w:fldCharType="begin"/>
        </w:r>
        <w:r>
          <w:rPr>
            <w:webHidden/>
          </w:rPr>
          <w:instrText xml:space="preserve"> PAGEREF _Toc127278071 \h </w:instrText>
        </w:r>
        <w:r>
          <w:rPr>
            <w:webHidden/>
          </w:rPr>
        </w:r>
        <w:r>
          <w:rPr>
            <w:webHidden/>
          </w:rPr>
          <w:fldChar w:fldCharType="separate"/>
        </w:r>
        <w:r>
          <w:rPr>
            <w:webHidden/>
          </w:rPr>
          <w:t>iii</w:t>
        </w:r>
        <w:r>
          <w:rPr>
            <w:webHidden/>
          </w:rPr>
          <w:fldChar w:fldCharType="end"/>
        </w:r>
      </w:hyperlink>
    </w:p>
    <w:p w14:paraId="1F60AC1D" w14:textId="584F2CDC" w:rsidR="00EB624F" w:rsidRDefault="00EB624F">
      <w:pPr>
        <w:pStyle w:val="TOC1"/>
        <w:rPr>
          <w:rFonts w:asciiTheme="minorHAnsi" w:eastAsiaTheme="minorEastAsia" w:hAnsiTheme="minorHAnsi" w:cstheme="minorBidi"/>
          <w:b w:val="0"/>
          <w:sz w:val="22"/>
          <w:lang w:bidi="ne-NP"/>
        </w:rPr>
      </w:pPr>
      <w:hyperlink w:anchor="_Toc127278072" w:history="1">
        <w:r w:rsidRPr="00D7365C">
          <w:rPr>
            <w:rStyle w:val="Hyperlink"/>
          </w:rPr>
          <w:t>LIST OF TABLES</w:t>
        </w:r>
        <w:r>
          <w:rPr>
            <w:webHidden/>
          </w:rPr>
          <w:tab/>
        </w:r>
        <w:r>
          <w:rPr>
            <w:webHidden/>
          </w:rPr>
          <w:fldChar w:fldCharType="begin"/>
        </w:r>
        <w:r>
          <w:rPr>
            <w:webHidden/>
          </w:rPr>
          <w:instrText xml:space="preserve"> PAGEREF _Toc127278072 \h </w:instrText>
        </w:r>
        <w:r>
          <w:rPr>
            <w:webHidden/>
          </w:rPr>
        </w:r>
        <w:r>
          <w:rPr>
            <w:webHidden/>
          </w:rPr>
          <w:fldChar w:fldCharType="separate"/>
        </w:r>
        <w:r>
          <w:rPr>
            <w:webHidden/>
          </w:rPr>
          <w:t>iv</w:t>
        </w:r>
        <w:r>
          <w:rPr>
            <w:webHidden/>
          </w:rPr>
          <w:fldChar w:fldCharType="end"/>
        </w:r>
      </w:hyperlink>
    </w:p>
    <w:p w14:paraId="5AB79F3D" w14:textId="55C80F00" w:rsidR="00EB624F" w:rsidRDefault="00EB624F">
      <w:pPr>
        <w:pStyle w:val="TOC1"/>
        <w:rPr>
          <w:rFonts w:asciiTheme="minorHAnsi" w:eastAsiaTheme="minorEastAsia" w:hAnsiTheme="minorHAnsi" w:cstheme="minorBidi"/>
          <w:b w:val="0"/>
          <w:sz w:val="22"/>
          <w:lang w:bidi="ne-NP"/>
        </w:rPr>
      </w:pPr>
      <w:hyperlink w:anchor="_Toc127278073" w:history="1">
        <w:r w:rsidRPr="00D7365C">
          <w:rPr>
            <w:rStyle w:val="Hyperlink"/>
          </w:rPr>
          <w:t>SALIENT FEATURES</w:t>
        </w:r>
        <w:r>
          <w:rPr>
            <w:webHidden/>
          </w:rPr>
          <w:tab/>
        </w:r>
        <w:r>
          <w:rPr>
            <w:webHidden/>
          </w:rPr>
          <w:fldChar w:fldCharType="begin"/>
        </w:r>
        <w:r>
          <w:rPr>
            <w:webHidden/>
          </w:rPr>
          <w:instrText xml:space="preserve"> PAGEREF _Toc127278073 \h </w:instrText>
        </w:r>
        <w:r>
          <w:rPr>
            <w:webHidden/>
          </w:rPr>
        </w:r>
        <w:r>
          <w:rPr>
            <w:webHidden/>
          </w:rPr>
          <w:fldChar w:fldCharType="separate"/>
        </w:r>
        <w:r>
          <w:rPr>
            <w:webHidden/>
          </w:rPr>
          <w:t>v</w:t>
        </w:r>
        <w:r>
          <w:rPr>
            <w:webHidden/>
          </w:rPr>
          <w:fldChar w:fldCharType="end"/>
        </w:r>
      </w:hyperlink>
    </w:p>
    <w:p w14:paraId="5164C4AC" w14:textId="1F98B48D" w:rsidR="00EB624F" w:rsidRDefault="00EB624F">
      <w:pPr>
        <w:pStyle w:val="TOC1"/>
        <w:rPr>
          <w:rFonts w:asciiTheme="minorHAnsi" w:eastAsiaTheme="minorEastAsia" w:hAnsiTheme="minorHAnsi" w:cstheme="minorBidi"/>
          <w:b w:val="0"/>
          <w:sz w:val="22"/>
          <w:lang w:bidi="ne-NP"/>
        </w:rPr>
      </w:pPr>
      <w:hyperlink w:anchor="_Toc127278074" w:history="1">
        <w:r w:rsidRPr="00D7365C">
          <w:rPr>
            <w:rStyle w:val="Hyperlink"/>
          </w:rPr>
          <w:t>1</w:t>
        </w:r>
        <w:r>
          <w:rPr>
            <w:rFonts w:asciiTheme="minorHAnsi" w:eastAsiaTheme="minorEastAsia" w:hAnsiTheme="minorHAnsi" w:cstheme="minorBidi"/>
            <w:b w:val="0"/>
            <w:sz w:val="22"/>
            <w:lang w:bidi="ne-NP"/>
          </w:rPr>
          <w:tab/>
        </w:r>
        <w:r w:rsidRPr="00D7365C">
          <w:rPr>
            <w:rStyle w:val="Hyperlink"/>
          </w:rPr>
          <w:t>HYDROLOGY</w:t>
        </w:r>
        <w:r>
          <w:rPr>
            <w:webHidden/>
          </w:rPr>
          <w:tab/>
        </w:r>
        <w:r>
          <w:rPr>
            <w:webHidden/>
          </w:rPr>
          <w:fldChar w:fldCharType="begin"/>
        </w:r>
        <w:r>
          <w:rPr>
            <w:webHidden/>
          </w:rPr>
          <w:instrText xml:space="preserve"> PAGEREF _Toc127278074 \h </w:instrText>
        </w:r>
        <w:r>
          <w:rPr>
            <w:webHidden/>
          </w:rPr>
        </w:r>
        <w:r>
          <w:rPr>
            <w:webHidden/>
          </w:rPr>
          <w:fldChar w:fldCharType="separate"/>
        </w:r>
        <w:r>
          <w:rPr>
            <w:webHidden/>
          </w:rPr>
          <w:t>8</w:t>
        </w:r>
        <w:r>
          <w:rPr>
            <w:webHidden/>
          </w:rPr>
          <w:fldChar w:fldCharType="end"/>
        </w:r>
      </w:hyperlink>
    </w:p>
    <w:p w14:paraId="21D9C856" w14:textId="05510941" w:rsidR="00EB624F" w:rsidRDefault="00EB624F">
      <w:pPr>
        <w:pStyle w:val="TOC2"/>
        <w:rPr>
          <w:rFonts w:asciiTheme="minorHAnsi" w:eastAsiaTheme="minorEastAsia" w:hAnsiTheme="minorHAnsi" w:cstheme="minorBidi"/>
          <w:noProof/>
          <w:lang w:bidi="ne-NP"/>
        </w:rPr>
      </w:pPr>
      <w:hyperlink w:anchor="_Toc127278075" w:history="1">
        <w:r w:rsidRPr="00D7365C">
          <w:rPr>
            <w:rStyle w:val="Hyperlink"/>
            <w:noProof/>
          </w:rPr>
          <w:t>1.1</w:t>
        </w:r>
        <w:r>
          <w:rPr>
            <w:rFonts w:asciiTheme="minorHAnsi" w:eastAsiaTheme="minorEastAsia" w:hAnsiTheme="minorHAnsi" w:cstheme="minorBidi"/>
            <w:noProof/>
            <w:lang w:bidi="ne-NP"/>
          </w:rPr>
          <w:tab/>
        </w:r>
        <w:r w:rsidRPr="00D7365C">
          <w:rPr>
            <w:rStyle w:val="Hyperlink"/>
            <w:noProof/>
          </w:rPr>
          <w:t>Introduction of the Project</w:t>
        </w:r>
        <w:r>
          <w:rPr>
            <w:noProof/>
            <w:webHidden/>
          </w:rPr>
          <w:tab/>
        </w:r>
        <w:r>
          <w:rPr>
            <w:noProof/>
            <w:webHidden/>
          </w:rPr>
          <w:fldChar w:fldCharType="begin"/>
        </w:r>
        <w:r>
          <w:rPr>
            <w:noProof/>
            <w:webHidden/>
          </w:rPr>
          <w:instrText xml:space="preserve"> PAGEREF _Toc127278075 \h </w:instrText>
        </w:r>
        <w:r>
          <w:rPr>
            <w:noProof/>
            <w:webHidden/>
          </w:rPr>
        </w:r>
        <w:r>
          <w:rPr>
            <w:noProof/>
            <w:webHidden/>
          </w:rPr>
          <w:fldChar w:fldCharType="separate"/>
        </w:r>
        <w:r>
          <w:rPr>
            <w:noProof/>
            <w:webHidden/>
          </w:rPr>
          <w:t>8</w:t>
        </w:r>
        <w:r>
          <w:rPr>
            <w:noProof/>
            <w:webHidden/>
          </w:rPr>
          <w:fldChar w:fldCharType="end"/>
        </w:r>
      </w:hyperlink>
    </w:p>
    <w:p w14:paraId="3AE75A84" w14:textId="7D9591FD" w:rsidR="00EB624F" w:rsidRDefault="00EB624F">
      <w:pPr>
        <w:pStyle w:val="TOC2"/>
        <w:rPr>
          <w:rFonts w:asciiTheme="minorHAnsi" w:eastAsiaTheme="minorEastAsia" w:hAnsiTheme="minorHAnsi" w:cstheme="minorBidi"/>
          <w:noProof/>
          <w:lang w:bidi="ne-NP"/>
        </w:rPr>
      </w:pPr>
      <w:hyperlink w:anchor="_Toc127278259" w:history="1">
        <w:r w:rsidRPr="00D7365C">
          <w:rPr>
            <w:rStyle w:val="Hyperlink"/>
            <w:noProof/>
          </w:rPr>
          <w:t>1.2</w:t>
        </w:r>
        <w:r>
          <w:rPr>
            <w:rFonts w:asciiTheme="minorHAnsi" w:eastAsiaTheme="minorEastAsia" w:hAnsiTheme="minorHAnsi" w:cstheme="minorBidi"/>
            <w:noProof/>
            <w:lang w:bidi="ne-NP"/>
          </w:rPr>
          <w:tab/>
        </w:r>
        <w:r w:rsidRPr="00D7365C">
          <w:rPr>
            <w:rStyle w:val="Hyperlink"/>
            <w:noProof/>
          </w:rPr>
          <w:t>Hydrological Study</w:t>
        </w:r>
        <w:r>
          <w:rPr>
            <w:noProof/>
            <w:webHidden/>
          </w:rPr>
          <w:tab/>
        </w:r>
        <w:r>
          <w:rPr>
            <w:noProof/>
            <w:webHidden/>
          </w:rPr>
          <w:fldChar w:fldCharType="begin"/>
        </w:r>
        <w:r>
          <w:rPr>
            <w:noProof/>
            <w:webHidden/>
          </w:rPr>
          <w:instrText xml:space="preserve"> PAGEREF _Toc127278259 \h </w:instrText>
        </w:r>
        <w:r>
          <w:rPr>
            <w:noProof/>
            <w:webHidden/>
          </w:rPr>
        </w:r>
        <w:r>
          <w:rPr>
            <w:noProof/>
            <w:webHidden/>
          </w:rPr>
          <w:fldChar w:fldCharType="separate"/>
        </w:r>
        <w:r>
          <w:rPr>
            <w:noProof/>
            <w:webHidden/>
          </w:rPr>
          <w:t>8</w:t>
        </w:r>
        <w:r>
          <w:rPr>
            <w:noProof/>
            <w:webHidden/>
          </w:rPr>
          <w:fldChar w:fldCharType="end"/>
        </w:r>
      </w:hyperlink>
    </w:p>
    <w:p w14:paraId="58885A89" w14:textId="2F04638E" w:rsidR="00EB624F" w:rsidRDefault="00EB624F">
      <w:pPr>
        <w:pStyle w:val="TOC2"/>
        <w:rPr>
          <w:rFonts w:asciiTheme="minorHAnsi" w:eastAsiaTheme="minorEastAsia" w:hAnsiTheme="minorHAnsi" w:cstheme="minorBidi"/>
          <w:noProof/>
          <w:lang w:bidi="ne-NP"/>
        </w:rPr>
      </w:pPr>
      <w:hyperlink w:anchor="_Toc127278262" w:history="1">
        <w:r w:rsidRPr="00D7365C">
          <w:rPr>
            <w:rStyle w:val="Hyperlink"/>
            <w:noProof/>
          </w:rPr>
          <w:t>1.3</w:t>
        </w:r>
        <w:r>
          <w:rPr>
            <w:rFonts w:asciiTheme="minorHAnsi" w:eastAsiaTheme="minorEastAsia" w:hAnsiTheme="minorHAnsi" w:cstheme="minorBidi"/>
            <w:noProof/>
            <w:lang w:bidi="ne-NP"/>
          </w:rPr>
          <w:tab/>
        </w:r>
        <w:r w:rsidRPr="00D7365C">
          <w:rPr>
            <w:rStyle w:val="Hyperlink"/>
            <w:noProof/>
          </w:rPr>
          <w:t>Catchment Characteristics</w:t>
        </w:r>
        <w:r>
          <w:rPr>
            <w:noProof/>
            <w:webHidden/>
          </w:rPr>
          <w:tab/>
        </w:r>
        <w:r>
          <w:rPr>
            <w:noProof/>
            <w:webHidden/>
          </w:rPr>
          <w:fldChar w:fldCharType="begin"/>
        </w:r>
        <w:r>
          <w:rPr>
            <w:noProof/>
            <w:webHidden/>
          </w:rPr>
          <w:instrText xml:space="preserve"> PAGEREF _Toc127278262 \h </w:instrText>
        </w:r>
        <w:r>
          <w:rPr>
            <w:noProof/>
            <w:webHidden/>
          </w:rPr>
        </w:r>
        <w:r>
          <w:rPr>
            <w:noProof/>
            <w:webHidden/>
          </w:rPr>
          <w:fldChar w:fldCharType="separate"/>
        </w:r>
        <w:r>
          <w:rPr>
            <w:noProof/>
            <w:webHidden/>
          </w:rPr>
          <w:t>8</w:t>
        </w:r>
        <w:r>
          <w:rPr>
            <w:noProof/>
            <w:webHidden/>
          </w:rPr>
          <w:fldChar w:fldCharType="end"/>
        </w:r>
      </w:hyperlink>
    </w:p>
    <w:p w14:paraId="020618C8" w14:textId="7A22371A" w:rsidR="00EB624F" w:rsidRDefault="00EB624F">
      <w:pPr>
        <w:pStyle w:val="TOC2"/>
        <w:rPr>
          <w:rFonts w:asciiTheme="minorHAnsi" w:eastAsiaTheme="minorEastAsia" w:hAnsiTheme="minorHAnsi" w:cstheme="minorBidi"/>
          <w:noProof/>
          <w:lang w:bidi="ne-NP"/>
        </w:rPr>
      </w:pPr>
      <w:hyperlink w:anchor="_Toc127278376" w:history="1">
        <w:r w:rsidRPr="00D7365C">
          <w:rPr>
            <w:rStyle w:val="Hyperlink"/>
            <w:noProof/>
          </w:rPr>
          <w:t>1.4</w:t>
        </w:r>
        <w:r>
          <w:rPr>
            <w:rFonts w:asciiTheme="minorHAnsi" w:eastAsiaTheme="minorEastAsia" w:hAnsiTheme="minorHAnsi" w:cstheme="minorBidi"/>
            <w:noProof/>
            <w:lang w:bidi="ne-NP"/>
          </w:rPr>
          <w:tab/>
        </w:r>
        <w:r w:rsidRPr="00D7365C">
          <w:rPr>
            <w:rStyle w:val="Hyperlink"/>
            <w:noProof/>
          </w:rPr>
          <w:t>Climate</w:t>
        </w:r>
        <w:r>
          <w:rPr>
            <w:noProof/>
            <w:webHidden/>
          </w:rPr>
          <w:tab/>
        </w:r>
        <w:r>
          <w:rPr>
            <w:noProof/>
            <w:webHidden/>
          </w:rPr>
          <w:fldChar w:fldCharType="begin"/>
        </w:r>
        <w:r>
          <w:rPr>
            <w:noProof/>
            <w:webHidden/>
          </w:rPr>
          <w:instrText xml:space="preserve"> PAGEREF _Toc127278376 \h </w:instrText>
        </w:r>
        <w:r>
          <w:rPr>
            <w:noProof/>
            <w:webHidden/>
          </w:rPr>
        </w:r>
        <w:r>
          <w:rPr>
            <w:noProof/>
            <w:webHidden/>
          </w:rPr>
          <w:fldChar w:fldCharType="separate"/>
        </w:r>
        <w:r>
          <w:rPr>
            <w:noProof/>
            <w:webHidden/>
          </w:rPr>
          <w:t>10</w:t>
        </w:r>
        <w:r>
          <w:rPr>
            <w:noProof/>
            <w:webHidden/>
          </w:rPr>
          <w:fldChar w:fldCharType="end"/>
        </w:r>
      </w:hyperlink>
    </w:p>
    <w:p w14:paraId="3EF1706C" w14:textId="3B1FB2C6" w:rsidR="00EB624F" w:rsidRDefault="00EB624F">
      <w:pPr>
        <w:pStyle w:val="TOC2"/>
        <w:rPr>
          <w:rFonts w:asciiTheme="minorHAnsi" w:eastAsiaTheme="minorEastAsia" w:hAnsiTheme="minorHAnsi" w:cstheme="minorBidi"/>
          <w:noProof/>
          <w:lang w:bidi="ne-NP"/>
        </w:rPr>
      </w:pPr>
      <w:hyperlink w:anchor="_Toc127278377" w:history="1">
        <w:r w:rsidRPr="00D7365C">
          <w:rPr>
            <w:rStyle w:val="Hyperlink"/>
            <w:noProof/>
          </w:rPr>
          <w:t>1.5</w:t>
        </w:r>
        <w:r>
          <w:rPr>
            <w:rFonts w:asciiTheme="minorHAnsi" w:eastAsiaTheme="minorEastAsia" w:hAnsiTheme="minorHAnsi" w:cstheme="minorBidi"/>
            <w:noProof/>
            <w:lang w:bidi="ne-NP"/>
          </w:rPr>
          <w:tab/>
        </w:r>
        <w:r w:rsidRPr="00D7365C">
          <w:rPr>
            <w:rStyle w:val="Hyperlink"/>
            <w:noProof/>
          </w:rPr>
          <w:t>Basin Rainfall</w:t>
        </w:r>
        <w:r>
          <w:rPr>
            <w:noProof/>
            <w:webHidden/>
          </w:rPr>
          <w:tab/>
        </w:r>
        <w:r>
          <w:rPr>
            <w:noProof/>
            <w:webHidden/>
          </w:rPr>
          <w:fldChar w:fldCharType="begin"/>
        </w:r>
        <w:r>
          <w:rPr>
            <w:noProof/>
            <w:webHidden/>
          </w:rPr>
          <w:instrText xml:space="preserve"> PAGEREF _Toc127278377 \h </w:instrText>
        </w:r>
        <w:r>
          <w:rPr>
            <w:noProof/>
            <w:webHidden/>
          </w:rPr>
        </w:r>
        <w:r>
          <w:rPr>
            <w:noProof/>
            <w:webHidden/>
          </w:rPr>
          <w:fldChar w:fldCharType="separate"/>
        </w:r>
        <w:r>
          <w:rPr>
            <w:noProof/>
            <w:webHidden/>
          </w:rPr>
          <w:t>10</w:t>
        </w:r>
        <w:r>
          <w:rPr>
            <w:noProof/>
            <w:webHidden/>
          </w:rPr>
          <w:fldChar w:fldCharType="end"/>
        </w:r>
      </w:hyperlink>
    </w:p>
    <w:p w14:paraId="4F72A8D1" w14:textId="2C83791A" w:rsidR="00EB624F" w:rsidRDefault="00EB624F">
      <w:pPr>
        <w:pStyle w:val="TOC2"/>
        <w:rPr>
          <w:rFonts w:asciiTheme="minorHAnsi" w:eastAsiaTheme="minorEastAsia" w:hAnsiTheme="minorHAnsi" w:cstheme="minorBidi"/>
          <w:noProof/>
          <w:lang w:bidi="ne-NP"/>
        </w:rPr>
      </w:pPr>
      <w:hyperlink w:anchor="_Toc127278378" w:history="1">
        <w:r w:rsidRPr="00D7365C">
          <w:rPr>
            <w:rStyle w:val="Hyperlink"/>
            <w:noProof/>
          </w:rPr>
          <w:t>1.6</w:t>
        </w:r>
        <w:r>
          <w:rPr>
            <w:rFonts w:asciiTheme="minorHAnsi" w:eastAsiaTheme="minorEastAsia" w:hAnsiTheme="minorHAnsi" w:cstheme="minorBidi"/>
            <w:noProof/>
            <w:lang w:bidi="ne-NP"/>
          </w:rPr>
          <w:tab/>
        </w:r>
        <w:r w:rsidRPr="00D7365C">
          <w:rPr>
            <w:rStyle w:val="Hyperlink"/>
            <w:noProof/>
          </w:rPr>
          <w:t>Available Data</w:t>
        </w:r>
        <w:r>
          <w:rPr>
            <w:noProof/>
            <w:webHidden/>
          </w:rPr>
          <w:tab/>
        </w:r>
        <w:r>
          <w:rPr>
            <w:noProof/>
            <w:webHidden/>
          </w:rPr>
          <w:fldChar w:fldCharType="begin"/>
        </w:r>
        <w:r>
          <w:rPr>
            <w:noProof/>
            <w:webHidden/>
          </w:rPr>
          <w:instrText xml:space="preserve"> PAGEREF _Toc127278378 \h </w:instrText>
        </w:r>
        <w:r>
          <w:rPr>
            <w:noProof/>
            <w:webHidden/>
          </w:rPr>
        </w:r>
        <w:r>
          <w:rPr>
            <w:noProof/>
            <w:webHidden/>
          </w:rPr>
          <w:fldChar w:fldCharType="separate"/>
        </w:r>
        <w:r>
          <w:rPr>
            <w:noProof/>
            <w:webHidden/>
          </w:rPr>
          <w:t>10</w:t>
        </w:r>
        <w:r>
          <w:rPr>
            <w:noProof/>
            <w:webHidden/>
          </w:rPr>
          <w:fldChar w:fldCharType="end"/>
        </w:r>
      </w:hyperlink>
    </w:p>
    <w:p w14:paraId="7CC332A3" w14:textId="792E0A3C" w:rsidR="00EB624F" w:rsidRDefault="00EB624F">
      <w:pPr>
        <w:pStyle w:val="TOC3"/>
        <w:rPr>
          <w:rFonts w:asciiTheme="minorHAnsi" w:eastAsiaTheme="minorEastAsia" w:hAnsiTheme="minorHAnsi" w:cstheme="minorBidi"/>
          <w:noProof/>
          <w:lang w:bidi="ne-NP"/>
        </w:rPr>
      </w:pPr>
      <w:hyperlink w:anchor="_Toc127278379" w:history="1">
        <w:r w:rsidRPr="00D7365C">
          <w:rPr>
            <w:rStyle w:val="Hyperlink"/>
            <w:noProof/>
          </w:rPr>
          <w:t>1.6.1</w:t>
        </w:r>
        <w:r>
          <w:rPr>
            <w:rFonts w:asciiTheme="minorHAnsi" w:eastAsiaTheme="minorEastAsia" w:hAnsiTheme="minorHAnsi" w:cstheme="minorBidi"/>
            <w:noProof/>
            <w:lang w:bidi="ne-NP"/>
          </w:rPr>
          <w:tab/>
        </w:r>
        <w:r w:rsidRPr="00D7365C">
          <w:rPr>
            <w:rStyle w:val="Hyperlink"/>
            <w:noProof/>
          </w:rPr>
          <w:t>Hydrological Data</w:t>
        </w:r>
        <w:r>
          <w:rPr>
            <w:noProof/>
            <w:webHidden/>
          </w:rPr>
          <w:tab/>
        </w:r>
        <w:r>
          <w:rPr>
            <w:noProof/>
            <w:webHidden/>
          </w:rPr>
          <w:fldChar w:fldCharType="begin"/>
        </w:r>
        <w:r>
          <w:rPr>
            <w:noProof/>
            <w:webHidden/>
          </w:rPr>
          <w:instrText xml:space="preserve"> PAGEREF _Toc127278379 \h </w:instrText>
        </w:r>
        <w:r>
          <w:rPr>
            <w:noProof/>
            <w:webHidden/>
          </w:rPr>
        </w:r>
        <w:r>
          <w:rPr>
            <w:noProof/>
            <w:webHidden/>
          </w:rPr>
          <w:fldChar w:fldCharType="separate"/>
        </w:r>
        <w:r>
          <w:rPr>
            <w:noProof/>
            <w:webHidden/>
          </w:rPr>
          <w:t>10</w:t>
        </w:r>
        <w:r>
          <w:rPr>
            <w:noProof/>
            <w:webHidden/>
          </w:rPr>
          <w:fldChar w:fldCharType="end"/>
        </w:r>
      </w:hyperlink>
    </w:p>
    <w:p w14:paraId="677A99D0" w14:textId="730EE121" w:rsidR="00EB624F" w:rsidRDefault="00EB624F">
      <w:pPr>
        <w:pStyle w:val="TOC2"/>
        <w:rPr>
          <w:rFonts w:asciiTheme="minorHAnsi" w:eastAsiaTheme="minorEastAsia" w:hAnsiTheme="minorHAnsi" w:cstheme="minorBidi"/>
          <w:noProof/>
          <w:lang w:bidi="ne-NP"/>
        </w:rPr>
      </w:pPr>
      <w:hyperlink w:anchor="_Toc127278388" w:history="1">
        <w:r w:rsidRPr="00D7365C">
          <w:rPr>
            <w:rStyle w:val="Hyperlink"/>
            <w:noProof/>
          </w:rPr>
          <w:t>1.7</w:t>
        </w:r>
        <w:r>
          <w:rPr>
            <w:rFonts w:asciiTheme="minorHAnsi" w:eastAsiaTheme="minorEastAsia" w:hAnsiTheme="minorHAnsi" w:cstheme="minorBidi"/>
            <w:noProof/>
            <w:lang w:bidi="ne-NP"/>
          </w:rPr>
          <w:tab/>
        </w:r>
        <w:r w:rsidRPr="00D7365C">
          <w:rPr>
            <w:rStyle w:val="Hyperlink"/>
            <w:noProof/>
          </w:rPr>
          <w:t>Long Term Mean Monthly Flow</w:t>
        </w:r>
        <w:r>
          <w:rPr>
            <w:noProof/>
            <w:webHidden/>
          </w:rPr>
          <w:tab/>
        </w:r>
        <w:r>
          <w:rPr>
            <w:noProof/>
            <w:webHidden/>
          </w:rPr>
          <w:fldChar w:fldCharType="begin"/>
        </w:r>
        <w:r>
          <w:rPr>
            <w:noProof/>
            <w:webHidden/>
          </w:rPr>
          <w:instrText xml:space="preserve"> PAGEREF _Toc127278388 \h </w:instrText>
        </w:r>
        <w:r>
          <w:rPr>
            <w:noProof/>
            <w:webHidden/>
          </w:rPr>
        </w:r>
        <w:r>
          <w:rPr>
            <w:noProof/>
            <w:webHidden/>
          </w:rPr>
          <w:fldChar w:fldCharType="separate"/>
        </w:r>
        <w:r>
          <w:rPr>
            <w:noProof/>
            <w:webHidden/>
          </w:rPr>
          <w:t>11</w:t>
        </w:r>
        <w:r>
          <w:rPr>
            <w:noProof/>
            <w:webHidden/>
          </w:rPr>
          <w:fldChar w:fldCharType="end"/>
        </w:r>
      </w:hyperlink>
    </w:p>
    <w:p w14:paraId="656BB17A" w14:textId="7F4434D6" w:rsidR="00EB624F" w:rsidRDefault="00EB624F">
      <w:pPr>
        <w:pStyle w:val="TOC3"/>
        <w:rPr>
          <w:rFonts w:asciiTheme="minorHAnsi" w:eastAsiaTheme="minorEastAsia" w:hAnsiTheme="minorHAnsi" w:cstheme="minorBidi"/>
          <w:noProof/>
          <w:lang w:bidi="ne-NP"/>
        </w:rPr>
      </w:pPr>
      <w:hyperlink w:anchor="_Toc127278389" w:history="1">
        <w:r w:rsidRPr="00D7365C">
          <w:rPr>
            <w:rStyle w:val="Hyperlink"/>
            <w:noProof/>
          </w:rPr>
          <w:t>1.7.1</w:t>
        </w:r>
        <w:r>
          <w:rPr>
            <w:rFonts w:asciiTheme="minorHAnsi" w:eastAsiaTheme="minorEastAsia" w:hAnsiTheme="minorHAnsi" w:cstheme="minorBidi"/>
            <w:noProof/>
            <w:lang w:bidi="ne-NP"/>
          </w:rPr>
          <w:tab/>
        </w:r>
        <w:r w:rsidRPr="00D7365C">
          <w:rPr>
            <w:rStyle w:val="Hyperlink"/>
            <w:noProof/>
          </w:rPr>
          <w:t>Daily Series, Monthly Series and Mean Monthly Flow</w:t>
        </w:r>
        <w:r>
          <w:rPr>
            <w:noProof/>
            <w:webHidden/>
          </w:rPr>
          <w:tab/>
        </w:r>
        <w:r>
          <w:rPr>
            <w:noProof/>
            <w:webHidden/>
          </w:rPr>
          <w:fldChar w:fldCharType="begin"/>
        </w:r>
        <w:r>
          <w:rPr>
            <w:noProof/>
            <w:webHidden/>
          </w:rPr>
          <w:instrText xml:space="preserve"> PAGEREF _Toc127278389 \h </w:instrText>
        </w:r>
        <w:r>
          <w:rPr>
            <w:noProof/>
            <w:webHidden/>
          </w:rPr>
        </w:r>
        <w:r>
          <w:rPr>
            <w:noProof/>
            <w:webHidden/>
          </w:rPr>
          <w:fldChar w:fldCharType="separate"/>
        </w:r>
        <w:r>
          <w:rPr>
            <w:noProof/>
            <w:webHidden/>
          </w:rPr>
          <w:t>11</w:t>
        </w:r>
        <w:r>
          <w:rPr>
            <w:noProof/>
            <w:webHidden/>
          </w:rPr>
          <w:fldChar w:fldCharType="end"/>
        </w:r>
      </w:hyperlink>
    </w:p>
    <w:p w14:paraId="6F848B41" w14:textId="13BF4179" w:rsidR="00EB624F" w:rsidRDefault="00EB624F">
      <w:pPr>
        <w:pStyle w:val="TOC3"/>
        <w:rPr>
          <w:rFonts w:asciiTheme="minorHAnsi" w:eastAsiaTheme="minorEastAsia" w:hAnsiTheme="minorHAnsi" w:cstheme="minorBidi"/>
          <w:noProof/>
          <w:lang w:bidi="ne-NP"/>
        </w:rPr>
      </w:pPr>
      <w:hyperlink w:anchor="_Toc127278390" w:history="1">
        <w:r w:rsidRPr="00D7365C">
          <w:rPr>
            <w:rStyle w:val="Hyperlink"/>
            <w:noProof/>
          </w:rPr>
          <w:t>1.7.2</w:t>
        </w:r>
        <w:r>
          <w:rPr>
            <w:rFonts w:asciiTheme="minorHAnsi" w:eastAsiaTheme="minorEastAsia" w:hAnsiTheme="minorHAnsi" w:cstheme="minorBidi"/>
            <w:noProof/>
            <w:lang w:bidi="ne-NP"/>
          </w:rPr>
          <w:tab/>
        </w:r>
        <w:r w:rsidRPr="00D7365C">
          <w:rPr>
            <w:rStyle w:val="Hyperlink"/>
            <w:noProof/>
          </w:rPr>
          <w:t>Comparison of Mean Monthly Flow with that of during UFSR, 2008</w:t>
        </w:r>
        <w:r>
          <w:rPr>
            <w:noProof/>
            <w:webHidden/>
          </w:rPr>
          <w:tab/>
        </w:r>
        <w:r>
          <w:rPr>
            <w:noProof/>
            <w:webHidden/>
          </w:rPr>
          <w:fldChar w:fldCharType="begin"/>
        </w:r>
        <w:r>
          <w:rPr>
            <w:noProof/>
            <w:webHidden/>
          </w:rPr>
          <w:instrText xml:space="preserve"> PAGEREF _Toc127278390 \h </w:instrText>
        </w:r>
        <w:r>
          <w:rPr>
            <w:noProof/>
            <w:webHidden/>
          </w:rPr>
        </w:r>
        <w:r>
          <w:rPr>
            <w:noProof/>
            <w:webHidden/>
          </w:rPr>
          <w:fldChar w:fldCharType="separate"/>
        </w:r>
        <w:r>
          <w:rPr>
            <w:noProof/>
            <w:webHidden/>
          </w:rPr>
          <w:t>13</w:t>
        </w:r>
        <w:r>
          <w:rPr>
            <w:noProof/>
            <w:webHidden/>
          </w:rPr>
          <w:fldChar w:fldCharType="end"/>
        </w:r>
      </w:hyperlink>
    </w:p>
    <w:p w14:paraId="4ADF3912" w14:textId="667FAE7D" w:rsidR="00EB624F" w:rsidRDefault="00EB624F">
      <w:pPr>
        <w:pStyle w:val="TOC3"/>
        <w:rPr>
          <w:rFonts w:asciiTheme="minorHAnsi" w:eastAsiaTheme="minorEastAsia" w:hAnsiTheme="minorHAnsi" w:cstheme="minorBidi"/>
          <w:noProof/>
          <w:lang w:bidi="ne-NP"/>
        </w:rPr>
      </w:pPr>
      <w:hyperlink w:anchor="_Toc127278391" w:history="1">
        <w:r w:rsidRPr="00D7365C">
          <w:rPr>
            <w:rStyle w:val="Hyperlink"/>
            <w:noProof/>
          </w:rPr>
          <w:t>1.7.3</w:t>
        </w:r>
        <w:r>
          <w:rPr>
            <w:rFonts w:asciiTheme="minorHAnsi" w:eastAsiaTheme="minorEastAsia" w:hAnsiTheme="minorHAnsi" w:cstheme="minorBidi"/>
            <w:noProof/>
            <w:lang w:bidi="ne-NP"/>
          </w:rPr>
          <w:tab/>
        </w:r>
        <w:r w:rsidRPr="00D7365C">
          <w:rPr>
            <w:rStyle w:val="Hyperlink"/>
            <w:noProof/>
          </w:rPr>
          <w:t>Water Sharing in Jhimruk Khola</w:t>
        </w:r>
        <w:r>
          <w:rPr>
            <w:noProof/>
            <w:webHidden/>
          </w:rPr>
          <w:tab/>
        </w:r>
        <w:r>
          <w:rPr>
            <w:noProof/>
            <w:webHidden/>
          </w:rPr>
          <w:fldChar w:fldCharType="begin"/>
        </w:r>
        <w:r>
          <w:rPr>
            <w:noProof/>
            <w:webHidden/>
          </w:rPr>
          <w:instrText xml:space="preserve"> PAGEREF _Toc127278391 \h </w:instrText>
        </w:r>
        <w:r>
          <w:rPr>
            <w:noProof/>
            <w:webHidden/>
          </w:rPr>
        </w:r>
        <w:r>
          <w:rPr>
            <w:noProof/>
            <w:webHidden/>
          </w:rPr>
          <w:fldChar w:fldCharType="separate"/>
        </w:r>
        <w:r>
          <w:rPr>
            <w:noProof/>
            <w:webHidden/>
          </w:rPr>
          <w:t>14</w:t>
        </w:r>
        <w:r>
          <w:rPr>
            <w:noProof/>
            <w:webHidden/>
          </w:rPr>
          <w:fldChar w:fldCharType="end"/>
        </w:r>
      </w:hyperlink>
    </w:p>
    <w:p w14:paraId="709D3623" w14:textId="03467595" w:rsidR="00EB624F" w:rsidRDefault="00EB624F">
      <w:pPr>
        <w:pStyle w:val="TOC3"/>
        <w:rPr>
          <w:rFonts w:asciiTheme="minorHAnsi" w:eastAsiaTheme="minorEastAsia" w:hAnsiTheme="minorHAnsi" w:cstheme="minorBidi"/>
          <w:noProof/>
          <w:lang w:bidi="ne-NP"/>
        </w:rPr>
      </w:pPr>
      <w:hyperlink w:anchor="_Toc127278392" w:history="1">
        <w:r w:rsidRPr="00D7365C">
          <w:rPr>
            <w:rStyle w:val="Hyperlink"/>
            <w:noProof/>
          </w:rPr>
          <w:t>1.7.4</w:t>
        </w:r>
        <w:r>
          <w:rPr>
            <w:rFonts w:asciiTheme="minorHAnsi" w:eastAsiaTheme="minorEastAsia" w:hAnsiTheme="minorHAnsi" w:cstheme="minorBidi"/>
            <w:noProof/>
            <w:lang w:bidi="ne-NP"/>
          </w:rPr>
          <w:tab/>
        </w:r>
        <w:r w:rsidRPr="00D7365C">
          <w:rPr>
            <w:rStyle w:val="Hyperlink"/>
            <w:noProof/>
          </w:rPr>
          <w:t>Riparian Release</w:t>
        </w:r>
        <w:r>
          <w:rPr>
            <w:noProof/>
            <w:webHidden/>
          </w:rPr>
          <w:tab/>
        </w:r>
        <w:r>
          <w:rPr>
            <w:noProof/>
            <w:webHidden/>
          </w:rPr>
          <w:fldChar w:fldCharType="begin"/>
        </w:r>
        <w:r>
          <w:rPr>
            <w:noProof/>
            <w:webHidden/>
          </w:rPr>
          <w:instrText xml:space="preserve"> PAGEREF _Toc127278392 \h </w:instrText>
        </w:r>
        <w:r>
          <w:rPr>
            <w:noProof/>
            <w:webHidden/>
          </w:rPr>
        </w:r>
        <w:r>
          <w:rPr>
            <w:noProof/>
            <w:webHidden/>
          </w:rPr>
          <w:fldChar w:fldCharType="separate"/>
        </w:r>
        <w:r>
          <w:rPr>
            <w:noProof/>
            <w:webHidden/>
          </w:rPr>
          <w:t>14</w:t>
        </w:r>
        <w:r>
          <w:rPr>
            <w:noProof/>
            <w:webHidden/>
          </w:rPr>
          <w:fldChar w:fldCharType="end"/>
        </w:r>
      </w:hyperlink>
    </w:p>
    <w:p w14:paraId="5A32CB4F" w14:textId="154194A0" w:rsidR="00EB624F" w:rsidRDefault="00EB624F">
      <w:pPr>
        <w:pStyle w:val="TOC2"/>
        <w:rPr>
          <w:rFonts w:asciiTheme="minorHAnsi" w:eastAsiaTheme="minorEastAsia" w:hAnsiTheme="minorHAnsi" w:cstheme="minorBidi"/>
          <w:noProof/>
          <w:lang w:bidi="ne-NP"/>
        </w:rPr>
      </w:pPr>
      <w:hyperlink w:anchor="_Toc127278393" w:history="1">
        <w:r w:rsidRPr="00D7365C">
          <w:rPr>
            <w:rStyle w:val="Hyperlink"/>
            <w:noProof/>
          </w:rPr>
          <w:t>1.8</w:t>
        </w:r>
        <w:r>
          <w:rPr>
            <w:rFonts w:asciiTheme="minorHAnsi" w:eastAsiaTheme="minorEastAsia" w:hAnsiTheme="minorHAnsi" w:cstheme="minorBidi"/>
            <w:noProof/>
            <w:lang w:bidi="ne-NP"/>
          </w:rPr>
          <w:tab/>
        </w:r>
        <w:r w:rsidRPr="00D7365C">
          <w:rPr>
            <w:rStyle w:val="Hyperlink"/>
            <w:noProof/>
          </w:rPr>
          <w:t>Flow Duration Curve (FDC) and Design Discharge</w:t>
        </w:r>
        <w:r>
          <w:rPr>
            <w:noProof/>
            <w:webHidden/>
          </w:rPr>
          <w:tab/>
        </w:r>
        <w:r>
          <w:rPr>
            <w:noProof/>
            <w:webHidden/>
          </w:rPr>
          <w:fldChar w:fldCharType="begin"/>
        </w:r>
        <w:r>
          <w:rPr>
            <w:noProof/>
            <w:webHidden/>
          </w:rPr>
          <w:instrText xml:space="preserve"> PAGEREF _Toc127278393 \h </w:instrText>
        </w:r>
        <w:r>
          <w:rPr>
            <w:noProof/>
            <w:webHidden/>
          </w:rPr>
        </w:r>
        <w:r>
          <w:rPr>
            <w:noProof/>
            <w:webHidden/>
          </w:rPr>
          <w:fldChar w:fldCharType="separate"/>
        </w:r>
        <w:r>
          <w:rPr>
            <w:noProof/>
            <w:webHidden/>
          </w:rPr>
          <w:t>14</w:t>
        </w:r>
        <w:r>
          <w:rPr>
            <w:noProof/>
            <w:webHidden/>
          </w:rPr>
          <w:fldChar w:fldCharType="end"/>
        </w:r>
      </w:hyperlink>
    </w:p>
    <w:p w14:paraId="69AE736F" w14:textId="5D67CB6F" w:rsidR="00EB624F" w:rsidRDefault="00EB624F">
      <w:pPr>
        <w:pStyle w:val="TOC2"/>
        <w:rPr>
          <w:rFonts w:asciiTheme="minorHAnsi" w:eastAsiaTheme="minorEastAsia" w:hAnsiTheme="minorHAnsi" w:cstheme="minorBidi"/>
          <w:noProof/>
          <w:lang w:bidi="ne-NP"/>
        </w:rPr>
      </w:pPr>
      <w:hyperlink w:anchor="_Toc127278394" w:history="1">
        <w:r w:rsidRPr="00D7365C">
          <w:rPr>
            <w:rStyle w:val="Hyperlink"/>
            <w:noProof/>
          </w:rPr>
          <w:t>1.9</w:t>
        </w:r>
        <w:r>
          <w:rPr>
            <w:rFonts w:asciiTheme="minorHAnsi" w:eastAsiaTheme="minorEastAsia" w:hAnsiTheme="minorHAnsi" w:cstheme="minorBidi"/>
            <w:noProof/>
            <w:lang w:bidi="ne-NP"/>
          </w:rPr>
          <w:tab/>
        </w:r>
        <w:r w:rsidRPr="00D7365C">
          <w:rPr>
            <w:rStyle w:val="Hyperlink"/>
            <w:noProof/>
          </w:rPr>
          <w:t>Flood Analysis</w:t>
        </w:r>
        <w:r>
          <w:rPr>
            <w:noProof/>
            <w:webHidden/>
          </w:rPr>
          <w:tab/>
        </w:r>
        <w:r>
          <w:rPr>
            <w:noProof/>
            <w:webHidden/>
          </w:rPr>
          <w:fldChar w:fldCharType="begin"/>
        </w:r>
        <w:r>
          <w:rPr>
            <w:noProof/>
            <w:webHidden/>
          </w:rPr>
          <w:instrText xml:space="preserve"> PAGEREF _Toc127278394 \h </w:instrText>
        </w:r>
        <w:r>
          <w:rPr>
            <w:noProof/>
            <w:webHidden/>
          </w:rPr>
        </w:r>
        <w:r>
          <w:rPr>
            <w:noProof/>
            <w:webHidden/>
          </w:rPr>
          <w:fldChar w:fldCharType="separate"/>
        </w:r>
        <w:r>
          <w:rPr>
            <w:noProof/>
            <w:webHidden/>
          </w:rPr>
          <w:t>15</w:t>
        </w:r>
        <w:r>
          <w:rPr>
            <w:noProof/>
            <w:webHidden/>
          </w:rPr>
          <w:fldChar w:fldCharType="end"/>
        </w:r>
      </w:hyperlink>
    </w:p>
    <w:p w14:paraId="648F4C14" w14:textId="2A3CB805" w:rsidR="00EB624F" w:rsidRDefault="00EB624F">
      <w:pPr>
        <w:pStyle w:val="TOC2"/>
        <w:tabs>
          <w:tab w:val="left" w:pos="1320"/>
        </w:tabs>
        <w:rPr>
          <w:rFonts w:asciiTheme="minorHAnsi" w:eastAsiaTheme="minorEastAsia" w:hAnsiTheme="minorHAnsi" w:cstheme="minorBidi"/>
          <w:noProof/>
          <w:lang w:bidi="ne-NP"/>
        </w:rPr>
      </w:pPr>
      <w:hyperlink w:anchor="_Toc127278395" w:history="1">
        <w:r w:rsidRPr="00D7365C">
          <w:rPr>
            <w:rStyle w:val="Hyperlink"/>
            <w:noProof/>
          </w:rPr>
          <w:t>1.10</w:t>
        </w:r>
        <w:r>
          <w:rPr>
            <w:rFonts w:asciiTheme="minorHAnsi" w:eastAsiaTheme="minorEastAsia" w:hAnsiTheme="minorHAnsi" w:cstheme="minorBidi"/>
            <w:noProof/>
            <w:lang w:bidi="ne-NP"/>
          </w:rPr>
          <w:tab/>
        </w:r>
        <w:r w:rsidRPr="00D7365C">
          <w:rPr>
            <w:rStyle w:val="Hyperlink"/>
            <w:noProof/>
          </w:rPr>
          <w:t>Low Flow</w:t>
        </w:r>
        <w:r>
          <w:rPr>
            <w:noProof/>
            <w:webHidden/>
          </w:rPr>
          <w:tab/>
        </w:r>
        <w:r>
          <w:rPr>
            <w:noProof/>
            <w:webHidden/>
          </w:rPr>
          <w:fldChar w:fldCharType="begin"/>
        </w:r>
        <w:r>
          <w:rPr>
            <w:noProof/>
            <w:webHidden/>
          </w:rPr>
          <w:instrText xml:space="preserve"> PAGEREF _Toc127278395 \h </w:instrText>
        </w:r>
        <w:r>
          <w:rPr>
            <w:noProof/>
            <w:webHidden/>
          </w:rPr>
        </w:r>
        <w:r>
          <w:rPr>
            <w:noProof/>
            <w:webHidden/>
          </w:rPr>
          <w:fldChar w:fldCharType="separate"/>
        </w:r>
        <w:r>
          <w:rPr>
            <w:noProof/>
            <w:webHidden/>
          </w:rPr>
          <w:t>16</w:t>
        </w:r>
        <w:r>
          <w:rPr>
            <w:noProof/>
            <w:webHidden/>
          </w:rPr>
          <w:fldChar w:fldCharType="end"/>
        </w:r>
      </w:hyperlink>
    </w:p>
    <w:p w14:paraId="6866848A" w14:textId="6C36886C" w:rsidR="00EB624F" w:rsidRDefault="00EB624F">
      <w:pPr>
        <w:pStyle w:val="TOC2"/>
        <w:tabs>
          <w:tab w:val="left" w:pos="1320"/>
        </w:tabs>
        <w:rPr>
          <w:rFonts w:asciiTheme="minorHAnsi" w:eastAsiaTheme="minorEastAsia" w:hAnsiTheme="minorHAnsi" w:cstheme="minorBidi"/>
          <w:noProof/>
          <w:lang w:bidi="ne-NP"/>
        </w:rPr>
      </w:pPr>
      <w:hyperlink w:anchor="_Toc127278397" w:history="1">
        <w:r w:rsidRPr="00D7365C">
          <w:rPr>
            <w:rStyle w:val="Hyperlink"/>
            <w:noProof/>
          </w:rPr>
          <w:t>1.11</w:t>
        </w:r>
        <w:r>
          <w:rPr>
            <w:rFonts w:asciiTheme="minorHAnsi" w:eastAsiaTheme="minorEastAsia" w:hAnsiTheme="minorHAnsi" w:cstheme="minorBidi"/>
            <w:noProof/>
            <w:lang w:bidi="ne-NP"/>
          </w:rPr>
          <w:tab/>
        </w:r>
        <w:r w:rsidRPr="00D7365C">
          <w:rPr>
            <w:rStyle w:val="Hyperlink"/>
            <w:noProof/>
          </w:rPr>
          <w:t>Trend Analysis</w:t>
        </w:r>
        <w:r>
          <w:rPr>
            <w:noProof/>
            <w:webHidden/>
          </w:rPr>
          <w:tab/>
        </w:r>
        <w:r>
          <w:rPr>
            <w:noProof/>
            <w:webHidden/>
          </w:rPr>
          <w:fldChar w:fldCharType="begin"/>
        </w:r>
        <w:r>
          <w:rPr>
            <w:noProof/>
            <w:webHidden/>
          </w:rPr>
          <w:instrText xml:space="preserve"> PAGEREF _Toc127278397 \h </w:instrText>
        </w:r>
        <w:r>
          <w:rPr>
            <w:noProof/>
            <w:webHidden/>
          </w:rPr>
        </w:r>
        <w:r>
          <w:rPr>
            <w:noProof/>
            <w:webHidden/>
          </w:rPr>
          <w:fldChar w:fldCharType="separate"/>
        </w:r>
        <w:r>
          <w:rPr>
            <w:noProof/>
            <w:webHidden/>
          </w:rPr>
          <w:t>17</w:t>
        </w:r>
        <w:r>
          <w:rPr>
            <w:noProof/>
            <w:webHidden/>
          </w:rPr>
          <w:fldChar w:fldCharType="end"/>
        </w:r>
      </w:hyperlink>
    </w:p>
    <w:p w14:paraId="3FF783D7" w14:textId="7F2908EC" w:rsidR="00EB624F" w:rsidRDefault="00EB624F">
      <w:pPr>
        <w:pStyle w:val="TOC3"/>
        <w:rPr>
          <w:rFonts w:asciiTheme="minorHAnsi" w:eastAsiaTheme="minorEastAsia" w:hAnsiTheme="minorHAnsi" w:cstheme="minorBidi"/>
          <w:noProof/>
          <w:lang w:bidi="ne-NP"/>
        </w:rPr>
      </w:pPr>
      <w:hyperlink w:anchor="_Toc127278398" w:history="1">
        <w:r w:rsidRPr="00D7365C">
          <w:rPr>
            <w:rStyle w:val="Hyperlink"/>
            <w:noProof/>
          </w:rPr>
          <w:t>1.11.1</w:t>
        </w:r>
        <w:r>
          <w:rPr>
            <w:rFonts w:asciiTheme="minorHAnsi" w:eastAsiaTheme="minorEastAsia" w:hAnsiTheme="minorHAnsi" w:cstheme="minorBidi"/>
            <w:noProof/>
            <w:lang w:bidi="ne-NP"/>
          </w:rPr>
          <w:tab/>
        </w:r>
        <w:r w:rsidRPr="00D7365C">
          <w:rPr>
            <w:rStyle w:val="Hyperlink"/>
            <w:noProof/>
          </w:rPr>
          <w:t>Methodology</w:t>
        </w:r>
        <w:r>
          <w:rPr>
            <w:noProof/>
            <w:webHidden/>
          </w:rPr>
          <w:tab/>
        </w:r>
        <w:r>
          <w:rPr>
            <w:noProof/>
            <w:webHidden/>
          </w:rPr>
          <w:fldChar w:fldCharType="begin"/>
        </w:r>
        <w:r>
          <w:rPr>
            <w:noProof/>
            <w:webHidden/>
          </w:rPr>
          <w:instrText xml:space="preserve"> PAGEREF _Toc127278398 \h </w:instrText>
        </w:r>
        <w:r>
          <w:rPr>
            <w:noProof/>
            <w:webHidden/>
          </w:rPr>
        </w:r>
        <w:r>
          <w:rPr>
            <w:noProof/>
            <w:webHidden/>
          </w:rPr>
          <w:fldChar w:fldCharType="separate"/>
        </w:r>
        <w:r>
          <w:rPr>
            <w:noProof/>
            <w:webHidden/>
          </w:rPr>
          <w:t>17</w:t>
        </w:r>
        <w:r>
          <w:rPr>
            <w:noProof/>
            <w:webHidden/>
          </w:rPr>
          <w:fldChar w:fldCharType="end"/>
        </w:r>
      </w:hyperlink>
    </w:p>
    <w:p w14:paraId="1589A38D" w14:textId="5D4567C0" w:rsidR="00EB624F" w:rsidRDefault="00EB624F">
      <w:pPr>
        <w:pStyle w:val="TOC3"/>
        <w:rPr>
          <w:rFonts w:asciiTheme="minorHAnsi" w:eastAsiaTheme="minorEastAsia" w:hAnsiTheme="minorHAnsi" w:cstheme="minorBidi"/>
          <w:noProof/>
          <w:lang w:bidi="ne-NP"/>
        </w:rPr>
      </w:pPr>
      <w:hyperlink w:anchor="_Toc127278399" w:history="1">
        <w:r w:rsidRPr="00D7365C">
          <w:rPr>
            <w:rStyle w:val="Hyperlink"/>
            <w:noProof/>
          </w:rPr>
          <w:t>1.11.2</w:t>
        </w:r>
        <w:r>
          <w:rPr>
            <w:rFonts w:asciiTheme="minorHAnsi" w:eastAsiaTheme="minorEastAsia" w:hAnsiTheme="minorHAnsi" w:cstheme="minorBidi"/>
            <w:noProof/>
            <w:lang w:bidi="ne-NP"/>
          </w:rPr>
          <w:tab/>
        </w:r>
        <w:r w:rsidRPr="00D7365C">
          <w:rPr>
            <w:rStyle w:val="Hyperlink"/>
            <w:noProof/>
          </w:rPr>
          <w:t>Result</w:t>
        </w:r>
        <w:r>
          <w:rPr>
            <w:noProof/>
            <w:webHidden/>
          </w:rPr>
          <w:tab/>
        </w:r>
        <w:r>
          <w:rPr>
            <w:noProof/>
            <w:webHidden/>
          </w:rPr>
          <w:fldChar w:fldCharType="begin"/>
        </w:r>
        <w:r>
          <w:rPr>
            <w:noProof/>
            <w:webHidden/>
          </w:rPr>
          <w:instrText xml:space="preserve"> PAGEREF _Toc127278399 \h </w:instrText>
        </w:r>
        <w:r>
          <w:rPr>
            <w:noProof/>
            <w:webHidden/>
          </w:rPr>
        </w:r>
        <w:r>
          <w:rPr>
            <w:noProof/>
            <w:webHidden/>
          </w:rPr>
          <w:fldChar w:fldCharType="separate"/>
        </w:r>
        <w:r>
          <w:rPr>
            <w:noProof/>
            <w:webHidden/>
          </w:rPr>
          <w:t>18</w:t>
        </w:r>
        <w:r>
          <w:rPr>
            <w:noProof/>
            <w:webHidden/>
          </w:rPr>
          <w:fldChar w:fldCharType="end"/>
        </w:r>
      </w:hyperlink>
    </w:p>
    <w:p w14:paraId="5C5426E5" w14:textId="421D5845" w:rsidR="00EB624F" w:rsidRDefault="00EB624F">
      <w:pPr>
        <w:pStyle w:val="TOC3"/>
        <w:rPr>
          <w:rFonts w:asciiTheme="minorHAnsi" w:eastAsiaTheme="minorEastAsia" w:hAnsiTheme="minorHAnsi" w:cstheme="minorBidi"/>
          <w:noProof/>
          <w:lang w:bidi="ne-NP"/>
        </w:rPr>
      </w:pPr>
      <w:hyperlink w:anchor="_Toc127278400" w:history="1">
        <w:r w:rsidRPr="00D7365C">
          <w:rPr>
            <w:rStyle w:val="Hyperlink"/>
            <w:noProof/>
          </w:rPr>
          <w:t>1.11.3</w:t>
        </w:r>
        <w:r>
          <w:rPr>
            <w:rFonts w:asciiTheme="minorHAnsi" w:eastAsiaTheme="minorEastAsia" w:hAnsiTheme="minorHAnsi" w:cstheme="minorBidi"/>
            <w:noProof/>
            <w:lang w:bidi="ne-NP"/>
          </w:rPr>
          <w:tab/>
        </w:r>
        <w:r w:rsidRPr="00D7365C">
          <w:rPr>
            <w:rStyle w:val="Hyperlink"/>
            <w:noProof/>
          </w:rPr>
          <w:t>Discussion</w:t>
        </w:r>
        <w:r>
          <w:rPr>
            <w:noProof/>
            <w:webHidden/>
          </w:rPr>
          <w:tab/>
        </w:r>
        <w:r>
          <w:rPr>
            <w:noProof/>
            <w:webHidden/>
          </w:rPr>
          <w:fldChar w:fldCharType="begin"/>
        </w:r>
        <w:r>
          <w:rPr>
            <w:noProof/>
            <w:webHidden/>
          </w:rPr>
          <w:instrText xml:space="preserve"> PAGEREF _Toc127278400 \h </w:instrText>
        </w:r>
        <w:r>
          <w:rPr>
            <w:noProof/>
            <w:webHidden/>
          </w:rPr>
        </w:r>
        <w:r>
          <w:rPr>
            <w:noProof/>
            <w:webHidden/>
          </w:rPr>
          <w:fldChar w:fldCharType="separate"/>
        </w:r>
        <w:r>
          <w:rPr>
            <w:noProof/>
            <w:webHidden/>
          </w:rPr>
          <w:t>21</w:t>
        </w:r>
        <w:r>
          <w:rPr>
            <w:noProof/>
            <w:webHidden/>
          </w:rPr>
          <w:fldChar w:fldCharType="end"/>
        </w:r>
      </w:hyperlink>
    </w:p>
    <w:p w14:paraId="236514C2" w14:textId="683A69FB" w:rsidR="00EB624F" w:rsidRDefault="00EB624F">
      <w:pPr>
        <w:pStyle w:val="TOC2"/>
        <w:tabs>
          <w:tab w:val="left" w:pos="1320"/>
        </w:tabs>
        <w:rPr>
          <w:rFonts w:asciiTheme="minorHAnsi" w:eastAsiaTheme="minorEastAsia" w:hAnsiTheme="minorHAnsi" w:cstheme="minorBidi"/>
          <w:noProof/>
          <w:lang w:bidi="ne-NP"/>
        </w:rPr>
      </w:pPr>
      <w:hyperlink w:anchor="_Toc127278401" w:history="1">
        <w:r w:rsidRPr="00D7365C">
          <w:rPr>
            <w:rStyle w:val="Hyperlink"/>
            <w:noProof/>
          </w:rPr>
          <w:t>1.12</w:t>
        </w:r>
        <w:r>
          <w:rPr>
            <w:rFonts w:asciiTheme="minorHAnsi" w:eastAsiaTheme="minorEastAsia" w:hAnsiTheme="minorHAnsi" w:cstheme="minorBidi"/>
            <w:noProof/>
            <w:lang w:bidi="ne-NP"/>
          </w:rPr>
          <w:tab/>
        </w:r>
        <w:r w:rsidRPr="00D7365C">
          <w:rPr>
            <w:rStyle w:val="Hyperlink"/>
            <w:noProof/>
          </w:rPr>
          <w:t>Glacier Lake Outburst Flood (GLOF)</w:t>
        </w:r>
        <w:r>
          <w:rPr>
            <w:noProof/>
            <w:webHidden/>
          </w:rPr>
          <w:tab/>
        </w:r>
        <w:r>
          <w:rPr>
            <w:noProof/>
            <w:webHidden/>
          </w:rPr>
          <w:fldChar w:fldCharType="begin"/>
        </w:r>
        <w:r>
          <w:rPr>
            <w:noProof/>
            <w:webHidden/>
          </w:rPr>
          <w:instrText xml:space="preserve"> PAGEREF _Toc127278401 \h </w:instrText>
        </w:r>
        <w:r>
          <w:rPr>
            <w:noProof/>
            <w:webHidden/>
          </w:rPr>
        </w:r>
        <w:r>
          <w:rPr>
            <w:noProof/>
            <w:webHidden/>
          </w:rPr>
          <w:fldChar w:fldCharType="separate"/>
        </w:r>
        <w:r>
          <w:rPr>
            <w:noProof/>
            <w:webHidden/>
          </w:rPr>
          <w:t>21</w:t>
        </w:r>
        <w:r>
          <w:rPr>
            <w:noProof/>
            <w:webHidden/>
          </w:rPr>
          <w:fldChar w:fldCharType="end"/>
        </w:r>
      </w:hyperlink>
    </w:p>
    <w:p w14:paraId="77DA09B9" w14:textId="2E66A033" w:rsidR="00EB624F" w:rsidRDefault="00EB624F">
      <w:pPr>
        <w:pStyle w:val="TOC2"/>
        <w:tabs>
          <w:tab w:val="left" w:pos="1320"/>
        </w:tabs>
        <w:rPr>
          <w:rFonts w:asciiTheme="minorHAnsi" w:eastAsiaTheme="minorEastAsia" w:hAnsiTheme="minorHAnsi" w:cstheme="minorBidi"/>
          <w:noProof/>
          <w:lang w:bidi="ne-NP"/>
        </w:rPr>
      </w:pPr>
      <w:hyperlink w:anchor="_Toc127278402" w:history="1">
        <w:r w:rsidRPr="00D7365C">
          <w:rPr>
            <w:rStyle w:val="Hyperlink"/>
            <w:noProof/>
          </w:rPr>
          <w:t>1.13</w:t>
        </w:r>
        <w:r>
          <w:rPr>
            <w:rFonts w:asciiTheme="minorHAnsi" w:eastAsiaTheme="minorEastAsia" w:hAnsiTheme="minorHAnsi" w:cstheme="minorBidi"/>
            <w:noProof/>
            <w:lang w:bidi="ne-NP"/>
          </w:rPr>
          <w:tab/>
        </w:r>
        <w:r w:rsidRPr="00D7365C">
          <w:rPr>
            <w:rStyle w:val="Hyperlink"/>
            <w:noProof/>
          </w:rPr>
          <w:t>Conclusions</w:t>
        </w:r>
        <w:r>
          <w:rPr>
            <w:noProof/>
            <w:webHidden/>
          </w:rPr>
          <w:tab/>
        </w:r>
        <w:r>
          <w:rPr>
            <w:noProof/>
            <w:webHidden/>
          </w:rPr>
          <w:fldChar w:fldCharType="begin"/>
        </w:r>
        <w:r>
          <w:rPr>
            <w:noProof/>
            <w:webHidden/>
          </w:rPr>
          <w:instrText xml:space="preserve"> PAGEREF _Toc127278402 \h </w:instrText>
        </w:r>
        <w:r>
          <w:rPr>
            <w:noProof/>
            <w:webHidden/>
          </w:rPr>
        </w:r>
        <w:r>
          <w:rPr>
            <w:noProof/>
            <w:webHidden/>
          </w:rPr>
          <w:fldChar w:fldCharType="separate"/>
        </w:r>
        <w:r>
          <w:rPr>
            <w:noProof/>
            <w:webHidden/>
          </w:rPr>
          <w:t>21</w:t>
        </w:r>
        <w:r>
          <w:rPr>
            <w:noProof/>
            <w:webHidden/>
          </w:rPr>
          <w:fldChar w:fldCharType="end"/>
        </w:r>
      </w:hyperlink>
    </w:p>
    <w:p w14:paraId="02B407B4" w14:textId="3F921CEF" w:rsidR="00EB624F" w:rsidRDefault="00EB624F">
      <w:pPr>
        <w:pStyle w:val="TOC2"/>
        <w:tabs>
          <w:tab w:val="left" w:pos="1320"/>
        </w:tabs>
        <w:rPr>
          <w:rFonts w:asciiTheme="minorHAnsi" w:eastAsiaTheme="minorEastAsia" w:hAnsiTheme="minorHAnsi" w:cstheme="minorBidi"/>
          <w:noProof/>
          <w:lang w:bidi="ne-NP"/>
        </w:rPr>
      </w:pPr>
      <w:hyperlink w:anchor="_Toc127278405" w:history="1">
        <w:r w:rsidRPr="00D7365C">
          <w:rPr>
            <w:rStyle w:val="Hyperlink"/>
            <w:noProof/>
          </w:rPr>
          <w:t>1.14</w:t>
        </w:r>
        <w:r>
          <w:rPr>
            <w:rFonts w:asciiTheme="minorHAnsi" w:eastAsiaTheme="minorEastAsia" w:hAnsiTheme="minorHAnsi" w:cstheme="minorBidi"/>
            <w:noProof/>
            <w:lang w:bidi="ne-NP"/>
          </w:rPr>
          <w:tab/>
        </w:r>
        <w:r w:rsidRPr="00D7365C">
          <w:rPr>
            <w:rStyle w:val="Hyperlink"/>
            <w:noProof/>
          </w:rPr>
          <w:t>Recommendations</w:t>
        </w:r>
        <w:r>
          <w:rPr>
            <w:noProof/>
            <w:webHidden/>
          </w:rPr>
          <w:tab/>
        </w:r>
        <w:r>
          <w:rPr>
            <w:noProof/>
            <w:webHidden/>
          </w:rPr>
          <w:fldChar w:fldCharType="begin"/>
        </w:r>
        <w:r>
          <w:rPr>
            <w:noProof/>
            <w:webHidden/>
          </w:rPr>
          <w:instrText xml:space="preserve"> PAGEREF _Toc127278405 \h </w:instrText>
        </w:r>
        <w:r>
          <w:rPr>
            <w:noProof/>
            <w:webHidden/>
          </w:rPr>
        </w:r>
        <w:r>
          <w:rPr>
            <w:noProof/>
            <w:webHidden/>
          </w:rPr>
          <w:fldChar w:fldCharType="separate"/>
        </w:r>
        <w:r>
          <w:rPr>
            <w:noProof/>
            <w:webHidden/>
          </w:rPr>
          <w:t>21</w:t>
        </w:r>
        <w:r>
          <w:rPr>
            <w:noProof/>
            <w:webHidden/>
          </w:rPr>
          <w:fldChar w:fldCharType="end"/>
        </w:r>
      </w:hyperlink>
    </w:p>
    <w:p w14:paraId="4F9843DB" w14:textId="259C4ABD" w:rsidR="00EB624F" w:rsidRDefault="00EB624F">
      <w:pPr>
        <w:pStyle w:val="TOC1"/>
        <w:rPr>
          <w:rFonts w:asciiTheme="minorHAnsi" w:eastAsiaTheme="minorEastAsia" w:hAnsiTheme="minorHAnsi" w:cstheme="minorBidi"/>
          <w:b w:val="0"/>
          <w:sz w:val="22"/>
          <w:lang w:bidi="ne-NP"/>
        </w:rPr>
      </w:pPr>
      <w:hyperlink w:anchor="_Toc127278406" w:history="1">
        <w:r w:rsidRPr="00D7365C">
          <w:rPr>
            <w:rStyle w:val="Hyperlink"/>
          </w:rPr>
          <w:t>2</w:t>
        </w:r>
        <w:r>
          <w:rPr>
            <w:rFonts w:asciiTheme="minorHAnsi" w:eastAsiaTheme="minorEastAsia" w:hAnsiTheme="minorHAnsi" w:cstheme="minorBidi"/>
            <w:b w:val="0"/>
            <w:sz w:val="22"/>
            <w:lang w:bidi="ne-NP"/>
          </w:rPr>
          <w:tab/>
        </w:r>
        <w:r w:rsidRPr="00D7365C">
          <w:rPr>
            <w:rStyle w:val="Hyperlink"/>
          </w:rPr>
          <w:t>REFERENCES</w:t>
        </w:r>
        <w:r>
          <w:rPr>
            <w:webHidden/>
          </w:rPr>
          <w:tab/>
        </w:r>
        <w:r>
          <w:rPr>
            <w:webHidden/>
          </w:rPr>
          <w:fldChar w:fldCharType="begin"/>
        </w:r>
        <w:r>
          <w:rPr>
            <w:webHidden/>
          </w:rPr>
          <w:instrText xml:space="preserve"> PAGEREF _Toc127278406 \h </w:instrText>
        </w:r>
        <w:r>
          <w:rPr>
            <w:webHidden/>
          </w:rPr>
        </w:r>
        <w:r>
          <w:rPr>
            <w:webHidden/>
          </w:rPr>
          <w:fldChar w:fldCharType="separate"/>
        </w:r>
        <w:r>
          <w:rPr>
            <w:webHidden/>
          </w:rPr>
          <w:t>23</w:t>
        </w:r>
        <w:r>
          <w:rPr>
            <w:webHidden/>
          </w:rPr>
          <w:fldChar w:fldCharType="end"/>
        </w:r>
      </w:hyperlink>
    </w:p>
    <w:p w14:paraId="5DF0316D" w14:textId="57DAB42B"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68"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69" w:name="_Toc435601561"/>
      <w:bookmarkStart w:id="70" w:name="_Toc127278071"/>
      <w:r w:rsidRPr="006D015F">
        <w:rPr>
          <w:caps w:val="0"/>
        </w:rPr>
        <w:lastRenderedPageBreak/>
        <w:t>LIST OF FIGURES</w:t>
      </w:r>
      <w:bookmarkEnd w:id="69"/>
      <w:bookmarkEnd w:id="70"/>
    </w:p>
    <w:p w14:paraId="1B6AB0AC" w14:textId="52FD8004" w:rsidR="00EB624F"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7278407" w:history="1">
        <w:r w:rsidR="00EB624F" w:rsidRPr="003370D7">
          <w:rPr>
            <w:rStyle w:val="Hyperlink"/>
            <w:noProof/>
          </w:rPr>
          <w:t>Figure 1</w:t>
        </w:r>
        <w:r w:rsidR="00EB624F" w:rsidRPr="003370D7">
          <w:rPr>
            <w:rStyle w:val="Hyperlink"/>
            <w:noProof/>
          </w:rPr>
          <w:noBreakHyphen/>
          <w:t>1: Catchment of Jhimruk Khola at Intake</w:t>
        </w:r>
        <w:r w:rsidR="00EB624F">
          <w:rPr>
            <w:noProof/>
            <w:webHidden/>
          </w:rPr>
          <w:tab/>
        </w:r>
        <w:r w:rsidR="00EB624F">
          <w:rPr>
            <w:noProof/>
            <w:webHidden/>
          </w:rPr>
          <w:fldChar w:fldCharType="begin"/>
        </w:r>
        <w:r w:rsidR="00EB624F">
          <w:rPr>
            <w:noProof/>
            <w:webHidden/>
          </w:rPr>
          <w:instrText xml:space="preserve"> PAGEREF _Toc127278407 \h </w:instrText>
        </w:r>
        <w:r w:rsidR="00EB624F">
          <w:rPr>
            <w:noProof/>
            <w:webHidden/>
          </w:rPr>
        </w:r>
        <w:r w:rsidR="00EB624F">
          <w:rPr>
            <w:noProof/>
            <w:webHidden/>
          </w:rPr>
          <w:fldChar w:fldCharType="separate"/>
        </w:r>
        <w:r w:rsidR="00EB624F">
          <w:rPr>
            <w:noProof/>
            <w:webHidden/>
          </w:rPr>
          <w:t>9</w:t>
        </w:r>
        <w:r w:rsidR="00EB624F">
          <w:rPr>
            <w:noProof/>
            <w:webHidden/>
          </w:rPr>
          <w:fldChar w:fldCharType="end"/>
        </w:r>
      </w:hyperlink>
    </w:p>
    <w:p w14:paraId="67087DAA" w14:textId="3B7279A8"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08" w:history="1">
        <w:r w:rsidRPr="003370D7">
          <w:rPr>
            <w:rStyle w:val="Hyperlink"/>
            <w:noProof/>
          </w:rPr>
          <w:t>Figure 1</w:t>
        </w:r>
        <w:r w:rsidRPr="003370D7">
          <w:rPr>
            <w:rStyle w:val="Hyperlink"/>
            <w:noProof/>
          </w:rPr>
          <w:noBreakHyphen/>
          <w:t xml:space="preserve">2: Daily discharge series of </w:t>
        </w:r>
        <w:r w:rsidR="0062160E">
          <w:rPr>
            <w:rStyle w:val="Hyperlink"/>
            <w:noProof/>
          </w:rPr>
          <w:t>Jhimruk</w:t>
        </w:r>
        <w:r w:rsidRPr="003370D7">
          <w:rPr>
            <w:rStyle w:val="Hyperlink"/>
            <w:noProof/>
          </w:rPr>
          <w:t xml:space="preserve"> Khola</w:t>
        </w:r>
        <w:r>
          <w:rPr>
            <w:noProof/>
            <w:webHidden/>
          </w:rPr>
          <w:tab/>
        </w:r>
        <w:r>
          <w:rPr>
            <w:noProof/>
            <w:webHidden/>
          </w:rPr>
          <w:fldChar w:fldCharType="begin"/>
        </w:r>
        <w:r>
          <w:rPr>
            <w:noProof/>
            <w:webHidden/>
          </w:rPr>
          <w:instrText xml:space="preserve"> PAGEREF _Toc127278408 \h </w:instrText>
        </w:r>
        <w:r>
          <w:rPr>
            <w:noProof/>
            <w:webHidden/>
          </w:rPr>
        </w:r>
        <w:r>
          <w:rPr>
            <w:noProof/>
            <w:webHidden/>
          </w:rPr>
          <w:fldChar w:fldCharType="separate"/>
        </w:r>
        <w:r>
          <w:rPr>
            <w:noProof/>
            <w:webHidden/>
          </w:rPr>
          <w:t>11</w:t>
        </w:r>
        <w:r>
          <w:rPr>
            <w:noProof/>
            <w:webHidden/>
          </w:rPr>
          <w:fldChar w:fldCharType="end"/>
        </w:r>
      </w:hyperlink>
    </w:p>
    <w:p w14:paraId="4BC9DD87" w14:textId="12551FFE"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09" w:history="1">
        <w:r w:rsidRPr="003370D7">
          <w:rPr>
            <w:rStyle w:val="Hyperlink"/>
            <w:noProof/>
          </w:rPr>
          <w:t>Figure 1</w:t>
        </w:r>
        <w:r w:rsidRPr="003370D7">
          <w:rPr>
            <w:rStyle w:val="Hyperlink"/>
            <w:noProof/>
          </w:rPr>
          <w:noBreakHyphen/>
          <w:t xml:space="preserve">3: Mean monthly discharge series of </w:t>
        </w:r>
        <w:r w:rsidR="0062160E">
          <w:rPr>
            <w:rStyle w:val="Hyperlink"/>
            <w:noProof/>
          </w:rPr>
          <w:t>Jhimruk</w:t>
        </w:r>
        <w:r w:rsidRPr="003370D7">
          <w:rPr>
            <w:rStyle w:val="Hyperlink"/>
            <w:noProof/>
          </w:rPr>
          <w:t xml:space="preserve"> Khola.</w:t>
        </w:r>
        <w:r>
          <w:rPr>
            <w:noProof/>
            <w:webHidden/>
          </w:rPr>
          <w:tab/>
        </w:r>
        <w:r>
          <w:rPr>
            <w:noProof/>
            <w:webHidden/>
          </w:rPr>
          <w:fldChar w:fldCharType="begin"/>
        </w:r>
        <w:r>
          <w:rPr>
            <w:noProof/>
            <w:webHidden/>
          </w:rPr>
          <w:instrText xml:space="preserve"> PAGEREF _Toc127278409 \h </w:instrText>
        </w:r>
        <w:r>
          <w:rPr>
            <w:noProof/>
            <w:webHidden/>
          </w:rPr>
        </w:r>
        <w:r>
          <w:rPr>
            <w:noProof/>
            <w:webHidden/>
          </w:rPr>
          <w:fldChar w:fldCharType="separate"/>
        </w:r>
        <w:r>
          <w:rPr>
            <w:noProof/>
            <w:webHidden/>
          </w:rPr>
          <w:t>12</w:t>
        </w:r>
        <w:r>
          <w:rPr>
            <w:noProof/>
            <w:webHidden/>
          </w:rPr>
          <w:fldChar w:fldCharType="end"/>
        </w:r>
      </w:hyperlink>
    </w:p>
    <w:p w14:paraId="1A446275" w14:textId="59B4D940"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0" w:history="1">
        <w:r w:rsidRPr="003370D7">
          <w:rPr>
            <w:rStyle w:val="Hyperlink"/>
            <w:noProof/>
          </w:rPr>
          <w:t>Figure 1</w:t>
        </w:r>
        <w:r w:rsidRPr="003370D7">
          <w:rPr>
            <w:rStyle w:val="Hyperlink"/>
            <w:noProof/>
          </w:rPr>
          <w:noBreakHyphen/>
          <w:t>4: Comparison of mean monthly flow( UFSR) and measured mean monthly flow</w:t>
        </w:r>
        <w:r>
          <w:rPr>
            <w:noProof/>
            <w:webHidden/>
          </w:rPr>
          <w:tab/>
        </w:r>
        <w:r>
          <w:rPr>
            <w:noProof/>
            <w:webHidden/>
          </w:rPr>
          <w:fldChar w:fldCharType="begin"/>
        </w:r>
        <w:r>
          <w:rPr>
            <w:noProof/>
            <w:webHidden/>
          </w:rPr>
          <w:instrText xml:space="preserve"> PAGEREF _Toc127278410 \h </w:instrText>
        </w:r>
        <w:r>
          <w:rPr>
            <w:noProof/>
            <w:webHidden/>
          </w:rPr>
        </w:r>
        <w:r>
          <w:rPr>
            <w:noProof/>
            <w:webHidden/>
          </w:rPr>
          <w:fldChar w:fldCharType="separate"/>
        </w:r>
        <w:r>
          <w:rPr>
            <w:noProof/>
            <w:webHidden/>
          </w:rPr>
          <w:t>14</w:t>
        </w:r>
        <w:r>
          <w:rPr>
            <w:noProof/>
            <w:webHidden/>
          </w:rPr>
          <w:fldChar w:fldCharType="end"/>
        </w:r>
      </w:hyperlink>
    </w:p>
    <w:p w14:paraId="4C81D0E2" w14:textId="7BF09FD7"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1" w:history="1">
        <w:r w:rsidRPr="003370D7">
          <w:rPr>
            <w:rStyle w:val="Hyperlink"/>
            <w:noProof/>
          </w:rPr>
          <w:t>Figure 1</w:t>
        </w:r>
        <w:r w:rsidRPr="003370D7">
          <w:rPr>
            <w:rStyle w:val="Hyperlink"/>
            <w:noProof/>
          </w:rPr>
          <w:noBreakHyphen/>
          <w:t>5: Flow duration Curve of Jhimruk Khola</w:t>
        </w:r>
        <w:r>
          <w:rPr>
            <w:noProof/>
            <w:webHidden/>
          </w:rPr>
          <w:tab/>
        </w:r>
        <w:r>
          <w:rPr>
            <w:noProof/>
            <w:webHidden/>
          </w:rPr>
          <w:fldChar w:fldCharType="begin"/>
        </w:r>
        <w:r>
          <w:rPr>
            <w:noProof/>
            <w:webHidden/>
          </w:rPr>
          <w:instrText xml:space="preserve"> PAGEREF _Toc127278411 \h </w:instrText>
        </w:r>
        <w:r>
          <w:rPr>
            <w:noProof/>
            <w:webHidden/>
          </w:rPr>
        </w:r>
        <w:r>
          <w:rPr>
            <w:noProof/>
            <w:webHidden/>
          </w:rPr>
          <w:fldChar w:fldCharType="separate"/>
        </w:r>
        <w:r>
          <w:rPr>
            <w:noProof/>
            <w:webHidden/>
          </w:rPr>
          <w:t>15</w:t>
        </w:r>
        <w:r>
          <w:rPr>
            <w:noProof/>
            <w:webHidden/>
          </w:rPr>
          <w:fldChar w:fldCharType="end"/>
        </w:r>
      </w:hyperlink>
    </w:p>
    <w:p w14:paraId="2B3758A7" w14:textId="7BC652A8"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2" w:history="1">
        <w:r w:rsidRPr="003370D7">
          <w:rPr>
            <w:rStyle w:val="Hyperlink"/>
            <w:noProof/>
          </w:rPr>
          <w:t>Figure 1</w:t>
        </w:r>
        <w:r w:rsidRPr="003370D7">
          <w:rPr>
            <w:rStyle w:val="Hyperlink"/>
            <w:noProof/>
          </w:rPr>
          <w:noBreakHyphen/>
          <w:t>6: Plot of Mean annual discharge, 5-years moving average, 10-years moving average</w:t>
        </w:r>
        <w:r>
          <w:rPr>
            <w:noProof/>
            <w:webHidden/>
          </w:rPr>
          <w:tab/>
        </w:r>
        <w:r>
          <w:rPr>
            <w:noProof/>
            <w:webHidden/>
          </w:rPr>
          <w:fldChar w:fldCharType="begin"/>
        </w:r>
        <w:r>
          <w:rPr>
            <w:noProof/>
            <w:webHidden/>
          </w:rPr>
          <w:instrText xml:space="preserve"> PAGEREF _Toc127278412 \h </w:instrText>
        </w:r>
        <w:r>
          <w:rPr>
            <w:noProof/>
            <w:webHidden/>
          </w:rPr>
        </w:r>
        <w:r>
          <w:rPr>
            <w:noProof/>
            <w:webHidden/>
          </w:rPr>
          <w:fldChar w:fldCharType="separate"/>
        </w:r>
        <w:r>
          <w:rPr>
            <w:noProof/>
            <w:webHidden/>
          </w:rPr>
          <w:t>19</w:t>
        </w:r>
        <w:r>
          <w:rPr>
            <w:noProof/>
            <w:webHidden/>
          </w:rPr>
          <w:fldChar w:fldCharType="end"/>
        </w:r>
      </w:hyperlink>
    </w:p>
    <w:p w14:paraId="0550BD63" w14:textId="5BC01BF9"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3" w:history="1">
        <w:r w:rsidRPr="003370D7">
          <w:rPr>
            <w:rStyle w:val="Hyperlink"/>
            <w:noProof/>
          </w:rPr>
          <w:t>Figure 1</w:t>
        </w:r>
        <w:r w:rsidRPr="003370D7">
          <w:rPr>
            <w:rStyle w:val="Hyperlink"/>
            <w:noProof/>
          </w:rPr>
          <w:noBreakHyphen/>
          <w:t>7: Auto correlation function of mean annual discharge series of Jhimruk River</w:t>
        </w:r>
        <w:r>
          <w:rPr>
            <w:noProof/>
            <w:webHidden/>
          </w:rPr>
          <w:tab/>
        </w:r>
        <w:r>
          <w:rPr>
            <w:noProof/>
            <w:webHidden/>
          </w:rPr>
          <w:fldChar w:fldCharType="begin"/>
        </w:r>
        <w:r>
          <w:rPr>
            <w:noProof/>
            <w:webHidden/>
          </w:rPr>
          <w:instrText xml:space="preserve"> PAGEREF _Toc127278413 \h </w:instrText>
        </w:r>
        <w:r>
          <w:rPr>
            <w:noProof/>
            <w:webHidden/>
          </w:rPr>
        </w:r>
        <w:r>
          <w:rPr>
            <w:noProof/>
            <w:webHidden/>
          </w:rPr>
          <w:fldChar w:fldCharType="separate"/>
        </w:r>
        <w:r>
          <w:rPr>
            <w:noProof/>
            <w:webHidden/>
          </w:rPr>
          <w:t>20</w:t>
        </w:r>
        <w:r>
          <w:rPr>
            <w:noProof/>
            <w:webHidden/>
          </w:rPr>
          <w:fldChar w:fldCharType="end"/>
        </w:r>
      </w:hyperlink>
    </w:p>
    <w:p w14:paraId="7AF6C440" w14:textId="0189B829"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71" w:name="_Toc127278072"/>
      <w:r w:rsidRPr="006D015F">
        <w:rPr>
          <w:caps w:val="0"/>
        </w:rPr>
        <w:lastRenderedPageBreak/>
        <w:t>LIST OF TABLES</w:t>
      </w:r>
      <w:bookmarkEnd w:id="71"/>
    </w:p>
    <w:p w14:paraId="2723BD5E" w14:textId="43EEBDCF" w:rsidR="00EB624F"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7278414" w:history="1">
        <w:r w:rsidR="00EB624F" w:rsidRPr="000A09F6">
          <w:rPr>
            <w:rStyle w:val="Hyperlink"/>
            <w:noProof/>
          </w:rPr>
          <w:t>Table 0</w:t>
        </w:r>
        <w:r w:rsidR="00EB624F" w:rsidRPr="000A09F6">
          <w:rPr>
            <w:rStyle w:val="Hyperlink"/>
            <w:noProof/>
          </w:rPr>
          <w:noBreakHyphen/>
          <w:t xml:space="preserve">1: Salient features of the project </w:t>
        </w:r>
        <w:r w:rsidR="00EB624F" w:rsidRPr="000A09F6">
          <w:rPr>
            <w:rStyle w:val="Hyperlink"/>
            <w:noProof/>
            <w:highlight w:val="yellow"/>
          </w:rPr>
          <w:t>(UFSR,2008)</w:t>
        </w:r>
        <w:r w:rsidR="00EB624F">
          <w:rPr>
            <w:noProof/>
            <w:webHidden/>
          </w:rPr>
          <w:tab/>
        </w:r>
        <w:r w:rsidR="00EB624F">
          <w:rPr>
            <w:noProof/>
            <w:webHidden/>
          </w:rPr>
          <w:fldChar w:fldCharType="begin"/>
        </w:r>
        <w:r w:rsidR="00EB624F">
          <w:rPr>
            <w:noProof/>
            <w:webHidden/>
          </w:rPr>
          <w:instrText xml:space="preserve"> PAGEREF _Toc127278414 \h </w:instrText>
        </w:r>
        <w:r w:rsidR="00EB624F">
          <w:rPr>
            <w:noProof/>
            <w:webHidden/>
          </w:rPr>
        </w:r>
        <w:r w:rsidR="00EB624F">
          <w:rPr>
            <w:noProof/>
            <w:webHidden/>
          </w:rPr>
          <w:fldChar w:fldCharType="separate"/>
        </w:r>
        <w:r w:rsidR="00EB624F">
          <w:rPr>
            <w:noProof/>
            <w:webHidden/>
          </w:rPr>
          <w:t>v</w:t>
        </w:r>
        <w:r w:rsidR="00EB624F">
          <w:rPr>
            <w:noProof/>
            <w:webHidden/>
          </w:rPr>
          <w:fldChar w:fldCharType="end"/>
        </w:r>
      </w:hyperlink>
    </w:p>
    <w:p w14:paraId="21247938" w14:textId="7380FAAD"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5" w:history="1">
        <w:r w:rsidRPr="000A09F6">
          <w:rPr>
            <w:rStyle w:val="Hyperlink"/>
            <w:noProof/>
          </w:rPr>
          <w:t>Table 1</w:t>
        </w:r>
        <w:r w:rsidRPr="000A09F6">
          <w:rPr>
            <w:rStyle w:val="Hyperlink"/>
            <w:noProof/>
          </w:rPr>
          <w:noBreakHyphen/>
          <w:t>1: Catchment characteristics of Jhimruk Khola at Intake</w:t>
        </w:r>
        <w:r>
          <w:rPr>
            <w:noProof/>
            <w:webHidden/>
          </w:rPr>
          <w:tab/>
        </w:r>
        <w:r>
          <w:rPr>
            <w:noProof/>
            <w:webHidden/>
          </w:rPr>
          <w:fldChar w:fldCharType="begin"/>
        </w:r>
        <w:r>
          <w:rPr>
            <w:noProof/>
            <w:webHidden/>
          </w:rPr>
          <w:instrText xml:space="preserve"> PAGEREF _Toc127278415 \h </w:instrText>
        </w:r>
        <w:r>
          <w:rPr>
            <w:noProof/>
            <w:webHidden/>
          </w:rPr>
        </w:r>
        <w:r>
          <w:rPr>
            <w:noProof/>
            <w:webHidden/>
          </w:rPr>
          <w:fldChar w:fldCharType="separate"/>
        </w:r>
        <w:r>
          <w:rPr>
            <w:noProof/>
            <w:webHidden/>
          </w:rPr>
          <w:t>10</w:t>
        </w:r>
        <w:r>
          <w:rPr>
            <w:noProof/>
            <w:webHidden/>
          </w:rPr>
          <w:fldChar w:fldCharType="end"/>
        </w:r>
      </w:hyperlink>
    </w:p>
    <w:p w14:paraId="0F4B2A6B" w14:textId="420CB14F"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6" w:history="1">
        <w:r w:rsidRPr="000A09F6">
          <w:rPr>
            <w:rStyle w:val="Hyperlink"/>
            <w:noProof/>
          </w:rPr>
          <w:t>Table 1</w:t>
        </w:r>
        <w:r w:rsidRPr="000A09F6">
          <w:rPr>
            <w:rStyle w:val="Hyperlink"/>
            <w:noProof/>
          </w:rPr>
          <w:noBreakHyphen/>
          <w:t>2: Mean Monthly Flow of Jhimruk River at Intake</w:t>
        </w:r>
        <w:r>
          <w:rPr>
            <w:noProof/>
            <w:webHidden/>
          </w:rPr>
          <w:tab/>
        </w:r>
        <w:r>
          <w:rPr>
            <w:noProof/>
            <w:webHidden/>
          </w:rPr>
          <w:fldChar w:fldCharType="begin"/>
        </w:r>
        <w:r>
          <w:rPr>
            <w:noProof/>
            <w:webHidden/>
          </w:rPr>
          <w:instrText xml:space="preserve"> PAGEREF _Toc127278416 \h </w:instrText>
        </w:r>
        <w:r>
          <w:rPr>
            <w:noProof/>
            <w:webHidden/>
          </w:rPr>
        </w:r>
        <w:r>
          <w:rPr>
            <w:noProof/>
            <w:webHidden/>
          </w:rPr>
          <w:fldChar w:fldCharType="separate"/>
        </w:r>
        <w:r>
          <w:rPr>
            <w:noProof/>
            <w:webHidden/>
          </w:rPr>
          <w:t>12</w:t>
        </w:r>
        <w:r>
          <w:rPr>
            <w:noProof/>
            <w:webHidden/>
          </w:rPr>
          <w:fldChar w:fldCharType="end"/>
        </w:r>
      </w:hyperlink>
    </w:p>
    <w:p w14:paraId="51A712E0" w14:textId="286E5CDC"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7" w:history="1">
        <w:r w:rsidRPr="000A09F6">
          <w:rPr>
            <w:rStyle w:val="Hyperlink"/>
            <w:noProof/>
          </w:rPr>
          <w:t>Table 1</w:t>
        </w:r>
        <w:r w:rsidRPr="000A09F6">
          <w:rPr>
            <w:rStyle w:val="Hyperlink"/>
            <w:noProof/>
          </w:rPr>
          <w:noBreakHyphen/>
          <w:t>3: Estimation of flood flow</w:t>
        </w:r>
        <w:r>
          <w:rPr>
            <w:noProof/>
            <w:webHidden/>
          </w:rPr>
          <w:tab/>
        </w:r>
        <w:r>
          <w:rPr>
            <w:noProof/>
            <w:webHidden/>
          </w:rPr>
          <w:fldChar w:fldCharType="begin"/>
        </w:r>
        <w:r>
          <w:rPr>
            <w:noProof/>
            <w:webHidden/>
          </w:rPr>
          <w:instrText xml:space="preserve"> PAGEREF _Toc127278417 \h </w:instrText>
        </w:r>
        <w:r>
          <w:rPr>
            <w:noProof/>
            <w:webHidden/>
          </w:rPr>
        </w:r>
        <w:r>
          <w:rPr>
            <w:noProof/>
            <w:webHidden/>
          </w:rPr>
          <w:fldChar w:fldCharType="separate"/>
        </w:r>
        <w:r>
          <w:rPr>
            <w:noProof/>
            <w:webHidden/>
          </w:rPr>
          <w:t>15</w:t>
        </w:r>
        <w:r>
          <w:rPr>
            <w:noProof/>
            <w:webHidden/>
          </w:rPr>
          <w:fldChar w:fldCharType="end"/>
        </w:r>
      </w:hyperlink>
    </w:p>
    <w:p w14:paraId="118C0A92" w14:textId="626D2F1F"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8" w:history="1">
        <w:r w:rsidRPr="000A09F6">
          <w:rPr>
            <w:rStyle w:val="Hyperlink"/>
            <w:noProof/>
          </w:rPr>
          <w:t>Table 1</w:t>
        </w:r>
        <w:r w:rsidRPr="000A09F6">
          <w:rPr>
            <w:rStyle w:val="Hyperlink"/>
            <w:noProof/>
          </w:rPr>
          <w:noBreakHyphen/>
          <w:t xml:space="preserve">5: Estimated Low Flow at the Intake of </w:t>
        </w:r>
        <w:r w:rsidR="0062160E">
          <w:rPr>
            <w:rStyle w:val="Hyperlink"/>
            <w:noProof/>
          </w:rPr>
          <w:t>Jhimruk</w:t>
        </w:r>
        <w:r w:rsidRPr="000A09F6">
          <w:rPr>
            <w:rStyle w:val="Hyperlink"/>
            <w:noProof/>
          </w:rPr>
          <w:t xml:space="preserve"> Khola</w:t>
        </w:r>
        <w:r>
          <w:rPr>
            <w:noProof/>
            <w:webHidden/>
          </w:rPr>
          <w:tab/>
        </w:r>
        <w:r>
          <w:rPr>
            <w:noProof/>
            <w:webHidden/>
          </w:rPr>
          <w:fldChar w:fldCharType="begin"/>
        </w:r>
        <w:r>
          <w:rPr>
            <w:noProof/>
            <w:webHidden/>
          </w:rPr>
          <w:instrText xml:space="preserve"> PAGEREF _Toc127278418 \h </w:instrText>
        </w:r>
        <w:r>
          <w:rPr>
            <w:noProof/>
            <w:webHidden/>
          </w:rPr>
        </w:r>
        <w:r>
          <w:rPr>
            <w:noProof/>
            <w:webHidden/>
          </w:rPr>
          <w:fldChar w:fldCharType="separate"/>
        </w:r>
        <w:r>
          <w:rPr>
            <w:noProof/>
            <w:webHidden/>
          </w:rPr>
          <w:t>16</w:t>
        </w:r>
        <w:r>
          <w:rPr>
            <w:noProof/>
            <w:webHidden/>
          </w:rPr>
          <w:fldChar w:fldCharType="end"/>
        </w:r>
      </w:hyperlink>
    </w:p>
    <w:p w14:paraId="447E4BCB" w14:textId="73AEDF76"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19" w:history="1">
        <w:r w:rsidRPr="000A09F6">
          <w:rPr>
            <w:rStyle w:val="Hyperlink"/>
            <w:noProof/>
          </w:rPr>
          <w:t>Table 1</w:t>
        </w:r>
        <w:r w:rsidRPr="000A09F6">
          <w:rPr>
            <w:rStyle w:val="Hyperlink"/>
            <w:noProof/>
          </w:rPr>
          <w:noBreakHyphen/>
          <w:t>6: Mean annual discharge, 5-years moving average, 10-years moving average</w:t>
        </w:r>
        <w:r>
          <w:rPr>
            <w:noProof/>
            <w:webHidden/>
          </w:rPr>
          <w:tab/>
        </w:r>
        <w:r>
          <w:rPr>
            <w:noProof/>
            <w:webHidden/>
          </w:rPr>
          <w:fldChar w:fldCharType="begin"/>
        </w:r>
        <w:r>
          <w:rPr>
            <w:noProof/>
            <w:webHidden/>
          </w:rPr>
          <w:instrText xml:space="preserve"> PAGEREF _Toc127278419 \h </w:instrText>
        </w:r>
        <w:r>
          <w:rPr>
            <w:noProof/>
            <w:webHidden/>
          </w:rPr>
        </w:r>
        <w:r>
          <w:rPr>
            <w:noProof/>
            <w:webHidden/>
          </w:rPr>
          <w:fldChar w:fldCharType="separate"/>
        </w:r>
        <w:r>
          <w:rPr>
            <w:noProof/>
            <w:webHidden/>
          </w:rPr>
          <w:t>18</w:t>
        </w:r>
        <w:r>
          <w:rPr>
            <w:noProof/>
            <w:webHidden/>
          </w:rPr>
          <w:fldChar w:fldCharType="end"/>
        </w:r>
      </w:hyperlink>
    </w:p>
    <w:p w14:paraId="3C2E92E6" w14:textId="5B8299C4" w:rsidR="00EB624F" w:rsidRDefault="00EB624F">
      <w:pPr>
        <w:pStyle w:val="TableofFigures"/>
        <w:tabs>
          <w:tab w:val="right" w:leader="dot" w:pos="9170"/>
        </w:tabs>
        <w:rPr>
          <w:rFonts w:asciiTheme="minorHAnsi" w:eastAsiaTheme="minorEastAsia" w:hAnsiTheme="minorHAnsi" w:cstheme="minorBidi"/>
          <w:noProof/>
          <w:lang w:bidi="ne-NP"/>
        </w:rPr>
      </w:pPr>
      <w:hyperlink w:anchor="_Toc127278420" w:history="1">
        <w:r w:rsidRPr="000A09F6">
          <w:rPr>
            <w:rStyle w:val="Hyperlink"/>
            <w:noProof/>
          </w:rPr>
          <w:t>Table 1</w:t>
        </w:r>
        <w:r w:rsidRPr="000A09F6">
          <w:rPr>
            <w:rStyle w:val="Hyperlink"/>
            <w:noProof/>
          </w:rPr>
          <w:noBreakHyphen/>
          <w:t>7: Result of Man-Kendall test for different discharge series</w:t>
        </w:r>
        <w:r>
          <w:rPr>
            <w:noProof/>
            <w:webHidden/>
          </w:rPr>
          <w:tab/>
        </w:r>
        <w:r>
          <w:rPr>
            <w:noProof/>
            <w:webHidden/>
          </w:rPr>
          <w:fldChar w:fldCharType="begin"/>
        </w:r>
        <w:r>
          <w:rPr>
            <w:noProof/>
            <w:webHidden/>
          </w:rPr>
          <w:instrText xml:space="preserve"> PAGEREF _Toc127278420 \h </w:instrText>
        </w:r>
        <w:r>
          <w:rPr>
            <w:noProof/>
            <w:webHidden/>
          </w:rPr>
        </w:r>
        <w:r>
          <w:rPr>
            <w:noProof/>
            <w:webHidden/>
          </w:rPr>
          <w:fldChar w:fldCharType="separate"/>
        </w:r>
        <w:r>
          <w:rPr>
            <w:noProof/>
            <w:webHidden/>
          </w:rPr>
          <w:t>20</w:t>
        </w:r>
        <w:r>
          <w:rPr>
            <w:noProof/>
            <w:webHidden/>
          </w:rPr>
          <w:fldChar w:fldCharType="end"/>
        </w:r>
      </w:hyperlink>
    </w:p>
    <w:p w14:paraId="12313743" w14:textId="4E5ED525" w:rsidR="007C4B44" w:rsidRDefault="00495F96" w:rsidP="007C4B44">
      <w:pPr>
        <w:pStyle w:val="TableofFigures"/>
        <w:tabs>
          <w:tab w:val="right" w:leader="dot" w:pos="9170"/>
        </w:tabs>
        <w:rPr>
          <w:ins w:id="72"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73" w:author="Kumar Baral" w:date="2023-02-13T11:13:00Z"/>
          <w:rStyle w:val="Hyperlink"/>
          <w:noProof/>
        </w:rPr>
      </w:pPr>
      <w:ins w:id="74"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75" w:author="Kumar Baral" w:date="2023-02-13T11:14:00Z"/>
        </w:rPr>
      </w:pPr>
      <w:bookmarkStart w:id="76" w:name="_Toc127278073"/>
      <w:ins w:id="77" w:author="Kumar Baral" w:date="2023-02-13T11:14:00Z">
        <w:r>
          <w:rPr>
            <w:caps w:val="0"/>
          </w:rPr>
          <w:lastRenderedPageBreak/>
          <w:t>S</w:t>
        </w:r>
        <w:r w:rsidR="00D834E2">
          <w:rPr>
            <w:caps w:val="0"/>
          </w:rPr>
          <w:t>ALIENT FEATURES</w:t>
        </w:r>
        <w:bookmarkEnd w:id="76"/>
      </w:ins>
    </w:p>
    <w:p w14:paraId="64372F62" w14:textId="22B36F95" w:rsidR="00D834E2" w:rsidRDefault="00D834E2" w:rsidP="00D834E2">
      <w:pPr>
        <w:pStyle w:val="Caption"/>
      </w:pPr>
      <w:bookmarkStart w:id="78" w:name="_Toc127278414"/>
      <w:ins w:id="79" w:author="Kumar Baral" w:date="2023-02-13T11:15:00Z">
        <w:r>
          <w:t xml:space="preserve">Table </w:t>
        </w:r>
      </w:ins>
      <w:ins w:id="80" w:author="Kumar Baral" w:date="2023-02-13T14:27:00Z">
        <w:r w:rsidR="00B132C2">
          <w:fldChar w:fldCharType="begin"/>
        </w:r>
        <w:r w:rsidR="00B132C2">
          <w:instrText xml:space="preserve"> STYLEREF 1 \s </w:instrText>
        </w:r>
      </w:ins>
      <w:r w:rsidR="00B132C2">
        <w:fldChar w:fldCharType="separate"/>
      </w:r>
      <w:r w:rsidR="008C4DA6">
        <w:rPr>
          <w:noProof/>
        </w:rPr>
        <w:t>0</w:t>
      </w:r>
      <w:ins w:id="81"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1</w:t>
      </w:r>
      <w:ins w:id="82" w:author="Kumar Baral" w:date="2023-02-13T14:27:00Z">
        <w:r w:rsidR="00B132C2">
          <w:fldChar w:fldCharType="end"/>
        </w:r>
      </w:ins>
      <w:ins w:id="83" w:author="Kumar Baral" w:date="2023-02-13T11:15:00Z">
        <w:r>
          <w:t>: Salient features of the project</w:t>
        </w:r>
      </w:ins>
      <w:bookmarkEnd w:id="78"/>
      <w:r w:rsidR="003A605E">
        <w:t xml:space="preserve"> as per the previous study</w:t>
      </w:r>
    </w:p>
    <w:tbl>
      <w:tblPr>
        <w:tblW w:w="88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4056"/>
        <w:gridCol w:w="2689"/>
        <w:gridCol w:w="1272"/>
      </w:tblGrid>
      <w:tr w:rsidR="009E5F89" w:rsidRPr="009F15CB" w14:paraId="3DE134A2" w14:textId="77777777" w:rsidTr="003A605E">
        <w:trPr>
          <w:trHeight w:val="201"/>
          <w:tblHeader/>
        </w:trPr>
        <w:tc>
          <w:tcPr>
            <w:tcW w:w="882" w:type="dxa"/>
            <w:shd w:val="clear" w:color="auto" w:fill="BFBFBF" w:themeFill="background1" w:themeFillShade="BF"/>
            <w:noWrap/>
            <w:vAlign w:val="bottom"/>
          </w:tcPr>
          <w:p w14:paraId="4DF71544" w14:textId="77777777" w:rsidR="009E5F89" w:rsidRPr="009F15CB" w:rsidRDefault="009E5F89" w:rsidP="003A605E">
            <w:pPr>
              <w:rPr>
                <w:b/>
                <w:bCs/>
                <w:szCs w:val="22"/>
                <w:lang w:val="en-GB"/>
              </w:rPr>
            </w:pPr>
            <w:r>
              <w:rPr>
                <w:b/>
                <w:bCs/>
                <w:szCs w:val="22"/>
                <w:lang w:val="en-GB"/>
              </w:rPr>
              <w:t>SN</w:t>
            </w:r>
          </w:p>
        </w:tc>
        <w:tc>
          <w:tcPr>
            <w:tcW w:w="4056" w:type="dxa"/>
            <w:shd w:val="clear" w:color="auto" w:fill="BFBFBF" w:themeFill="background1" w:themeFillShade="BF"/>
            <w:noWrap/>
            <w:vAlign w:val="bottom"/>
          </w:tcPr>
          <w:p w14:paraId="1AF7B429" w14:textId="77777777" w:rsidR="009E5F89" w:rsidRPr="009F15CB" w:rsidRDefault="009E5F89" w:rsidP="003A605E">
            <w:pPr>
              <w:rPr>
                <w:b/>
                <w:szCs w:val="22"/>
                <w:lang w:val="en-GB"/>
              </w:rPr>
            </w:pPr>
            <w:r>
              <w:rPr>
                <w:b/>
                <w:szCs w:val="22"/>
                <w:lang w:val="en-GB"/>
              </w:rPr>
              <w:t>Description</w:t>
            </w:r>
          </w:p>
        </w:tc>
        <w:tc>
          <w:tcPr>
            <w:tcW w:w="2689" w:type="dxa"/>
            <w:shd w:val="clear" w:color="auto" w:fill="BFBFBF" w:themeFill="background1" w:themeFillShade="BF"/>
            <w:vAlign w:val="bottom"/>
          </w:tcPr>
          <w:p w14:paraId="2BC7564C" w14:textId="77777777" w:rsidR="009E5F89" w:rsidRPr="009F15CB" w:rsidRDefault="009E5F89" w:rsidP="003A605E">
            <w:pPr>
              <w:rPr>
                <w:b/>
                <w:szCs w:val="22"/>
                <w:lang w:val="en-GB"/>
              </w:rPr>
            </w:pPr>
            <w:r>
              <w:rPr>
                <w:b/>
                <w:szCs w:val="22"/>
                <w:lang w:val="en-GB"/>
              </w:rPr>
              <w:t>Value</w:t>
            </w:r>
          </w:p>
        </w:tc>
        <w:tc>
          <w:tcPr>
            <w:tcW w:w="1272" w:type="dxa"/>
            <w:shd w:val="clear" w:color="auto" w:fill="BFBFBF" w:themeFill="background1" w:themeFillShade="BF"/>
            <w:vAlign w:val="bottom"/>
          </w:tcPr>
          <w:p w14:paraId="19466D71" w14:textId="77777777" w:rsidR="009E5F89" w:rsidRPr="009F15CB" w:rsidRDefault="009E5F89" w:rsidP="003A605E">
            <w:pPr>
              <w:rPr>
                <w:b/>
                <w:szCs w:val="22"/>
                <w:lang w:val="en-GB"/>
              </w:rPr>
            </w:pPr>
            <w:r>
              <w:rPr>
                <w:b/>
                <w:szCs w:val="22"/>
                <w:lang w:val="en-GB"/>
              </w:rPr>
              <w:t>Unit</w:t>
            </w:r>
          </w:p>
        </w:tc>
      </w:tr>
      <w:tr w:rsidR="009E5F89" w:rsidRPr="009F15CB" w14:paraId="46992998" w14:textId="77777777" w:rsidTr="003A605E">
        <w:trPr>
          <w:trHeight w:val="229"/>
        </w:trPr>
        <w:tc>
          <w:tcPr>
            <w:tcW w:w="882" w:type="dxa"/>
            <w:shd w:val="clear" w:color="auto" w:fill="auto"/>
            <w:noWrap/>
            <w:vAlign w:val="bottom"/>
            <w:hideMark/>
          </w:tcPr>
          <w:p w14:paraId="03AD079E" w14:textId="77777777" w:rsidR="009E5F89" w:rsidRPr="009F15CB" w:rsidRDefault="009E5F89" w:rsidP="003A605E">
            <w:pPr>
              <w:rPr>
                <w:b/>
                <w:bCs/>
                <w:szCs w:val="22"/>
                <w:lang w:val="en-GB"/>
              </w:rPr>
            </w:pPr>
            <w:r w:rsidRPr="009F15CB">
              <w:rPr>
                <w:b/>
                <w:bCs/>
                <w:szCs w:val="22"/>
                <w:lang w:val="en-GB"/>
              </w:rPr>
              <w:t>1</w:t>
            </w:r>
          </w:p>
        </w:tc>
        <w:tc>
          <w:tcPr>
            <w:tcW w:w="4056" w:type="dxa"/>
            <w:shd w:val="clear" w:color="auto" w:fill="auto"/>
            <w:noWrap/>
            <w:vAlign w:val="bottom"/>
            <w:hideMark/>
          </w:tcPr>
          <w:p w14:paraId="2009E6EE" w14:textId="77777777" w:rsidR="009E5F89" w:rsidRPr="009F15CB" w:rsidRDefault="009E5F89" w:rsidP="003A605E">
            <w:pPr>
              <w:rPr>
                <w:b/>
                <w:bCs/>
                <w:szCs w:val="22"/>
                <w:lang w:val="en-GB"/>
              </w:rPr>
            </w:pPr>
            <w:r w:rsidRPr="009F15CB">
              <w:rPr>
                <w:b/>
                <w:bCs/>
                <w:szCs w:val="22"/>
                <w:lang w:val="en-GB"/>
              </w:rPr>
              <w:t>General</w:t>
            </w:r>
          </w:p>
        </w:tc>
        <w:tc>
          <w:tcPr>
            <w:tcW w:w="2689" w:type="dxa"/>
            <w:shd w:val="clear" w:color="auto" w:fill="auto"/>
            <w:noWrap/>
            <w:vAlign w:val="bottom"/>
            <w:hideMark/>
          </w:tcPr>
          <w:p w14:paraId="36ED0A95" w14:textId="77777777" w:rsidR="009E5F89" w:rsidRPr="009F15CB" w:rsidRDefault="009E5F89" w:rsidP="003A605E">
            <w:pPr>
              <w:rPr>
                <w:b/>
                <w:bCs/>
                <w:szCs w:val="22"/>
                <w:lang w:val="en-GB"/>
              </w:rPr>
            </w:pPr>
          </w:p>
        </w:tc>
        <w:tc>
          <w:tcPr>
            <w:tcW w:w="1272" w:type="dxa"/>
            <w:shd w:val="clear" w:color="auto" w:fill="auto"/>
            <w:noWrap/>
            <w:vAlign w:val="bottom"/>
            <w:hideMark/>
          </w:tcPr>
          <w:p w14:paraId="3EBBD2F7" w14:textId="77777777" w:rsidR="009E5F89" w:rsidRPr="009F15CB" w:rsidRDefault="009E5F89" w:rsidP="003A605E">
            <w:pPr>
              <w:rPr>
                <w:szCs w:val="22"/>
                <w:lang w:val="en-GB"/>
              </w:rPr>
            </w:pPr>
          </w:p>
        </w:tc>
      </w:tr>
      <w:tr w:rsidR="009E5F89" w:rsidRPr="009F15CB" w14:paraId="4C39DDA4" w14:textId="77777777" w:rsidTr="003A605E">
        <w:trPr>
          <w:trHeight w:val="355"/>
        </w:trPr>
        <w:tc>
          <w:tcPr>
            <w:tcW w:w="882" w:type="dxa"/>
            <w:shd w:val="clear" w:color="auto" w:fill="auto"/>
            <w:noWrap/>
            <w:vAlign w:val="bottom"/>
            <w:hideMark/>
          </w:tcPr>
          <w:p w14:paraId="7CDD7A37" w14:textId="77777777" w:rsidR="009E5F89" w:rsidRPr="009F15CB" w:rsidRDefault="009E5F89" w:rsidP="003A605E">
            <w:pPr>
              <w:rPr>
                <w:szCs w:val="22"/>
                <w:lang w:val="en-GB"/>
              </w:rPr>
            </w:pPr>
          </w:p>
        </w:tc>
        <w:tc>
          <w:tcPr>
            <w:tcW w:w="4056" w:type="dxa"/>
            <w:shd w:val="clear" w:color="auto" w:fill="auto"/>
            <w:noWrap/>
            <w:vAlign w:val="bottom"/>
            <w:hideMark/>
          </w:tcPr>
          <w:p w14:paraId="57A6938E" w14:textId="77777777" w:rsidR="009E5F89" w:rsidRPr="009F15CB" w:rsidRDefault="009E5F89" w:rsidP="003A605E">
            <w:pPr>
              <w:rPr>
                <w:szCs w:val="22"/>
                <w:lang w:val="en-GB"/>
              </w:rPr>
            </w:pPr>
            <w:r w:rsidRPr="009F15CB">
              <w:rPr>
                <w:szCs w:val="22"/>
                <w:lang w:val="en-GB"/>
              </w:rPr>
              <w:t xml:space="preserve">Type of Power Plant </w:t>
            </w:r>
          </w:p>
        </w:tc>
        <w:tc>
          <w:tcPr>
            <w:tcW w:w="2689" w:type="dxa"/>
            <w:shd w:val="clear" w:color="auto" w:fill="auto"/>
            <w:noWrap/>
            <w:vAlign w:val="bottom"/>
            <w:hideMark/>
          </w:tcPr>
          <w:p w14:paraId="2C7786EE" w14:textId="487B22E8" w:rsidR="009E5F89" w:rsidRPr="009F15CB" w:rsidRDefault="003A605E" w:rsidP="003A605E">
            <w:pPr>
              <w:rPr>
                <w:szCs w:val="22"/>
                <w:lang w:val="en-GB"/>
              </w:rPr>
            </w:pPr>
            <w:r>
              <w:rPr>
                <w:szCs w:val="22"/>
                <w:lang w:val="en-GB"/>
              </w:rPr>
              <w:t xml:space="preserve">Run off river with daily </w:t>
            </w:r>
            <w:proofErr w:type="spellStart"/>
            <w:r>
              <w:rPr>
                <w:szCs w:val="22"/>
                <w:lang w:val="en-GB"/>
              </w:rPr>
              <w:t>pondage</w:t>
            </w:r>
            <w:proofErr w:type="spellEnd"/>
          </w:p>
        </w:tc>
        <w:tc>
          <w:tcPr>
            <w:tcW w:w="1272" w:type="dxa"/>
            <w:shd w:val="clear" w:color="auto" w:fill="auto"/>
            <w:noWrap/>
            <w:vAlign w:val="bottom"/>
            <w:hideMark/>
          </w:tcPr>
          <w:p w14:paraId="008011DC" w14:textId="77777777" w:rsidR="009E5F89" w:rsidRPr="009F15CB" w:rsidRDefault="009E5F89" w:rsidP="003A605E">
            <w:pPr>
              <w:rPr>
                <w:szCs w:val="22"/>
                <w:lang w:val="en-GB"/>
              </w:rPr>
            </w:pPr>
          </w:p>
        </w:tc>
      </w:tr>
      <w:tr w:rsidR="009E5F89" w:rsidRPr="009F15CB" w14:paraId="29BD4DC8" w14:textId="77777777" w:rsidTr="003A605E">
        <w:trPr>
          <w:trHeight w:val="201"/>
        </w:trPr>
        <w:tc>
          <w:tcPr>
            <w:tcW w:w="882" w:type="dxa"/>
            <w:shd w:val="clear" w:color="auto" w:fill="auto"/>
            <w:noWrap/>
            <w:vAlign w:val="bottom"/>
            <w:hideMark/>
          </w:tcPr>
          <w:p w14:paraId="62F8C9AC" w14:textId="77777777" w:rsidR="009E5F89" w:rsidRPr="009F15CB" w:rsidRDefault="009E5F89" w:rsidP="003A605E">
            <w:pPr>
              <w:rPr>
                <w:szCs w:val="22"/>
                <w:lang w:val="en-GB"/>
              </w:rPr>
            </w:pPr>
          </w:p>
        </w:tc>
        <w:tc>
          <w:tcPr>
            <w:tcW w:w="4056" w:type="dxa"/>
            <w:shd w:val="clear" w:color="auto" w:fill="auto"/>
            <w:noWrap/>
            <w:vAlign w:val="bottom"/>
            <w:hideMark/>
          </w:tcPr>
          <w:p w14:paraId="7D5DC2C4" w14:textId="77777777" w:rsidR="009E5F89" w:rsidRPr="009F15CB" w:rsidRDefault="009E5F89" w:rsidP="003A605E">
            <w:pPr>
              <w:rPr>
                <w:szCs w:val="22"/>
                <w:lang w:val="en-GB"/>
              </w:rPr>
            </w:pPr>
            <w:r w:rsidRPr="009F15CB">
              <w:rPr>
                <w:szCs w:val="22"/>
                <w:lang w:val="en-GB"/>
              </w:rPr>
              <w:t>Capacity</w:t>
            </w:r>
          </w:p>
        </w:tc>
        <w:tc>
          <w:tcPr>
            <w:tcW w:w="2689" w:type="dxa"/>
            <w:shd w:val="clear" w:color="auto" w:fill="auto"/>
            <w:noWrap/>
            <w:vAlign w:val="bottom"/>
            <w:hideMark/>
          </w:tcPr>
          <w:p w14:paraId="1105E001" w14:textId="77777777" w:rsidR="009E5F89" w:rsidRPr="009F15CB" w:rsidRDefault="009E5F89" w:rsidP="003A605E">
            <w:pPr>
              <w:rPr>
                <w:szCs w:val="22"/>
                <w:lang w:val="en-GB"/>
              </w:rPr>
            </w:pPr>
            <w:r w:rsidRPr="009F15CB">
              <w:rPr>
                <w:szCs w:val="22"/>
                <w:lang w:val="en-GB"/>
              </w:rPr>
              <w:t>12 MW</w:t>
            </w:r>
          </w:p>
        </w:tc>
        <w:tc>
          <w:tcPr>
            <w:tcW w:w="1272" w:type="dxa"/>
            <w:shd w:val="clear" w:color="auto" w:fill="auto"/>
            <w:noWrap/>
            <w:vAlign w:val="bottom"/>
            <w:hideMark/>
          </w:tcPr>
          <w:p w14:paraId="296F3126" w14:textId="77777777" w:rsidR="009E5F89" w:rsidRPr="009F15CB" w:rsidRDefault="009E5F89" w:rsidP="003A605E">
            <w:pPr>
              <w:rPr>
                <w:szCs w:val="22"/>
                <w:lang w:val="en-GB"/>
              </w:rPr>
            </w:pPr>
          </w:p>
        </w:tc>
      </w:tr>
      <w:tr w:rsidR="009E5F89" w:rsidRPr="009F15CB" w14:paraId="31FA4C54" w14:textId="77777777" w:rsidTr="003A605E">
        <w:trPr>
          <w:trHeight w:val="201"/>
        </w:trPr>
        <w:tc>
          <w:tcPr>
            <w:tcW w:w="882" w:type="dxa"/>
            <w:shd w:val="clear" w:color="auto" w:fill="auto"/>
            <w:noWrap/>
            <w:vAlign w:val="bottom"/>
            <w:hideMark/>
          </w:tcPr>
          <w:p w14:paraId="5E5DB65D" w14:textId="77777777" w:rsidR="009E5F89" w:rsidRPr="009F15CB" w:rsidRDefault="009E5F89" w:rsidP="003A605E">
            <w:pPr>
              <w:rPr>
                <w:szCs w:val="22"/>
                <w:lang w:val="en-GB"/>
              </w:rPr>
            </w:pPr>
          </w:p>
        </w:tc>
        <w:tc>
          <w:tcPr>
            <w:tcW w:w="4056" w:type="dxa"/>
            <w:shd w:val="clear" w:color="auto" w:fill="auto"/>
            <w:noWrap/>
            <w:vAlign w:val="bottom"/>
            <w:hideMark/>
          </w:tcPr>
          <w:p w14:paraId="4C29FD47" w14:textId="77777777" w:rsidR="009E5F89" w:rsidRPr="009F15CB" w:rsidRDefault="009E5F89" w:rsidP="003A605E">
            <w:pPr>
              <w:rPr>
                <w:szCs w:val="22"/>
                <w:lang w:val="en-GB"/>
              </w:rPr>
            </w:pPr>
            <w:r w:rsidRPr="009F15CB">
              <w:rPr>
                <w:szCs w:val="22"/>
                <w:lang w:val="en-GB"/>
              </w:rPr>
              <w:t>Type of Scheme</w:t>
            </w:r>
          </w:p>
        </w:tc>
        <w:tc>
          <w:tcPr>
            <w:tcW w:w="2689" w:type="dxa"/>
            <w:shd w:val="clear" w:color="auto" w:fill="auto"/>
            <w:noWrap/>
            <w:vAlign w:val="bottom"/>
            <w:hideMark/>
          </w:tcPr>
          <w:p w14:paraId="01E6716D" w14:textId="77777777" w:rsidR="009E5F89" w:rsidRPr="009F15CB" w:rsidRDefault="009E5F89" w:rsidP="003A605E">
            <w:pPr>
              <w:rPr>
                <w:szCs w:val="22"/>
                <w:lang w:val="en-GB"/>
              </w:rPr>
            </w:pPr>
            <w:r w:rsidRPr="009F15CB">
              <w:rPr>
                <w:szCs w:val="22"/>
                <w:lang w:val="en-GB"/>
              </w:rPr>
              <w:t>Run-of-river</w:t>
            </w:r>
          </w:p>
        </w:tc>
        <w:tc>
          <w:tcPr>
            <w:tcW w:w="1272" w:type="dxa"/>
            <w:shd w:val="clear" w:color="auto" w:fill="auto"/>
            <w:noWrap/>
            <w:vAlign w:val="bottom"/>
            <w:hideMark/>
          </w:tcPr>
          <w:p w14:paraId="009A13E8" w14:textId="77777777" w:rsidR="009E5F89" w:rsidRPr="009F15CB" w:rsidRDefault="009E5F89" w:rsidP="003A605E">
            <w:pPr>
              <w:rPr>
                <w:szCs w:val="22"/>
                <w:lang w:val="en-GB"/>
              </w:rPr>
            </w:pPr>
          </w:p>
        </w:tc>
      </w:tr>
      <w:tr w:rsidR="009E5F89" w:rsidRPr="009F15CB" w14:paraId="1E0EE33A" w14:textId="77777777" w:rsidTr="003A605E">
        <w:trPr>
          <w:trHeight w:val="201"/>
        </w:trPr>
        <w:tc>
          <w:tcPr>
            <w:tcW w:w="882" w:type="dxa"/>
            <w:shd w:val="clear" w:color="auto" w:fill="auto"/>
            <w:noWrap/>
            <w:vAlign w:val="bottom"/>
            <w:hideMark/>
          </w:tcPr>
          <w:p w14:paraId="6A4F00F5" w14:textId="77777777" w:rsidR="009E5F89" w:rsidRPr="009F15CB" w:rsidRDefault="009E5F89" w:rsidP="003A605E">
            <w:pPr>
              <w:rPr>
                <w:szCs w:val="22"/>
                <w:lang w:val="en-GB"/>
              </w:rPr>
            </w:pPr>
          </w:p>
        </w:tc>
        <w:tc>
          <w:tcPr>
            <w:tcW w:w="4056" w:type="dxa"/>
            <w:shd w:val="clear" w:color="auto" w:fill="auto"/>
            <w:noWrap/>
            <w:vAlign w:val="bottom"/>
            <w:hideMark/>
          </w:tcPr>
          <w:p w14:paraId="73E4AAE1" w14:textId="77777777" w:rsidR="009E5F89" w:rsidRPr="009F15CB" w:rsidRDefault="009E5F89" w:rsidP="003A605E">
            <w:pPr>
              <w:rPr>
                <w:szCs w:val="22"/>
                <w:lang w:val="en-GB"/>
              </w:rPr>
            </w:pPr>
            <w:r w:rsidRPr="009F15CB">
              <w:rPr>
                <w:szCs w:val="22"/>
                <w:lang w:val="en-GB"/>
              </w:rPr>
              <w:t xml:space="preserve">Net Head </w:t>
            </w:r>
          </w:p>
        </w:tc>
        <w:tc>
          <w:tcPr>
            <w:tcW w:w="2689" w:type="dxa"/>
            <w:shd w:val="clear" w:color="auto" w:fill="auto"/>
            <w:noWrap/>
            <w:vAlign w:val="bottom"/>
            <w:hideMark/>
          </w:tcPr>
          <w:p w14:paraId="267C633D" w14:textId="77777777" w:rsidR="009E5F89" w:rsidRPr="009F15CB" w:rsidRDefault="009E5F89" w:rsidP="003A605E">
            <w:pPr>
              <w:rPr>
                <w:szCs w:val="22"/>
                <w:lang w:val="en-GB"/>
              </w:rPr>
            </w:pPr>
            <w:r w:rsidRPr="009F15CB">
              <w:rPr>
                <w:szCs w:val="22"/>
                <w:lang w:val="en-GB"/>
              </w:rPr>
              <w:t>205</w:t>
            </w:r>
          </w:p>
        </w:tc>
        <w:tc>
          <w:tcPr>
            <w:tcW w:w="1272" w:type="dxa"/>
            <w:shd w:val="clear" w:color="auto" w:fill="auto"/>
            <w:noWrap/>
            <w:vAlign w:val="bottom"/>
            <w:hideMark/>
          </w:tcPr>
          <w:p w14:paraId="0CF7EB69" w14:textId="77777777" w:rsidR="009E5F89" w:rsidRPr="009F15CB" w:rsidRDefault="009E5F89" w:rsidP="003A605E">
            <w:pPr>
              <w:rPr>
                <w:szCs w:val="22"/>
                <w:lang w:val="en-GB"/>
              </w:rPr>
            </w:pPr>
            <w:r w:rsidRPr="009F15CB">
              <w:rPr>
                <w:szCs w:val="22"/>
                <w:lang w:val="en-GB"/>
              </w:rPr>
              <w:t>m</w:t>
            </w:r>
          </w:p>
        </w:tc>
      </w:tr>
      <w:tr w:rsidR="009E5F89" w:rsidRPr="009F15CB" w14:paraId="25B9E17A" w14:textId="77777777" w:rsidTr="003A605E">
        <w:trPr>
          <w:trHeight w:val="201"/>
        </w:trPr>
        <w:tc>
          <w:tcPr>
            <w:tcW w:w="882" w:type="dxa"/>
            <w:shd w:val="clear" w:color="auto" w:fill="auto"/>
            <w:noWrap/>
            <w:vAlign w:val="bottom"/>
            <w:hideMark/>
          </w:tcPr>
          <w:p w14:paraId="3C2FF7DF" w14:textId="77777777" w:rsidR="009E5F89" w:rsidRPr="009F15CB" w:rsidRDefault="009E5F89" w:rsidP="003A605E">
            <w:pPr>
              <w:rPr>
                <w:szCs w:val="22"/>
                <w:lang w:val="en-GB"/>
              </w:rPr>
            </w:pPr>
          </w:p>
        </w:tc>
        <w:tc>
          <w:tcPr>
            <w:tcW w:w="4056" w:type="dxa"/>
            <w:shd w:val="clear" w:color="auto" w:fill="auto"/>
            <w:noWrap/>
            <w:vAlign w:val="bottom"/>
            <w:hideMark/>
          </w:tcPr>
          <w:p w14:paraId="1744EAA6" w14:textId="77777777" w:rsidR="009E5F89" w:rsidRPr="009F15CB" w:rsidRDefault="009E5F89" w:rsidP="003A605E">
            <w:pPr>
              <w:rPr>
                <w:szCs w:val="22"/>
                <w:lang w:val="en-GB"/>
              </w:rPr>
            </w:pPr>
            <w:r w:rsidRPr="009F15CB">
              <w:rPr>
                <w:szCs w:val="22"/>
                <w:lang w:val="en-GB"/>
              </w:rPr>
              <w:t>Discharge</w:t>
            </w:r>
          </w:p>
        </w:tc>
        <w:tc>
          <w:tcPr>
            <w:tcW w:w="2689" w:type="dxa"/>
            <w:shd w:val="clear" w:color="auto" w:fill="auto"/>
            <w:noWrap/>
            <w:vAlign w:val="bottom"/>
            <w:hideMark/>
          </w:tcPr>
          <w:p w14:paraId="49EAA477" w14:textId="77777777" w:rsidR="009E5F89" w:rsidRPr="009F15CB" w:rsidRDefault="009E5F89" w:rsidP="003A605E">
            <w:pPr>
              <w:rPr>
                <w:szCs w:val="22"/>
                <w:lang w:val="en-GB"/>
              </w:rPr>
            </w:pPr>
            <w:r w:rsidRPr="009F15CB">
              <w:rPr>
                <w:szCs w:val="22"/>
                <w:lang w:val="en-GB"/>
              </w:rPr>
              <w:t xml:space="preserve">7 </w:t>
            </w:r>
          </w:p>
        </w:tc>
        <w:tc>
          <w:tcPr>
            <w:tcW w:w="1272" w:type="dxa"/>
            <w:shd w:val="clear" w:color="auto" w:fill="auto"/>
            <w:noWrap/>
            <w:vAlign w:val="bottom"/>
            <w:hideMark/>
          </w:tcPr>
          <w:p w14:paraId="49B451FB" w14:textId="77777777" w:rsidR="009E5F89" w:rsidRPr="009F15CB" w:rsidRDefault="009E5F89" w:rsidP="003A605E">
            <w:pPr>
              <w:rPr>
                <w:szCs w:val="22"/>
                <w:lang w:val="en-GB"/>
              </w:rPr>
            </w:pPr>
            <w:r w:rsidRPr="009F15CB">
              <w:rPr>
                <w:szCs w:val="22"/>
                <w:lang w:val="en-GB"/>
              </w:rPr>
              <w:t>m</w:t>
            </w:r>
            <w:r w:rsidRPr="009F15CB">
              <w:rPr>
                <w:szCs w:val="22"/>
                <w:vertAlign w:val="superscript"/>
                <w:lang w:val="en-GB"/>
              </w:rPr>
              <w:t>3</w:t>
            </w:r>
            <w:r w:rsidRPr="009F15CB">
              <w:rPr>
                <w:szCs w:val="22"/>
                <w:lang w:val="en-GB"/>
              </w:rPr>
              <w:t>/s</w:t>
            </w:r>
          </w:p>
        </w:tc>
      </w:tr>
      <w:tr w:rsidR="009E5F89" w:rsidRPr="009F15CB" w14:paraId="326793BE" w14:textId="77777777" w:rsidTr="003A605E">
        <w:trPr>
          <w:trHeight w:val="201"/>
        </w:trPr>
        <w:tc>
          <w:tcPr>
            <w:tcW w:w="882" w:type="dxa"/>
            <w:shd w:val="clear" w:color="auto" w:fill="auto"/>
            <w:noWrap/>
            <w:vAlign w:val="bottom"/>
            <w:hideMark/>
          </w:tcPr>
          <w:p w14:paraId="670BD03F" w14:textId="77777777" w:rsidR="009E5F89" w:rsidRPr="009F15CB" w:rsidRDefault="009E5F89" w:rsidP="003A605E">
            <w:pPr>
              <w:rPr>
                <w:szCs w:val="22"/>
                <w:lang w:val="en-GB"/>
              </w:rPr>
            </w:pPr>
          </w:p>
        </w:tc>
        <w:tc>
          <w:tcPr>
            <w:tcW w:w="4056" w:type="dxa"/>
            <w:shd w:val="clear" w:color="auto" w:fill="auto"/>
            <w:noWrap/>
            <w:vAlign w:val="bottom"/>
            <w:hideMark/>
          </w:tcPr>
          <w:p w14:paraId="4B40F34D" w14:textId="77777777" w:rsidR="009E5F89" w:rsidRPr="009F15CB" w:rsidRDefault="009E5F89" w:rsidP="003A605E">
            <w:pPr>
              <w:rPr>
                <w:szCs w:val="22"/>
                <w:lang w:val="en-GB"/>
              </w:rPr>
            </w:pPr>
            <w:r w:rsidRPr="009F15CB">
              <w:rPr>
                <w:szCs w:val="22"/>
                <w:lang w:val="en-GB"/>
              </w:rPr>
              <w:t>Annual Energy Production</w:t>
            </w:r>
          </w:p>
        </w:tc>
        <w:tc>
          <w:tcPr>
            <w:tcW w:w="2689" w:type="dxa"/>
            <w:shd w:val="clear" w:color="auto" w:fill="auto"/>
            <w:noWrap/>
            <w:vAlign w:val="bottom"/>
            <w:hideMark/>
          </w:tcPr>
          <w:p w14:paraId="15C2B8D3" w14:textId="77777777" w:rsidR="009E5F89" w:rsidRPr="009F15CB" w:rsidRDefault="009E5F89" w:rsidP="003A605E">
            <w:pPr>
              <w:rPr>
                <w:szCs w:val="22"/>
                <w:lang w:val="en-GB"/>
              </w:rPr>
            </w:pPr>
            <w:r w:rsidRPr="009F15CB">
              <w:rPr>
                <w:szCs w:val="22"/>
                <w:lang w:val="en-GB"/>
              </w:rPr>
              <w:t xml:space="preserve">72 </w:t>
            </w:r>
          </w:p>
        </w:tc>
        <w:tc>
          <w:tcPr>
            <w:tcW w:w="1272" w:type="dxa"/>
            <w:shd w:val="clear" w:color="auto" w:fill="auto"/>
            <w:noWrap/>
            <w:vAlign w:val="bottom"/>
            <w:hideMark/>
          </w:tcPr>
          <w:p w14:paraId="6A39470C" w14:textId="45EDC954" w:rsidR="009E5F89" w:rsidRPr="009F15CB" w:rsidRDefault="00EB624F" w:rsidP="003A605E">
            <w:pPr>
              <w:rPr>
                <w:szCs w:val="22"/>
                <w:lang w:val="en-GB"/>
              </w:rPr>
            </w:pPr>
            <w:proofErr w:type="spellStart"/>
            <w:r>
              <w:rPr>
                <w:szCs w:val="22"/>
                <w:lang w:val="en-GB"/>
              </w:rPr>
              <w:t>GWh</w:t>
            </w:r>
            <w:proofErr w:type="spellEnd"/>
          </w:p>
        </w:tc>
      </w:tr>
      <w:tr w:rsidR="009E5F89" w:rsidRPr="009F15CB" w14:paraId="4211B117" w14:textId="77777777" w:rsidTr="003A605E">
        <w:trPr>
          <w:trHeight w:val="201"/>
        </w:trPr>
        <w:tc>
          <w:tcPr>
            <w:tcW w:w="882" w:type="dxa"/>
            <w:shd w:val="clear" w:color="auto" w:fill="auto"/>
            <w:noWrap/>
            <w:vAlign w:val="bottom"/>
            <w:hideMark/>
          </w:tcPr>
          <w:p w14:paraId="4A9BA794" w14:textId="77777777" w:rsidR="009E5F89" w:rsidRPr="009F15CB" w:rsidRDefault="009E5F89" w:rsidP="003A605E">
            <w:pPr>
              <w:rPr>
                <w:b/>
                <w:bCs/>
                <w:szCs w:val="22"/>
                <w:lang w:val="en-GB"/>
              </w:rPr>
            </w:pPr>
            <w:r w:rsidRPr="009F15CB">
              <w:rPr>
                <w:b/>
                <w:bCs/>
                <w:szCs w:val="22"/>
                <w:lang w:val="en-GB"/>
              </w:rPr>
              <w:t>2</w:t>
            </w:r>
          </w:p>
        </w:tc>
        <w:tc>
          <w:tcPr>
            <w:tcW w:w="4056" w:type="dxa"/>
            <w:shd w:val="clear" w:color="auto" w:fill="auto"/>
            <w:noWrap/>
            <w:vAlign w:val="bottom"/>
            <w:hideMark/>
          </w:tcPr>
          <w:p w14:paraId="5078C483" w14:textId="77777777" w:rsidR="009E5F89" w:rsidRPr="009F15CB" w:rsidRDefault="009E5F89" w:rsidP="003A605E">
            <w:pPr>
              <w:rPr>
                <w:b/>
                <w:bCs/>
                <w:szCs w:val="22"/>
                <w:lang w:val="en-GB"/>
              </w:rPr>
            </w:pPr>
            <w:r w:rsidRPr="009F15CB">
              <w:rPr>
                <w:b/>
                <w:bCs/>
                <w:szCs w:val="22"/>
                <w:lang w:val="en-GB"/>
              </w:rPr>
              <w:t>Headworks</w:t>
            </w:r>
          </w:p>
        </w:tc>
        <w:tc>
          <w:tcPr>
            <w:tcW w:w="2689" w:type="dxa"/>
            <w:shd w:val="clear" w:color="auto" w:fill="auto"/>
            <w:noWrap/>
            <w:vAlign w:val="bottom"/>
            <w:hideMark/>
          </w:tcPr>
          <w:p w14:paraId="4417B712" w14:textId="77777777" w:rsidR="009E5F89" w:rsidRPr="009F15CB" w:rsidRDefault="009E5F89" w:rsidP="003A605E">
            <w:pPr>
              <w:rPr>
                <w:b/>
                <w:bCs/>
                <w:szCs w:val="22"/>
                <w:lang w:val="en-GB"/>
              </w:rPr>
            </w:pPr>
          </w:p>
        </w:tc>
        <w:tc>
          <w:tcPr>
            <w:tcW w:w="1272" w:type="dxa"/>
            <w:shd w:val="clear" w:color="auto" w:fill="auto"/>
            <w:noWrap/>
            <w:vAlign w:val="bottom"/>
            <w:hideMark/>
          </w:tcPr>
          <w:p w14:paraId="5CD71371" w14:textId="77777777" w:rsidR="009E5F89" w:rsidRPr="009F15CB" w:rsidRDefault="009E5F89" w:rsidP="003A605E">
            <w:pPr>
              <w:rPr>
                <w:szCs w:val="22"/>
                <w:lang w:val="en-GB"/>
              </w:rPr>
            </w:pPr>
          </w:p>
        </w:tc>
      </w:tr>
      <w:tr w:rsidR="009E5F89" w:rsidRPr="009F15CB" w14:paraId="7C436995" w14:textId="77777777" w:rsidTr="003A605E">
        <w:trPr>
          <w:trHeight w:val="201"/>
        </w:trPr>
        <w:tc>
          <w:tcPr>
            <w:tcW w:w="882" w:type="dxa"/>
            <w:shd w:val="clear" w:color="auto" w:fill="auto"/>
            <w:noWrap/>
            <w:vAlign w:val="bottom"/>
          </w:tcPr>
          <w:p w14:paraId="3BC38D6E" w14:textId="77777777" w:rsidR="009E5F89" w:rsidRPr="009F15CB" w:rsidRDefault="009E5F89" w:rsidP="003A605E">
            <w:pPr>
              <w:rPr>
                <w:b/>
                <w:bCs/>
                <w:szCs w:val="22"/>
                <w:lang w:val="en-GB"/>
              </w:rPr>
            </w:pPr>
          </w:p>
        </w:tc>
        <w:tc>
          <w:tcPr>
            <w:tcW w:w="4056" w:type="dxa"/>
            <w:shd w:val="clear" w:color="auto" w:fill="auto"/>
            <w:noWrap/>
            <w:vAlign w:val="bottom"/>
          </w:tcPr>
          <w:p w14:paraId="58159924" w14:textId="77777777" w:rsidR="009E5F89" w:rsidRPr="009F15CB" w:rsidRDefault="009E5F89" w:rsidP="003A605E">
            <w:pPr>
              <w:rPr>
                <w:b/>
                <w:bCs/>
                <w:szCs w:val="22"/>
                <w:lang w:val="en-GB"/>
              </w:rPr>
            </w:pPr>
            <w:r w:rsidRPr="009F15CB">
              <w:rPr>
                <w:b/>
                <w:bCs/>
                <w:szCs w:val="22"/>
                <w:lang w:val="en-GB"/>
              </w:rPr>
              <w:t>River Training:</w:t>
            </w:r>
          </w:p>
        </w:tc>
        <w:tc>
          <w:tcPr>
            <w:tcW w:w="2689" w:type="dxa"/>
            <w:shd w:val="clear" w:color="auto" w:fill="auto"/>
            <w:noWrap/>
            <w:vAlign w:val="bottom"/>
          </w:tcPr>
          <w:p w14:paraId="4FA0CE4C" w14:textId="77777777" w:rsidR="009E5F89" w:rsidRPr="009F15CB" w:rsidRDefault="009E5F89" w:rsidP="003A605E">
            <w:pPr>
              <w:rPr>
                <w:bCs/>
                <w:szCs w:val="22"/>
                <w:lang w:val="en-GB"/>
              </w:rPr>
            </w:pPr>
            <w:r w:rsidRPr="009F15CB">
              <w:rPr>
                <w:bCs/>
                <w:szCs w:val="22"/>
                <w:lang w:val="en-GB"/>
              </w:rPr>
              <w:t>Gabion stabilisation of 2km long channel</w:t>
            </w:r>
          </w:p>
        </w:tc>
        <w:tc>
          <w:tcPr>
            <w:tcW w:w="1272" w:type="dxa"/>
            <w:shd w:val="clear" w:color="auto" w:fill="auto"/>
            <w:noWrap/>
            <w:vAlign w:val="bottom"/>
          </w:tcPr>
          <w:p w14:paraId="671719BE" w14:textId="77777777" w:rsidR="009E5F89" w:rsidRPr="009F15CB" w:rsidRDefault="009E5F89" w:rsidP="003A605E">
            <w:pPr>
              <w:rPr>
                <w:szCs w:val="22"/>
                <w:lang w:val="en-GB"/>
              </w:rPr>
            </w:pPr>
          </w:p>
        </w:tc>
      </w:tr>
      <w:tr w:rsidR="009E5F89" w:rsidRPr="009F15CB" w14:paraId="21BBBBA8" w14:textId="77777777" w:rsidTr="003A605E">
        <w:trPr>
          <w:trHeight w:val="201"/>
        </w:trPr>
        <w:tc>
          <w:tcPr>
            <w:tcW w:w="882" w:type="dxa"/>
            <w:shd w:val="clear" w:color="auto" w:fill="auto"/>
            <w:noWrap/>
            <w:vAlign w:val="bottom"/>
            <w:hideMark/>
          </w:tcPr>
          <w:p w14:paraId="413677FC" w14:textId="77777777" w:rsidR="009E5F89" w:rsidRPr="009F15CB" w:rsidRDefault="009E5F89" w:rsidP="003A605E">
            <w:pPr>
              <w:rPr>
                <w:szCs w:val="22"/>
                <w:lang w:val="en-GB"/>
              </w:rPr>
            </w:pPr>
          </w:p>
        </w:tc>
        <w:tc>
          <w:tcPr>
            <w:tcW w:w="4056" w:type="dxa"/>
            <w:shd w:val="clear" w:color="auto" w:fill="auto"/>
            <w:noWrap/>
            <w:vAlign w:val="bottom"/>
            <w:hideMark/>
          </w:tcPr>
          <w:p w14:paraId="61A5C5F4" w14:textId="77777777" w:rsidR="009E5F89" w:rsidRPr="009F15CB" w:rsidRDefault="009E5F89" w:rsidP="003A605E">
            <w:pPr>
              <w:rPr>
                <w:b/>
                <w:szCs w:val="22"/>
                <w:lang w:val="en-GB"/>
              </w:rPr>
            </w:pPr>
            <w:r w:rsidRPr="009F15CB">
              <w:rPr>
                <w:b/>
                <w:szCs w:val="22"/>
                <w:lang w:val="en-GB"/>
              </w:rPr>
              <w:t>Diversion Weir:</w:t>
            </w:r>
          </w:p>
        </w:tc>
        <w:tc>
          <w:tcPr>
            <w:tcW w:w="2689" w:type="dxa"/>
            <w:shd w:val="clear" w:color="auto" w:fill="auto"/>
            <w:noWrap/>
            <w:vAlign w:val="bottom"/>
            <w:hideMark/>
          </w:tcPr>
          <w:p w14:paraId="2FA7FF74" w14:textId="77777777" w:rsidR="009E5F89" w:rsidRPr="009F15CB" w:rsidRDefault="009E5F89" w:rsidP="003A605E">
            <w:pPr>
              <w:rPr>
                <w:szCs w:val="22"/>
                <w:lang w:val="en-GB"/>
              </w:rPr>
            </w:pPr>
          </w:p>
        </w:tc>
        <w:tc>
          <w:tcPr>
            <w:tcW w:w="1272" w:type="dxa"/>
            <w:shd w:val="clear" w:color="auto" w:fill="auto"/>
            <w:noWrap/>
            <w:vAlign w:val="bottom"/>
            <w:hideMark/>
          </w:tcPr>
          <w:p w14:paraId="5AFFC880" w14:textId="77777777" w:rsidR="009E5F89" w:rsidRPr="009F15CB" w:rsidRDefault="009E5F89" w:rsidP="003A605E">
            <w:pPr>
              <w:rPr>
                <w:szCs w:val="22"/>
                <w:lang w:val="en-GB"/>
              </w:rPr>
            </w:pPr>
          </w:p>
        </w:tc>
      </w:tr>
      <w:tr w:rsidR="009E5F89" w:rsidRPr="009F15CB" w14:paraId="14119093" w14:textId="77777777" w:rsidTr="003A605E">
        <w:trPr>
          <w:trHeight w:val="201"/>
        </w:trPr>
        <w:tc>
          <w:tcPr>
            <w:tcW w:w="882" w:type="dxa"/>
            <w:shd w:val="clear" w:color="auto" w:fill="auto"/>
            <w:noWrap/>
            <w:vAlign w:val="bottom"/>
            <w:hideMark/>
          </w:tcPr>
          <w:p w14:paraId="3A1AD7C0" w14:textId="77777777" w:rsidR="009E5F89" w:rsidRPr="009F15CB" w:rsidRDefault="009E5F89" w:rsidP="003A605E">
            <w:pPr>
              <w:rPr>
                <w:szCs w:val="22"/>
                <w:lang w:val="en-GB"/>
              </w:rPr>
            </w:pPr>
          </w:p>
        </w:tc>
        <w:tc>
          <w:tcPr>
            <w:tcW w:w="4056" w:type="dxa"/>
            <w:shd w:val="clear" w:color="auto" w:fill="auto"/>
            <w:noWrap/>
            <w:vAlign w:val="bottom"/>
            <w:hideMark/>
          </w:tcPr>
          <w:p w14:paraId="32D3B1AC" w14:textId="77777777" w:rsidR="009E5F89" w:rsidRPr="009F15CB" w:rsidRDefault="009E5F89" w:rsidP="003A605E">
            <w:pPr>
              <w:rPr>
                <w:szCs w:val="22"/>
                <w:lang w:val="en-GB"/>
              </w:rPr>
            </w:pPr>
            <w:r w:rsidRPr="009F15CB">
              <w:rPr>
                <w:szCs w:val="22"/>
                <w:lang w:val="en-GB"/>
              </w:rPr>
              <w:t>Overflow length</w:t>
            </w:r>
          </w:p>
        </w:tc>
        <w:tc>
          <w:tcPr>
            <w:tcW w:w="2689" w:type="dxa"/>
            <w:shd w:val="clear" w:color="auto" w:fill="auto"/>
            <w:noWrap/>
            <w:vAlign w:val="bottom"/>
            <w:hideMark/>
          </w:tcPr>
          <w:p w14:paraId="7E53F3EA" w14:textId="77777777" w:rsidR="009E5F89" w:rsidRPr="009F15CB" w:rsidRDefault="009E5F89" w:rsidP="003A605E">
            <w:pPr>
              <w:rPr>
                <w:szCs w:val="22"/>
                <w:lang w:val="en-GB"/>
              </w:rPr>
            </w:pPr>
            <w:r w:rsidRPr="009F15CB">
              <w:rPr>
                <w:szCs w:val="22"/>
                <w:lang w:val="en-GB"/>
              </w:rPr>
              <w:t>205</w:t>
            </w:r>
          </w:p>
        </w:tc>
        <w:tc>
          <w:tcPr>
            <w:tcW w:w="1272" w:type="dxa"/>
            <w:shd w:val="clear" w:color="auto" w:fill="auto"/>
            <w:noWrap/>
            <w:vAlign w:val="bottom"/>
            <w:hideMark/>
          </w:tcPr>
          <w:p w14:paraId="75C14F71" w14:textId="77777777" w:rsidR="009E5F89" w:rsidRPr="009F15CB" w:rsidRDefault="009E5F89" w:rsidP="003A605E">
            <w:pPr>
              <w:rPr>
                <w:szCs w:val="22"/>
                <w:lang w:val="en-GB"/>
              </w:rPr>
            </w:pPr>
            <w:r w:rsidRPr="009F15CB">
              <w:rPr>
                <w:szCs w:val="22"/>
                <w:lang w:val="en-GB"/>
              </w:rPr>
              <w:t>m</w:t>
            </w:r>
          </w:p>
        </w:tc>
      </w:tr>
      <w:tr w:rsidR="009E5F89" w:rsidRPr="009F15CB" w14:paraId="7817DCD7" w14:textId="77777777" w:rsidTr="003A605E">
        <w:trPr>
          <w:trHeight w:val="201"/>
        </w:trPr>
        <w:tc>
          <w:tcPr>
            <w:tcW w:w="882" w:type="dxa"/>
            <w:shd w:val="clear" w:color="auto" w:fill="auto"/>
            <w:noWrap/>
            <w:vAlign w:val="bottom"/>
            <w:hideMark/>
          </w:tcPr>
          <w:p w14:paraId="00E407E3" w14:textId="77777777" w:rsidR="009E5F89" w:rsidRPr="009F15CB" w:rsidRDefault="009E5F89" w:rsidP="003A605E">
            <w:pPr>
              <w:rPr>
                <w:szCs w:val="22"/>
                <w:lang w:val="en-GB"/>
              </w:rPr>
            </w:pPr>
          </w:p>
        </w:tc>
        <w:tc>
          <w:tcPr>
            <w:tcW w:w="4056" w:type="dxa"/>
            <w:shd w:val="clear" w:color="auto" w:fill="auto"/>
            <w:noWrap/>
            <w:vAlign w:val="bottom"/>
            <w:hideMark/>
          </w:tcPr>
          <w:p w14:paraId="470F3095" w14:textId="77777777" w:rsidR="009E5F89" w:rsidRPr="009F15CB" w:rsidRDefault="009E5F89" w:rsidP="003A605E">
            <w:pPr>
              <w:rPr>
                <w:szCs w:val="22"/>
                <w:lang w:val="en-GB"/>
              </w:rPr>
            </w:pPr>
            <w:r w:rsidRPr="009F15CB">
              <w:rPr>
                <w:szCs w:val="22"/>
                <w:lang w:val="en-GB"/>
              </w:rPr>
              <w:t>Weir Crest Elevation</w:t>
            </w:r>
          </w:p>
        </w:tc>
        <w:tc>
          <w:tcPr>
            <w:tcW w:w="2689" w:type="dxa"/>
            <w:shd w:val="clear" w:color="auto" w:fill="auto"/>
            <w:noWrap/>
            <w:vAlign w:val="bottom"/>
            <w:hideMark/>
          </w:tcPr>
          <w:p w14:paraId="2CC7A8E9" w14:textId="77777777" w:rsidR="009E5F89" w:rsidRPr="009F15CB" w:rsidRDefault="009E5F89" w:rsidP="003A605E">
            <w:pPr>
              <w:rPr>
                <w:szCs w:val="22"/>
                <w:lang w:val="en-GB"/>
              </w:rPr>
            </w:pPr>
            <w:r w:rsidRPr="009F15CB">
              <w:rPr>
                <w:szCs w:val="22"/>
                <w:lang w:val="en-GB"/>
              </w:rPr>
              <w:t>738.00</w:t>
            </w:r>
          </w:p>
        </w:tc>
        <w:tc>
          <w:tcPr>
            <w:tcW w:w="1272" w:type="dxa"/>
            <w:shd w:val="clear" w:color="auto" w:fill="auto"/>
            <w:noWrap/>
            <w:vAlign w:val="bottom"/>
            <w:hideMark/>
          </w:tcPr>
          <w:p w14:paraId="02A7BD5A"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26EB4F68" w14:textId="77777777" w:rsidTr="003A605E">
        <w:trPr>
          <w:trHeight w:val="201"/>
        </w:trPr>
        <w:tc>
          <w:tcPr>
            <w:tcW w:w="882" w:type="dxa"/>
            <w:shd w:val="clear" w:color="auto" w:fill="auto"/>
            <w:noWrap/>
            <w:vAlign w:val="bottom"/>
          </w:tcPr>
          <w:p w14:paraId="46801852" w14:textId="77777777" w:rsidR="009E5F89" w:rsidRPr="009F15CB" w:rsidRDefault="009E5F89" w:rsidP="003A605E">
            <w:pPr>
              <w:rPr>
                <w:szCs w:val="22"/>
                <w:lang w:val="en-GB"/>
              </w:rPr>
            </w:pPr>
          </w:p>
        </w:tc>
        <w:tc>
          <w:tcPr>
            <w:tcW w:w="4056" w:type="dxa"/>
            <w:shd w:val="clear" w:color="auto" w:fill="auto"/>
            <w:noWrap/>
            <w:vAlign w:val="bottom"/>
          </w:tcPr>
          <w:p w14:paraId="3B31E811" w14:textId="77777777" w:rsidR="009E5F89" w:rsidRPr="009F15CB" w:rsidRDefault="009E5F89" w:rsidP="003A605E">
            <w:pPr>
              <w:rPr>
                <w:szCs w:val="22"/>
                <w:lang w:val="en-GB"/>
              </w:rPr>
            </w:pPr>
            <w:r w:rsidRPr="009F15CB">
              <w:rPr>
                <w:b/>
                <w:bCs/>
                <w:szCs w:val="22"/>
                <w:lang w:val="en-GB"/>
              </w:rPr>
              <w:t>Sluiceway</w:t>
            </w:r>
          </w:p>
        </w:tc>
        <w:tc>
          <w:tcPr>
            <w:tcW w:w="2689" w:type="dxa"/>
            <w:shd w:val="clear" w:color="auto" w:fill="auto"/>
            <w:noWrap/>
            <w:vAlign w:val="bottom"/>
          </w:tcPr>
          <w:p w14:paraId="04A0ABB2" w14:textId="77777777" w:rsidR="009E5F89" w:rsidRPr="009F15CB" w:rsidRDefault="009E5F89" w:rsidP="003A605E">
            <w:pPr>
              <w:rPr>
                <w:szCs w:val="22"/>
                <w:lang w:val="en-GB"/>
              </w:rPr>
            </w:pPr>
          </w:p>
        </w:tc>
        <w:tc>
          <w:tcPr>
            <w:tcW w:w="1272" w:type="dxa"/>
            <w:shd w:val="clear" w:color="auto" w:fill="auto"/>
            <w:noWrap/>
            <w:vAlign w:val="bottom"/>
          </w:tcPr>
          <w:p w14:paraId="22E78523" w14:textId="77777777" w:rsidR="009E5F89" w:rsidRPr="009F15CB" w:rsidRDefault="009E5F89" w:rsidP="003A605E">
            <w:pPr>
              <w:rPr>
                <w:szCs w:val="22"/>
                <w:lang w:val="en-GB"/>
              </w:rPr>
            </w:pPr>
          </w:p>
        </w:tc>
      </w:tr>
      <w:tr w:rsidR="009E5F89" w:rsidRPr="009F15CB" w14:paraId="5FEBBF1E" w14:textId="77777777" w:rsidTr="003A605E">
        <w:trPr>
          <w:trHeight w:val="201"/>
        </w:trPr>
        <w:tc>
          <w:tcPr>
            <w:tcW w:w="882" w:type="dxa"/>
            <w:shd w:val="clear" w:color="auto" w:fill="auto"/>
            <w:noWrap/>
            <w:vAlign w:val="bottom"/>
          </w:tcPr>
          <w:p w14:paraId="2C520B65" w14:textId="77777777" w:rsidR="009E5F89" w:rsidRPr="009F15CB" w:rsidRDefault="009E5F89" w:rsidP="003A605E">
            <w:pPr>
              <w:rPr>
                <w:szCs w:val="22"/>
                <w:lang w:val="en-GB"/>
              </w:rPr>
            </w:pPr>
          </w:p>
        </w:tc>
        <w:tc>
          <w:tcPr>
            <w:tcW w:w="4056" w:type="dxa"/>
            <w:tcBorders>
              <w:bottom w:val="single" w:sz="4" w:space="0" w:color="auto"/>
            </w:tcBorders>
            <w:shd w:val="clear" w:color="auto" w:fill="auto"/>
            <w:noWrap/>
            <w:vAlign w:val="bottom"/>
          </w:tcPr>
          <w:p w14:paraId="628BE786" w14:textId="77777777" w:rsidR="009E5F89" w:rsidRPr="009F15CB" w:rsidRDefault="009E5F89" w:rsidP="003A605E">
            <w:pPr>
              <w:rPr>
                <w:szCs w:val="22"/>
                <w:lang w:val="en-GB"/>
              </w:rPr>
            </w:pPr>
            <w:r w:rsidRPr="009F15CB">
              <w:rPr>
                <w:szCs w:val="22"/>
                <w:lang w:val="en-GB"/>
              </w:rPr>
              <w:t>Size of sluiceway opening (b x h)</w:t>
            </w:r>
          </w:p>
        </w:tc>
        <w:tc>
          <w:tcPr>
            <w:tcW w:w="2689" w:type="dxa"/>
            <w:shd w:val="clear" w:color="auto" w:fill="auto"/>
            <w:noWrap/>
            <w:vAlign w:val="bottom"/>
          </w:tcPr>
          <w:p w14:paraId="2C3DE49C" w14:textId="77777777" w:rsidR="009E5F89" w:rsidRPr="009F15CB" w:rsidRDefault="009E5F89" w:rsidP="003A605E">
            <w:pPr>
              <w:rPr>
                <w:szCs w:val="22"/>
                <w:lang w:val="en-GB"/>
              </w:rPr>
            </w:pPr>
            <w:r w:rsidRPr="009F15CB">
              <w:rPr>
                <w:szCs w:val="22"/>
                <w:lang w:val="en-GB"/>
              </w:rPr>
              <w:t>2 x 5</w:t>
            </w:r>
          </w:p>
        </w:tc>
        <w:tc>
          <w:tcPr>
            <w:tcW w:w="1272" w:type="dxa"/>
            <w:shd w:val="clear" w:color="auto" w:fill="auto"/>
            <w:noWrap/>
            <w:vAlign w:val="bottom"/>
          </w:tcPr>
          <w:p w14:paraId="5D7801D9" w14:textId="77777777" w:rsidR="009E5F89" w:rsidRPr="009F15CB" w:rsidRDefault="009E5F89" w:rsidP="003A605E">
            <w:pPr>
              <w:rPr>
                <w:szCs w:val="22"/>
                <w:lang w:val="en-GB"/>
              </w:rPr>
            </w:pPr>
            <w:r w:rsidRPr="009F15CB">
              <w:rPr>
                <w:szCs w:val="22"/>
                <w:lang w:val="en-GB"/>
              </w:rPr>
              <w:t>m</w:t>
            </w:r>
          </w:p>
        </w:tc>
      </w:tr>
      <w:tr w:rsidR="009E5F89" w:rsidRPr="009F15CB" w14:paraId="73F972D3" w14:textId="77777777" w:rsidTr="003A605E">
        <w:trPr>
          <w:trHeight w:val="201"/>
        </w:trPr>
        <w:tc>
          <w:tcPr>
            <w:tcW w:w="882" w:type="dxa"/>
            <w:shd w:val="clear" w:color="auto" w:fill="auto"/>
            <w:noWrap/>
            <w:vAlign w:val="bottom"/>
            <w:hideMark/>
          </w:tcPr>
          <w:p w14:paraId="720FC134" w14:textId="77777777" w:rsidR="009E5F89" w:rsidRPr="009F15CB" w:rsidRDefault="009E5F89" w:rsidP="003A605E">
            <w:pPr>
              <w:rPr>
                <w:szCs w:val="22"/>
                <w:lang w:val="en-GB"/>
              </w:rPr>
            </w:pPr>
          </w:p>
        </w:tc>
        <w:tc>
          <w:tcPr>
            <w:tcW w:w="4056" w:type="dxa"/>
            <w:shd w:val="clear" w:color="auto" w:fill="auto"/>
            <w:noWrap/>
            <w:vAlign w:val="bottom"/>
            <w:hideMark/>
          </w:tcPr>
          <w:p w14:paraId="6173E9E4" w14:textId="77777777" w:rsidR="009E5F89" w:rsidRPr="009F15CB" w:rsidRDefault="009E5F89" w:rsidP="003A605E">
            <w:pPr>
              <w:rPr>
                <w:szCs w:val="22"/>
                <w:lang w:val="en-GB"/>
              </w:rPr>
            </w:pPr>
            <w:r w:rsidRPr="009F15CB">
              <w:rPr>
                <w:szCs w:val="22"/>
                <w:lang w:val="en-GB"/>
              </w:rPr>
              <w:t xml:space="preserve">No. of </w:t>
            </w:r>
            <w:proofErr w:type="spellStart"/>
            <w:r w:rsidRPr="009F15CB">
              <w:rPr>
                <w:szCs w:val="22"/>
                <w:lang w:val="en-GB"/>
              </w:rPr>
              <w:t>sluiceweay</w:t>
            </w:r>
            <w:proofErr w:type="spellEnd"/>
            <w:r w:rsidRPr="009F15CB">
              <w:rPr>
                <w:szCs w:val="22"/>
                <w:lang w:val="en-GB"/>
              </w:rPr>
              <w:t xml:space="preserve"> gates </w:t>
            </w:r>
          </w:p>
        </w:tc>
        <w:tc>
          <w:tcPr>
            <w:tcW w:w="2689" w:type="dxa"/>
            <w:shd w:val="clear" w:color="auto" w:fill="auto"/>
            <w:noWrap/>
            <w:vAlign w:val="bottom"/>
            <w:hideMark/>
          </w:tcPr>
          <w:p w14:paraId="36E0AF5D"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64B44CF6" w14:textId="77777777" w:rsidR="009E5F89" w:rsidRPr="009F15CB" w:rsidRDefault="009E5F89" w:rsidP="003A605E">
            <w:pPr>
              <w:rPr>
                <w:szCs w:val="22"/>
                <w:lang w:val="en-GB"/>
              </w:rPr>
            </w:pPr>
            <w:r w:rsidRPr="009F15CB">
              <w:rPr>
                <w:szCs w:val="22"/>
                <w:lang w:val="en-GB"/>
              </w:rPr>
              <w:t>Nos.</w:t>
            </w:r>
          </w:p>
        </w:tc>
      </w:tr>
      <w:tr w:rsidR="009E5F89" w:rsidRPr="009F15CB" w14:paraId="2FE13397" w14:textId="77777777" w:rsidTr="003A605E">
        <w:trPr>
          <w:trHeight w:val="201"/>
        </w:trPr>
        <w:tc>
          <w:tcPr>
            <w:tcW w:w="882" w:type="dxa"/>
            <w:shd w:val="clear" w:color="auto" w:fill="auto"/>
            <w:noWrap/>
            <w:vAlign w:val="bottom"/>
            <w:hideMark/>
          </w:tcPr>
          <w:p w14:paraId="43B6F35A" w14:textId="77777777" w:rsidR="009E5F89" w:rsidRPr="009F15CB" w:rsidRDefault="009E5F89" w:rsidP="003A605E">
            <w:pPr>
              <w:rPr>
                <w:szCs w:val="22"/>
                <w:lang w:val="en-GB"/>
              </w:rPr>
            </w:pPr>
          </w:p>
        </w:tc>
        <w:tc>
          <w:tcPr>
            <w:tcW w:w="4056" w:type="dxa"/>
            <w:shd w:val="clear" w:color="auto" w:fill="auto"/>
            <w:noWrap/>
            <w:vAlign w:val="bottom"/>
            <w:hideMark/>
          </w:tcPr>
          <w:p w14:paraId="5CA29058" w14:textId="77777777" w:rsidR="009E5F89" w:rsidRPr="009F15CB" w:rsidRDefault="009E5F89" w:rsidP="003A605E">
            <w:pPr>
              <w:rPr>
                <w:szCs w:val="22"/>
                <w:lang w:val="en-GB"/>
              </w:rPr>
            </w:pPr>
          </w:p>
        </w:tc>
        <w:tc>
          <w:tcPr>
            <w:tcW w:w="2689" w:type="dxa"/>
            <w:shd w:val="clear" w:color="auto" w:fill="auto"/>
            <w:noWrap/>
            <w:vAlign w:val="bottom"/>
            <w:hideMark/>
          </w:tcPr>
          <w:p w14:paraId="63887933" w14:textId="77777777" w:rsidR="009E5F89" w:rsidRPr="009F15CB" w:rsidRDefault="009E5F89" w:rsidP="003A605E">
            <w:pPr>
              <w:rPr>
                <w:szCs w:val="22"/>
                <w:lang w:val="en-GB"/>
              </w:rPr>
            </w:pPr>
          </w:p>
        </w:tc>
        <w:tc>
          <w:tcPr>
            <w:tcW w:w="1272" w:type="dxa"/>
            <w:shd w:val="clear" w:color="auto" w:fill="auto"/>
            <w:noWrap/>
            <w:vAlign w:val="bottom"/>
            <w:hideMark/>
          </w:tcPr>
          <w:p w14:paraId="059E95B0" w14:textId="77777777" w:rsidR="009E5F89" w:rsidRPr="009F15CB" w:rsidRDefault="009E5F89" w:rsidP="003A605E">
            <w:pPr>
              <w:rPr>
                <w:szCs w:val="22"/>
                <w:lang w:val="en-GB"/>
              </w:rPr>
            </w:pPr>
          </w:p>
        </w:tc>
      </w:tr>
      <w:tr w:rsidR="009E5F89" w:rsidRPr="009F15CB" w14:paraId="5D8B46F2" w14:textId="77777777" w:rsidTr="003A605E">
        <w:trPr>
          <w:trHeight w:val="201"/>
        </w:trPr>
        <w:tc>
          <w:tcPr>
            <w:tcW w:w="882" w:type="dxa"/>
            <w:shd w:val="clear" w:color="auto" w:fill="auto"/>
            <w:noWrap/>
            <w:vAlign w:val="bottom"/>
            <w:hideMark/>
          </w:tcPr>
          <w:p w14:paraId="6D84F99A" w14:textId="77777777" w:rsidR="009E5F89" w:rsidRPr="009F15CB" w:rsidRDefault="009E5F89" w:rsidP="003A605E">
            <w:pPr>
              <w:rPr>
                <w:b/>
                <w:bCs/>
                <w:szCs w:val="22"/>
                <w:lang w:val="en-GB"/>
              </w:rPr>
            </w:pPr>
          </w:p>
        </w:tc>
        <w:tc>
          <w:tcPr>
            <w:tcW w:w="4056" w:type="dxa"/>
            <w:shd w:val="clear" w:color="auto" w:fill="auto"/>
            <w:noWrap/>
            <w:vAlign w:val="bottom"/>
            <w:hideMark/>
          </w:tcPr>
          <w:p w14:paraId="2168694E" w14:textId="77777777" w:rsidR="009E5F89" w:rsidRPr="009F15CB" w:rsidRDefault="009E5F89" w:rsidP="003A605E">
            <w:pPr>
              <w:rPr>
                <w:b/>
                <w:bCs/>
                <w:szCs w:val="22"/>
                <w:lang w:val="en-GB"/>
              </w:rPr>
            </w:pPr>
            <w:r w:rsidRPr="009F15CB">
              <w:rPr>
                <w:b/>
                <w:bCs/>
                <w:szCs w:val="22"/>
                <w:lang w:val="en-GB"/>
              </w:rPr>
              <w:t>Intake</w:t>
            </w:r>
          </w:p>
        </w:tc>
        <w:tc>
          <w:tcPr>
            <w:tcW w:w="2689" w:type="dxa"/>
            <w:shd w:val="clear" w:color="auto" w:fill="auto"/>
            <w:noWrap/>
            <w:vAlign w:val="bottom"/>
            <w:hideMark/>
          </w:tcPr>
          <w:p w14:paraId="3D9C9F97" w14:textId="77777777" w:rsidR="009E5F89" w:rsidRPr="009F15CB" w:rsidRDefault="009E5F89" w:rsidP="003A605E">
            <w:pPr>
              <w:rPr>
                <w:b/>
                <w:bCs/>
                <w:szCs w:val="22"/>
                <w:lang w:val="en-GB"/>
              </w:rPr>
            </w:pPr>
          </w:p>
        </w:tc>
        <w:tc>
          <w:tcPr>
            <w:tcW w:w="1272" w:type="dxa"/>
            <w:shd w:val="clear" w:color="auto" w:fill="auto"/>
            <w:noWrap/>
            <w:vAlign w:val="bottom"/>
            <w:hideMark/>
          </w:tcPr>
          <w:p w14:paraId="3CA33DEB" w14:textId="77777777" w:rsidR="009E5F89" w:rsidRPr="009F15CB" w:rsidRDefault="009E5F89" w:rsidP="003A605E">
            <w:pPr>
              <w:rPr>
                <w:szCs w:val="22"/>
                <w:lang w:val="en-GB"/>
              </w:rPr>
            </w:pPr>
          </w:p>
        </w:tc>
      </w:tr>
      <w:tr w:rsidR="009E5F89" w:rsidRPr="009F15CB" w14:paraId="109CEF18" w14:textId="77777777" w:rsidTr="003A605E">
        <w:trPr>
          <w:trHeight w:val="273"/>
        </w:trPr>
        <w:tc>
          <w:tcPr>
            <w:tcW w:w="882" w:type="dxa"/>
            <w:shd w:val="clear" w:color="auto" w:fill="auto"/>
            <w:noWrap/>
            <w:vAlign w:val="bottom"/>
            <w:hideMark/>
          </w:tcPr>
          <w:p w14:paraId="432DA54E" w14:textId="77777777" w:rsidR="009E5F89" w:rsidRPr="009F15CB" w:rsidRDefault="009E5F89" w:rsidP="003A605E">
            <w:pPr>
              <w:rPr>
                <w:szCs w:val="22"/>
                <w:lang w:val="en-GB"/>
              </w:rPr>
            </w:pPr>
          </w:p>
        </w:tc>
        <w:tc>
          <w:tcPr>
            <w:tcW w:w="4056" w:type="dxa"/>
            <w:shd w:val="clear" w:color="auto" w:fill="auto"/>
            <w:noWrap/>
            <w:vAlign w:val="bottom"/>
            <w:hideMark/>
          </w:tcPr>
          <w:p w14:paraId="492B70AF" w14:textId="77777777" w:rsidR="009E5F89" w:rsidRPr="009F15CB" w:rsidRDefault="009E5F89" w:rsidP="003A605E">
            <w:pPr>
              <w:rPr>
                <w:szCs w:val="22"/>
                <w:lang w:val="en-GB"/>
              </w:rPr>
            </w:pPr>
            <w:r w:rsidRPr="009F15CB">
              <w:rPr>
                <w:szCs w:val="22"/>
                <w:lang w:val="en-GB"/>
              </w:rPr>
              <w:t>Size of Inlet gates  (b x h)</w:t>
            </w:r>
          </w:p>
        </w:tc>
        <w:tc>
          <w:tcPr>
            <w:tcW w:w="2689" w:type="dxa"/>
            <w:shd w:val="clear" w:color="auto" w:fill="auto"/>
            <w:noWrap/>
            <w:vAlign w:val="bottom"/>
            <w:hideMark/>
          </w:tcPr>
          <w:p w14:paraId="228ED121" w14:textId="77777777" w:rsidR="009E5F89" w:rsidRPr="009F15CB" w:rsidRDefault="009E5F89" w:rsidP="003A605E">
            <w:pPr>
              <w:rPr>
                <w:szCs w:val="22"/>
                <w:lang w:val="en-GB"/>
              </w:rPr>
            </w:pPr>
            <w:r w:rsidRPr="009F15CB">
              <w:rPr>
                <w:szCs w:val="22"/>
                <w:lang w:val="en-GB"/>
              </w:rPr>
              <w:t>3.30 x 5.00</w:t>
            </w:r>
          </w:p>
        </w:tc>
        <w:tc>
          <w:tcPr>
            <w:tcW w:w="1272" w:type="dxa"/>
            <w:shd w:val="clear" w:color="auto" w:fill="auto"/>
            <w:noWrap/>
            <w:vAlign w:val="bottom"/>
            <w:hideMark/>
          </w:tcPr>
          <w:p w14:paraId="5BF99383" w14:textId="77777777" w:rsidR="009E5F89" w:rsidRPr="009F15CB" w:rsidRDefault="009E5F89" w:rsidP="003A605E">
            <w:pPr>
              <w:rPr>
                <w:szCs w:val="22"/>
                <w:lang w:val="en-GB"/>
              </w:rPr>
            </w:pPr>
            <w:r w:rsidRPr="009F15CB">
              <w:rPr>
                <w:szCs w:val="22"/>
                <w:lang w:val="en-GB"/>
              </w:rPr>
              <w:t>m</w:t>
            </w:r>
          </w:p>
        </w:tc>
      </w:tr>
      <w:tr w:rsidR="009E5F89" w:rsidRPr="009F15CB" w14:paraId="71B55BCF" w14:textId="77777777" w:rsidTr="003A605E">
        <w:trPr>
          <w:trHeight w:val="201"/>
        </w:trPr>
        <w:tc>
          <w:tcPr>
            <w:tcW w:w="882" w:type="dxa"/>
            <w:shd w:val="clear" w:color="auto" w:fill="auto"/>
            <w:noWrap/>
            <w:vAlign w:val="bottom"/>
            <w:hideMark/>
          </w:tcPr>
          <w:p w14:paraId="6F8D31C6" w14:textId="77777777" w:rsidR="009E5F89" w:rsidRPr="009F15CB" w:rsidRDefault="009E5F89" w:rsidP="003A605E">
            <w:pPr>
              <w:rPr>
                <w:szCs w:val="22"/>
                <w:lang w:val="en-GB"/>
              </w:rPr>
            </w:pPr>
          </w:p>
        </w:tc>
        <w:tc>
          <w:tcPr>
            <w:tcW w:w="4056" w:type="dxa"/>
            <w:shd w:val="clear" w:color="auto" w:fill="auto"/>
            <w:noWrap/>
            <w:vAlign w:val="bottom"/>
            <w:hideMark/>
          </w:tcPr>
          <w:p w14:paraId="16BB72C4" w14:textId="77777777" w:rsidR="009E5F89" w:rsidRPr="009F15CB" w:rsidRDefault="009E5F89" w:rsidP="003A605E">
            <w:pPr>
              <w:rPr>
                <w:szCs w:val="22"/>
                <w:lang w:val="en-GB"/>
              </w:rPr>
            </w:pPr>
            <w:r w:rsidRPr="009F15CB">
              <w:rPr>
                <w:szCs w:val="22"/>
                <w:lang w:val="en-GB"/>
              </w:rPr>
              <w:t xml:space="preserve">Tunnel Inlet gate </w:t>
            </w:r>
          </w:p>
        </w:tc>
        <w:tc>
          <w:tcPr>
            <w:tcW w:w="2689" w:type="dxa"/>
            <w:shd w:val="clear" w:color="auto" w:fill="auto"/>
            <w:noWrap/>
            <w:vAlign w:val="bottom"/>
            <w:hideMark/>
          </w:tcPr>
          <w:p w14:paraId="302E8A2B" w14:textId="77777777" w:rsidR="009E5F89" w:rsidRPr="009F15CB" w:rsidRDefault="009E5F89" w:rsidP="003A605E">
            <w:pPr>
              <w:rPr>
                <w:szCs w:val="22"/>
                <w:lang w:val="en-GB"/>
              </w:rPr>
            </w:pPr>
            <w:r w:rsidRPr="009F15CB">
              <w:rPr>
                <w:szCs w:val="22"/>
                <w:lang w:val="en-GB"/>
              </w:rPr>
              <w:t>2.30 x 3.00</w:t>
            </w:r>
          </w:p>
        </w:tc>
        <w:tc>
          <w:tcPr>
            <w:tcW w:w="1272" w:type="dxa"/>
            <w:shd w:val="clear" w:color="auto" w:fill="auto"/>
            <w:noWrap/>
            <w:vAlign w:val="bottom"/>
            <w:hideMark/>
          </w:tcPr>
          <w:p w14:paraId="0477599C" w14:textId="77777777" w:rsidR="009E5F89" w:rsidRPr="009F15CB" w:rsidRDefault="009E5F89" w:rsidP="003A605E">
            <w:pPr>
              <w:rPr>
                <w:szCs w:val="22"/>
                <w:lang w:val="en-GB"/>
              </w:rPr>
            </w:pPr>
            <w:r w:rsidRPr="009F15CB">
              <w:rPr>
                <w:szCs w:val="22"/>
                <w:lang w:val="en-GB"/>
              </w:rPr>
              <w:t>Nos.</w:t>
            </w:r>
          </w:p>
        </w:tc>
      </w:tr>
      <w:tr w:rsidR="009E5F89" w:rsidRPr="009F15CB" w14:paraId="223FAFEA" w14:textId="77777777" w:rsidTr="003A605E">
        <w:trPr>
          <w:trHeight w:val="201"/>
        </w:trPr>
        <w:tc>
          <w:tcPr>
            <w:tcW w:w="882" w:type="dxa"/>
            <w:shd w:val="clear" w:color="auto" w:fill="auto"/>
            <w:noWrap/>
            <w:vAlign w:val="bottom"/>
          </w:tcPr>
          <w:p w14:paraId="558FFF7F" w14:textId="77777777" w:rsidR="009E5F89" w:rsidRPr="009F15CB" w:rsidRDefault="009E5F89" w:rsidP="003A605E">
            <w:pPr>
              <w:rPr>
                <w:szCs w:val="22"/>
                <w:lang w:val="en-GB"/>
              </w:rPr>
            </w:pPr>
          </w:p>
        </w:tc>
        <w:tc>
          <w:tcPr>
            <w:tcW w:w="4056" w:type="dxa"/>
            <w:shd w:val="clear" w:color="auto" w:fill="auto"/>
            <w:noWrap/>
            <w:vAlign w:val="bottom"/>
          </w:tcPr>
          <w:p w14:paraId="1049892D" w14:textId="77777777" w:rsidR="009E5F89" w:rsidRPr="009F15CB" w:rsidRDefault="009E5F89" w:rsidP="003A605E">
            <w:pPr>
              <w:rPr>
                <w:b/>
                <w:szCs w:val="22"/>
                <w:lang w:val="en-GB"/>
              </w:rPr>
            </w:pPr>
            <w:r w:rsidRPr="009F15CB">
              <w:rPr>
                <w:b/>
                <w:szCs w:val="22"/>
                <w:lang w:val="en-GB"/>
              </w:rPr>
              <w:t>Desilting Basin</w:t>
            </w:r>
          </w:p>
        </w:tc>
        <w:tc>
          <w:tcPr>
            <w:tcW w:w="2689" w:type="dxa"/>
            <w:shd w:val="clear" w:color="auto" w:fill="auto"/>
            <w:noWrap/>
            <w:vAlign w:val="bottom"/>
          </w:tcPr>
          <w:p w14:paraId="7020353F" w14:textId="77777777" w:rsidR="009E5F89" w:rsidRPr="009F15CB" w:rsidRDefault="009E5F89" w:rsidP="003A605E">
            <w:pPr>
              <w:rPr>
                <w:szCs w:val="22"/>
                <w:lang w:val="en-GB"/>
              </w:rPr>
            </w:pPr>
          </w:p>
        </w:tc>
        <w:tc>
          <w:tcPr>
            <w:tcW w:w="1272" w:type="dxa"/>
            <w:shd w:val="clear" w:color="auto" w:fill="auto"/>
            <w:noWrap/>
            <w:vAlign w:val="bottom"/>
          </w:tcPr>
          <w:p w14:paraId="1EA7B10B" w14:textId="77777777" w:rsidR="009E5F89" w:rsidRPr="009F15CB" w:rsidRDefault="009E5F89" w:rsidP="003A605E">
            <w:pPr>
              <w:rPr>
                <w:szCs w:val="22"/>
                <w:lang w:val="en-GB"/>
              </w:rPr>
            </w:pPr>
          </w:p>
        </w:tc>
      </w:tr>
      <w:tr w:rsidR="009E5F89" w:rsidRPr="009F15CB" w14:paraId="54440C75" w14:textId="77777777" w:rsidTr="003A605E">
        <w:trPr>
          <w:trHeight w:val="201"/>
        </w:trPr>
        <w:tc>
          <w:tcPr>
            <w:tcW w:w="882" w:type="dxa"/>
            <w:shd w:val="clear" w:color="auto" w:fill="auto"/>
            <w:noWrap/>
            <w:vAlign w:val="bottom"/>
          </w:tcPr>
          <w:p w14:paraId="004C7157" w14:textId="77777777" w:rsidR="009E5F89" w:rsidRPr="009F15CB" w:rsidRDefault="009E5F89" w:rsidP="003A605E">
            <w:pPr>
              <w:rPr>
                <w:szCs w:val="22"/>
                <w:lang w:val="en-GB"/>
              </w:rPr>
            </w:pPr>
          </w:p>
        </w:tc>
        <w:tc>
          <w:tcPr>
            <w:tcW w:w="4056" w:type="dxa"/>
            <w:shd w:val="clear" w:color="auto" w:fill="auto"/>
            <w:noWrap/>
            <w:vAlign w:val="bottom"/>
          </w:tcPr>
          <w:p w14:paraId="0FA4B51B" w14:textId="77777777" w:rsidR="009E5F89" w:rsidRPr="009F15CB" w:rsidRDefault="009E5F89" w:rsidP="003A605E">
            <w:pPr>
              <w:rPr>
                <w:szCs w:val="22"/>
                <w:lang w:val="en-GB"/>
              </w:rPr>
            </w:pPr>
            <w:r w:rsidRPr="009F15CB">
              <w:rPr>
                <w:szCs w:val="22"/>
                <w:lang w:val="en-GB"/>
              </w:rPr>
              <w:t>No of basins:</w:t>
            </w:r>
          </w:p>
        </w:tc>
        <w:tc>
          <w:tcPr>
            <w:tcW w:w="2689" w:type="dxa"/>
            <w:shd w:val="clear" w:color="auto" w:fill="auto"/>
            <w:noWrap/>
            <w:vAlign w:val="bottom"/>
          </w:tcPr>
          <w:p w14:paraId="3CC47D84" w14:textId="77777777" w:rsidR="009E5F89" w:rsidRPr="009F15CB" w:rsidRDefault="009E5F89" w:rsidP="003A605E">
            <w:pPr>
              <w:rPr>
                <w:szCs w:val="22"/>
                <w:lang w:val="en-GB"/>
              </w:rPr>
            </w:pPr>
            <w:r w:rsidRPr="009F15CB">
              <w:rPr>
                <w:szCs w:val="22"/>
                <w:lang w:val="en-GB"/>
              </w:rPr>
              <w:t>2</w:t>
            </w:r>
          </w:p>
        </w:tc>
        <w:tc>
          <w:tcPr>
            <w:tcW w:w="1272" w:type="dxa"/>
            <w:shd w:val="clear" w:color="auto" w:fill="auto"/>
            <w:noWrap/>
            <w:vAlign w:val="bottom"/>
          </w:tcPr>
          <w:p w14:paraId="590FF558" w14:textId="77777777" w:rsidR="009E5F89" w:rsidRPr="009F15CB" w:rsidRDefault="009E5F89" w:rsidP="003A605E">
            <w:pPr>
              <w:rPr>
                <w:szCs w:val="22"/>
                <w:lang w:val="en-GB"/>
              </w:rPr>
            </w:pPr>
          </w:p>
        </w:tc>
      </w:tr>
      <w:tr w:rsidR="009E5F89" w:rsidRPr="009F15CB" w14:paraId="78C5BA94" w14:textId="77777777" w:rsidTr="003A605E">
        <w:trPr>
          <w:trHeight w:val="201"/>
        </w:trPr>
        <w:tc>
          <w:tcPr>
            <w:tcW w:w="882" w:type="dxa"/>
            <w:shd w:val="clear" w:color="auto" w:fill="auto"/>
            <w:noWrap/>
            <w:vAlign w:val="bottom"/>
          </w:tcPr>
          <w:p w14:paraId="519EB606" w14:textId="77777777" w:rsidR="009E5F89" w:rsidRPr="009F15CB" w:rsidRDefault="009E5F89" w:rsidP="003A605E">
            <w:pPr>
              <w:rPr>
                <w:szCs w:val="22"/>
                <w:lang w:val="en-GB"/>
              </w:rPr>
            </w:pPr>
          </w:p>
        </w:tc>
        <w:tc>
          <w:tcPr>
            <w:tcW w:w="4056" w:type="dxa"/>
            <w:shd w:val="clear" w:color="auto" w:fill="auto"/>
            <w:noWrap/>
            <w:vAlign w:val="bottom"/>
          </w:tcPr>
          <w:p w14:paraId="50B9F5FF" w14:textId="77777777" w:rsidR="009E5F89" w:rsidRPr="009F15CB" w:rsidRDefault="009E5F89" w:rsidP="003A605E">
            <w:pPr>
              <w:rPr>
                <w:szCs w:val="22"/>
                <w:lang w:val="en-GB"/>
              </w:rPr>
            </w:pPr>
            <w:r w:rsidRPr="009F15CB">
              <w:rPr>
                <w:szCs w:val="22"/>
                <w:lang w:val="en-GB"/>
              </w:rPr>
              <w:t>Dimension of each basin (l x b x h)</w:t>
            </w:r>
          </w:p>
        </w:tc>
        <w:tc>
          <w:tcPr>
            <w:tcW w:w="2689" w:type="dxa"/>
            <w:shd w:val="clear" w:color="auto" w:fill="auto"/>
            <w:noWrap/>
            <w:vAlign w:val="bottom"/>
          </w:tcPr>
          <w:p w14:paraId="091F0E1C" w14:textId="77777777" w:rsidR="009E5F89" w:rsidRPr="009F15CB" w:rsidRDefault="009E5F89" w:rsidP="003A605E">
            <w:pPr>
              <w:rPr>
                <w:szCs w:val="22"/>
                <w:lang w:val="en-GB"/>
              </w:rPr>
            </w:pPr>
            <w:r w:rsidRPr="009F15CB">
              <w:rPr>
                <w:szCs w:val="22"/>
                <w:lang w:val="en-GB"/>
              </w:rPr>
              <w:t>42 x 5 x 5.5</w:t>
            </w:r>
          </w:p>
        </w:tc>
        <w:tc>
          <w:tcPr>
            <w:tcW w:w="1272" w:type="dxa"/>
            <w:shd w:val="clear" w:color="auto" w:fill="auto"/>
            <w:noWrap/>
            <w:vAlign w:val="bottom"/>
          </w:tcPr>
          <w:p w14:paraId="076CECD1" w14:textId="77777777" w:rsidR="009E5F89" w:rsidRPr="009F15CB" w:rsidRDefault="009E5F89" w:rsidP="003A605E">
            <w:pPr>
              <w:rPr>
                <w:szCs w:val="22"/>
                <w:lang w:val="en-GB"/>
              </w:rPr>
            </w:pPr>
            <w:r w:rsidRPr="009F15CB">
              <w:rPr>
                <w:szCs w:val="22"/>
                <w:lang w:val="en-GB"/>
              </w:rPr>
              <w:t>m</w:t>
            </w:r>
          </w:p>
        </w:tc>
      </w:tr>
      <w:tr w:rsidR="009E5F89" w:rsidRPr="009F15CB" w14:paraId="486C2D14" w14:textId="77777777" w:rsidTr="003A605E">
        <w:trPr>
          <w:trHeight w:val="201"/>
        </w:trPr>
        <w:tc>
          <w:tcPr>
            <w:tcW w:w="882" w:type="dxa"/>
            <w:shd w:val="clear" w:color="auto" w:fill="auto"/>
            <w:noWrap/>
            <w:vAlign w:val="bottom"/>
            <w:hideMark/>
          </w:tcPr>
          <w:p w14:paraId="5493C9DC" w14:textId="77777777" w:rsidR="009E5F89" w:rsidRPr="009F15CB" w:rsidRDefault="009E5F89" w:rsidP="003A605E">
            <w:pPr>
              <w:rPr>
                <w:b/>
                <w:bCs/>
                <w:szCs w:val="22"/>
                <w:lang w:val="en-GB"/>
              </w:rPr>
            </w:pPr>
          </w:p>
        </w:tc>
        <w:tc>
          <w:tcPr>
            <w:tcW w:w="4056" w:type="dxa"/>
            <w:shd w:val="clear" w:color="auto" w:fill="auto"/>
            <w:noWrap/>
            <w:vAlign w:val="bottom"/>
            <w:hideMark/>
          </w:tcPr>
          <w:p w14:paraId="44B3CDC5" w14:textId="77777777" w:rsidR="009E5F89" w:rsidRPr="009F15CB" w:rsidRDefault="009E5F89" w:rsidP="003A605E">
            <w:pPr>
              <w:rPr>
                <w:b/>
                <w:bCs/>
                <w:szCs w:val="22"/>
                <w:lang w:val="en-GB"/>
              </w:rPr>
            </w:pPr>
            <w:r w:rsidRPr="009F15CB">
              <w:rPr>
                <w:b/>
                <w:bCs/>
                <w:szCs w:val="22"/>
                <w:lang w:val="en-GB"/>
              </w:rPr>
              <w:t>Flushing System:</w:t>
            </w:r>
          </w:p>
        </w:tc>
        <w:tc>
          <w:tcPr>
            <w:tcW w:w="2689" w:type="dxa"/>
            <w:shd w:val="clear" w:color="auto" w:fill="auto"/>
            <w:noWrap/>
            <w:vAlign w:val="bottom"/>
            <w:hideMark/>
          </w:tcPr>
          <w:p w14:paraId="40E9D808" w14:textId="77777777" w:rsidR="009E5F89" w:rsidRPr="009F15CB" w:rsidRDefault="009E5F89" w:rsidP="003A605E">
            <w:pPr>
              <w:rPr>
                <w:bCs/>
                <w:szCs w:val="22"/>
                <w:lang w:val="en-GB"/>
              </w:rPr>
            </w:pPr>
            <w:r w:rsidRPr="009F15CB">
              <w:rPr>
                <w:bCs/>
                <w:szCs w:val="22"/>
                <w:lang w:val="en-GB"/>
              </w:rPr>
              <w:t>Intermittent by Serpent Sediment Sluicing System into Spillway</w:t>
            </w:r>
          </w:p>
        </w:tc>
        <w:tc>
          <w:tcPr>
            <w:tcW w:w="1272" w:type="dxa"/>
            <w:shd w:val="clear" w:color="auto" w:fill="auto"/>
            <w:noWrap/>
            <w:vAlign w:val="bottom"/>
            <w:hideMark/>
          </w:tcPr>
          <w:p w14:paraId="66118019" w14:textId="77777777" w:rsidR="009E5F89" w:rsidRPr="009F15CB" w:rsidRDefault="009E5F89" w:rsidP="003A605E">
            <w:pPr>
              <w:rPr>
                <w:szCs w:val="22"/>
                <w:lang w:val="en-GB"/>
              </w:rPr>
            </w:pPr>
          </w:p>
        </w:tc>
      </w:tr>
      <w:tr w:rsidR="009E5F89" w:rsidRPr="009F15CB" w14:paraId="1825791B" w14:textId="77777777" w:rsidTr="003A605E">
        <w:trPr>
          <w:trHeight w:val="319"/>
        </w:trPr>
        <w:tc>
          <w:tcPr>
            <w:tcW w:w="882" w:type="dxa"/>
            <w:shd w:val="clear" w:color="auto" w:fill="auto"/>
            <w:noWrap/>
            <w:vAlign w:val="bottom"/>
          </w:tcPr>
          <w:p w14:paraId="790A249D" w14:textId="77777777" w:rsidR="009E5F89" w:rsidRPr="009F15CB" w:rsidRDefault="009E5F89" w:rsidP="003A605E">
            <w:pPr>
              <w:rPr>
                <w:b/>
                <w:szCs w:val="22"/>
                <w:lang w:val="en-GB"/>
              </w:rPr>
            </w:pPr>
            <w:r w:rsidRPr="009F15CB">
              <w:rPr>
                <w:b/>
                <w:szCs w:val="22"/>
                <w:lang w:val="en-GB"/>
              </w:rPr>
              <w:t>3</w:t>
            </w:r>
          </w:p>
        </w:tc>
        <w:tc>
          <w:tcPr>
            <w:tcW w:w="4056" w:type="dxa"/>
            <w:shd w:val="clear" w:color="auto" w:fill="auto"/>
            <w:noWrap/>
            <w:vAlign w:val="bottom"/>
          </w:tcPr>
          <w:p w14:paraId="152B9EC3" w14:textId="77777777" w:rsidR="009E5F89" w:rsidRPr="009F15CB" w:rsidRDefault="009E5F89" w:rsidP="003A605E">
            <w:pPr>
              <w:rPr>
                <w:b/>
                <w:szCs w:val="22"/>
                <w:lang w:val="en-GB"/>
              </w:rPr>
            </w:pPr>
            <w:r w:rsidRPr="009F15CB">
              <w:rPr>
                <w:b/>
                <w:szCs w:val="22"/>
                <w:lang w:val="en-GB"/>
              </w:rPr>
              <w:t>Headrace Tunnel</w:t>
            </w:r>
          </w:p>
        </w:tc>
        <w:tc>
          <w:tcPr>
            <w:tcW w:w="2689" w:type="dxa"/>
            <w:shd w:val="clear" w:color="auto" w:fill="auto"/>
            <w:noWrap/>
            <w:vAlign w:val="bottom"/>
          </w:tcPr>
          <w:p w14:paraId="45765EE7" w14:textId="77777777" w:rsidR="009E5F89" w:rsidRPr="009F15CB" w:rsidRDefault="009E5F89" w:rsidP="003A605E">
            <w:pPr>
              <w:rPr>
                <w:szCs w:val="22"/>
                <w:lang w:val="en-GB"/>
              </w:rPr>
            </w:pPr>
          </w:p>
        </w:tc>
        <w:tc>
          <w:tcPr>
            <w:tcW w:w="1272" w:type="dxa"/>
            <w:shd w:val="clear" w:color="auto" w:fill="auto"/>
            <w:noWrap/>
            <w:vAlign w:val="bottom"/>
          </w:tcPr>
          <w:p w14:paraId="6923A95E" w14:textId="77777777" w:rsidR="009E5F89" w:rsidRPr="009F15CB" w:rsidRDefault="009E5F89" w:rsidP="003A605E">
            <w:pPr>
              <w:rPr>
                <w:szCs w:val="22"/>
                <w:lang w:val="en-GB"/>
              </w:rPr>
            </w:pPr>
          </w:p>
        </w:tc>
      </w:tr>
      <w:tr w:rsidR="009E5F89" w:rsidRPr="009F15CB" w14:paraId="621BD205" w14:textId="77777777" w:rsidTr="003A605E">
        <w:trPr>
          <w:trHeight w:val="201"/>
        </w:trPr>
        <w:tc>
          <w:tcPr>
            <w:tcW w:w="882" w:type="dxa"/>
            <w:shd w:val="clear" w:color="auto" w:fill="auto"/>
            <w:noWrap/>
            <w:vAlign w:val="bottom"/>
            <w:hideMark/>
          </w:tcPr>
          <w:p w14:paraId="70A3C13F" w14:textId="77777777" w:rsidR="009E5F89" w:rsidRPr="009F15CB" w:rsidRDefault="009E5F89" w:rsidP="003A605E">
            <w:pPr>
              <w:rPr>
                <w:szCs w:val="22"/>
                <w:lang w:val="en-GB"/>
              </w:rPr>
            </w:pPr>
          </w:p>
        </w:tc>
        <w:tc>
          <w:tcPr>
            <w:tcW w:w="4056" w:type="dxa"/>
            <w:shd w:val="clear" w:color="auto" w:fill="auto"/>
            <w:noWrap/>
            <w:vAlign w:val="bottom"/>
            <w:hideMark/>
          </w:tcPr>
          <w:p w14:paraId="55396FD1" w14:textId="77777777" w:rsidR="009E5F89" w:rsidRPr="009F15CB" w:rsidRDefault="009E5F89" w:rsidP="003A605E">
            <w:pPr>
              <w:rPr>
                <w:szCs w:val="22"/>
                <w:lang w:val="en-GB"/>
              </w:rPr>
            </w:pPr>
            <w:r w:rsidRPr="009F15CB">
              <w:rPr>
                <w:szCs w:val="22"/>
                <w:lang w:val="en-GB"/>
              </w:rPr>
              <w:t>Shape</w:t>
            </w:r>
          </w:p>
        </w:tc>
        <w:tc>
          <w:tcPr>
            <w:tcW w:w="2689" w:type="dxa"/>
            <w:shd w:val="clear" w:color="auto" w:fill="auto"/>
            <w:noWrap/>
            <w:vAlign w:val="bottom"/>
            <w:hideMark/>
          </w:tcPr>
          <w:p w14:paraId="17838E5A" w14:textId="77777777" w:rsidR="009E5F89" w:rsidRPr="009F15CB" w:rsidRDefault="009E5F89" w:rsidP="003A605E">
            <w:pPr>
              <w:rPr>
                <w:szCs w:val="22"/>
                <w:lang w:val="en-GB"/>
              </w:rPr>
            </w:pPr>
            <w:r w:rsidRPr="009F15CB">
              <w:rPr>
                <w:szCs w:val="22"/>
                <w:lang w:val="en-GB"/>
              </w:rPr>
              <w:t>D-Shaped</w:t>
            </w:r>
          </w:p>
        </w:tc>
        <w:tc>
          <w:tcPr>
            <w:tcW w:w="1272" w:type="dxa"/>
            <w:shd w:val="clear" w:color="auto" w:fill="auto"/>
            <w:noWrap/>
            <w:vAlign w:val="bottom"/>
            <w:hideMark/>
          </w:tcPr>
          <w:p w14:paraId="2CF8DBFA" w14:textId="77777777" w:rsidR="009E5F89" w:rsidRPr="009F15CB" w:rsidRDefault="009E5F89" w:rsidP="003A605E">
            <w:pPr>
              <w:rPr>
                <w:szCs w:val="22"/>
                <w:lang w:val="en-GB"/>
              </w:rPr>
            </w:pPr>
          </w:p>
        </w:tc>
      </w:tr>
      <w:tr w:rsidR="009E5F89" w:rsidRPr="009F15CB" w14:paraId="1E948F91" w14:textId="77777777" w:rsidTr="003A605E">
        <w:trPr>
          <w:trHeight w:val="201"/>
        </w:trPr>
        <w:tc>
          <w:tcPr>
            <w:tcW w:w="882" w:type="dxa"/>
            <w:shd w:val="clear" w:color="auto" w:fill="auto"/>
            <w:noWrap/>
            <w:vAlign w:val="bottom"/>
            <w:hideMark/>
          </w:tcPr>
          <w:p w14:paraId="6054FF9A" w14:textId="77777777" w:rsidR="009E5F89" w:rsidRPr="009F15CB" w:rsidRDefault="009E5F89" w:rsidP="003A605E">
            <w:pPr>
              <w:rPr>
                <w:szCs w:val="22"/>
                <w:lang w:val="en-GB"/>
              </w:rPr>
            </w:pPr>
          </w:p>
        </w:tc>
        <w:tc>
          <w:tcPr>
            <w:tcW w:w="4056" w:type="dxa"/>
            <w:shd w:val="clear" w:color="auto" w:fill="auto"/>
            <w:noWrap/>
            <w:vAlign w:val="bottom"/>
            <w:hideMark/>
          </w:tcPr>
          <w:p w14:paraId="37DEA577" w14:textId="77777777" w:rsidR="009E5F89" w:rsidRPr="009F15CB" w:rsidRDefault="009E5F89" w:rsidP="003A605E">
            <w:pPr>
              <w:rPr>
                <w:szCs w:val="22"/>
                <w:lang w:val="en-GB"/>
              </w:rPr>
            </w:pPr>
            <w:r w:rsidRPr="009F15CB">
              <w:rPr>
                <w:szCs w:val="22"/>
                <w:lang w:val="en-GB"/>
              </w:rPr>
              <w:t>Total length (inlet portal to surge shaft offset point)</w:t>
            </w:r>
          </w:p>
        </w:tc>
        <w:tc>
          <w:tcPr>
            <w:tcW w:w="2689" w:type="dxa"/>
            <w:shd w:val="clear" w:color="auto" w:fill="auto"/>
            <w:noWrap/>
            <w:vAlign w:val="bottom"/>
            <w:hideMark/>
          </w:tcPr>
          <w:p w14:paraId="737E9CFF" w14:textId="77777777" w:rsidR="009E5F89" w:rsidRPr="009F15CB" w:rsidRDefault="009E5F89" w:rsidP="003A605E">
            <w:pPr>
              <w:rPr>
                <w:szCs w:val="22"/>
                <w:lang w:val="en-GB"/>
              </w:rPr>
            </w:pPr>
            <w:r w:rsidRPr="009F15CB">
              <w:rPr>
                <w:szCs w:val="22"/>
                <w:lang w:val="en-GB"/>
              </w:rPr>
              <w:t>1100</w:t>
            </w:r>
          </w:p>
        </w:tc>
        <w:tc>
          <w:tcPr>
            <w:tcW w:w="1272" w:type="dxa"/>
            <w:shd w:val="clear" w:color="auto" w:fill="auto"/>
            <w:noWrap/>
            <w:vAlign w:val="bottom"/>
            <w:hideMark/>
          </w:tcPr>
          <w:p w14:paraId="5B59C983" w14:textId="77777777" w:rsidR="009E5F89" w:rsidRPr="009F15CB" w:rsidRDefault="009E5F89" w:rsidP="003A605E">
            <w:pPr>
              <w:rPr>
                <w:szCs w:val="22"/>
                <w:lang w:val="en-GB"/>
              </w:rPr>
            </w:pPr>
            <w:r w:rsidRPr="009F15CB">
              <w:rPr>
                <w:szCs w:val="22"/>
                <w:lang w:val="en-GB"/>
              </w:rPr>
              <w:t>m</w:t>
            </w:r>
          </w:p>
        </w:tc>
      </w:tr>
      <w:tr w:rsidR="009E5F89" w:rsidRPr="009F15CB" w14:paraId="14A22DB0" w14:textId="77777777" w:rsidTr="003A605E">
        <w:trPr>
          <w:trHeight w:val="201"/>
        </w:trPr>
        <w:tc>
          <w:tcPr>
            <w:tcW w:w="882" w:type="dxa"/>
            <w:shd w:val="clear" w:color="auto" w:fill="auto"/>
            <w:noWrap/>
            <w:vAlign w:val="bottom"/>
            <w:hideMark/>
          </w:tcPr>
          <w:p w14:paraId="44547382" w14:textId="77777777" w:rsidR="009E5F89" w:rsidRPr="009F15CB" w:rsidRDefault="009E5F89" w:rsidP="003A605E">
            <w:pPr>
              <w:rPr>
                <w:szCs w:val="22"/>
                <w:lang w:val="en-GB"/>
              </w:rPr>
            </w:pPr>
          </w:p>
        </w:tc>
        <w:tc>
          <w:tcPr>
            <w:tcW w:w="4056" w:type="dxa"/>
            <w:shd w:val="clear" w:color="auto" w:fill="auto"/>
            <w:noWrap/>
            <w:vAlign w:val="bottom"/>
            <w:hideMark/>
          </w:tcPr>
          <w:p w14:paraId="76E02727" w14:textId="77777777" w:rsidR="009E5F89" w:rsidRPr="009F15CB" w:rsidRDefault="009E5F89" w:rsidP="003A605E">
            <w:pPr>
              <w:rPr>
                <w:szCs w:val="22"/>
                <w:lang w:val="en-GB"/>
              </w:rPr>
            </w:pPr>
            <w:r w:rsidRPr="009F15CB">
              <w:rPr>
                <w:szCs w:val="22"/>
                <w:lang w:val="en-GB"/>
              </w:rPr>
              <w:t>Gradient</w:t>
            </w:r>
          </w:p>
        </w:tc>
        <w:tc>
          <w:tcPr>
            <w:tcW w:w="2689" w:type="dxa"/>
            <w:shd w:val="clear" w:color="auto" w:fill="auto"/>
            <w:noWrap/>
            <w:vAlign w:val="bottom"/>
            <w:hideMark/>
          </w:tcPr>
          <w:p w14:paraId="104AF6B6" w14:textId="77777777" w:rsidR="009E5F89" w:rsidRPr="009F15CB" w:rsidRDefault="009E5F89" w:rsidP="003A605E">
            <w:pPr>
              <w:rPr>
                <w:szCs w:val="22"/>
                <w:lang w:val="en-GB"/>
              </w:rPr>
            </w:pPr>
            <w:r w:rsidRPr="009F15CB">
              <w:rPr>
                <w:szCs w:val="22"/>
                <w:lang w:val="en-GB"/>
              </w:rPr>
              <w:t>1: 350</w:t>
            </w:r>
          </w:p>
        </w:tc>
        <w:tc>
          <w:tcPr>
            <w:tcW w:w="1272" w:type="dxa"/>
            <w:shd w:val="clear" w:color="auto" w:fill="auto"/>
            <w:noWrap/>
            <w:vAlign w:val="center"/>
            <w:hideMark/>
          </w:tcPr>
          <w:p w14:paraId="26E75B31" w14:textId="77777777" w:rsidR="009E5F89" w:rsidRPr="009F15CB" w:rsidRDefault="009E5F89" w:rsidP="003A605E">
            <w:pPr>
              <w:rPr>
                <w:szCs w:val="22"/>
                <w:lang w:val="en-GB"/>
              </w:rPr>
            </w:pPr>
          </w:p>
        </w:tc>
      </w:tr>
      <w:tr w:rsidR="009E5F89" w:rsidRPr="009F15CB" w14:paraId="25721D81" w14:textId="77777777" w:rsidTr="003A605E">
        <w:trPr>
          <w:trHeight w:val="201"/>
        </w:trPr>
        <w:tc>
          <w:tcPr>
            <w:tcW w:w="882" w:type="dxa"/>
            <w:shd w:val="clear" w:color="auto" w:fill="auto"/>
            <w:noWrap/>
            <w:vAlign w:val="bottom"/>
            <w:hideMark/>
          </w:tcPr>
          <w:p w14:paraId="2CBF65F9" w14:textId="77777777" w:rsidR="009E5F89" w:rsidRPr="009F15CB" w:rsidRDefault="009E5F89" w:rsidP="003A605E">
            <w:pPr>
              <w:rPr>
                <w:szCs w:val="22"/>
                <w:lang w:val="en-GB"/>
              </w:rPr>
            </w:pPr>
          </w:p>
        </w:tc>
        <w:tc>
          <w:tcPr>
            <w:tcW w:w="4056" w:type="dxa"/>
            <w:shd w:val="clear" w:color="auto" w:fill="auto"/>
            <w:noWrap/>
            <w:vAlign w:val="bottom"/>
            <w:hideMark/>
          </w:tcPr>
          <w:p w14:paraId="45B7BB4D" w14:textId="77777777" w:rsidR="009E5F89" w:rsidRPr="009F15CB" w:rsidRDefault="009E5F89" w:rsidP="003A605E">
            <w:pPr>
              <w:rPr>
                <w:szCs w:val="22"/>
                <w:lang w:val="en-GB"/>
              </w:rPr>
            </w:pPr>
            <w:r w:rsidRPr="009F15CB">
              <w:rPr>
                <w:szCs w:val="22"/>
                <w:lang w:val="en-GB"/>
              </w:rPr>
              <w:t>Section Area</w:t>
            </w:r>
          </w:p>
        </w:tc>
        <w:tc>
          <w:tcPr>
            <w:tcW w:w="2689" w:type="dxa"/>
            <w:shd w:val="clear" w:color="auto" w:fill="auto"/>
            <w:noWrap/>
            <w:vAlign w:val="bottom"/>
            <w:hideMark/>
          </w:tcPr>
          <w:p w14:paraId="34995B81" w14:textId="77777777" w:rsidR="009E5F89" w:rsidRPr="009F15CB" w:rsidRDefault="009E5F89" w:rsidP="003A605E">
            <w:pPr>
              <w:rPr>
                <w:szCs w:val="22"/>
                <w:lang w:val="en-GB"/>
              </w:rPr>
            </w:pPr>
            <w:r w:rsidRPr="009F15CB">
              <w:rPr>
                <w:szCs w:val="22"/>
                <w:lang w:val="en-GB"/>
              </w:rPr>
              <w:t>5.5</w:t>
            </w:r>
          </w:p>
        </w:tc>
        <w:tc>
          <w:tcPr>
            <w:tcW w:w="1272" w:type="dxa"/>
            <w:shd w:val="clear" w:color="auto" w:fill="auto"/>
            <w:noWrap/>
            <w:vAlign w:val="center"/>
            <w:hideMark/>
          </w:tcPr>
          <w:p w14:paraId="7A58383B" w14:textId="77777777" w:rsidR="009E5F89" w:rsidRPr="009F15CB" w:rsidRDefault="009E5F89" w:rsidP="003A605E">
            <w:pPr>
              <w:rPr>
                <w:szCs w:val="22"/>
                <w:lang w:val="en-GB"/>
              </w:rPr>
            </w:pPr>
            <w:r w:rsidRPr="009F15CB">
              <w:rPr>
                <w:szCs w:val="22"/>
                <w:lang w:val="en-GB"/>
              </w:rPr>
              <w:t>m</w:t>
            </w:r>
            <w:r w:rsidRPr="009F15CB">
              <w:rPr>
                <w:szCs w:val="22"/>
                <w:vertAlign w:val="superscript"/>
                <w:lang w:val="en-GB"/>
              </w:rPr>
              <w:t>2</w:t>
            </w:r>
          </w:p>
        </w:tc>
      </w:tr>
      <w:tr w:rsidR="009E5F89" w:rsidRPr="009F15CB" w14:paraId="3CCD5B11" w14:textId="77777777" w:rsidTr="003A605E">
        <w:trPr>
          <w:trHeight w:val="201"/>
        </w:trPr>
        <w:tc>
          <w:tcPr>
            <w:tcW w:w="882" w:type="dxa"/>
            <w:shd w:val="clear" w:color="auto" w:fill="auto"/>
            <w:noWrap/>
            <w:vAlign w:val="bottom"/>
          </w:tcPr>
          <w:p w14:paraId="25E2B143" w14:textId="77777777" w:rsidR="009E5F89" w:rsidRPr="009F15CB" w:rsidRDefault="009E5F89" w:rsidP="003A605E">
            <w:pPr>
              <w:rPr>
                <w:b/>
                <w:szCs w:val="22"/>
                <w:lang w:val="en-GB"/>
              </w:rPr>
            </w:pPr>
          </w:p>
        </w:tc>
        <w:tc>
          <w:tcPr>
            <w:tcW w:w="4056" w:type="dxa"/>
            <w:shd w:val="clear" w:color="auto" w:fill="auto"/>
            <w:noWrap/>
            <w:vAlign w:val="bottom"/>
          </w:tcPr>
          <w:p w14:paraId="04B71130" w14:textId="77777777" w:rsidR="009E5F89" w:rsidRPr="009F15CB" w:rsidRDefault="009E5F89" w:rsidP="003A605E">
            <w:pPr>
              <w:rPr>
                <w:szCs w:val="22"/>
                <w:lang w:val="en-GB"/>
              </w:rPr>
            </w:pPr>
            <w:r w:rsidRPr="009F15CB">
              <w:rPr>
                <w:szCs w:val="22"/>
                <w:lang w:val="en-GB"/>
              </w:rPr>
              <w:t>Excavated area</w:t>
            </w:r>
          </w:p>
        </w:tc>
        <w:tc>
          <w:tcPr>
            <w:tcW w:w="2689" w:type="dxa"/>
            <w:shd w:val="clear" w:color="auto" w:fill="auto"/>
            <w:noWrap/>
            <w:vAlign w:val="bottom"/>
          </w:tcPr>
          <w:p w14:paraId="7E1B1A9A" w14:textId="77777777" w:rsidR="009E5F89" w:rsidRPr="009F15CB" w:rsidRDefault="009E5F89" w:rsidP="003A605E">
            <w:pPr>
              <w:rPr>
                <w:szCs w:val="22"/>
                <w:lang w:val="en-GB"/>
              </w:rPr>
            </w:pPr>
            <w:r w:rsidRPr="009F15CB">
              <w:rPr>
                <w:szCs w:val="22"/>
                <w:lang w:val="en-GB"/>
              </w:rPr>
              <w:t>8.5</w:t>
            </w:r>
          </w:p>
        </w:tc>
        <w:tc>
          <w:tcPr>
            <w:tcW w:w="1272" w:type="dxa"/>
            <w:shd w:val="clear" w:color="auto" w:fill="auto"/>
            <w:noWrap/>
            <w:vAlign w:val="center"/>
          </w:tcPr>
          <w:p w14:paraId="70D880AD" w14:textId="77777777" w:rsidR="009E5F89" w:rsidRPr="009F15CB" w:rsidRDefault="009E5F89" w:rsidP="003A605E">
            <w:pPr>
              <w:rPr>
                <w:b/>
                <w:szCs w:val="22"/>
                <w:lang w:val="en-GB"/>
              </w:rPr>
            </w:pPr>
            <w:r w:rsidRPr="009F15CB">
              <w:rPr>
                <w:szCs w:val="22"/>
                <w:lang w:val="en-GB"/>
              </w:rPr>
              <w:t>m</w:t>
            </w:r>
            <w:r w:rsidRPr="009F15CB">
              <w:rPr>
                <w:szCs w:val="22"/>
                <w:vertAlign w:val="superscript"/>
                <w:lang w:val="en-GB"/>
              </w:rPr>
              <w:t>2</w:t>
            </w:r>
          </w:p>
        </w:tc>
      </w:tr>
      <w:tr w:rsidR="009E5F89" w:rsidRPr="009F15CB" w14:paraId="163A73BD" w14:textId="77777777" w:rsidTr="003A605E">
        <w:trPr>
          <w:trHeight w:val="201"/>
        </w:trPr>
        <w:tc>
          <w:tcPr>
            <w:tcW w:w="882" w:type="dxa"/>
            <w:shd w:val="clear" w:color="auto" w:fill="auto"/>
            <w:noWrap/>
            <w:vAlign w:val="bottom"/>
          </w:tcPr>
          <w:p w14:paraId="2D2B7C82" w14:textId="77777777" w:rsidR="009E5F89" w:rsidRPr="009F15CB" w:rsidRDefault="009E5F89" w:rsidP="003A605E">
            <w:pPr>
              <w:rPr>
                <w:szCs w:val="22"/>
                <w:lang w:val="en-GB"/>
              </w:rPr>
            </w:pPr>
          </w:p>
        </w:tc>
        <w:tc>
          <w:tcPr>
            <w:tcW w:w="4056" w:type="dxa"/>
            <w:shd w:val="clear" w:color="auto" w:fill="auto"/>
            <w:noWrap/>
            <w:vAlign w:val="bottom"/>
          </w:tcPr>
          <w:p w14:paraId="78545F30" w14:textId="77777777" w:rsidR="009E5F89" w:rsidRPr="009F15CB" w:rsidRDefault="009E5F89" w:rsidP="003A605E">
            <w:pPr>
              <w:rPr>
                <w:szCs w:val="22"/>
                <w:lang w:val="en-GB"/>
              </w:rPr>
            </w:pPr>
            <w:r w:rsidRPr="009F15CB">
              <w:rPr>
                <w:szCs w:val="22"/>
                <w:lang w:val="en-GB"/>
              </w:rPr>
              <w:t>Stone masonry lining thickness</w:t>
            </w:r>
          </w:p>
        </w:tc>
        <w:tc>
          <w:tcPr>
            <w:tcW w:w="2689" w:type="dxa"/>
            <w:shd w:val="clear" w:color="auto" w:fill="auto"/>
            <w:noWrap/>
            <w:vAlign w:val="bottom"/>
          </w:tcPr>
          <w:p w14:paraId="57D4BE14" w14:textId="77777777" w:rsidR="009E5F89" w:rsidRPr="009F15CB" w:rsidRDefault="009E5F89" w:rsidP="003A605E">
            <w:pPr>
              <w:rPr>
                <w:szCs w:val="22"/>
                <w:lang w:val="en-GB"/>
              </w:rPr>
            </w:pPr>
            <w:r w:rsidRPr="009F15CB">
              <w:rPr>
                <w:szCs w:val="22"/>
                <w:lang w:val="en-GB"/>
              </w:rPr>
              <w:t>350</w:t>
            </w:r>
          </w:p>
        </w:tc>
        <w:tc>
          <w:tcPr>
            <w:tcW w:w="1272" w:type="dxa"/>
            <w:shd w:val="clear" w:color="auto" w:fill="auto"/>
            <w:noWrap/>
            <w:vAlign w:val="center"/>
          </w:tcPr>
          <w:p w14:paraId="178CF908" w14:textId="77777777" w:rsidR="009E5F89" w:rsidRPr="009F15CB" w:rsidRDefault="009E5F89" w:rsidP="003A605E">
            <w:pPr>
              <w:rPr>
                <w:szCs w:val="22"/>
                <w:lang w:val="en-GB"/>
              </w:rPr>
            </w:pPr>
            <w:r w:rsidRPr="009F15CB">
              <w:rPr>
                <w:szCs w:val="22"/>
                <w:lang w:val="en-GB"/>
              </w:rPr>
              <w:t>mm</w:t>
            </w:r>
          </w:p>
        </w:tc>
      </w:tr>
      <w:tr w:rsidR="009E5F89" w:rsidRPr="009F15CB" w14:paraId="34F05745" w14:textId="77777777" w:rsidTr="003A605E">
        <w:trPr>
          <w:trHeight w:val="201"/>
        </w:trPr>
        <w:tc>
          <w:tcPr>
            <w:tcW w:w="882" w:type="dxa"/>
            <w:shd w:val="clear" w:color="auto" w:fill="auto"/>
            <w:noWrap/>
            <w:vAlign w:val="bottom"/>
            <w:hideMark/>
          </w:tcPr>
          <w:p w14:paraId="5B76C63E" w14:textId="77777777" w:rsidR="009E5F89" w:rsidRPr="009F15CB" w:rsidRDefault="009E5F89" w:rsidP="003A605E">
            <w:pPr>
              <w:rPr>
                <w:b/>
                <w:bCs/>
                <w:szCs w:val="22"/>
                <w:lang w:val="en-GB"/>
              </w:rPr>
            </w:pPr>
            <w:r w:rsidRPr="009F15CB">
              <w:rPr>
                <w:b/>
                <w:bCs/>
                <w:szCs w:val="22"/>
                <w:lang w:val="en-GB"/>
              </w:rPr>
              <w:t>4</w:t>
            </w:r>
          </w:p>
        </w:tc>
        <w:tc>
          <w:tcPr>
            <w:tcW w:w="4056" w:type="dxa"/>
            <w:shd w:val="clear" w:color="auto" w:fill="auto"/>
            <w:noWrap/>
            <w:vAlign w:val="bottom"/>
            <w:hideMark/>
          </w:tcPr>
          <w:p w14:paraId="76A01548" w14:textId="77777777" w:rsidR="009E5F89" w:rsidRPr="009F15CB" w:rsidRDefault="009E5F89" w:rsidP="003A605E">
            <w:pPr>
              <w:rPr>
                <w:b/>
                <w:bCs/>
                <w:szCs w:val="22"/>
                <w:lang w:val="en-GB"/>
              </w:rPr>
            </w:pPr>
            <w:r w:rsidRPr="009F15CB">
              <w:rPr>
                <w:b/>
                <w:bCs/>
                <w:szCs w:val="22"/>
                <w:lang w:val="en-GB"/>
              </w:rPr>
              <w:t>Surge Shaft</w:t>
            </w:r>
          </w:p>
        </w:tc>
        <w:tc>
          <w:tcPr>
            <w:tcW w:w="2689" w:type="dxa"/>
            <w:shd w:val="clear" w:color="auto" w:fill="auto"/>
            <w:noWrap/>
            <w:vAlign w:val="bottom"/>
            <w:hideMark/>
          </w:tcPr>
          <w:p w14:paraId="765D6669" w14:textId="77777777" w:rsidR="009E5F89" w:rsidRPr="009F15CB" w:rsidRDefault="009E5F89" w:rsidP="003A605E">
            <w:pPr>
              <w:rPr>
                <w:b/>
                <w:bCs/>
                <w:szCs w:val="22"/>
                <w:lang w:val="en-GB"/>
              </w:rPr>
            </w:pPr>
          </w:p>
        </w:tc>
        <w:tc>
          <w:tcPr>
            <w:tcW w:w="1272" w:type="dxa"/>
            <w:shd w:val="clear" w:color="auto" w:fill="auto"/>
            <w:noWrap/>
            <w:vAlign w:val="bottom"/>
            <w:hideMark/>
          </w:tcPr>
          <w:p w14:paraId="782EC2B3" w14:textId="77777777" w:rsidR="009E5F89" w:rsidRPr="009F15CB" w:rsidRDefault="009E5F89" w:rsidP="003A605E">
            <w:pPr>
              <w:rPr>
                <w:szCs w:val="22"/>
                <w:lang w:val="en-GB"/>
              </w:rPr>
            </w:pPr>
          </w:p>
        </w:tc>
      </w:tr>
      <w:tr w:rsidR="009E5F89" w:rsidRPr="009F15CB" w14:paraId="4FF33B84" w14:textId="77777777" w:rsidTr="003A605E">
        <w:trPr>
          <w:trHeight w:val="201"/>
        </w:trPr>
        <w:tc>
          <w:tcPr>
            <w:tcW w:w="882" w:type="dxa"/>
            <w:shd w:val="clear" w:color="auto" w:fill="auto"/>
            <w:noWrap/>
            <w:vAlign w:val="bottom"/>
          </w:tcPr>
          <w:p w14:paraId="0350D0DB" w14:textId="77777777" w:rsidR="009E5F89" w:rsidRPr="009F15CB" w:rsidRDefault="009E5F89" w:rsidP="003A605E">
            <w:pPr>
              <w:rPr>
                <w:szCs w:val="22"/>
                <w:lang w:val="en-GB"/>
              </w:rPr>
            </w:pPr>
          </w:p>
        </w:tc>
        <w:tc>
          <w:tcPr>
            <w:tcW w:w="4056" w:type="dxa"/>
            <w:shd w:val="clear" w:color="auto" w:fill="auto"/>
            <w:noWrap/>
            <w:vAlign w:val="bottom"/>
          </w:tcPr>
          <w:p w14:paraId="4E690C6B" w14:textId="77777777" w:rsidR="009E5F89" w:rsidRPr="009F15CB" w:rsidRDefault="009E5F89" w:rsidP="003A605E">
            <w:pPr>
              <w:rPr>
                <w:szCs w:val="22"/>
                <w:lang w:val="en-GB"/>
              </w:rPr>
            </w:pPr>
            <w:r w:rsidRPr="009F15CB">
              <w:rPr>
                <w:szCs w:val="22"/>
                <w:lang w:val="en-GB"/>
              </w:rPr>
              <w:t>Type</w:t>
            </w:r>
          </w:p>
        </w:tc>
        <w:tc>
          <w:tcPr>
            <w:tcW w:w="3961" w:type="dxa"/>
            <w:gridSpan w:val="2"/>
            <w:shd w:val="clear" w:color="auto" w:fill="auto"/>
            <w:noWrap/>
            <w:vAlign w:val="bottom"/>
          </w:tcPr>
          <w:p w14:paraId="2F0E3AD1" w14:textId="77777777" w:rsidR="009E5F89" w:rsidRPr="009F15CB" w:rsidRDefault="009E5F89" w:rsidP="003A605E">
            <w:pPr>
              <w:rPr>
                <w:szCs w:val="22"/>
                <w:lang w:val="en-GB"/>
              </w:rPr>
            </w:pPr>
            <w:r w:rsidRPr="009F15CB">
              <w:rPr>
                <w:szCs w:val="22"/>
                <w:lang w:val="en-GB"/>
              </w:rPr>
              <w:t>Simple surge shaft</w:t>
            </w:r>
          </w:p>
        </w:tc>
      </w:tr>
      <w:tr w:rsidR="009E5F89" w:rsidRPr="009F15CB" w14:paraId="46243C44" w14:textId="77777777" w:rsidTr="003A605E">
        <w:trPr>
          <w:trHeight w:val="201"/>
        </w:trPr>
        <w:tc>
          <w:tcPr>
            <w:tcW w:w="882" w:type="dxa"/>
            <w:shd w:val="clear" w:color="auto" w:fill="auto"/>
            <w:noWrap/>
            <w:vAlign w:val="bottom"/>
            <w:hideMark/>
          </w:tcPr>
          <w:p w14:paraId="413F1DC1" w14:textId="77777777" w:rsidR="009E5F89" w:rsidRPr="009F15CB" w:rsidRDefault="009E5F89" w:rsidP="003A605E">
            <w:pPr>
              <w:rPr>
                <w:szCs w:val="22"/>
                <w:lang w:val="en-GB"/>
              </w:rPr>
            </w:pPr>
          </w:p>
        </w:tc>
        <w:tc>
          <w:tcPr>
            <w:tcW w:w="4056" w:type="dxa"/>
            <w:shd w:val="clear" w:color="auto" w:fill="auto"/>
            <w:noWrap/>
            <w:vAlign w:val="bottom"/>
            <w:hideMark/>
          </w:tcPr>
          <w:p w14:paraId="2D65570C" w14:textId="77777777" w:rsidR="009E5F89" w:rsidRPr="009F15CB" w:rsidRDefault="009E5F89" w:rsidP="003A605E">
            <w:pPr>
              <w:rPr>
                <w:szCs w:val="22"/>
                <w:lang w:val="en-GB"/>
              </w:rPr>
            </w:pPr>
            <w:r w:rsidRPr="009F15CB">
              <w:rPr>
                <w:szCs w:val="22"/>
                <w:lang w:val="en-GB"/>
              </w:rPr>
              <w:t xml:space="preserve">Finished Diameter </w:t>
            </w:r>
          </w:p>
        </w:tc>
        <w:tc>
          <w:tcPr>
            <w:tcW w:w="2689" w:type="dxa"/>
            <w:shd w:val="clear" w:color="auto" w:fill="auto"/>
            <w:noWrap/>
            <w:vAlign w:val="bottom"/>
            <w:hideMark/>
          </w:tcPr>
          <w:p w14:paraId="23C92A59" w14:textId="77777777" w:rsidR="009E5F89" w:rsidRPr="009F15CB" w:rsidRDefault="009E5F89" w:rsidP="003A605E">
            <w:pPr>
              <w:rPr>
                <w:szCs w:val="22"/>
                <w:lang w:val="en-GB"/>
              </w:rPr>
            </w:pPr>
            <w:r w:rsidRPr="009F15CB">
              <w:rPr>
                <w:szCs w:val="22"/>
                <w:lang w:val="en-GB"/>
              </w:rPr>
              <w:t>3.00</w:t>
            </w:r>
          </w:p>
        </w:tc>
        <w:tc>
          <w:tcPr>
            <w:tcW w:w="1272" w:type="dxa"/>
            <w:shd w:val="clear" w:color="auto" w:fill="auto"/>
            <w:noWrap/>
            <w:vAlign w:val="center"/>
            <w:hideMark/>
          </w:tcPr>
          <w:p w14:paraId="776A5AA4" w14:textId="77777777" w:rsidR="009E5F89" w:rsidRPr="009F15CB" w:rsidRDefault="009E5F89" w:rsidP="003A605E">
            <w:pPr>
              <w:rPr>
                <w:szCs w:val="22"/>
                <w:lang w:val="en-GB"/>
              </w:rPr>
            </w:pPr>
            <w:r w:rsidRPr="009F15CB">
              <w:rPr>
                <w:szCs w:val="22"/>
                <w:lang w:val="en-GB"/>
              </w:rPr>
              <w:t>m</w:t>
            </w:r>
          </w:p>
        </w:tc>
      </w:tr>
      <w:tr w:rsidR="009E5F89" w:rsidRPr="009F15CB" w14:paraId="17F3F1B3" w14:textId="77777777" w:rsidTr="003A605E">
        <w:trPr>
          <w:trHeight w:val="201"/>
        </w:trPr>
        <w:tc>
          <w:tcPr>
            <w:tcW w:w="882" w:type="dxa"/>
            <w:shd w:val="clear" w:color="auto" w:fill="auto"/>
            <w:noWrap/>
            <w:vAlign w:val="bottom"/>
            <w:hideMark/>
          </w:tcPr>
          <w:p w14:paraId="7728CBC0" w14:textId="77777777" w:rsidR="009E5F89" w:rsidRPr="009F15CB" w:rsidRDefault="009E5F89" w:rsidP="003A605E">
            <w:pPr>
              <w:rPr>
                <w:szCs w:val="22"/>
                <w:lang w:val="en-GB"/>
              </w:rPr>
            </w:pPr>
          </w:p>
        </w:tc>
        <w:tc>
          <w:tcPr>
            <w:tcW w:w="4056" w:type="dxa"/>
            <w:shd w:val="clear" w:color="auto" w:fill="auto"/>
            <w:vAlign w:val="bottom"/>
            <w:hideMark/>
          </w:tcPr>
          <w:p w14:paraId="731D76CA" w14:textId="77777777" w:rsidR="009E5F89" w:rsidRPr="009F15CB" w:rsidRDefault="009E5F89" w:rsidP="003A605E">
            <w:pPr>
              <w:rPr>
                <w:szCs w:val="22"/>
                <w:lang w:val="en-GB"/>
              </w:rPr>
            </w:pPr>
            <w:r w:rsidRPr="009F15CB">
              <w:rPr>
                <w:szCs w:val="22"/>
                <w:lang w:val="en-GB"/>
              </w:rPr>
              <w:t xml:space="preserve">Total height including freeboard and submergence </w:t>
            </w:r>
          </w:p>
        </w:tc>
        <w:tc>
          <w:tcPr>
            <w:tcW w:w="2689" w:type="dxa"/>
            <w:shd w:val="clear" w:color="auto" w:fill="auto"/>
            <w:noWrap/>
            <w:vAlign w:val="bottom"/>
            <w:hideMark/>
          </w:tcPr>
          <w:p w14:paraId="4C630EE8" w14:textId="77777777" w:rsidR="009E5F89" w:rsidRPr="009F15CB" w:rsidRDefault="009E5F89" w:rsidP="003A605E">
            <w:pPr>
              <w:rPr>
                <w:szCs w:val="22"/>
                <w:lang w:val="en-GB"/>
              </w:rPr>
            </w:pPr>
            <w:r w:rsidRPr="009F15CB">
              <w:rPr>
                <w:szCs w:val="22"/>
                <w:lang w:val="en-GB"/>
              </w:rPr>
              <w:t>25</w:t>
            </w:r>
          </w:p>
        </w:tc>
        <w:tc>
          <w:tcPr>
            <w:tcW w:w="1272" w:type="dxa"/>
            <w:shd w:val="clear" w:color="auto" w:fill="auto"/>
            <w:noWrap/>
            <w:vAlign w:val="center"/>
            <w:hideMark/>
          </w:tcPr>
          <w:p w14:paraId="0F3FA6F0" w14:textId="77777777" w:rsidR="009E5F89" w:rsidRPr="009F15CB" w:rsidRDefault="009E5F89" w:rsidP="003A605E">
            <w:pPr>
              <w:rPr>
                <w:szCs w:val="22"/>
                <w:lang w:val="en-GB"/>
              </w:rPr>
            </w:pPr>
            <w:r w:rsidRPr="009F15CB">
              <w:rPr>
                <w:szCs w:val="22"/>
                <w:lang w:val="en-GB"/>
              </w:rPr>
              <w:t>m</w:t>
            </w:r>
          </w:p>
        </w:tc>
      </w:tr>
      <w:tr w:rsidR="009E5F89" w:rsidRPr="009F15CB" w14:paraId="153BB417" w14:textId="77777777" w:rsidTr="003A605E">
        <w:trPr>
          <w:trHeight w:val="201"/>
        </w:trPr>
        <w:tc>
          <w:tcPr>
            <w:tcW w:w="882" w:type="dxa"/>
            <w:shd w:val="clear" w:color="auto" w:fill="auto"/>
            <w:noWrap/>
            <w:vAlign w:val="bottom"/>
            <w:hideMark/>
          </w:tcPr>
          <w:p w14:paraId="048C0F76" w14:textId="77777777" w:rsidR="009E5F89" w:rsidRPr="009F15CB" w:rsidRDefault="009E5F89" w:rsidP="003A605E">
            <w:pPr>
              <w:rPr>
                <w:b/>
                <w:bCs/>
                <w:szCs w:val="22"/>
                <w:lang w:val="en-GB"/>
              </w:rPr>
            </w:pPr>
            <w:r w:rsidRPr="009F15CB">
              <w:rPr>
                <w:b/>
                <w:bCs/>
                <w:szCs w:val="22"/>
                <w:lang w:val="en-GB"/>
              </w:rPr>
              <w:t>5</w:t>
            </w:r>
          </w:p>
        </w:tc>
        <w:tc>
          <w:tcPr>
            <w:tcW w:w="4056" w:type="dxa"/>
            <w:shd w:val="clear" w:color="auto" w:fill="auto"/>
            <w:noWrap/>
            <w:vAlign w:val="bottom"/>
            <w:hideMark/>
          </w:tcPr>
          <w:p w14:paraId="0C39D486" w14:textId="77777777" w:rsidR="009E5F89" w:rsidRPr="009F15CB" w:rsidRDefault="009E5F89" w:rsidP="003A605E">
            <w:pPr>
              <w:rPr>
                <w:b/>
                <w:bCs/>
                <w:szCs w:val="22"/>
                <w:lang w:val="en-GB"/>
              </w:rPr>
            </w:pPr>
            <w:r w:rsidRPr="009F15CB">
              <w:rPr>
                <w:b/>
                <w:bCs/>
                <w:szCs w:val="22"/>
                <w:lang w:val="en-GB"/>
              </w:rPr>
              <w:t xml:space="preserve"> Penstock Pipe</w:t>
            </w:r>
          </w:p>
        </w:tc>
        <w:tc>
          <w:tcPr>
            <w:tcW w:w="2689" w:type="dxa"/>
            <w:shd w:val="clear" w:color="auto" w:fill="auto"/>
            <w:noWrap/>
            <w:vAlign w:val="bottom"/>
            <w:hideMark/>
          </w:tcPr>
          <w:p w14:paraId="219AC411" w14:textId="77777777" w:rsidR="009E5F89" w:rsidRPr="009F15CB" w:rsidRDefault="009E5F89" w:rsidP="003A605E">
            <w:pPr>
              <w:rPr>
                <w:b/>
                <w:bCs/>
                <w:szCs w:val="22"/>
                <w:lang w:val="en-GB"/>
              </w:rPr>
            </w:pPr>
          </w:p>
        </w:tc>
        <w:tc>
          <w:tcPr>
            <w:tcW w:w="1272" w:type="dxa"/>
            <w:shd w:val="clear" w:color="auto" w:fill="auto"/>
            <w:noWrap/>
            <w:vAlign w:val="bottom"/>
            <w:hideMark/>
          </w:tcPr>
          <w:p w14:paraId="49607A2C" w14:textId="77777777" w:rsidR="009E5F89" w:rsidRPr="009F15CB" w:rsidRDefault="009E5F89" w:rsidP="003A605E">
            <w:pPr>
              <w:rPr>
                <w:szCs w:val="22"/>
                <w:lang w:val="en-GB"/>
              </w:rPr>
            </w:pPr>
          </w:p>
        </w:tc>
      </w:tr>
      <w:tr w:rsidR="009E5F89" w:rsidRPr="009F15CB" w14:paraId="320650FE" w14:textId="77777777" w:rsidTr="003A605E">
        <w:trPr>
          <w:trHeight w:val="201"/>
        </w:trPr>
        <w:tc>
          <w:tcPr>
            <w:tcW w:w="882" w:type="dxa"/>
            <w:shd w:val="clear" w:color="auto" w:fill="auto"/>
            <w:noWrap/>
            <w:vAlign w:val="bottom"/>
            <w:hideMark/>
          </w:tcPr>
          <w:p w14:paraId="2E78A27C" w14:textId="77777777" w:rsidR="009E5F89" w:rsidRPr="009F15CB" w:rsidRDefault="009E5F89" w:rsidP="003A605E">
            <w:pPr>
              <w:rPr>
                <w:szCs w:val="22"/>
                <w:lang w:val="en-GB"/>
              </w:rPr>
            </w:pPr>
          </w:p>
        </w:tc>
        <w:tc>
          <w:tcPr>
            <w:tcW w:w="4056" w:type="dxa"/>
            <w:shd w:val="clear" w:color="auto" w:fill="auto"/>
            <w:noWrap/>
            <w:vAlign w:val="bottom"/>
            <w:hideMark/>
          </w:tcPr>
          <w:p w14:paraId="64FE3780" w14:textId="77777777" w:rsidR="009E5F89" w:rsidRPr="009F15CB" w:rsidRDefault="009E5F89" w:rsidP="003A605E">
            <w:pPr>
              <w:rPr>
                <w:szCs w:val="22"/>
                <w:lang w:val="en-GB"/>
              </w:rPr>
            </w:pPr>
            <w:r w:rsidRPr="009F15CB">
              <w:rPr>
                <w:szCs w:val="22"/>
                <w:lang w:val="en-GB"/>
              </w:rPr>
              <w:t>Diameter of main penstock pipe</w:t>
            </w:r>
          </w:p>
        </w:tc>
        <w:tc>
          <w:tcPr>
            <w:tcW w:w="2689" w:type="dxa"/>
            <w:shd w:val="clear" w:color="auto" w:fill="auto"/>
            <w:noWrap/>
            <w:vAlign w:val="bottom"/>
            <w:hideMark/>
          </w:tcPr>
          <w:p w14:paraId="07A41C25" w14:textId="77777777" w:rsidR="009E5F89" w:rsidRPr="009F15CB" w:rsidRDefault="009E5F89" w:rsidP="003A605E">
            <w:pPr>
              <w:rPr>
                <w:szCs w:val="22"/>
                <w:lang w:val="en-GB"/>
              </w:rPr>
            </w:pPr>
            <w:r w:rsidRPr="009F15CB">
              <w:rPr>
                <w:szCs w:val="22"/>
                <w:lang w:val="en-GB"/>
              </w:rPr>
              <w:t>1.5</w:t>
            </w:r>
          </w:p>
        </w:tc>
        <w:tc>
          <w:tcPr>
            <w:tcW w:w="1272" w:type="dxa"/>
            <w:shd w:val="clear" w:color="auto" w:fill="auto"/>
            <w:noWrap/>
            <w:vAlign w:val="center"/>
            <w:hideMark/>
          </w:tcPr>
          <w:p w14:paraId="3DD86779" w14:textId="77777777" w:rsidR="009E5F89" w:rsidRPr="009F15CB" w:rsidRDefault="009E5F89" w:rsidP="003A605E">
            <w:pPr>
              <w:rPr>
                <w:szCs w:val="22"/>
                <w:lang w:val="en-GB"/>
              </w:rPr>
            </w:pPr>
            <w:r w:rsidRPr="009F15CB">
              <w:rPr>
                <w:szCs w:val="22"/>
                <w:lang w:val="en-GB"/>
              </w:rPr>
              <w:t>m</w:t>
            </w:r>
          </w:p>
        </w:tc>
      </w:tr>
      <w:tr w:rsidR="009E5F89" w:rsidRPr="009F15CB" w14:paraId="3F30E217" w14:textId="77777777" w:rsidTr="003A605E">
        <w:trPr>
          <w:trHeight w:val="201"/>
        </w:trPr>
        <w:tc>
          <w:tcPr>
            <w:tcW w:w="882" w:type="dxa"/>
            <w:shd w:val="clear" w:color="auto" w:fill="auto"/>
            <w:noWrap/>
            <w:vAlign w:val="bottom"/>
            <w:hideMark/>
          </w:tcPr>
          <w:p w14:paraId="375DF76A" w14:textId="77777777" w:rsidR="009E5F89" w:rsidRPr="009F15CB" w:rsidRDefault="009E5F89" w:rsidP="003A605E">
            <w:pPr>
              <w:rPr>
                <w:szCs w:val="22"/>
                <w:lang w:val="en-GB"/>
              </w:rPr>
            </w:pPr>
          </w:p>
        </w:tc>
        <w:tc>
          <w:tcPr>
            <w:tcW w:w="4056" w:type="dxa"/>
            <w:shd w:val="clear" w:color="auto" w:fill="auto"/>
            <w:noWrap/>
            <w:vAlign w:val="bottom"/>
            <w:hideMark/>
          </w:tcPr>
          <w:p w14:paraId="2AE980DD" w14:textId="77777777" w:rsidR="009E5F89" w:rsidRPr="009F15CB" w:rsidRDefault="009E5F89" w:rsidP="003A605E">
            <w:pPr>
              <w:rPr>
                <w:szCs w:val="22"/>
                <w:lang w:val="en-GB"/>
              </w:rPr>
            </w:pPr>
            <w:r w:rsidRPr="009F15CB">
              <w:rPr>
                <w:szCs w:val="22"/>
                <w:lang w:val="en-GB"/>
              </w:rPr>
              <w:t>Length (From surge shaft to the first bifurcation)</w:t>
            </w:r>
          </w:p>
        </w:tc>
        <w:tc>
          <w:tcPr>
            <w:tcW w:w="2689" w:type="dxa"/>
            <w:shd w:val="clear" w:color="auto" w:fill="auto"/>
            <w:noWrap/>
            <w:vAlign w:val="bottom"/>
            <w:hideMark/>
          </w:tcPr>
          <w:p w14:paraId="5B017294" w14:textId="77777777" w:rsidR="009E5F89" w:rsidRPr="009F15CB" w:rsidRDefault="009E5F89" w:rsidP="003A605E">
            <w:pPr>
              <w:rPr>
                <w:szCs w:val="22"/>
                <w:lang w:val="en-GB"/>
              </w:rPr>
            </w:pPr>
            <w:r w:rsidRPr="009F15CB">
              <w:rPr>
                <w:szCs w:val="22"/>
                <w:lang w:val="en-GB"/>
              </w:rPr>
              <w:t>1195.45</w:t>
            </w:r>
          </w:p>
        </w:tc>
        <w:tc>
          <w:tcPr>
            <w:tcW w:w="1272" w:type="dxa"/>
            <w:shd w:val="clear" w:color="auto" w:fill="auto"/>
            <w:noWrap/>
            <w:vAlign w:val="center"/>
            <w:hideMark/>
          </w:tcPr>
          <w:p w14:paraId="61957EDD" w14:textId="77777777" w:rsidR="009E5F89" w:rsidRPr="009F15CB" w:rsidRDefault="009E5F89" w:rsidP="003A605E">
            <w:pPr>
              <w:rPr>
                <w:szCs w:val="22"/>
                <w:lang w:val="en-GB"/>
              </w:rPr>
            </w:pPr>
            <w:r w:rsidRPr="009F15CB">
              <w:rPr>
                <w:szCs w:val="22"/>
                <w:lang w:val="en-GB"/>
              </w:rPr>
              <w:t>m</w:t>
            </w:r>
          </w:p>
        </w:tc>
      </w:tr>
      <w:tr w:rsidR="009E5F89" w:rsidRPr="009F15CB" w14:paraId="4298EBB9" w14:textId="77777777" w:rsidTr="003A605E">
        <w:trPr>
          <w:trHeight w:val="201"/>
        </w:trPr>
        <w:tc>
          <w:tcPr>
            <w:tcW w:w="882" w:type="dxa"/>
            <w:shd w:val="clear" w:color="auto" w:fill="auto"/>
            <w:noWrap/>
            <w:vAlign w:val="bottom"/>
            <w:hideMark/>
          </w:tcPr>
          <w:p w14:paraId="515E6538" w14:textId="77777777" w:rsidR="009E5F89" w:rsidRPr="009F15CB" w:rsidRDefault="009E5F89" w:rsidP="003A605E">
            <w:pPr>
              <w:rPr>
                <w:szCs w:val="22"/>
                <w:lang w:val="en-GB"/>
              </w:rPr>
            </w:pPr>
          </w:p>
        </w:tc>
        <w:tc>
          <w:tcPr>
            <w:tcW w:w="4056" w:type="dxa"/>
            <w:shd w:val="clear" w:color="auto" w:fill="auto"/>
            <w:noWrap/>
            <w:vAlign w:val="bottom"/>
            <w:hideMark/>
          </w:tcPr>
          <w:p w14:paraId="2D5DFF85" w14:textId="77777777" w:rsidR="009E5F89" w:rsidRPr="009F15CB" w:rsidRDefault="009E5F89" w:rsidP="003A605E">
            <w:pPr>
              <w:rPr>
                <w:szCs w:val="22"/>
                <w:lang w:val="en-GB"/>
              </w:rPr>
            </w:pPr>
            <w:r w:rsidRPr="009F15CB">
              <w:rPr>
                <w:szCs w:val="22"/>
                <w:lang w:val="en-GB"/>
              </w:rPr>
              <w:t xml:space="preserve">Thickness </w:t>
            </w:r>
          </w:p>
        </w:tc>
        <w:tc>
          <w:tcPr>
            <w:tcW w:w="2689" w:type="dxa"/>
            <w:shd w:val="clear" w:color="auto" w:fill="auto"/>
            <w:noWrap/>
            <w:vAlign w:val="bottom"/>
            <w:hideMark/>
          </w:tcPr>
          <w:p w14:paraId="0A20538E" w14:textId="77777777" w:rsidR="009E5F89" w:rsidRPr="009F15CB" w:rsidRDefault="009E5F89" w:rsidP="003A605E">
            <w:pPr>
              <w:rPr>
                <w:szCs w:val="22"/>
                <w:lang w:val="en-GB"/>
              </w:rPr>
            </w:pPr>
            <w:r w:rsidRPr="009F15CB">
              <w:rPr>
                <w:szCs w:val="22"/>
                <w:lang w:val="en-GB"/>
              </w:rPr>
              <w:t>6mm to 12mm</w:t>
            </w:r>
          </w:p>
        </w:tc>
        <w:tc>
          <w:tcPr>
            <w:tcW w:w="1272" w:type="dxa"/>
            <w:shd w:val="clear" w:color="auto" w:fill="auto"/>
            <w:noWrap/>
            <w:vAlign w:val="bottom"/>
            <w:hideMark/>
          </w:tcPr>
          <w:p w14:paraId="153237F2" w14:textId="77777777" w:rsidR="009E5F89" w:rsidRPr="009F15CB" w:rsidRDefault="009E5F89" w:rsidP="003A605E">
            <w:pPr>
              <w:rPr>
                <w:szCs w:val="22"/>
                <w:lang w:val="en-GB"/>
              </w:rPr>
            </w:pPr>
            <w:r w:rsidRPr="009F15CB">
              <w:rPr>
                <w:szCs w:val="22"/>
                <w:lang w:val="en-GB"/>
              </w:rPr>
              <w:t>mm</w:t>
            </w:r>
          </w:p>
        </w:tc>
      </w:tr>
      <w:tr w:rsidR="009E5F89" w:rsidRPr="009F15CB" w14:paraId="4F609473" w14:textId="77777777" w:rsidTr="003A605E">
        <w:trPr>
          <w:trHeight w:val="201"/>
        </w:trPr>
        <w:tc>
          <w:tcPr>
            <w:tcW w:w="882" w:type="dxa"/>
            <w:shd w:val="clear" w:color="auto" w:fill="auto"/>
            <w:noWrap/>
            <w:vAlign w:val="bottom"/>
            <w:hideMark/>
          </w:tcPr>
          <w:p w14:paraId="7F97E382" w14:textId="77777777" w:rsidR="009E5F89" w:rsidRPr="009F15CB" w:rsidRDefault="009E5F89" w:rsidP="003A605E">
            <w:pPr>
              <w:rPr>
                <w:b/>
                <w:bCs/>
                <w:szCs w:val="22"/>
                <w:lang w:val="en-GB"/>
              </w:rPr>
            </w:pPr>
            <w:r w:rsidRPr="009F15CB">
              <w:rPr>
                <w:b/>
                <w:bCs/>
                <w:szCs w:val="22"/>
                <w:lang w:val="en-GB"/>
              </w:rPr>
              <w:t>6</w:t>
            </w:r>
          </w:p>
        </w:tc>
        <w:tc>
          <w:tcPr>
            <w:tcW w:w="4056" w:type="dxa"/>
            <w:shd w:val="clear" w:color="auto" w:fill="auto"/>
            <w:noWrap/>
            <w:vAlign w:val="bottom"/>
            <w:hideMark/>
          </w:tcPr>
          <w:p w14:paraId="00FFE120" w14:textId="77777777" w:rsidR="009E5F89" w:rsidRPr="009F15CB" w:rsidRDefault="009E5F89" w:rsidP="003A605E">
            <w:pPr>
              <w:rPr>
                <w:b/>
                <w:bCs/>
                <w:szCs w:val="22"/>
                <w:lang w:val="en-GB"/>
              </w:rPr>
            </w:pPr>
            <w:r w:rsidRPr="009F15CB">
              <w:rPr>
                <w:b/>
                <w:bCs/>
                <w:szCs w:val="22"/>
                <w:lang w:val="en-GB"/>
              </w:rPr>
              <w:t>Powerhouse and Control Building</w:t>
            </w:r>
          </w:p>
        </w:tc>
        <w:tc>
          <w:tcPr>
            <w:tcW w:w="2689" w:type="dxa"/>
            <w:shd w:val="clear" w:color="auto" w:fill="auto"/>
            <w:noWrap/>
            <w:vAlign w:val="bottom"/>
            <w:hideMark/>
          </w:tcPr>
          <w:p w14:paraId="736C3581" w14:textId="77777777" w:rsidR="009E5F89" w:rsidRPr="009F15CB" w:rsidRDefault="009E5F89" w:rsidP="003A605E">
            <w:pPr>
              <w:rPr>
                <w:b/>
                <w:bCs/>
                <w:szCs w:val="22"/>
                <w:lang w:val="en-GB"/>
              </w:rPr>
            </w:pPr>
          </w:p>
        </w:tc>
        <w:tc>
          <w:tcPr>
            <w:tcW w:w="1272" w:type="dxa"/>
            <w:shd w:val="clear" w:color="auto" w:fill="auto"/>
            <w:noWrap/>
            <w:vAlign w:val="bottom"/>
            <w:hideMark/>
          </w:tcPr>
          <w:p w14:paraId="194D8E80" w14:textId="77777777" w:rsidR="009E5F89" w:rsidRPr="009F15CB" w:rsidRDefault="009E5F89" w:rsidP="003A605E">
            <w:pPr>
              <w:rPr>
                <w:szCs w:val="22"/>
                <w:lang w:val="en-GB"/>
              </w:rPr>
            </w:pPr>
          </w:p>
        </w:tc>
      </w:tr>
      <w:tr w:rsidR="009E5F89" w:rsidRPr="009F15CB" w14:paraId="2F7DEFE6" w14:textId="77777777" w:rsidTr="003A605E">
        <w:trPr>
          <w:trHeight w:val="201"/>
        </w:trPr>
        <w:tc>
          <w:tcPr>
            <w:tcW w:w="882" w:type="dxa"/>
            <w:shd w:val="clear" w:color="auto" w:fill="auto"/>
            <w:noWrap/>
            <w:vAlign w:val="bottom"/>
            <w:hideMark/>
          </w:tcPr>
          <w:p w14:paraId="472BD259" w14:textId="77777777" w:rsidR="009E5F89" w:rsidRPr="009F15CB" w:rsidRDefault="009E5F89" w:rsidP="003A605E">
            <w:pPr>
              <w:rPr>
                <w:szCs w:val="22"/>
                <w:lang w:val="en-GB"/>
              </w:rPr>
            </w:pPr>
          </w:p>
        </w:tc>
        <w:tc>
          <w:tcPr>
            <w:tcW w:w="4056" w:type="dxa"/>
            <w:shd w:val="clear" w:color="auto" w:fill="auto"/>
            <w:noWrap/>
            <w:vAlign w:val="bottom"/>
            <w:hideMark/>
          </w:tcPr>
          <w:p w14:paraId="7731809D" w14:textId="77777777" w:rsidR="009E5F89" w:rsidRPr="009F15CB" w:rsidRDefault="009E5F89" w:rsidP="003A605E">
            <w:pPr>
              <w:rPr>
                <w:szCs w:val="22"/>
                <w:lang w:val="en-GB"/>
              </w:rPr>
            </w:pPr>
            <w:r w:rsidRPr="009F15CB">
              <w:rPr>
                <w:szCs w:val="22"/>
                <w:lang w:val="en-GB"/>
              </w:rPr>
              <w:t>Superstructure</w:t>
            </w:r>
          </w:p>
        </w:tc>
        <w:tc>
          <w:tcPr>
            <w:tcW w:w="2689" w:type="dxa"/>
            <w:shd w:val="clear" w:color="auto" w:fill="auto"/>
            <w:noWrap/>
            <w:vAlign w:val="bottom"/>
            <w:hideMark/>
          </w:tcPr>
          <w:p w14:paraId="411FF089" w14:textId="77777777" w:rsidR="009E5F89" w:rsidRPr="009F15CB" w:rsidRDefault="009E5F89" w:rsidP="003A605E">
            <w:pPr>
              <w:rPr>
                <w:szCs w:val="22"/>
                <w:lang w:val="en-GB"/>
              </w:rPr>
            </w:pPr>
            <w:r w:rsidRPr="009F15CB">
              <w:rPr>
                <w:szCs w:val="22"/>
                <w:lang w:val="en-GB"/>
              </w:rPr>
              <w:t>RCC frame with blockwork walls</w:t>
            </w:r>
          </w:p>
        </w:tc>
        <w:tc>
          <w:tcPr>
            <w:tcW w:w="1272" w:type="dxa"/>
            <w:shd w:val="clear" w:color="auto" w:fill="auto"/>
            <w:noWrap/>
            <w:vAlign w:val="bottom"/>
            <w:hideMark/>
          </w:tcPr>
          <w:p w14:paraId="015B8806" w14:textId="77777777" w:rsidR="009E5F89" w:rsidRPr="009F15CB" w:rsidRDefault="009E5F89" w:rsidP="003A605E">
            <w:pPr>
              <w:rPr>
                <w:szCs w:val="22"/>
                <w:lang w:val="en-GB"/>
              </w:rPr>
            </w:pPr>
          </w:p>
        </w:tc>
      </w:tr>
      <w:tr w:rsidR="009E5F89" w:rsidRPr="009F15CB" w14:paraId="5A0103CC" w14:textId="77777777" w:rsidTr="003A605E">
        <w:trPr>
          <w:trHeight w:val="201"/>
        </w:trPr>
        <w:tc>
          <w:tcPr>
            <w:tcW w:w="882" w:type="dxa"/>
            <w:shd w:val="clear" w:color="auto" w:fill="auto"/>
            <w:noWrap/>
            <w:vAlign w:val="bottom"/>
            <w:hideMark/>
          </w:tcPr>
          <w:p w14:paraId="0D691A5C" w14:textId="77777777" w:rsidR="009E5F89" w:rsidRPr="009F15CB" w:rsidRDefault="009E5F89" w:rsidP="003A605E">
            <w:pPr>
              <w:rPr>
                <w:szCs w:val="22"/>
                <w:lang w:val="en-GB"/>
              </w:rPr>
            </w:pPr>
          </w:p>
        </w:tc>
        <w:tc>
          <w:tcPr>
            <w:tcW w:w="4056" w:type="dxa"/>
            <w:shd w:val="clear" w:color="auto" w:fill="auto"/>
            <w:noWrap/>
            <w:vAlign w:val="bottom"/>
            <w:hideMark/>
          </w:tcPr>
          <w:p w14:paraId="1424E533" w14:textId="77777777" w:rsidR="009E5F89" w:rsidRPr="009F15CB" w:rsidRDefault="009E5F89" w:rsidP="003A605E">
            <w:pPr>
              <w:rPr>
                <w:szCs w:val="22"/>
                <w:lang w:val="en-GB"/>
              </w:rPr>
            </w:pPr>
            <w:r w:rsidRPr="009F15CB">
              <w:rPr>
                <w:szCs w:val="22"/>
                <w:lang w:val="en-GB"/>
              </w:rPr>
              <w:t xml:space="preserve">Roofing </w:t>
            </w:r>
          </w:p>
        </w:tc>
        <w:tc>
          <w:tcPr>
            <w:tcW w:w="2689" w:type="dxa"/>
            <w:shd w:val="clear" w:color="auto" w:fill="auto"/>
            <w:noWrap/>
            <w:vAlign w:val="bottom"/>
            <w:hideMark/>
          </w:tcPr>
          <w:p w14:paraId="66797FF9" w14:textId="77777777" w:rsidR="009E5F89" w:rsidRPr="009F15CB" w:rsidRDefault="009E5F89" w:rsidP="003A605E">
            <w:pPr>
              <w:rPr>
                <w:szCs w:val="22"/>
                <w:lang w:val="en-GB"/>
              </w:rPr>
            </w:pPr>
            <w:r w:rsidRPr="009F15CB">
              <w:rPr>
                <w:szCs w:val="22"/>
                <w:lang w:val="en-GB"/>
              </w:rPr>
              <w:t>Steel truss</w:t>
            </w:r>
          </w:p>
        </w:tc>
        <w:tc>
          <w:tcPr>
            <w:tcW w:w="1272" w:type="dxa"/>
            <w:shd w:val="clear" w:color="auto" w:fill="auto"/>
            <w:noWrap/>
            <w:vAlign w:val="bottom"/>
            <w:hideMark/>
          </w:tcPr>
          <w:p w14:paraId="5E2F5C9E" w14:textId="77777777" w:rsidR="009E5F89" w:rsidRPr="009F15CB" w:rsidRDefault="009E5F89" w:rsidP="003A605E">
            <w:pPr>
              <w:rPr>
                <w:szCs w:val="22"/>
                <w:lang w:val="en-GB"/>
              </w:rPr>
            </w:pPr>
          </w:p>
        </w:tc>
      </w:tr>
      <w:tr w:rsidR="009E5F89" w:rsidRPr="009F15CB" w14:paraId="10288696" w14:textId="77777777" w:rsidTr="003A605E">
        <w:trPr>
          <w:trHeight w:val="201"/>
        </w:trPr>
        <w:tc>
          <w:tcPr>
            <w:tcW w:w="882" w:type="dxa"/>
            <w:shd w:val="clear" w:color="auto" w:fill="auto"/>
            <w:noWrap/>
            <w:vAlign w:val="bottom"/>
            <w:hideMark/>
          </w:tcPr>
          <w:p w14:paraId="73FB8040" w14:textId="77777777" w:rsidR="009E5F89" w:rsidRPr="009F15CB" w:rsidRDefault="009E5F89" w:rsidP="003A605E">
            <w:pPr>
              <w:rPr>
                <w:szCs w:val="22"/>
                <w:lang w:val="en-GB"/>
              </w:rPr>
            </w:pPr>
          </w:p>
        </w:tc>
        <w:tc>
          <w:tcPr>
            <w:tcW w:w="4056" w:type="dxa"/>
            <w:shd w:val="clear" w:color="auto" w:fill="auto"/>
            <w:noWrap/>
            <w:vAlign w:val="bottom"/>
            <w:hideMark/>
          </w:tcPr>
          <w:p w14:paraId="1273FA9C" w14:textId="77777777" w:rsidR="009E5F89" w:rsidRPr="009F15CB" w:rsidRDefault="009E5F89" w:rsidP="003A605E">
            <w:pPr>
              <w:rPr>
                <w:szCs w:val="22"/>
                <w:lang w:val="en-GB"/>
              </w:rPr>
            </w:pPr>
            <w:r w:rsidRPr="009F15CB">
              <w:rPr>
                <w:szCs w:val="22"/>
                <w:lang w:val="en-GB"/>
              </w:rPr>
              <w:t>Superstructure Level</w:t>
            </w:r>
          </w:p>
        </w:tc>
        <w:tc>
          <w:tcPr>
            <w:tcW w:w="2689" w:type="dxa"/>
            <w:shd w:val="clear" w:color="auto" w:fill="auto"/>
            <w:noWrap/>
            <w:vAlign w:val="bottom"/>
            <w:hideMark/>
          </w:tcPr>
          <w:p w14:paraId="0661E0C2" w14:textId="77777777" w:rsidR="009E5F89" w:rsidRPr="009F15CB" w:rsidRDefault="009E5F89" w:rsidP="003A605E">
            <w:pPr>
              <w:rPr>
                <w:szCs w:val="22"/>
                <w:lang w:val="en-GB"/>
              </w:rPr>
            </w:pPr>
            <w:r w:rsidRPr="009F15CB">
              <w:rPr>
                <w:szCs w:val="22"/>
                <w:lang w:val="en-GB"/>
              </w:rPr>
              <w:t>541</w:t>
            </w:r>
          </w:p>
        </w:tc>
        <w:tc>
          <w:tcPr>
            <w:tcW w:w="1272" w:type="dxa"/>
            <w:shd w:val="clear" w:color="auto" w:fill="auto"/>
            <w:noWrap/>
            <w:vAlign w:val="bottom"/>
            <w:hideMark/>
          </w:tcPr>
          <w:p w14:paraId="73F81AC9"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2935FD6E" w14:textId="77777777" w:rsidTr="003A605E">
        <w:trPr>
          <w:trHeight w:val="201"/>
        </w:trPr>
        <w:tc>
          <w:tcPr>
            <w:tcW w:w="882" w:type="dxa"/>
            <w:shd w:val="clear" w:color="auto" w:fill="auto"/>
            <w:noWrap/>
            <w:vAlign w:val="bottom"/>
            <w:hideMark/>
          </w:tcPr>
          <w:p w14:paraId="7DBFDBD1" w14:textId="77777777" w:rsidR="009E5F89" w:rsidRPr="009F15CB" w:rsidRDefault="009E5F89" w:rsidP="003A605E">
            <w:pPr>
              <w:rPr>
                <w:szCs w:val="22"/>
                <w:lang w:val="en-GB"/>
              </w:rPr>
            </w:pPr>
          </w:p>
        </w:tc>
        <w:tc>
          <w:tcPr>
            <w:tcW w:w="4056" w:type="dxa"/>
            <w:shd w:val="clear" w:color="auto" w:fill="auto"/>
            <w:noWrap/>
            <w:vAlign w:val="bottom"/>
            <w:hideMark/>
          </w:tcPr>
          <w:p w14:paraId="4460CB06" w14:textId="77777777" w:rsidR="009E5F89" w:rsidRPr="009F15CB" w:rsidRDefault="009E5F89" w:rsidP="003A605E">
            <w:pPr>
              <w:rPr>
                <w:szCs w:val="22"/>
                <w:lang w:val="en-GB"/>
              </w:rPr>
            </w:pPr>
            <w:r w:rsidRPr="009F15CB">
              <w:rPr>
                <w:szCs w:val="22"/>
                <w:lang w:val="en-GB"/>
              </w:rPr>
              <w:t>Crane</w:t>
            </w:r>
          </w:p>
        </w:tc>
        <w:tc>
          <w:tcPr>
            <w:tcW w:w="2689" w:type="dxa"/>
            <w:shd w:val="clear" w:color="auto" w:fill="auto"/>
            <w:noWrap/>
            <w:vAlign w:val="bottom"/>
            <w:hideMark/>
          </w:tcPr>
          <w:p w14:paraId="505986D0" w14:textId="77777777" w:rsidR="009E5F89" w:rsidRPr="009F15CB" w:rsidRDefault="009E5F89" w:rsidP="003A605E">
            <w:pPr>
              <w:rPr>
                <w:szCs w:val="22"/>
                <w:lang w:val="en-GB"/>
              </w:rPr>
            </w:pPr>
            <w:r w:rsidRPr="009F15CB">
              <w:rPr>
                <w:szCs w:val="22"/>
                <w:lang w:val="en-GB"/>
              </w:rPr>
              <w:t>30 T</w:t>
            </w:r>
          </w:p>
        </w:tc>
        <w:tc>
          <w:tcPr>
            <w:tcW w:w="1272" w:type="dxa"/>
            <w:shd w:val="clear" w:color="auto" w:fill="auto"/>
            <w:noWrap/>
            <w:vAlign w:val="bottom"/>
            <w:hideMark/>
          </w:tcPr>
          <w:p w14:paraId="1595A70B" w14:textId="77777777" w:rsidR="009E5F89" w:rsidRPr="009F15CB" w:rsidRDefault="009E5F89" w:rsidP="003A605E">
            <w:pPr>
              <w:rPr>
                <w:szCs w:val="22"/>
                <w:lang w:val="en-GB"/>
              </w:rPr>
            </w:pPr>
          </w:p>
        </w:tc>
      </w:tr>
      <w:tr w:rsidR="009E5F89" w:rsidRPr="009F15CB" w14:paraId="5D5863E4" w14:textId="77777777" w:rsidTr="003A605E">
        <w:trPr>
          <w:trHeight w:val="201"/>
        </w:trPr>
        <w:tc>
          <w:tcPr>
            <w:tcW w:w="882" w:type="dxa"/>
            <w:shd w:val="clear" w:color="auto" w:fill="auto"/>
            <w:noWrap/>
            <w:vAlign w:val="bottom"/>
            <w:hideMark/>
          </w:tcPr>
          <w:p w14:paraId="174833CA" w14:textId="77777777" w:rsidR="009E5F89" w:rsidRPr="009F15CB" w:rsidRDefault="009E5F89" w:rsidP="003A605E">
            <w:pPr>
              <w:rPr>
                <w:b/>
                <w:bCs/>
                <w:szCs w:val="22"/>
                <w:lang w:val="en-GB"/>
              </w:rPr>
            </w:pPr>
            <w:r w:rsidRPr="009F15CB">
              <w:rPr>
                <w:b/>
                <w:bCs/>
                <w:szCs w:val="22"/>
                <w:lang w:val="en-GB"/>
              </w:rPr>
              <w:t>7</w:t>
            </w:r>
          </w:p>
        </w:tc>
        <w:tc>
          <w:tcPr>
            <w:tcW w:w="4056" w:type="dxa"/>
            <w:shd w:val="clear" w:color="auto" w:fill="auto"/>
            <w:noWrap/>
            <w:vAlign w:val="bottom"/>
            <w:hideMark/>
          </w:tcPr>
          <w:p w14:paraId="47F78328" w14:textId="77777777" w:rsidR="009E5F89" w:rsidRPr="009F15CB" w:rsidRDefault="009E5F89" w:rsidP="003A605E">
            <w:pPr>
              <w:rPr>
                <w:b/>
                <w:bCs/>
                <w:szCs w:val="22"/>
                <w:lang w:val="en-GB"/>
              </w:rPr>
            </w:pPr>
            <w:r w:rsidRPr="009F15CB">
              <w:rPr>
                <w:b/>
                <w:bCs/>
                <w:szCs w:val="22"/>
                <w:lang w:val="en-GB"/>
              </w:rPr>
              <w:t>Tailrace culvert</w:t>
            </w:r>
          </w:p>
        </w:tc>
        <w:tc>
          <w:tcPr>
            <w:tcW w:w="2689" w:type="dxa"/>
            <w:shd w:val="clear" w:color="auto" w:fill="auto"/>
            <w:noWrap/>
            <w:vAlign w:val="bottom"/>
            <w:hideMark/>
          </w:tcPr>
          <w:p w14:paraId="7D6F66E6" w14:textId="77777777" w:rsidR="009E5F89" w:rsidRPr="009F15CB" w:rsidRDefault="009E5F89" w:rsidP="003A605E">
            <w:pPr>
              <w:rPr>
                <w:b/>
                <w:bCs/>
                <w:szCs w:val="22"/>
                <w:lang w:val="en-GB"/>
              </w:rPr>
            </w:pPr>
          </w:p>
        </w:tc>
        <w:tc>
          <w:tcPr>
            <w:tcW w:w="1272" w:type="dxa"/>
            <w:shd w:val="clear" w:color="auto" w:fill="auto"/>
            <w:noWrap/>
            <w:vAlign w:val="bottom"/>
            <w:hideMark/>
          </w:tcPr>
          <w:p w14:paraId="35CB8FCC" w14:textId="77777777" w:rsidR="009E5F89" w:rsidRPr="009F15CB" w:rsidRDefault="009E5F89" w:rsidP="003A605E">
            <w:pPr>
              <w:rPr>
                <w:szCs w:val="22"/>
                <w:lang w:val="en-GB"/>
              </w:rPr>
            </w:pPr>
          </w:p>
        </w:tc>
      </w:tr>
      <w:tr w:rsidR="009E5F89" w:rsidRPr="009F15CB" w14:paraId="146D8FCC" w14:textId="77777777" w:rsidTr="003A605E">
        <w:trPr>
          <w:trHeight w:val="201"/>
        </w:trPr>
        <w:tc>
          <w:tcPr>
            <w:tcW w:w="882" w:type="dxa"/>
            <w:shd w:val="clear" w:color="auto" w:fill="auto"/>
            <w:noWrap/>
            <w:vAlign w:val="bottom"/>
            <w:hideMark/>
          </w:tcPr>
          <w:p w14:paraId="22FD196A" w14:textId="77777777" w:rsidR="009E5F89" w:rsidRPr="009F15CB" w:rsidRDefault="009E5F89" w:rsidP="003A605E">
            <w:pPr>
              <w:rPr>
                <w:szCs w:val="22"/>
                <w:lang w:val="en-GB"/>
              </w:rPr>
            </w:pPr>
          </w:p>
        </w:tc>
        <w:tc>
          <w:tcPr>
            <w:tcW w:w="4056" w:type="dxa"/>
            <w:shd w:val="clear" w:color="auto" w:fill="auto"/>
            <w:noWrap/>
            <w:vAlign w:val="bottom"/>
            <w:hideMark/>
          </w:tcPr>
          <w:p w14:paraId="62C4CD73" w14:textId="77777777" w:rsidR="009E5F89" w:rsidRPr="009F15CB" w:rsidRDefault="009E5F89" w:rsidP="003A605E">
            <w:pPr>
              <w:rPr>
                <w:szCs w:val="22"/>
                <w:lang w:val="en-GB"/>
              </w:rPr>
            </w:pPr>
            <w:r w:rsidRPr="009F15CB">
              <w:rPr>
                <w:szCs w:val="22"/>
                <w:lang w:val="en-GB"/>
              </w:rPr>
              <w:t>Tailrace Type</w:t>
            </w:r>
          </w:p>
        </w:tc>
        <w:tc>
          <w:tcPr>
            <w:tcW w:w="2689" w:type="dxa"/>
            <w:shd w:val="clear" w:color="auto" w:fill="auto"/>
            <w:noWrap/>
            <w:vAlign w:val="bottom"/>
            <w:hideMark/>
          </w:tcPr>
          <w:p w14:paraId="330A9BBB" w14:textId="77777777" w:rsidR="009E5F89" w:rsidRPr="009F15CB" w:rsidRDefault="009E5F89" w:rsidP="003A605E">
            <w:pPr>
              <w:rPr>
                <w:szCs w:val="22"/>
                <w:lang w:val="en-GB"/>
              </w:rPr>
            </w:pPr>
            <w:r w:rsidRPr="009F15CB">
              <w:rPr>
                <w:szCs w:val="22"/>
                <w:lang w:val="en-GB"/>
              </w:rPr>
              <w:t>Gabion Lined Open channel</w:t>
            </w:r>
          </w:p>
        </w:tc>
        <w:tc>
          <w:tcPr>
            <w:tcW w:w="1272" w:type="dxa"/>
            <w:shd w:val="clear" w:color="auto" w:fill="auto"/>
            <w:noWrap/>
            <w:vAlign w:val="bottom"/>
            <w:hideMark/>
          </w:tcPr>
          <w:p w14:paraId="39051E70" w14:textId="77777777" w:rsidR="009E5F89" w:rsidRPr="009F15CB" w:rsidRDefault="009E5F89" w:rsidP="003A605E">
            <w:pPr>
              <w:rPr>
                <w:szCs w:val="22"/>
                <w:lang w:val="en-GB"/>
              </w:rPr>
            </w:pPr>
            <w:r w:rsidRPr="009F15CB">
              <w:rPr>
                <w:szCs w:val="22"/>
                <w:lang w:val="en-GB"/>
              </w:rPr>
              <w:t>m</w:t>
            </w:r>
          </w:p>
        </w:tc>
      </w:tr>
      <w:tr w:rsidR="009E5F89" w:rsidRPr="009F15CB" w14:paraId="3887D7E9" w14:textId="77777777" w:rsidTr="003A605E">
        <w:trPr>
          <w:trHeight w:val="201"/>
        </w:trPr>
        <w:tc>
          <w:tcPr>
            <w:tcW w:w="882" w:type="dxa"/>
            <w:shd w:val="clear" w:color="auto" w:fill="auto"/>
            <w:noWrap/>
            <w:vAlign w:val="bottom"/>
            <w:hideMark/>
          </w:tcPr>
          <w:p w14:paraId="4A32482B" w14:textId="77777777" w:rsidR="009E5F89" w:rsidRPr="009F15CB" w:rsidRDefault="009E5F89" w:rsidP="003A605E">
            <w:pPr>
              <w:rPr>
                <w:szCs w:val="22"/>
                <w:lang w:val="en-GB"/>
              </w:rPr>
            </w:pPr>
          </w:p>
        </w:tc>
        <w:tc>
          <w:tcPr>
            <w:tcW w:w="4056" w:type="dxa"/>
            <w:shd w:val="clear" w:color="auto" w:fill="auto"/>
            <w:noWrap/>
            <w:vAlign w:val="bottom"/>
            <w:hideMark/>
          </w:tcPr>
          <w:p w14:paraId="06078945" w14:textId="77777777" w:rsidR="009E5F89" w:rsidRPr="009F15CB" w:rsidRDefault="009E5F89" w:rsidP="003A605E">
            <w:pPr>
              <w:rPr>
                <w:szCs w:val="22"/>
                <w:lang w:val="en-GB"/>
              </w:rPr>
            </w:pPr>
            <w:r w:rsidRPr="009F15CB">
              <w:rPr>
                <w:szCs w:val="22"/>
                <w:lang w:val="en-GB"/>
              </w:rPr>
              <w:t>Length</w:t>
            </w:r>
          </w:p>
        </w:tc>
        <w:tc>
          <w:tcPr>
            <w:tcW w:w="2689" w:type="dxa"/>
            <w:shd w:val="clear" w:color="auto" w:fill="auto"/>
            <w:noWrap/>
            <w:vAlign w:val="bottom"/>
            <w:hideMark/>
          </w:tcPr>
          <w:p w14:paraId="6A29C1E7" w14:textId="77777777" w:rsidR="009E5F89" w:rsidRPr="009F15CB" w:rsidRDefault="009E5F89" w:rsidP="003A605E">
            <w:pPr>
              <w:rPr>
                <w:szCs w:val="22"/>
                <w:lang w:val="en-GB"/>
              </w:rPr>
            </w:pPr>
            <w:r w:rsidRPr="009F15CB">
              <w:rPr>
                <w:szCs w:val="22"/>
                <w:lang w:val="en-GB"/>
              </w:rPr>
              <w:t>200</w:t>
            </w:r>
          </w:p>
        </w:tc>
        <w:tc>
          <w:tcPr>
            <w:tcW w:w="1272" w:type="dxa"/>
            <w:shd w:val="clear" w:color="auto" w:fill="auto"/>
            <w:noWrap/>
            <w:vAlign w:val="bottom"/>
            <w:hideMark/>
          </w:tcPr>
          <w:p w14:paraId="5F00B0B4" w14:textId="77777777" w:rsidR="009E5F89" w:rsidRPr="009F15CB" w:rsidRDefault="009E5F89" w:rsidP="003A605E">
            <w:pPr>
              <w:rPr>
                <w:szCs w:val="22"/>
                <w:lang w:val="en-GB"/>
              </w:rPr>
            </w:pPr>
            <w:r w:rsidRPr="009F15CB">
              <w:rPr>
                <w:szCs w:val="22"/>
                <w:lang w:val="en-GB"/>
              </w:rPr>
              <w:t>m</w:t>
            </w:r>
          </w:p>
        </w:tc>
      </w:tr>
      <w:tr w:rsidR="009E5F89" w:rsidRPr="009F15CB" w14:paraId="21C528CE" w14:textId="77777777" w:rsidTr="003A605E">
        <w:trPr>
          <w:trHeight w:val="201"/>
        </w:trPr>
        <w:tc>
          <w:tcPr>
            <w:tcW w:w="882" w:type="dxa"/>
            <w:shd w:val="clear" w:color="auto" w:fill="auto"/>
            <w:noWrap/>
            <w:vAlign w:val="bottom"/>
            <w:hideMark/>
          </w:tcPr>
          <w:p w14:paraId="4E72DC69" w14:textId="77777777" w:rsidR="009E5F89" w:rsidRPr="009F15CB" w:rsidRDefault="009E5F89" w:rsidP="003A605E">
            <w:pPr>
              <w:rPr>
                <w:b/>
                <w:bCs/>
                <w:szCs w:val="22"/>
                <w:lang w:val="en-GB"/>
              </w:rPr>
            </w:pPr>
            <w:r w:rsidRPr="009F15CB">
              <w:rPr>
                <w:b/>
                <w:bCs/>
                <w:szCs w:val="22"/>
                <w:lang w:val="en-GB"/>
              </w:rPr>
              <w:t>8</w:t>
            </w:r>
          </w:p>
        </w:tc>
        <w:tc>
          <w:tcPr>
            <w:tcW w:w="4056" w:type="dxa"/>
            <w:shd w:val="clear" w:color="auto" w:fill="auto"/>
            <w:noWrap/>
            <w:vAlign w:val="bottom"/>
            <w:hideMark/>
          </w:tcPr>
          <w:p w14:paraId="277E8F06" w14:textId="77777777" w:rsidR="009E5F89" w:rsidRPr="009F15CB" w:rsidRDefault="009E5F89" w:rsidP="003A605E">
            <w:pPr>
              <w:rPr>
                <w:b/>
                <w:bCs/>
                <w:szCs w:val="22"/>
                <w:lang w:val="en-GB"/>
              </w:rPr>
            </w:pPr>
            <w:r w:rsidRPr="009F15CB">
              <w:rPr>
                <w:b/>
                <w:bCs/>
                <w:szCs w:val="22"/>
                <w:lang w:val="en-GB"/>
              </w:rPr>
              <w:t xml:space="preserve">Turbine </w:t>
            </w:r>
          </w:p>
        </w:tc>
        <w:tc>
          <w:tcPr>
            <w:tcW w:w="2689" w:type="dxa"/>
            <w:shd w:val="clear" w:color="auto" w:fill="auto"/>
            <w:noWrap/>
            <w:vAlign w:val="bottom"/>
            <w:hideMark/>
          </w:tcPr>
          <w:p w14:paraId="3D419BB7" w14:textId="77777777" w:rsidR="009E5F89" w:rsidRPr="009F15CB" w:rsidRDefault="009E5F89" w:rsidP="003A605E">
            <w:pPr>
              <w:rPr>
                <w:b/>
                <w:bCs/>
                <w:szCs w:val="22"/>
                <w:lang w:val="en-GB"/>
              </w:rPr>
            </w:pPr>
          </w:p>
        </w:tc>
        <w:tc>
          <w:tcPr>
            <w:tcW w:w="1272" w:type="dxa"/>
            <w:shd w:val="clear" w:color="auto" w:fill="auto"/>
            <w:noWrap/>
            <w:vAlign w:val="bottom"/>
            <w:hideMark/>
          </w:tcPr>
          <w:p w14:paraId="18FFA0B6" w14:textId="77777777" w:rsidR="009E5F89" w:rsidRPr="009F15CB" w:rsidRDefault="009E5F89" w:rsidP="003A605E">
            <w:pPr>
              <w:rPr>
                <w:szCs w:val="22"/>
                <w:lang w:val="en-GB"/>
              </w:rPr>
            </w:pPr>
          </w:p>
        </w:tc>
      </w:tr>
      <w:tr w:rsidR="009E5F89" w:rsidRPr="009F15CB" w14:paraId="001523B4" w14:textId="77777777" w:rsidTr="003A605E">
        <w:trPr>
          <w:trHeight w:val="201"/>
        </w:trPr>
        <w:tc>
          <w:tcPr>
            <w:tcW w:w="882" w:type="dxa"/>
            <w:shd w:val="clear" w:color="auto" w:fill="auto"/>
            <w:noWrap/>
            <w:vAlign w:val="bottom"/>
            <w:hideMark/>
          </w:tcPr>
          <w:p w14:paraId="23BB33A4" w14:textId="77777777" w:rsidR="009E5F89" w:rsidRPr="009F15CB" w:rsidRDefault="009E5F89" w:rsidP="003A605E">
            <w:pPr>
              <w:rPr>
                <w:szCs w:val="22"/>
                <w:lang w:val="en-GB"/>
              </w:rPr>
            </w:pPr>
          </w:p>
        </w:tc>
        <w:tc>
          <w:tcPr>
            <w:tcW w:w="4056" w:type="dxa"/>
            <w:shd w:val="clear" w:color="auto" w:fill="auto"/>
            <w:noWrap/>
            <w:vAlign w:val="bottom"/>
            <w:hideMark/>
          </w:tcPr>
          <w:p w14:paraId="5FB8D505" w14:textId="77777777" w:rsidR="009E5F89" w:rsidRPr="009F15CB" w:rsidRDefault="009E5F89" w:rsidP="003A605E">
            <w:pPr>
              <w:rPr>
                <w:szCs w:val="22"/>
                <w:lang w:val="en-GB"/>
              </w:rPr>
            </w:pPr>
            <w:r w:rsidRPr="009F15CB">
              <w:rPr>
                <w:szCs w:val="22"/>
                <w:lang w:val="en-GB"/>
              </w:rPr>
              <w:t xml:space="preserve">Type </w:t>
            </w:r>
          </w:p>
        </w:tc>
        <w:tc>
          <w:tcPr>
            <w:tcW w:w="3961" w:type="dxa"/>
            <w:gridSpan w:val="2"/>
            <w:shd w:val="clear" w:color="auto" w:fill="auto"/>
            <w:noWrap/>
            <w:vAlign w:val="bottom"/>
            <w:hideMark/>
          </w:tcPr>
          <w:p w14:paraId="50D114BB" w14:textId="77777777" w:rsidR="009E5F89" w:rsidRPr="009F15CB" w:rsidRDefault="009E5F89" w:rsidP="003A605E">
            <w:pPr>
              <w:rPr>
                <w:szCs w:val="22"/>
                <w:lang w:val="en-GB"/>
              </w:rPr>
            </w:pPr>
            <w:r w:rsidRPr="009F15CB">
              <w:rPr>
                <w:szCs w:val="22"/>
                <w:lang w:val="en-GB"/>
              </w:rPr>
              <w:t>Francis Turbine</w:t>
            </w:r>
          </w:p>
        </w:tc>
      </w:tr>
      <w:tr w:rsidR="009E5F89" w:rsidRPr="009F15CB" w14:paraId="2B708081" w14:textId="77777777" w:rsidTr="003A605E">
        <w:trPr>
          <w:trHeight w:val="201"/>
        </w:trPr>
        <w:tc>
          <w:tcPr>
            <w:tcW w:w="882" w:type="dxa"/>
            <w:shd w:val="clear" w:color="auto" w:fill="auto"/>
            <w:noWrap/>
            <w:vAlign w:val="bottom"/>
            <w:hideMark/>
          </w:tcPr>
          <w:p w14:paraId="460754BB" w14:textId="77777777" w:rsidR="009E5F89" w:rsidRPr="009F15CB" w:rsidRDefault="009E5F89" w:rsidP="003A605E">
            <w:pPr>
              <w:rPr>
                <w:szCs w:val="22"/>
                <w:lang w:val="en-GB"/>
              </w:rPr>
            </w:pPr>
          </w:p>
        </w:tc>
        <w:tc>
          <w:tcPr>
            <w:tcW w:w="4056" w:type="dxa"/>
            <w:shd w:val="clear" w:color="auto" w:fill="auto"/>
            <w:noWrap/>
            <w:vAlign w:val="bottom"/>
            <w:hideMark/>
          </w:tcPr>
          <w:p w14:paraId="224A6773" w14:textId="77777777" w:rsidR="009E5F89" w:rsidRPr="009F15CB" w:rsidRDefault="009E5F89" w:rsidP="003A605E">
            <w:pPr>
              <w:rPr>
                <w:szCs w:val="22"/>
                <w:lang w:val="en-GB"/>
              </w:rPr>
            </w:pPr>
            <w:r w:rsidRPr="009F15CB">
              <w:rPr>
                <w:szCs w:val="22"/>
                <w:lang w:val="en-GB"/>
              </w:rPr>
              <w:t>Number of units</w:t>
            </w:r>
          </w:p>
        </w:tc>
        <w:tc>
          <w:tcPr>
            <w:tcW w:w="2689" w:type="dxa"/>
            <w:shd w:val="clear" w:color="auto" w:fill="auto"/>
            <w:noWrap/>
            <w:vAlign w:val="bottom"/>
            <w:hideMark/>
          </w:tcPr>
          <w:p w14:paraId="1B6F5BE7"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1A257E71" w14:textId="77777777" w:rsidR="009E5F89" w:rsidRPr="009F15CB" w:rsidRDefault="009E5F89" w:rsidP="003A605E">
            <w:pPr>
              <w:rPr>
                <w:szCs w:val="22"/>
                <w:lang w:val="en-GB"/>
              </w:rPr>
            </w:pPr>
          </w:p>
        </w:tc>
      </w:tr>
      <w:tr w:rsidR="009E5F89" w:rsidRPr="009F15CB" w14:paraId="73C5800B" w14:textId="77777777" w:rsidTr="003A605E">
        <w:trPr>
          <w:trHeight w:val="201"/>
        </w:trPr>
        <w:tc>
          <w:tcPr>
            <w:tcW w:w="882" w:type="dxa"/>
            <w:shd w:val="clear" w:color="auto" w:fill="auto"/>
            <w:noWrap/>
            <w:vAlign w:val="bottom"/>
            <w:hideMark/>
          </w:tcPr>
          <w:p w14:paraId="15FEAB55" w14:textId="77777777" w:rsidR="009E5F89" w:rsidRPr="009F15CB" w:rsidRDefault="009E5F89" w:rsidP="003A605E">
            <w:pPr>
              <w:rPr>
                <w:szCs w:val="22"/>
                <w:lang w:val="en-GB"/>
              </w:rPr>
            </w:pPr>
          </w:p>
        </w:tc>
        <w:tc>
          <w:tcPr>
            <w:tcW w:w="4056" w:type="dxa"/>
            <w:shd w:val="clear" w:color="auto" w:fill="auto"/>
            <w:noWrap/>
            <w:vAlign w:val="bottom"/>
            <w:hideMark/>
          </w:tcPr>
          <w:p w14:paraId="65FFA6E1" w14:textId="77777777" w:rsidR="009E5F89" w:rsidRPr="009F15CB" w:rsidRDefault="009E5F89" w:rsidP="003A605E">
            <w:pPr>
              <w:rPr>
                <w:szCs w:val="22"/>
                <w:lang w:val="en-GB"/>
              </w:rPr>
            </w:pPr>
            <w:r w:rsidRPr="009F15CB">
              <w:rPr>
                <w:szCs w:val="22"/>
                <w:lang w:val="en-GB"/>
              </w:rPr>
              <w:t>Speed</w:t>
            </w:r>
          </w:p>
        </w:tc>
        <w:tc>
          <w:tcPr>
            <w:tcW w:w="2689" w:type="dxa"/>
            <w:shd w:val="clear" w:color="auto" w:fill="auto"/>
            <w:noWrap/>
            <w:vAlign w:val="bottom"/>
            <w:hideMark/>
          </w:tcPr>
          <w:p w14:paraId="1BB1FF20" w14:textId="77777777" w:rsidR="009E5F89" w:rsidRPr="009F15CB" w:rsidRDefault="009E5F89" w:rsidP="003A605E">
            <w:pPr>
              <w:rPr>
                <w:szCs w:val="22"/>
                <w:lang w:val="en-GB"/>
              </w:rPr>
            </w:pPr>
            <w:r w:rsidRPr="009F15CB">
              <w:rPr>
                <w:szCs w:val="22"/>
                <w:lang w:val="en-GB"/>
              </w:rPr>
              <w:t>1000</w:t>
            </w:r>
          </w:p>
        </w:tc>
        <w:tc>
          <w:tcPr>
            <w:tcW w:w="1272" w:type="dxa"/>
            <w:shd w:val="clear" w:color="auto" w:fill="auto"/>
            <w:noWrap/>
            <w:vAlign w:val="bottom"/>
            <w:hideMark/>
          </w:tcPr>
          <w:p w14:paraId="16952BFE" w14:textId="77777777" w:rsidR="009E5F89" w:rsidRPr="009F15CB" w:rsidRDefault="009E5F89" w:rsidP="003A605E">
            <w:pPr>
              <w:rPr>
                <w:szCs w:val="22"/>
                <w:lang w:val="en-GB"/>
              </w:rPr>
            </w:pPr>
            <w:r w:rsidRPr="009F15CB">
              <w:rPr>
                <w:szCs w:val="22"/>
                <w:lang w:val="en-GB"/>
              </w:rPr>
              <w:t>rpm</w:t>
            </w:r>
          </w:p>
        </w:tc>
      </w:tr>
      <w:tr w:rsidR="009E5F89" w:rsidRPr="009F15CB" w14:paraId="63E04B44" w14:textId="77777777" w:rsidTr="003A605E">
        <w:trPr>
          <w:trHeight w:val="201"/>
        </w:trPr>
        <w:tc>
          <w:tcPr>
            <w:tcW w:w="882" w:type="dxa"/>
            <w:shd w:val="clear" w:color="auto" w:fill="auto"/>
            <w:noWrap/>
            <w:vAlign w:val="bottom"/>
            <w:hideMark/>
          </w:tcPr>
          <w:p w14:paraId="7ACE1EDA" w14:textId="77777777" w:rsidR="009E5F89" w:rsidRPr="009F15CB" w:rsidRDefault="009E5F89" w:rsidP="003A605E">
            <w:pPr>
              <w:rPr>
                <w:b/>
                <w:bCs/>
                <w:szCs w:val="22"/>
                <w:lang w:val="en-GB"/>
              </w:rPr>
            </w:pPr>
            <w:r w:rsidRPr="009F15CB">
              <w:rPr>
                <w:b/>
                <w:bCs/>
                <w:szCs w:val="22"/>
                <w:lang w:val="en-GB"/>
              </w:rPr>
              <w:t>9</w:t>
            </w:r>
          </w:p>
        </w:tc>
        <w:tc>
          <w:tcPr>
            <w:tcW w:w="4056" w:type="dxa"/>
            <w:shd w:val="clear" w:color="auto" w:fill="auto"/>
            <w:noWrap/>
            <w:vAlign w:val="bottom"/>
            <w:hideMark/>
          </w:tcPr>
          <w:p w14:paraId="508290F3" w14:textId="77777777" w:rsidR="009E5F89" w:rsidRPr="009F15CB" w:rsidRDefault="009E5F89" w:rsidP="003A605E">
            <w:pPr>
              <w:rPr>
                <w:b/>
                <w:bCs/>
                <w:szCs w:val="22"/>
                <w:lang w:val="en-GB"/>
              </w:rPr>
            </w:pPr>
            <w:r w:rsidRPr="009F15CB">
              <w:rPr>
                <w:b/>
                <w:bCs/>
                <w:szCs w:val="22"/>
                <w:lang w:val="en-GB"/>
              </w:rPr>
              <w:t xml:space="preserve">Generator </w:t>
            </w:r>
          </w:p>
        </w:tc>
        <w:tc>
          <w:tcPr>
            <w:tcW w:w="2689" w:type="dxa"/>
            <w:shd w:val="clear" w:color="auto" w:fill="auto"/>
            <w:noWrap/>
            <w:vAlign w:val="bottom"/>
            <w:hideMark/>
          </w:tcPr>
          <w:p w14:paraId="3BFF8894" w14:textId="77777777" w:rsidR="009E5F89" w:rsidRPr="009F15CB" w:rsidRDefault="009E5F89" w:rsidP="003A605E">
            <w:pPr>
              <w:rPr>
                <w:b/>
                <w:bCs/>
                <w:szCs w:val="22"/>
                <w:lang w:val="en-GB"/>
              </w:rPr>
            </w:pPr>
          </w:p>
        </w:tc>
        <w:tc>
          <w:tcPr>
            <w:tcW w:w="1272" w:type="dxa"/>
            <w:shd w:val="clear" w:color="auto" w:fill="auto"/>
            <w:noWrap/>
            <w:vAlign w:val="bottom"/>
            <w:hideMark/>
          </w:tcPr>
          <w:p w14:paraId="5527687C" w14:textId="77777777" w:rsidR="009E5F89" w:rsidRPr="009F15CB" w:rsidRDefault="009E5F89" w:rsidP="003A605E">
            <w:pPr>
              <w:rPr>
                <w:szCs w:val="22"/>
                <w:lang w:val="en-GB"/>
              </w:rPr>
            </w:pPr>
          </w:p>
        </w:tc>
      </w:tr>
      <w:tr w:rsidR="009E5F89" w:rsidRPr="009F15CB" w14:paraId="5A2E8FB5" w14:textId="77777777" w:rsidTr="003A605E">
        <w:trPr>
          <w:trHeight w:val="201"/>
        </w:trPr>
        <w:tc>
          <w:tcPr>
            <w:tcW w:w="882" w:type="dxa"/>
            <w:shd w:val="clear" w:color="auto" w:fill="auto"/>
            <w:noWrap/>
            <w:vAlign w:val="bottom"/>
            <w:hideMark/>
          </w:tcPr>
          <w:p w14:paraId="2EB450F6" w14:textId="77777777" w:rsidR="009E5F89" w:rsidRPr="009F15CB" w:rsidRDefault="009E5F89" w:rsidP="003A605E">
            <w:pPr>
              <w:rPr>
                <w:szCs w:val="22"/>
                <w:lang w:val="en-GB"/>
              </w:rPr>
            </w:pPr>
          </w:p>
        </w:tc>
        <w:tc>
          <w:tcPr>
            <w:tcW w:w="4056" w:type="dxa"/>
            <w:shd w:val="clear" w:color="auto" w:fill="auto"/>
            <w:noWrap/>
            <w:vAlign w:val="bottom"/>
            <w:hideMark/>
          </w:tcPr>
          <w:p w14:paraId="5692BE5D" w14:textId="77777777" w:rsidR="009E5F89" w:rsidRPr="009F15CB" w:rsidRDefault="009E5F89" w:rsidP="003A605E">
            <w:pPr>
              <w:rPr>
                <w:szCs w:val="22"/>
                <w:lang w:val="en-GB"/>
              </w:rPr>
            </w:pPr>
            <w:r w:rsidRPr="009F15CB">
              <w:rPr>
                <w:szCs w:val="22"/>
                <w:lang w:val="en-GB"/>
              </w:rPr>
              <w:t xml:space="preserve">Number of Units </w:t>
            </w:r>
          </w:p>
        </w:tc>
        <w:tc>
          <w:tcPr>
            <w:tcW w:w="2689" w:type="dxa"/>
            <w:shd w:val="clear" w:color="auto" w:fill="auto"/>
            <w:noWrap/>
            <w:vAlign w:val="bottom"/>
            <w:hideMark/>
          </w:tcPr>
          <w:p w14:paraId="569DDD2F"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013B4765" w14:textId="77777777" w:rsidR="009E5F89" w:rsidRPr="009F15CB" w:rsidRDefault="009E5F89" w:rsidP="003A605E">
            <w:pPr>
              <w:rPr>
                <w:szCs w:val="22"/>
                <w:lang w:val="en-GB"/>
              </w:rPr>
            </w:pPr>
          </w:p>
        </w:tc>
      </w:tr>
      <w:tr w:rsidR="009E5F89" w:rsidRPr="009F15CB" w14:paraId="22A5C7A3" w14:textId="77777777" w:rsidTr="003A605E">
        <w:trPr>
          <w:trHeight w:val="201"/>
        </w:trPr>
        <w:tc>
          <w:tcPr>
            <w:tcW w:w="882" w:type="dxa"/>
            <w:shd w:val="clear" w:color="auto" w:fill="auto"/>
            <w:noWrap/>
            <w:vAlign w:val="bottom"/>
            <w:hideMark/>
          </w:tcPr>
          <w:p w14:paraId="474BFE6D" w14:textId="77777777" w:rsidR="009E5F89" w:rsidRPr="009F15CB" w:rsidRDefault="009E5F89" w:rsidP="003A605E">
            <w:pPr>
              <w:rPr>
                <w:szCs w:val="22"/>
                <w:lang w:val="en-GB"/>
              </w:rPr>
            </w:pPr>
          </w:p>
        </w:tc>
        <w:tc>
          <w:tcPr>
            <w:tcW w:w="4056" w:type="dxa"/>
            <w:shd w:val="clear" w:color="auto" w:fill="auto"/>
            <w:noWrap/>
            <w:vAlign w:val="bottom"/>
            <w:hideMark/>
          </w:tcPr>
          <w:p w14:paraId="496C8193" w14:textId="77777777" w:rsidR="009E5F89" w:rsidRPr="009F15CB" w:rsidRDefault="009E5F89" w:rsidP="003A605E">
            <w:pPr>
              <w:rPr>
                <w:szCs w:val="22"/>
                <w:lang w:val="en-GB"/>
              </w:rPr>
            </w:pPr>
            <w:r w:rsidRPr="009F15CB">
              <w:rPr>
                <w:szCs w:val="22"/>
                <w:lang w:val="en-GB"/>
              </w:rPr>
              <w:t xml:space="preserve">Voltage </w:t>
            </w:r>
          </w:p>
        </w:tc>
        <w:tc>
          <w:tcPr>
            <w:tcW w:w="2689" w:type="dxa"/>
            <w:shd w:val="clear" w:color="auto" w:fill="auto"/>
            <w:noWrap/>
            <w:vAlign w:val="bottom"/>
            <w:hideMark/>
          </w:tcPr>
          <w:p w14:paraId="62B3C668" w14:textId="77777777" w:rsidR="009E5F89" w:rsidRPr="009F15CB" w:rsidRDefault="009E5F89" w:rsidP="003A605E">
            <w:pPr>
              <w:rPr>
                <w:szCs w:val="22"/>
                <w:lang w:val="en-GB"/>
              </w:rPr>
            </w:pPr>
            <w:r w:rsidRPr="009F15CB">
              <w:rPr>
                <w:szCs w:val="22"/>
                <w:lang w:val="en-GB"/>
              </w:rPr>
              <w:t>6.6</w:t>
            </w:r>
          </w:p>
        </w:tc>
        <w:tc>
          <w:tcPr>
            <w:tcW w:w="1272" w:type="dxa"/>
            <w:shd w:val="clear" w:color="auto" w:fill="auto"/>
            <w:noWrap/>
            <w:vAlign w:val="bottom"/>
            <w:hideMark/>
          </w:tcPr>
          <w:p w14:paraId="25CF741A" w14:textId="77777777" w:rsidR="009E5F89" w:rsidRPr="009F15CB" w:rsidRDefault="009E5F89" w:rsidP="003A605E">
            <w:pPr>
              <w:rPr>
                <w:szCs w:val="22"/>
                <w:lang w:val="en-GB"/>
              </w:rPr>
            </w:pPr>
            <w:r w:rsidRPr="009F15CB">
              <w:rPr>
                <w:szCs w:val="22"/>
                <w:lang w:val="en-GB"/>
              </w:rPr>
              <w:t>kV</w:t>
            </w:r>
          </w:p>
        </w:tc>
      </w:tr>
      <w:tr w:rsidR="009E5F89" w:rsidRPr="009F15CB" w14:paraId="6D108B1C" w14:textId="77777777" w:rsidTr="003A605E">
        <w:trPr>
          <w:trHeight w:val="201"/>
        </w:trPr>
        <w:tc>
          <w:tcPr>
            <w:tcW w:w="882" w:type="dxa"/>
            <w:shd w:val="clear" w:color="auto" w:fill="auto"/>
            <w:noWrap/>
            <w:vAlign w:val="bottom"/>
            <w:hideMark/>
          </w:tcPr>
          <w:p w14:paraId="4CE888EA" w14:textId="77777777" w:rsidR="009E5F89" w:rsidRPr="009F15CB" w:rsidRDefault="009E5F89" w:rsidP="003A605E">
            <w:pPr>
              <w:rPr>
                <w:b/>
                <w:bCs/>
                <w:szCs w:val="22"/>
                <w:lang w:val="en-GB"/>
              </w:rPr>
            </w:pPr>
            <w:r w:rsidRPr="009F15CB">
              <w:rPr>
                <w:b/>
                <w:bCs/>
                <w:szCs w:val="22"/>
                <w:lang w:val="en-GB"/>
              </w:rPr>
              <w:t>10</w:t>
            </w:r>
          </w:p>
        </w:tc>
        <w:tc>
          <w:tcPr>
            <w:tcW w:w="4056" w:type="dxa"/>
            <w:shd w:val="clear" w:color="auto" w:fill="auto"/>
            <w:noWrap/>
            <w:vAlign w:val="bottom"/>
            <w:hideMark/>
          </w:tcPr>
          <w:p w14:paraId="0FD9448A" w14:textId="77777777" w:rsidR="009E5F89" w:rsidRPr="009F15CB" w:rsidRDefault="009E5F89" w:rsidP="003A605E">
            <w:pPr>
              <w:rPr>
                <w:b/>
                <w:bCs/>
                <w:szCs w:val="22"/>
                <w:lang w:val="en-GB"/>
              </w:rPr>
            </w:pPr>
            <w:r w:rsidRPr="009F15CB">
              <w:rPr>
                <w:b/>
                <w:bCs/>
                <w:szCs w:val="22"/>
                <w:lang w:val="en-GB"/>
              </w:rPr>
              <w:t>Switchgear</w:t>
            </w:r>
          </w:p>
        </w:tc>
        <w:tc>
          <w:tcPr>
            <w:tcW w:w="2689" w:type="dxa"/>
            <w:shd w:val="clear" w:color="auto" w:fill="auto"/>
            <w:noWrap/>
            <w:vAlign w:val="bottom"/>
            <w:hideMark/>
          </w:tcPr>
          <w:p w14:paraId="1D271935" w14:textId="77777777" w:rsidR="009E5F89" w:rsidRPr="009F15CB" w:rsidRDefault="009E5F89" w:rsidP="003A605E">
            <w:pPr>
              <w:rPr>
                <w:b/>
                <w:bCs/>
                <w:szCs w:val="22"/>
                <w:lang w:val="en-GB"/>
              </w:rPr>
            </w:pPr>
          </w:p>
        </w:tc>
        <w:tc>
          <w:tcPr>
            <w:tcW w:w="1272" w:type="dxa"/>
            <w:shd w:val="clear" w:color="auto" w:fill="auto"/>
            <w:noWrap/>
            <w:vAlign w:val="bottom"/>
            <w:hideMark/>
          </w:tcPr>
          <w:p w14:paraId="7FFECD22" w14:textId="77777777" w:rsidR="009E5F89" w:rsidRPr="009F15CB" w:rsidRDefault="009E5F89" w:rsidP="003A605E">
            <w:pPr>
              <w:rPr>
                <w:szCs w:val="22"/>
                <w:lang w:val="en-GB"/>
              </w:rPr>
            </w:pPr>
          </w:p>
        </w:tc>
      </w:tr>
      <w:tr w:rsidR="009E5F89" w:rsidRPr="009F15CB" w14:paraId="34ADAB16" w14:textId="77777777" w:rsidTr="003A605E">
        <w:trPr>
          <w:trHeight w:val="201"/>
        </w:trPr>
        <w:tc>
          <w:tcPr>
            <w:tcW w:w="882" w:type="dxa"/>
            <w:shd w:val="clear" w:color="auto" w:fill="auto"/>
            <w:noWrap/>
            <w:vAlign w:val="bottom"/>
            <w:hideMark/>
          </w:tcPr>
          <w:p w14:paraId="2EB59175" w14:textId="77777777" w:rsidR="009E5F89" w:rsidRPr="009F15CB" w:rsidRDefault="009E5F89" w:rsidP="003A605E">
            <w:pPr>
              <w:rPr>
                <w:szCs w:val="22"/>
                <w:lang w:val="en-GB"/>
              </w:rPr>
            </w:pPr>
          </w:p>
        </w:tc>
        <w:tc>
          <w:tcPr>
            <w:tcW w:w="4056" w:type="dxa"/>
            <w:shd w:val="clear" w:color="auto" w:fill="auto"/>
            <w:noWrap/>
            <w:vAlign w:val="bottom"/>
            <w:hideMark/>
          </w:tcPr>
          <w:p w14:paraId="0699F8B8" w14:textId="77777777" w:rsidR="009E5F89" w:rsidRPr="009F15CB" w:rsidRDefault="009E5F89" w:rsidP="003A605E">
            <w:pPr>
              <w:rPr>
                <w:szCs w:val="22"/>
                <w:lang w:val="en-GB"/>
              </w:rPr>
            </w:pPr>
            <w:r w:rsidRPr="009F15CB">
              <w:rPr>
                <w:szCs w:val="22"/>
                <w:lang w:val="en-GB"/>
              </w:rPr>
              <w:t>Elevation of top of foundation</w:t>
            </w:r>
          </w:p>
        </w:tc>
        <w:tc>
          <w:tcPr>
            <w:tcW w:w="2689" w:type="dxa"/>
            <w:shd w:val="clear" w:color="auto" w:fill="auto"/>
            <w:noWrap/>
            <w:vAlign w:val="bottom"/>
            <w:hideMark/>
          </w:tcPr>
          <w:p w14:paraId="5BE75BB2" w14:textId="77777777" w:rsidR="009E5F89" w:rsidRPr="009F15CB" w:rsidRDefault="009E5F89" w:rsidP="003A605E">
            <w:pPr>
              <w:rPr>
                <w:szCs w:val="22"/>
                <w:lang w:val="en-GB"/>
              </w:rPr>
            </w:pPr>
            <w:r w:rsidRPr="009F15CB">
              <w:rPr>
                <w:szCs w:val="22"/>
                <w:lang w:val="en-GB"/>
              </w:rPr>
              <w:t>541</w:t>
            </w:r>
          </w:p>
        </w:tc>
        <w:tc>
          <w:tcPr>
            <w:tcW w:w="1272" w:type="dxa"/>
            <w:shd w:val="clear" w:color="auto" w:fill="auto"/>
            <w:noWrap/>
            <w:vAlign w:val="bottom"/>
            <w:hideMark/>
          </w:tcPr>
          <w:p w14:paraId="55B5A5FC"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51E473B2" w14:textId="77777777" w:rsidTr="003A605E">
        <w:trPr>
          <w:trHeight w:val="201"/>
        </w:trPr>
        <w:tc>
          <w:tcPr>
            <w:tcW w:w="882" w:type="dxa"/>
            <w:shd w:val="clear" w:color="auto" w:fill="auto"/>
            <w:noWrap/>
            <w:vAlign w:val="bottom"/>
            <w:hideMark/>
          </w:tcPr>
          <w:p w14:paraId="05892C1C" w14:textId="77777777" w:rsidR="009E5F89" w:rsidRPr="009F15CB" w:rsidRDefault="009E5F89" w:rsidP="003A605E">
            <w:pPr>
              <w:rPr>
                <w:b/>
                <w:bCs/>
                <w:szCs w:val="22"/>
                <w:lang w:val="en-GB"/>
              </w:rPr>
            </w:pPr>
            <w:r w:rsidRPr="009F15CB">
              <w:rPr>
                <w:b/>
                <w:bCs/>
                <w:szCs w:val="22"/>
                <w:lang w:val="en-GB"/>
              </w:rPr>
              <w:t>11</w:t>
            </w:r>
          </w:p>
        </w:tc>
        <w:tc>
          <w:tcPr>
            <w:tcW w:w="4056" w:type="dxa"/>
            <w:shd w:val="clear" w:color="auto" w:fill="auto"/>
            <w:noWrap/>
            <w:vAlign w:val="bottom"/>
            <w:hideMark/>
          </w:tcPr>
          <w:p w14:paraId="7A6DDBBA" w14:textId="77777777" w:rsidR="009E5F89" w:rsidRPr="009F15CB" w:rsidRDefault="009E5F89" w:rsidP="003A605E">
            <w:pPr>
              <w:rPr>
                <w:b/>
                <w:bCs/>
                <w:szCs w:val="22"/>
                <w:lang w:val="en-GB"/>
              </w:rPr>
            </w:pPr>
            <w:r w:rsidRPr="009F15CB">
              <w:rPr>
                <w:b/>
                <w:bCs/>
                <w:szCs w:val="22"/>
                <w:lang w:val="en-GB"/>
              </w:rPr>
              <w:t>Transmission Line</w:t>
            </w:r>
          </w:p>
        </w:tc>
        <w:tc>
          <w:tcPr>
            <w:tcW w:w="2689" w:type="dxa"/>
            <w:shd w:val="clear" w:color="auto" w:fill="auto"/>
            <w:noWrap/>
            <w:vAlign w:val="bottom"/>
            <w:hideMark/>
          </w:tcPr>
          <w:p w14:paraId="63935931" w14:textId="77777777" w:rsidR="009E5F89" w:rsidRPr="009F15CB" w:rsidRDefault="009E5F89" w:rsidP="003A605E">
            <w:pPr>
              <w:rPr>
                <w:b/>
                <w:bCs/>
                <w:szCs w:val="22"/>
                <w:lang w:val="en-GB"/>
              </w:rPr>
            </w:pPr>
          </w:p>
        </w:tc>
        <w:tc>
          <w:tcPr>
            <w:tcW w:w="1272" w:type="dxa"/>
            <w:shd w:val="clear" w:color="auto" w:fill="auto"/>
            <w:noWrap/>
            <w:vAlign w:val="bottom"/>
            <w:hideMark/>
          </w:tcPr>
          <w:p w14:paraId="26D198ED" w14:textId="77777777" w:rsidR="009E5F89" w:rsidRPr="009F15CB" w:rsidRDefault="009E5F89" w:rsidP="003A605E">
            <w:pPr>
              <w:rPr>
                <w:szCs w:val="22"/>
                <w:lang w:val="en-GB"/>
              </w:rPr>
            </w:pPr>
          </w:p>
        </w:tc>
      </w:tr>
      <w:tr w:rsidR="009E5F89" w:rsidRPr="009F15CB" w14:paraId="26A9941A" w14:textId="77777777" w:rsidTr="003A605E">
        <w:trPr>
          <w:trHeight w:val="201"/>
        </w:trPr>
        <w:tc>
          <w:tcPr>
            <w:tcW w:w="882" w:type="dxa"/>
            <w:shd w:val="clear" w:color="auto" w:fill="auto"/>
            <w:noWrap/>
            <w:vAlign w:val="bottom"/>
            <w:hideMark/>
          </w:tcPr>
          <w:p w14:paraId="443744F6" w14:textId="77777777" w:rsidR="009E5F89" w:rsidRPr="009F15CB" w:rsidRDefault="009E5F89" w:rsidP="003A605E">
            <w:pPr>
              <w:rPr>
                <w:szCs w:val="22"/>
                <w:lang w:val="en-GB"/>
              </w:rPr>
            </w:pPr>
          </w:p>
        </w:tc>
        <w:tc>
          <w:tcPr>
            <w:tcW w:w="4056" w:type="dxa"/>
            <w:shd w:val="clear" w:color="auto" w:fill="auto"/>
            <w:noWrap/>
            <w:vAlign w:val="bottom"/>
            <w:hideMark/>
          </w:tcPr>
          <w:p w14:paraId="175D6E48" w14:textId="77777777" w:rsidR="009E5F89" w:rsidRPr="009F15CB" w:rsidRDefault="009E5F89" w:rsidP="003A605E">
            <w:pPr>
              <w:rPr>
                <w:szCs w:val="22"/>
                <w:lang w:val="en-GB"/>
              </w:rPr>
            </w:pPr>
            <w:r w:rsidRPr="009F15CB">
              <w:rPr>
                <w:szCs w:val="22"/>
                <w:lang w:val="en-GB"/>
              </w:rPr>
              <w:t>Length</w:t>
            </w:r>
          </w:p>
        </w:tc>
        <w:tc>
          <w:tcPr>
            <w:tcW w:w="2689" w:type="dxa"/>
            <w:shd w:val="clear" w:color="auto" w:fill="auto"/>
            <w:noWrap/>
            <w:vAlign w:val="bottom"/>
            <w:hideMark/>
          </w:tcPr>
          <w:p w14:paraId="765C7C9F" w14:textId="77777777" w:rsidR="009E5F89" w:rsidRPr="009F15CB" w:rsidRDefault="009E5F89" w:rsidP="003A605E">
            <w:pPr>
              <w:rPr>
                <w:szCs w:val="22"/>
                <w:lang w:val="en-GB"/>
              </w:rPr>
            </w:pPr>
            <w:r w:rsidRPr="009F15CB">
              <w:rPr>
                <w:szCs w:val="22"/>
                <w:lang w:val="en-GB"/>
              </w:rPr>
              <w:t>41</w:t>
            </w:r>
          </w:p>
        </w:tc>
        <w:tc>
          <w:tcPr>
            <w:tcW w:w="1272" w:type="dxa"/>
            <w:shd w:val="clear" w:color="auto" w:fill="auto"/>
            <w:noWrap/>
            <w:vAlign w:val="bottom"/>
            <w:hideMark/>
          </w:tcPr>
          <w:p w14:paraId="5525D001" w14:textId="77777777" w:rsidR="009E5F89" w:rsidRPr="009F15CB" w:rsidRDefault="009E5F89" w:rsidP="003A605E">
            <w:pPr>
              <w:rPr>
                <w:szCs w:val="22"/>
                <w:lang w:val="en-GB"/>
              </w:rPr>
            </w:pPr>
            <w:r w:rsidRPr="009F15CB">
              <w:rPr>
                <w:szCs w:val="22"/>
                <w:lang w:val="en-GB"/>
              </w:rPr>
              <w:t>km</w:t>
            </w:r>
          </w:p>
        </w:tc>
      </w:tr>
      <w:tr w:rsidR="009E5F89" w:rsidRPr="009F15CB" w14:paraId="1A5A3C48" w14:textId="77777777" w:rsidTr="003A605E">
        <w:trPr>
          <w:trHeight w:val="201"/>
        </w:trPr>
        <w:tc>
          <w:tcPr>
            <w:tcW w:w="882" w:type="dxa"/>
            <w:shd w:val="clear" w:color="auto" w:fill="auto"/>
            <w:noWrap/>
            <w:vAlign w:val="bottom"/>
            <w:hideMark/>
          </w:tcPr>
          <w:p w14:paraId="52A365D6" w14:textId="77777777" w:rsidR="009E5F89" w:rsidRPr="009F15CB" w:rsidRDefault="009E5F89" w:rsidP="003A605E">
            <w:pPr>
              <w:rPr>
                <w:szCs w:val="22"/>
                <w:lang w:val="en-GB"/>
              </w:rPr>
            </w:pPr>
          </w:p>
        </w:tc>
        <w:tc>
          <w:tcPr>
            <w:tcW w:w="4056" w:type="dxa"/>
            <w:shd w:val="clear" w:color="auto" w:fill="auto"/>
            <w:noWrap/>
            <w:vAlign w:val="bottom"/>
            <w:hideMark/>
          </w:tcPr>
          <w:p w14:paraId="6186AC04" w14:textId="77777777" w:rsidR="009E5F89" w:rsidRPr="009F15CB" w:rsidRDefault="009E5F89" w:rsidP="003A605E">
            <w:pPr>
              <w:rPr>
                <w:szCs w:val="22"/>
                <w:lang w:val="en-GB"/>
              </w:rPr>
            </w:pPr>
            <w:r w:rsidRPr="009F15CB">
              <w:rPr>
                <w:szCs w:val="22"/>
                <w:lang w:val="en-GB"/>
              </w:rPr>
              <w:t>Voltage</w:t>
            </w:r>
          </w:p>
        </w:tc>
        <w:tc>
          <w:tcPr>
            <w:tcW w:w="2689" w:type="dxa"/>
            <w:shd w:val="clear" w:color="auto" w:fill="auto"/>
            <w:noWrap/>
            <w:vAlign w:val="bottom"/>
            <w:hideMark/>
          </w:tcPr>
          <w:p w14:paraId="0681F72A" w14:textId="77777777" w:rsidR="009E5F89" w:rsidRPr="009F15CB" w:rsidRDefault="009E5F89" w:rsidP="003A605E">
            <w:pPr>
              <w:rPr>
                <w:szCs w:val="22"/>
                <w:lang w:val="en-GB"/>
              </w:rPr>
            </w:pPr>
            <w:r w:rsidRPr="009F15CB">
              <w:rPr>
                <w:szCs w:val="22"/>
                <w:lang w:val="en-GB"/>
              </w:rPr>
              <w:t>132</w:t>
            </w:r>
          </w:p>
        </w:tc>
        <w:tc>
          <w:tcPr>
            <w:tcW w:w="1272" w:type="dxa"/>
            <w:shd w:val="clear" w:color="auto" w:fill="auto"/>
            <w:noWrap/>
            <w:vAlign w:val="bottom"/>
            <w:hideMark/>
          </w:tcPr>
          <w:p w14:paraId="42F3B457" w14:textId="77777777" w:rsidR="009E5F89" w:rsidRPr="009F15CB" w:rsidRDefault="009E5F89" w:rsidP="003A605E">
            <w:pPr>
              <w:rPr>
                <w:szCs w:val="22"/>
                <w:lang w:val="en-GB"/>
              </w:rPr>
            </w:pPr>
            <w:r w:rsidRPr="009F15CB">
              <w:rPr>
                <w:szCs w:val="22"/>
                <w:lang w:val="en-GB"/>
              </w:rPr>
              <w:t>kV</w:t>
            </w:r>
          </w:p>
        </w:tc>
      </w:tr>
      <w:tr w:rsidR="009E5F89" w:rsidRPr="009F15CB" w14:paraId="6D5EE07B" w14:textId="77777777" w:rsidTr="003A605E">
        <w:trPr>
          <w:trHeight w:val="201"/>
        </w:trPr>
        <w:tc>
          <w:tcPr>
            <w:tcW w:w="882" w:type="dxa"/>
            <w:shd w:val="clear" w:color="auto" w:fill="auto"/>
            <w:noWrap/>
            <w:vAlign w:val="bottom"/>
          </w:tcPr>
          <w:p w14:paraId="12C7655C" w14:textId="77777777" w:rsidR="009E5F89" w:rsidRPr="009F15CB" w:rsidRDefault="009E5F89" w:rsidP="003A605E">
            <w:pPr>
              <w:rPr>
                <w:szCs w:val="22"/>
                <w:lang w:val="en-GB"/>
              </w:rPr>
            </w:pPr>
          </w:p>
        </w:tc>
        <w:tc>
          <w:tcPr>
            <w:tcW w:w="4056" w:type="dxa"/>
            <w:shd w:val="clear" w:color="auto" w:fill="auto"/>
            <w:noWrap/>
            <w:vAlign w:val="bottom"/>
          </w:tcPr>
          <w:p w14:paraId="06882DAD" w14:textId="77777777" w:rsidR="009E5F89" w:rsidRPr="009F15CB" w:rsidRDefault="009E5F89" w:rsidP="003A605E">
            <w:pPr>
              <w:rPr>
                <w:szCs w:val="22"/>
                <w:lang w:val="en-GB"/>
              </w:rPr>
            </w:pPr>
            <w:r w:rsidRPr="009F15CB">
              <w:rPr>
                <w:szCs w:val="22"/>
                <w:lang w:val="en-GB"/>
              </w:rPr>
              <w:t>Tower Type</w:t>
            </w:r>
          </w:p>
        </w:tc>
        <w:tc>
          <w:tcPr>
            <w:tcW w:w="2689" w:type="dxa"/>
            <w:shd w:val="clear" w:color="auto" w:fill="auto"/>
            <w:noWrap/>
            <w:vAlign w:val="bottom"/>
          </w:tcPr>
          <w:p w14:paraId="314D029E" w14:textId="77777777" w:rsidR="009E5F89" w:rsidRPr="009F15CB" w:rsidRDefault="009E5F89" w:rsidP="003A605E">
            <w:pPr>
              <w:rPr>
                <w:szCs w:val="22"/>
                <w:lang w:val="en-GB"/>
              </w:rPr>
            </w:pPr>
            <w:r w:rsidRPr="009F15CB">
              <w:rPr>
                <w:szCs w:val="22"/>
                <w:lang w:val="en-GB"/>
              </w:rPr>
              <w:t>Cable guyed lattice towers</w:t>
            </w:r>
          </w:p>
        </w:tc>
        <w:tc>
          <w:tcPr>
            <w:tcW w:w="1272" w:type="dxa"/>
            <w:shd w:val="clear" w:color="auto" w:fill="auto"/>
            <w:noWrap/>
            <w:vAlign w:val="bottom"/>
          </w:tcPr>
          <w:p w14:paraId="726A26C9" w14:textId="77777777" w:rsidR="009E5F89" w:rsidRPr="009F15CB" w:rsidRDefault="009E5F89" w:rsidP="003A605E">
            <w:pPr>
              <w:rPr>
                <w:szCs w:val="22"/>
                <w:lang w:val="en-GB"/>
              </w:rPr>
            </w:pPr>
          </w:p>
        </w:tc>
      </w:tr>
    </w:tbl>
    <w:p w14:paraId="466010C2" w14:textId="77777777" w:rsidR="004E4200" w:rsidRPr="006D015F" w:rsidDel="007C4B44" w:rsidRDefault="004E4200" w:rsidP="004548FE">
      <w:pPr>
        <w:pStyle w:val="TableofFigures"/>
        <w:tabs>
          <w:tab w:val="right" w:leader="dot" w:pos="9170"/>
        </w:tabs>
        <w:rPr>
          <w:del w:id="84" w:author="Kumar Baral" w:date="2023-02-13T11:13:00Z"/>
          <w:b/>
        </w:rPr>
      </w:pPr>
    </w:p>
    <w:p w14:paraId="0521D0DF" w14:textId="7820A937" w:rsidR="00C17D1D" w:rsidRDefault="00C17D1D">
      <w:pPr>
        <w:pStyle w:val="TableofFigures"/>
        <w:tabs>
          <w:tab w:val="right" w:leader="dot" w:pos="9170"/>
        </w:tabs>
        <w:rPr>
          <w:ins w:id="85" w:author="Kumar Baral" w:date="2023-02-13T11:13:00Z"/>
        </w:rPr>
        <w:pPrChange w:id="86"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87"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94" w:name="_Ref68876457"/>
      <w:bookmarkStart w:id="95" w:name="_Toc68879951"/>
      <w:bookmarkStart w:id="96" w:name="_Toc127278074"/>
      <w:bookmarkEnd w:id="1"/>
      <w:r w:rsidRPr="008D528F">
        <w:lastRenderedPageBreak/>
        <w:t>HYDROLOGY</w:t>
      </w:r>
      <w:bookmarkEnd w:id="94"/>
      <w:bookmarkEnd w:id="95"/>
      <w:bookmarkEnd w:id="96"/>
    </w:p>
    <w:p w14:paraId="115C71AC" w14:textId="1DF10DA9" w:rsidR="00BE56FB" w:rsidRDefault="00BE56FB" w:rsidP="00BE56FB">
      <w:pPr>
        <w:pStyle w:val="Heading2"/>
      </w:pPr>
      <w:bookmarkStart w:id="97" w:name="_Toc434844264"/>
      <w:bookmarkStart w:id="98" w:name="_Toc25316034"/>
      <w:bookmarkStart w:id="99" w:name="_Toc68879952"/>
      <w:bookmarkStart w:id="100" w:name="_Toc127278075"/>
      <w:ins w:id="101" w:author="Kumar Baral" w:date="2023-01-25T17:07:00Z">
        <w:r w:rsidRPr="001F4328">
          <w:t>Introduction</w:t>
        </w:r>
      </w:ins>
      <w:ins w:id="102" w:author="Kumar Baral" w:date="2023-02-13T11:17:00Z">
        <w:r w:rsidR="00F23E72">
          <w:t xml:space="preserve"> of the Project</w:t>
        </w:r>
      </w:ins>
      <w:bookmarkEnd w:id="100"/>
    </w:p>
    <w:p w14:paraId="78A9B367" w14:textId="15D6AD5B" w:rsidR="009E5F89" w:rsidRDefault="009E5F89" w:rsidP="009E5F89">
      <w:pPr>
        <w:ind w:right="-46"/>
      </w:pPr>
      <w:r>
        <w:t xml:space="preserve">Jhimruk Hydroelectric and </w:t>
      </w:r>
      <w:r w:rsidR="00764286">
        <w:t>R</w:t>
      </w:r>
      <w:r>
        <w:t xml:space="preserve">ural </w:t>
      </w:r>
      <w:r w:rsidR="00764286">
        <w:t>E</w:t>
      </w:r>
      <w:r w:rsidR="00450A61">
        <w:t>lectrification</w:t>
      </w:r>
      <w:r>
        <w:t xml:space="preserve"> Project is under operation since 1994 with an installed capacity of 12 MW. The power plant has 3 horizontal Francis Turbines of capacities 4 MW each. This project was also built under the agies of United Mission to Nepal (UMN). The project is located in Darimchaur, Pyuthan in Lumbini Province. The powerhouse is semi-undergrouind and is located on the bank of Madi River. The Jhimruk Power Plant is also a basin transfer plant wherein water from Jhimruk River is drawn and after generation of the power is discharge into Madi river.</w:t>
      </w:r>
      <w:bookmarkStart w:id="103" w:name="_GoBack"/>
      <w:bookmarkEnd w:id="103"/>
    </w:p>
    <w:p w14:paraId="21547C2B" w14:textId="697B48D1" w:rsidR="009E5F89" w:rsidRDefault="003A605E" w:rsidP="009E5F89">
      <w:pPr>
        <w:ind w:right="-46"/>
      </w:pPr>
      <w:r>
        <w:t>The power generat</w:t>
      </w:r>
      <w:r w:rsidR="009E5F89">
        <w:t xml:space="preserve">ed by the plant is being transmitted to NEA 132 kV Substation at Lamahi through 41 km long 132 kV transmission line. It </w:t>
      </w:r>
      <w:r>
        <w:t>also</w:t>
      </w:r>
      <w:r w:rsidR="009E5F89">
        <w:t xml:space="preserve"> supplies power to Local </w:t>
      </w:r>
      <w:r>
        <w:t>Neal’s</w:t>
      </w:r>
      <w:r w:rsidR="009E5F89">
        <w:t xml:space="preserve"> consumers in Pyuthan, Rolpa and Arghakhachi Districts in addition to its own consumenrs in these districts. The project was financed by NORA</w:t>
      </w:r>
      <w:r>
        <w:t>D</w:t>
      </w:r>
      <w:r w:rsidR="009E5F89">
        <w:t xml:space="preserve"> through UMN and Government of Nepal.</w:t>
      </w:r>
    </w:p>
    <w:p w14:paraId="1CDBAC34" w14:textId="40F8DB3D" w:rsidR="00C27344" w:rsidDel="00053B33" w:rsidRDefault="00C27344" w:rsidP="000C7DC9">
      <w:pPr>
        <w:ind w:right="-46"/>
        <w:rPr>
          <w:del w:id="104" w:author="Kumar Baral" w:date="2023-02-13T12:30:00Z"/>
        </w:rPr>
      </w:pPr>
      <w:del w:id="105" w:author="Kumar Baral" w:date="2023-02-13T12:30:00Z">
        <w:r w:rsidDel="00053B33">
          <w:delText xml:space="preserve">The feasibility study conducted in May 2005 has been updated to check financial, technical and environmental viability of the project. </w:delText>
        </w:r>
        <w:bookmarkStart w:id="106" w:name="_Toc127191611"/>
        <w:bookmarkStart w:id="107" w:name="_Toc127278076"/>
        <w:bookmarkEnd w:id="106"/>
        <w:bookmarkEnd w:id="107"/>
      </w:del>
    </w:p>
    <w:p w14:paraId="4456134C" w14:textId="20E8D113" w:rsidR="009734A5" w:rsidDel="00D834E2" w:rsidRDefault="000C5A61" w:rsidP="00C27344">
      <w:pPr>
        <w:pStyle w:val="Caption"/>
        <w:rPr>
          <w:del w:id="108" w:author="Kumar Baral" w:date="2023-02-13T11:15:00Z"/>
        </w:rPr>
      </w:pPr>
      <w:del w:id="109" w:author="Kumar Baral" w:date="2023-02-10T16:12:00Z">
        <w:r w:rsidDel="00352BC0">
          <w:rPr>
            <w:highlight w:val="yellow"/>
          </w:rPr>
          <w:delText>h</w:delText>
        </w:r>
      </w:del>
      <w:del w:id="110" w:author="Kumar Baral" w:date="2023-02-13T11:15:00Z">
        <w:r w:rsidR="00C27344" w:rsidDel="00D834E2">
          <w:delText xml:space="preserve">Table </w:delText>
        </w:r>
      </w:del>
      <w:del w:id="111"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1</w:delText>
        </w:r>
        <w:r w:rsidR="00CE7042" w:rsidDel="00C34729">
          <w:rPr>
            <w:noProof/>
          </w:rPr>
          <w:fldChar w:fldCharType="end"/>
        </w:r>
      </w:del>
      <w:del w:id="112" w:author="Kumar Baral" w:date="2023-02-13T11:15:00Z">
        <w:r w:rsidR="00C27344" w:rsidDel="00D834E2">
          <w:delText>: Salient features of the project</w:delText>
        </w:r>
        <w:bookmarkStart w:id="113" w:name="_Toc127182091"/>
        <w:bookmarkStart w:id="114" w:name="_Toc127182428"/>
        <w:bookmarkStart w:id="115" w:name="_Toc127191612"/>
        <w:bookmarkStart w:id="116" w:name="_Toc127278077"/>
        <w:bookmarkEnd w:id="113"/>
        <w:bookmarkEnd w:id="114"/>
        <w:bookmarkEnd w:id="115"/>
        <w:bookmarkEnd w:id="116"/>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117"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118" w:author="Kumar Baral" w:date="2023-02-13T11:15:00Z"/>
                <w:b/>
                <w:bCs/>
              </w:rPr>
            </w:pPr>
            <w:del w:id="119" w:author="Kumar Baral" w:date="2023-02-13T11:15:00Z">
              <w:r w:rsidRPr="000C5A61" w:rsidDel="00D834E2">
                <w:rPr>
                  <w:b/>
                  <w:bCs/>
                </w:rPr>
                <w:delText>Descriptions</w:delText>
              </w:r>
              <w:bookmarkStart w:id="120" w:name="_Toc127182092"/>
              <w:bookmarkStart w:id="121" w:name="_Toc127182429"/>
              <w:bookmarkStart w:id="122" w:name="_Toc127191613"/>
              <w:bookmarkStart w:id="123" w:name="_Toc127278078"/>
              <w:bookmarkEnd w:id="120"/>
              <w:bookmarkEnd w:id="121"/>
              <w:bookmarkEnd w:id="122"/>
              <w:bookmarkEnd w:id="123"/>
            </w:del>
          </w:p>
        </w:tc>
        <w:tc>
          <w:tcPr>
            <w:tcW w:w="4718" w:type="dxa"/>
            <w:shd w:val="clear" w:color="auto" w:fill="BFBFBF" w:themeFill="background1" w:themeFillShade="BF"/>
          </w:tcPr>
          <w:p w14:paraId="7FEE98E3" w14:textId="24A24725" w:rsidR="00185774" w:rsidRPr="000C5A61" w:rsidDel="00D834E2" w:rsidRDefault="00185774">
            <w:pPr>
              <w:ind w:right="-46"/>
              <w:rPr>
                <w:del w:id="124" w:author="Kumar Baral" w:date="2023-02-13T11:15:00Z"/>
                <w:b/>
                <w:bCs/>
              </w:rPr>
            </w:pPr>
            <w:del w:id="125" w:author="Kumar Baral" w:date="2023-01-30T13:46:00Z">
              <w:r w:rsidRPr="000C5A61" w:rsidDel="009734A5">
                <w:rPr>
                  <w:b/>
                  <w:bCs/>
                </w:rPr>
                <w:delText>Darimchaur</w:delText>
              </w:r>
            </w:del>
            <w:del w:id="126" w:author="Kumar Baral" w:date="2023-02-13T11:15:00Z">
              <w:r w:rsidR="00C27344" w:rsidRPr="000C5A61" w:rsidDel="00D834E2">
                <w:rPr>
                  <w:b/>
                  <w:bCs/>
                </w:rPr>
                <w:delText>Parameters</w:delText>
              </w:r>
              <w:bookmarkStart w:id="127" w:name="_Toc127182093"/>
              <w:bookmarkStart w:id="128" w:name="_Toc127182430"/>
              <w:bookmarkStart w:id="129" w:name="_Toc127191614"/>
              <w:bookmarkStart w:id="130" w:name="_Toc127278079"/>
              <w:bookmarkEnd w:id="127"/>
              <w:bookmarkEnd w:id="128"/>
              <w:bookmarkEnd w:id="129"/>
              <w:bookmarkEnd w:id="130"/>
            </w:del>
          </w:p>
        </w:tc>
        <w:bookmarkStart w:id="131" w:name="_Toc127182094"/>
        <w:bookmarkStart w:id="132" w:name="_Toc127182431"/>
        <w:bookmarkStart w:id="133" w:name="_Toc127191615"/>
        <w:bookmarkStart w:id="134" w:name="_Toc127278080"/>
        <w:bookmarkEnd w:id="131"/>
        <w:bookmarkEnd w:id="132"/>
        <w:bookmarkEnd w:id="133"/>
        <w:bookmarkEnd w:id="134"/>
      </w:tr>
      <w:tr w:rsidR="00185774" w:rsidDel="00D834E2" w14:paraId="65F2DE8B" w14:textId="474A7367" w:rsidTr="000C5A61">
        <w:trPr>
          <w:trHeight w:val="462"/>
          <w:del w:id="135" w:author="Kumar Baral" w:date="2023-02-13T11:15:00Z"/>
        </w:trPr>
        <w:tc>
          <w:tcPr>
            <w:tcW w:w="4718" w:type="dxa"/>
          </w:tcPr>
          <w:p w14:paraId="73D0DB5A" w14:textId="757F1676" w:rsidR="00185774" w:rsidDel="00D834E2" w:rsidRDefault="00C27344" w:rsidP="000C7DC9">
            <w:pPr>
              <w:ind w:right="-46"/>
              <w:rPr>
                <w:del w:id="136" w:author="Kumar Baral" w:date="2023-02-13T11:15:00Z"/>
              </w:rPr>
            </w:pPr>
            <w:del w:id="137" w:author="Kumar Baral" w:date="2023-02-13T11:15:00Z">
              <w:r w:rsidDel="00D834E2">
                <w:delText>Catchment area</w:delText>
              </w:r>
              <w:bookmarkStart w:id="138" w:name="_Toc127182095"/>
              <w:bookmarkStart w:id="139" w:name="_Toc127182432"/>
              <w:bookmarkStart w:id="140" w:name="_Toc127191616"/>
              <w:bookmarkStart w:id="141" w:name="_Toc127278081"/>
              <w:bookmarkEnd w:id="138"/>
              <w:bookmarkEnd w:id="139"/>
              <w:bookmarkEnd w:id="140"/>
              <w:bookmarkEnd w:id="141"/>
            </w:del>
          </w:p>
        </w:tc>
        <w:tc>
          <w:tcPr>
            <w:tcW w:w="4718" w:type="dxa"/>
          </w:tcPr>
          <w:p w14:paraId="2E7BFF03" w14:textId="6026B068" w:rsidR="00185774" w:rsidDel="00D834E2" w:rsidRDefault="00AE3520">
            <w:pPr>
              <w:ind w:right="-46"/>
              <w:rPr>
                <w:del w:id="142" w:author="Kumar Baral" w:date="2023-02-13T11:15:00Z"/>
              </w:rPr>
            </w:pPr>
            <w:del w:id="143" w:author="Kumar Baral" w:date="2023-02-13T11:15:00Z">
              <w:r w:rsidDel="00D834E2">
                <w:delText>444 km</w:delText>
              </w:r>
              <w:r w:rsidRPr="00AE3520" w:rsidDel="00D834E2">
                <w:rPr>
                  <w:vertAlign w:val="superscript"/>
                </w:rPr>
                <w:delText>2</w:delText>
              </w:r>
            </w:del>
            <w:del w:id="144" w:author="Kumar Baral" w:date="2023-01-30T13:46:00Z">
              <w:r w:rsidR="00B51A33" w:rsidDel="009734A5">
                <w:delText>the River with daily pondage</w:delText>
              </w:r>
            </w:del>
            <w:bookmarkStart w:id="145" w:name="_Toc127182096"/>
            <w:bookmarkStart w:id="146" w:name="_Toc127182433"/>
            <w:bookmarkStart w:id="147" w:name="_Toc127191617"/>
            <w:bookmarkStart w:id="148" w:name="_Toc127278082"/>
            <w:bookmarkEnd w:id="145"/>
            <w:bookmarkEnd w:id="146"/>
            <w:bookmarkEnd w:id="147"/>
            <w:bookmarkEnd w:id="148"/>
          </w:p>
        </w:tc>
        <w:bookmarkStart w:id="149" w:name="_Toc127182097"/>
        <w:bookmarkStart w:id="150" w:name="_Toc127182434"/>
        <w:bookmarkStart w:id="151" w:name="_Toc127191618"/>
        <w:bookmarkStart w:id="152" w:name="_Toc127278083"/>
        <w:bookmarkEnd w:id="149"/>
        <w:bookmarkEnd w:id="150"/>
        <w:bookmarkEnd w:id="151"/>
        <w:bookmarkEnd w:id="152"/>
      </w:tr>
      <w:tr w:rsidR="00185774" w:rsidDel="00D834E2" w14:paraId="0B5F2C36" w14:textId="01F63E82" w:rsidTr="000C5A61">
        <w:trPr>
          <w:trHeight w:val="476"/>
          <w:del w:id="153" w:author="Kumar Baral" w:date="2023-02-13T11:15:00Z"/>
        </w:trPr>
        <w:tc>
          <w:tcPr>
            <w:tcW w:w="4718" w:type="dxa"/>
          </w:tcPr>
          <w:p w14:paraId="31506D23" w14:textId="631036D9" w:rsidR="00185774" w:rsidDel="00D834E2" w:rsidRDefault="00C27344" w:rsidP="000C7DC9">
            <w:pPr>
              <w:ind w:right="-46"/>
              <w:rPr>
                <w:del w:id="154" w:author="Kumar Baral" w:date="2023-02-13T11:15:00Z"/>
              </w:rPr>
            </w:pPr>
            <w:del w:id="155" w:author="Kumar Baral" w:date="2023-02-13T11:15:00Z">
              <w:r w:rsidDel="00D834E2">
                <w:delText>Type of power plant</w:delText>
              </w:r>
              <w:bookmarkStart w:id="156" w:name="_Toc127182098"/>
              <w:bookmarkStart w:id="157" w:name="_Toc127182435"/>
              <w:bookmarkStart w:id="158" w:name="_Toc127191619"/>
              <w:bookmarkStart w:id="159" w:name="_Toc127278084"/>
              <w:bookmarkEnd w:id="156"/>
              <w:bookmarkEnd w:id="157"/>
              <w:bookmarkEnd w:id="158"/>
              <w:bookmarkEnd w:id="159"/>
            </w:del>
          </w:p>
        </w:tc>
        <w:tc>
          <w:tcPr>
            <w:tcW w:w="4718" w:type="dxa"/>
          </w:tcPr>
          <w:p w14:paraId="7577AE1B" w14:textId="41C371EC" w:rsidR="00185774" w:rsidDel="00D834E2" w:rsidRDefault="00AE3520" w:rsidP="000C7DC9">
            <w:pPr>
              <w:ind w:right="-46"/>
              <w:rPr>
                <w:del w:id="160" w:author="Kumar Baral" w:date="2023-02-13T11:15:00Z"/>
              </w:rPr>
            </w:pPr>
            <w:del w:id="161" w:author="Kumar Baral" w:date="2023-02-13T11:15:00Z">
              <w:r w:rsidDel="00D834E2">
                <w:delText>Run-of the-river</w:delText>
              </w:r>
              <w:bookmarkStart w:id="162" w:name="_Toc127182099"/>
              <w:bookmarkStart w:id="163" w:name="_Toc127182436"/>
              <w:bookmarkStart w:id="164" w:name="_Toc127191620"/>
              <w:bookmarkStart w:id="165" w:name="_Toc127278085"/>
              <w:bookmarkEnd w:id="162"/>
              <w:bookmarkEnd w:id="163"/>
              <w:bookmarkEnd w:id="164"/>
              <w:bookmarkEnd w:id="165"/>
            </w:del>
          </w:p>
        </w:tc>
        <w:bookmarkStart w:id="166" w:name="_Toc127182100"/>
        <w:bookmarkStart w:id="167" w:name="_Toc127182437"/>
        <w:bookmarkStart w:id="168" w:name="_Toc127191621"/>
        <w:bookmarkStart w:id="169" w:name="_Toc127278086"/>
        <w:bookmarkEnd w:id="166"/>
        <w:bookmarkEnd w:id="167"/>
        <w:bookmarkEnd w:id="168"/>
        <w:bookmarkEnd w:id="169"/>
      </w:tr>
      <w:tr w:rsidR="00CF6510" w:rsidDel="00D834E2" w14:paraId="50BD7B5E" w14:textId="09A26928" w:rsidTr="000C5A61">
        <w:trPr>
          <w:trHeight w:val="476"/>
          <w:del w:id="170" w:author="Kumar Baral" w:date="2023-02-13T11:15:00Z"/>
        </w:trPr>
        <w:tc>
          <w:tcPr>
            <w:tcW w:w="4718" w:type="dxa"/>
          </w:tcPr>
          <w:p w14:paraId="2086C1B1" w14:textId="5EC8C52F" w:rsidR="00CF6510" w:rsidDel="00D834E2" w:rsidRDefault="00CF6510" w:rsidP="000C7DC9">
            <w:pPr>
              <w:ind w:right="-46"/>
              <w:rPr>
                <w:del w:id="171" w:author="Kumar Baral" w:date="2023-02-13T11:15:00Z"/>
              </w:rPr>
            </w:pPr>
            <w:del w:id="172" w:author="Kumar Baral" w:date="2023-02-13T11:15:00Z">
              <w:r w:rsidDel="00D834E2">
                <w:delText>Design Discharge</w:delText>
              </w:r>
              <w:bookmarkStart w:id="173" w:name="_Toc127182101"/>
              <w:bookmarkStart w:id="174" w:name="_Toc127182438"/>
              <w:bookmarkStart w:id="175" w:name="_Toc127191622"/>
              <w:bookmarkStart w:id="176" w:name="_Toc127278087"/>
              <w:bookmarkEnd w:id="173"/>
              <w:bookmarkEnd w:id="174"/>
              <w:bookmarkEnd w:id="175"/>
              <w:bookmarkEnd w:id="176"/>
            </w:del>
          </w:p>
        </w:tc>
        <w:tc>
          <w:tcPr>
            <w:tcW w:w="4718" w:type="dxa"/>
          </w:tcPr>
          <w:p w14:paraId="6CC15A98" w14:textId="5741929D" w:rsidR="00CF6510" w:rsidDel="00D834E2" w:rsidRDefault="00CF6510" w:rsidP="000C7DC9">
            <w:pPr>
              <w:ind w:right="-46"/>
              <w:rPr>
                <w:del w:id="177" w:author="Kumar Baral" w:date="2023-02-13T11:15:00Z"/>
              </w:rPr>
            </w:pPr>
            <w:del w:id="178" w:author="Kumar Baral" w:date="2023-02-13T11:15:00Z">
              <w:r w:rsidDel="00D834E2">
                <w:delText>7 m3/s</w:delText>
              </w:r>
              <w:bookmarkStart w:id="179" w:name="_Toc127182102"/>
              <w:bookmarkStart w:id="180" w:name="_Toc127182439"/>
              <w:bookmarkStart w:id="181" w:name="_Toc127191623"/>
              <w:bookmarkStart w:id="182" w:name="_Toc127278088"/>
              <w:bookmarkEnd w:id="179"/>
              <w:bookmarkEnd w:id="180"/>
              <w:bookmarkEnd w:id="181"/>
              <w:bookmarkEnd w:id="182"/>
            </w:del>
          </w:p>
        </w:tc>
        <w:bookmarkStart w:id="183" w:name="_Toc127182103"/>
        <w:bookmarkStart w:id="184" w:name="_Toc127182440"/>
        <w:bookmarkStart w:id="185" w:name="_Toc127191624"/>
        <w:bookmarkStart w:id="186" w:name="_Toc127278089"/>
        <w:bookmarkEnd w:id="183"/>
        <w:bookmarkEnd w:id="184"/>
        <w:bookmarkEnd w:id="185"/>
        <w:bookmarkEnd w:id="186"/>
      </w:tr>
      <w:tr w:rsidR="00185774" w:rsidDel="00D834E2" w14:paraId="4755B2A7" w14:textId="12456389" w:rsidTr="000C5A61">
        <w:trPr>
          <w:trHeight w:val="476"/>
          <w:del w:id="187" w:author="Kumar Baral" w:date="2023-02-13T11:15:00Z"/>
        </w:trPr>
        <w:tc>
          <w:tcPr>
            <w:tcW w:w="4718" w:type="dxa"/>
          </w:tcPr>
          <w:p w14:paraId="5D2FC465" w14:textId="040E5344" w:rsidR="00185774" w:rsidDel="00D834E2" w:rsidRDefault="00C27344" w:rsidP="000C7DC9">
            <w:pPr>
              <w:ind w:right="-46"/>
              <w:rPr>
                <w:del w:id="188" w:author="Kumar Baral" w:date="2023-02-13T11:15:00Z"/>
              </w:rPr>
            </w:pPr>
            <w:del w:id="189" w:author="Kumar Baral" w:date="2023-02-13T11:15:00Z">
              <w:r w:rsidDel="00D834E2">
                <w:delText>Low flow( 1 in 2 years period)</w:delText>
              </w:r>
              <w:bookmarkStart w:id="190" w:name="_Toc127182104"/>
              <w:bookmarkStart w:id="191" w:name="_Toc127182441"/>
              <w:bookmarkStart w:id="192" w:name="_Toc127191625"/>
              <w:bookmarkStart w:id="193" w:name="_Toc127278090"/>
              <w:bookmarkEnd w:id="190"/>
              <w:bookmarkEnd w:id="191"/>
              <w:bookmarkEnd w:id="192"/>
              <w:bookmarkEnd w:id="193"/>
            </w:del>
          </w:p>
        </w:tc>
        <w:tc>
          <w:tcPr>
            <w:tcW w:w="4718" w:type="dxa"/>
          </w:tcPr>
          <w:p w14:paraId="0C8E3A0D" w14:textId="0A7A5617" w:rsidR="00185774" w:rsidDel="00D834E2" w:rsidRDefault="00B51A33" w:rsidP="000C7DC9">
            <w:pPr>
              <w:ind w:right="-46"/>
              <w:rPr>
                <w:del w:id="194" w:author="Kumar Baral" w:date="2023-02-13T11:15:00Z"/>
              </w:rPr>
            </w:pPr>
            <w:del w:id="195" w:author="Kumar Baral" w:date="2023-01-30T13:47:00Z">
              <w:r w:rsidDel="009734A5">
                <w:delText>205m</w:delText>
              </w:r>
            </w:del>
            <w:del w:id="196" w:author="Kumar Baral" w:date="2023-02-13T11:15:00Z">
              <w:r w:rsidR="00CF6510" w:rsidDel="00D834E2">
                <w:delText>1.4 m3/s</w:delText>
              </w:r>
              <w:bookmarkStart w:id="197" w:name="_Toc127182105"/>
              <w:bookmarkStart w:id="198" w:name="_Toc127182442"/>
              <w:bookmarkStart w:id="199" w:name="_Toc127191626"/>
              <w:bookmarkStart w:id="200" w:name="_Toc127278091"/>
              <w:bookmarkEnd w:id="197"/>
              <w:bookmarkEnd w:id="198"/>
              <w:bookmarkEnd w:id="199"/>
              <w:bookmarkEnd w:id="200"/>
            </w:del>
          </w:p>
        </w:tc>
        <w:bookmarkStart w:id="201" w:name="_Toc127182106"/>
        <w:bookmarkStart w:id="202" w:name="_Toc127182443"/>
        <w:bookmarkStart w:id="203" w:name="_Toc127191627"/>
        <w:bookmarkStart w:id="204" w:name="_Toc127278092"/>
        <w:bookmarkEnd w:id="201"/>
        <w:bookmarkEnd w:id="202"/>
        <w:bookmarkEnd w:id="203"/>
        <w:bookmarkEnd w:id="204"/>
      </w:tr>
      <w:tr w:rsidR="00185774" w:rsidDel="00D834E2" w14:paraId="036B2B0D" w14:textId="0B16C193" w:rsidTr="000C5A61">
        <w:trPr>
          <w:trHeight w:val="462"/>
          <w:del w:id="205" w:author="Kumar Baral" w:date="2023-02-13T11:15:00Z"/>
        </w:trPr>
        <w:tc>
          <w:tcPr>
            <w:tcW w:w="4718" w:type="dxa"/>
          </w:tcPr>
          <w:p w14:paraId="4B14F809" w14:textId="54D5888C" w:rsidR="00185774" w:rsidDel="00D834E2" w:rsidRDefault="00C27344" w:rsidP="000C7DC9">
            <w:pPr>
              <w:ind w:right="-46"/>
              <w:rPr>
                <w:del w:id="206" w:author="Kumar Baral" w:date="2023-02-13T11:15:00Z"/>
              </w:rPr>
            </w:pPr>
            <w:del w:id="207" w:author="Kumar Baral" w:date="2023-02-13T11:15:00Z">
              <w:r w:rsidDel="00D834E2">
                <w:delText>Capacity</w:delText>
              </w:r>
              <w:bookmarkStart w:id="208" w:name="_Toc127182107"/>
              <w:bookmarkStart w:id="209" w:name="_Toc127182444"/>
              <w:bookmarkStart w:id="210" w:name="_Toc127191628"/>
              <w:bookmarkStart w:id="211" w:name="_Toc127278093"/>
              <w:bookmarkEnd w:id="208"/>
              <w:bookmarkEnd w:id="209"/>
              <w:bookmarkEnd w:id="210"/>
              <w:bookmarkEnd w:id="211"/>
            </w:del>
          </w:p>
        </w:tc>
        <w:tc>
          <w:tcPr>
            <w:tcW w:w="4718" w:type="dxa"/>
          </w:tcPr>
          <w:p w14:paraId="7E7C58E4" w14:textId="38C2251E" w:rsidR="00185774" w:rsidDel="00D834E2" w:rsidRDefault="00B51A33" w:rsidP="000C7DC9">
            <w:pPr>
              <w:ind w:right="-46"/>
              <w:rPr>
                <w:del w:id="212" w:author="Kumar Baral" w:date="2023-02-13T11:15:00Z"/>
              </w:rPr>
            </w:pPr>
            <w:del w:id="213" w:author="Kumar Baral" w:date="2023-01-30T13:47:00Z">
              <w:r w:rsidDel="009734A5">
                <w:delText xml:space="preserve">72 </w:delText>
              </w:r>
            </w:del>
            <w:del w:id="214" w:author="Kumar Baral" w:date="2023-02-13T11:15:00Z">
              <w:r w:rsidR="00CF6510" w:rsidDel="00D834E2">
                <w:delText>9.4 MW</w:delText>
              </w:r>
              <w:bookmarkStart w:id="215" w:name="_Toc127182108"/>
              <w:bookmarkStart w:id="216" w:name="_Toc127182445"/>
              <w:bookmarkStart w:id="217" w:name="_Toc127191629"/>
              <w:bookmarkStart w:id="218" w:name="_Toc127278094"/>
              <w:bookmarkEnd w:id="215"/>
              <w:bookmarkEnd w:id="216"/>
              <w:bookmarkEnd w:id="217"/>
              <w:bookmarkEnd w:id="218"/>
            </w:del>
          </w:p>
        </w:tc>
        <w:bookmarkStart w:id="219" w:name="_Toc127182109"/>
        <w:bookmarkStart w:id="220" w:name="_Toc127182446"/>
        <w:bookmarkStart w:id="221" w:name="_Toc127191630"/>
        <w:bookmarkStart w:id="222" w:name="_Toc127278095"/>
        <w:bookmarkEnd w:id="219"/>
        <w:bookmarkEnd w:id="220"/>
        <w:bookmarkEnd w:id="221"/>
        <w:bookmarkEnd w:id="222"/>
      </w:tr>
      <w:tr w:rsidR="00185774" w:rsidDel="00D834E2" w14:paraId="17AD843D" w14:textId="54BE70C8" w:rsidTr="000C5A61">
        <w:trPr>
          <w:trHeight w:val="476"/>
          <w:del w:id="223" w:author="Kumar Baral" w:date="2023-02-13T11:15:00Z"/>
        </w:trPr>
        <w:tc>
          <w:tcPr>
            <w:tcW w:w="4718" w:type="dxa"/>
          </w:tcPr>
          <w:p w14:paraId="415F4DE4" w14:textId="1EB16530" w:rsidR="00185774" w:rsidRPr="000C5A61" w:rsidDel="00D834E2" w:rsidRDefault="00C27344" w:rsidP="000C7DC9">
            <w:pPr>
              <w:ind w:right="-46"/>
              <w:rPr>
                <w:del w:id="224" w:author="Kumar Baral" w:date="2023-02-13T11:15:00Z"/>
                <w:b/>
                <w:bCs/>
              </w:rPr>
            </w:pPr>
            <w:del w:id="225" w:author="Kumar Baral" w:date="2023-02-13T11:15:00Z">
              <w:r w:rsidRPr="000C5A61" w:rsidDel="00D834E2">
                <w:rPr>
                  <w:b/>
                  <w:bCs/>
                </w:rPr>
                <w:delText>Diversion weir</w:delText>
              </w:r>
              <w:bookmarkStart w:id="226" w:name="_Toc127182110"/>
              <w:bookmarkStart w:id="227" w:name="_Toc127182447"/>
              <w:bookmarkStart w:id="228" w:name="_Toc127191631"/>
              <w:bookmarkStart w:id="229" w:name="_Toc127278096"/>
              <w:bookmarkEnd w:id="226"/>
              <w:bookmarkEnd w:id="227"/>
              <w:bookmarkEnd w:id="228"/>
              <w:bookmarkEnd w:id="229"/>
            </w:del>
          </w:p>
        </w:tc>
        <w:tc>
          <w:tcPr>
            <w:tcW w:w="4718" w:type="dxa"/>
          </w:tcPr>
          <w:p w14:paraId="003BF834" w14:textId="1683AE32" w:rsidR="00185774" w:rsidDel="00D834E2" w:rsidRDefault="00185774">
            <w:pPr>
              <w:ind w:right="-46"/>
              <w:rPr>
                <w:del w:id="230" w:author="Kumar Baral" w:date="2023-02-13T11:15:00Z"/>
              </w:rPr>
            </w:pPr>
            <w:bookmarkStart w:id="231" w:name="_Toc127182111"/>
            <w:bookmarkStart w:id="232" w:name="_Toc127182448"/>
            <w:bookmarkStart w:id="233" w:name="_Toc127191632"/>
            <w:bookmarkStart w:id="234" w:name="_Toc127278097"/>
            <w:bookmarkEnd w:id="231"/>
            <w:bookmarkEnd w:id="232"/>
            <w:bookmarkEnd w:id="233"/>
            <w:bookmarkEnd w:id="234"/>
          </w:p>
        </w:tc>
        <w:bookmarkStart w:id="235" w:name="_Toc127182112"/>
        <w:bookmarkStart w:id="236" w:name="_Toc127182449"/>
        <w:bookmarkStart w:id="237" w:name="_Toc127191633"/>
        <w:bookmarkStart w:id="238" w:name="_Toc127278098"/>
        <w:bookmarkEnd w:id="235"/>
        <w:bookmarkEnd w:id="236"/>
        <w:bookmarkEnd w:id="237"/>
        <w:bookmarkEnd w:id="238"/>
      </w:tr>
      <w:tr w:rsidR="00185774" w:rsidDel="00D834E2" w14:paraId="2587F997" w14:textId="3BF23A7E" w:rsidTr="000C5A61">
        <w:trPr>
          <w:trHeight w:val="476"/>
          <w:del w:id="239" w:author="Kumar Baral" w:date="2023-02-13T11:15:00Z"/>
        </w:trPr>
        <w:tc>
          <w:tcPr>
            <w:tcW w:w="4718" w:type="dxa"/>
          </w:tcPr>
          <w:p w14:paraId="76B6C51E" w14:textId="06C2774E" w:rsidR="00185774" w:rsidDel="00D834E2" w:rsidRDefault="00AE3520" w:rsidP="000C7DC9">
            <w:pPr>
              <w:ind w:right="-46"/>
              <w:rPr>
                <w:del w:id="240" w:author="Kumar Baral" w:date="2023-02-13T11:15:00Z"/>
              </w:rPr>
            </w:pPr>
            <w:del w:id="241" w:author="Kumar Baral" w:date="2023-02-13T11:15:00Z">
              <w:r w:rsidDel="00D834E2">
                <w:delText>Diverion weir type</w:delText>
              </w:r>
              <w:bookmarkStart w:id="242" w:name="_Toc127182113"/>
              <w:bookmarkStart w:id="243" w:name="_Toc127182450"/>
              <w:bookmarkStart w:id="244" w:name="_Toc127191634"/>
              <w:bookmarkStart w:id="245" w:name="_Toc127278099"/>
              <w:bookmarkEnd w:id="242"/>
              <w:bookmarkEnd w:id="243"/>
              <w:bookmarkEnd w:id="244"/>
              <w:bookmarkEnd w:id="245"/>
            </w:del>
          </w:p>
        </w:tc>
        <w:tc>
          <w:tcPr>
            <w:tcW w:w="4718" w:type="dxa"/>
          </w:tcPr>
          <w:p w14:paraId="5CB4F781" w14:textId="3AA08A9B" w:rsidR="00185774" w:rsidDel="00D834E2" w:rsidRDefault="00B51A33" w:rsidP="000C7DC9">
            <w:pPr>
              <w:ind w:right="-46"/>
              <w:rPr>
                <w:del w:id="246" w:author="Kumar Baral" w:date="2023-02-13T11:15:00Z"/>
              </w:rPr>
            </w:pPr>
            <w:del w:id="247" w:author="Kumar Baral" w:date="2023-01-30T13:47:00Z">
              <w:r w:rsidDel="009734A5">
                <w:delText>17 August 1994</w:delText>
              </w:r>
            </w:del>
            <w:del w:id="248" w:author="Kumar Baral" w:date="2023-02-13T11:15:00Z">
              <w:r w:rsidR="00CF6510" w:rsidDel="00D834E2">
                <w:delText>Concrete gravity with obermeyer crest gate</w:delText>
              </w:r>
              <w:bookmarkStart w:id="249" w:name="_Toc127182114"/>
              <w:bookmarkStart w:id="250" w:name="_Toc127182451"/>
              <w:bookmarkStart w:id="251" w:name="_Toc127191635"/>
              <w:bookmarkStart w:id="252" w:name="_Toc127278100"/>
              <w:bookmarkEnd w:id="249"/>
              <w:bookmarkEnd w:id="250"/>
              <w:bookmarkEnd w:id="251"/>
              <w:bookmarkEnd w:id="252"/>
            </w:del>
          </w:p>
        </w:tc>
        <w:bookmarkStart w:id="253" w:name="_Toc127182115"/>
        <w:bookmarkStart w:id="254" w:name="_Toc127182452"/>
        <w:bookmarkStart w:id="255" w:name="_Toc127191636"/>
        <w:bookmarkStart w:id="256" w:name="_Toc127278101"/>
        <w:bookmarkEnd w:id="253"/>
        <w:bookmarkEnd w:id="254"/>
        <w:bookmarkEnd w:id="255"/>
        <w:bookmarkEnd w:id="256"/>
      </w:tr>
      <w:tr w:rsidR="00C27344" w:rsidDel="00D834E2" w14:paraId="7A5AD707" w14:textId="1EEABAEB" w:rsidTr="000C5A61">
        <w:trPr>
          <w:trHeight w:val="462"/>
          <w:del w:id="257" w:author="Kumar Baral" w:date="2023-02-13T11:15:00Z"/>
        </w:trPr>
        <w:tc>
          <w:tcPr>
            <w:tcW w:w="4718" w:type="dxa"/>
          </w:tcPr>
          <w:p w14:paraId="5AC965D6" w14:textId="64D2261A" w:rsidR="00C27344" w:rsidDel="00D834E2" w:rsidRDefault="00AE3520" w:rsidP="000C7DC9">
            <w:pPr>
              <w:ind w:right="-46"/>
              <w:rPr>
                <w:del w:id="258" w:author="Kumar Baral" w:date="2023-02-13T11:15:00Z"/>
              </w:rPr>
            </w:pPr>
            <w:del w:id="259" w:author="Kumar Baral" w:date="2023-02-13T11:15:00Z">
              <w:r w:rsidDel="00D834E2">
                <w:delText>Weir Length/Height</w:delText>
              </w:r>
              <w:bookmarkStart w:id="260" w:name="_Toc127182116"/>
              <w:bookmarkStart w:id="261" w:name="_Toc127182453"/>
              <w:bookmarkStart w:id="262" w:name="_Toc127191637"/>
              <w:bookmarkStart w:id="263" w:name="_Toc127278102"/>
              <w:bookmarkEnd w:id="260"/>
              <w:bookmarkEnd w:id="261"/>
              <w:bookmarkEnd w:id="262"/>
              <w:bookmarkEnd w:id="263"/>
            </w:del>
          </w:p>
        </w:tc>
        <w:tc>
          <w:tcPr>
            <w:tcW w:w="4718" w:type="dxa"/>
          </w:tcPr>
          <w:p w14:paraId="7B54AC17" w14:textId="175B26C3" w:rsidR="00C27344" w:rsidDel="00D834E2" w:rsidRDefault="00CF6510" w:rsidP="000C7DC9">
            <w:pPr>
              <w:ind w:right="-46"/>
              <w:rPr>
                <w:del w:id="264" w:author="Kumar Baral" w:date="2023-02-13T11:15:00Z"/>
              </w:rPr>
            </w:pPr>
            <w:del w:id="265" w:author="Kumar Baral" w:date="2023-02-13T11:15:00Z">
              <w:r w:rsidDel="00D834E2">
                <w:delText>60 m /6.5 m above natural bed (0.5 m concrete added on top of the existing weir and 1.2 m inflatable dam (Obermeyer Spillway Gates)</w:delText>
              </w:r>
              <w:bookmarkStart w:id="266" w:name="_Toc127182117"/>
              <w:bookmarkStart w:id="267" w:name="_Toc127182454"/>
              <w:bookmarkStart w:id="268" w:name="_Toc127191638"/>
              <w:bookmarkStart w:id="269" w:name="_Toc127278103"/>
              <w:bookmarkEnd w:id="266"/>
              <w:bookmarkEnd w:id="267"/>
              <w:bookmarkEnd w:id="268"/>
              <w:bookmarkEnd w:id="269"/>
            </w:del>
          </w:p>
        </w:tc>
        <w:bookmarkStart w:id="270" w:name="_Toc127182118"/>
        <w:bookmarkStart w:id="271" w:name="_Toc127182455"/>
        <w:bookmarkStart w:id="272" w:name="_Toc127191639"/>
        <w:bookmarkStart w:id="273" w:name="_Toc127278104"/>
        <w:bookmarkEnd w:id="270"/>
        <w:bookmarkEnd w:id="271"/>
        <w:bookmarkEnd w:id="272"/>
        <w:bookmarkEnd w:id="273"/>
      </w:tr>
      <w:tr w:rsidR="00C27344" w:rsidDel="00D834E2" w14:paraId="7ADF867C" w14:textId="0E93BCC8" w:rsidTr="000C5A61">
        <w:trPr>
          <w:trHeight w:val="476"/>
          <w:del w:id="274" w:author="Kumar Baral" w:date="2023-02-13T11:15:00Z"/>
        </w:trPr>
        <w:tc>
          <w:tcPr>
            <w:tcW w:w="4718" w:type="dxa"/>
          </w:tcPr>
          <w:p w14:paraId="09F81E4F" w14:textId="7150F298" w:rsidR="00C27344" w:rsidRPr="000C5A61" w:rsidDel="00D834E2" w:rsidRDefault="00AE3520" w:rsidP="000C7DC9">
            <w:pPr>
              <w:ind w:right="-46"/>
              <w:rPr>
                <w:del w:id="275" w:author="Kumar Baral" w:date="2023-02-13T11:15:00Z"/>
                <w:b/>
                <w:bCs/>
              </w:rPr>
            </w:pPr>
            <w:del w:id="276" w:author="Kumar Baral" w:date="2023-02-13T11:15:00Z">
              <w:r w:rsidRPr="000C5A61" w:rsidDel="00D834E2">
                <w:rPr>
                  <w:b/>
                  <w:bCs/>
                </w:rPr>
                <w:delText>Intake chamber/gravel trap</w:delText>
              </w:r>
              <w:bookmarkStart w:id="277" w:name="_Toc127182119"/>
              <w:bookmarkStart w:id="278" w:name="_Toc127182456"/>
              <w:bookmarkStart w:id="279" w:name="_Toc127191640"/>
              <w:bookmarkStart w:id="280" w:name="_Toc127278105"/>
              <w:bookmarkEnd w:id="277"/>
              <w:bookmarkEnd w:id="278"/>
              <w:bookmarkEnd w:id="279"/>
              <w:bookmarkEnd w:id="280"/>
            </w:del>
          </w:p>
        </w:tc>
        <w:tc>
          <w:tcPr>
            <w:tcW w:w="4718" w:type="dxa"/>
          </w:tcPr>
          <w:p w14:paraId="0EAF6C6F" w14:textId="4977A8CE" w:rsidR="00C27344" w:rsidDel="00D834E2" w:rsidRDefault="00C27344" w:rsidP="000C7DC9">
            <w:pPr>
              <w:ind w:right="-46"/>
              <w:rPr>
                <w:del w:id="281" w:author="Kumar Baral" w:date="2023-02-13T11:15:00Z"/>
              </w:rPr>
            </w:pPr>
            <w:bookmarkStart w:id="282" w:name="_Toc127182120"/>
            <w:bookmarkStart w:id="283" w:name="_Toc127182457"/>
            <w:bookmarkStart w:id="284" w:name="_Toc127191641"/>
            <w:bookmarkStart w:id="285" w:name="_Toc127278106"/>
            <w:bookmarkEnd w:id="282"/>
            <w:bookmarkEnd w:id="283"/>
            <w:bookmarkEnd w:id="284"/>
            <w:bookmarkEnd w:id="285"/>
          </w:p>
        </w:tc>
        <w:bookmarkStart w:id="286" w:name="_Toc127182121"/>
        <w:bookmarkStart w:id="287" w:name="_Toc127182458"/>
        <w:bookmarkStart w:id="288" w:name="_Toc127191642"/>
        <w:bookmarkStart w:id="289" w:name="_Toc127278107"/>
        <w:bookmarkEnd w:id="286"/>
        <w:bookmarkEnd w:id="287"/>
        <w:bookmarkEnd w:id="288"/>
        <w:bookmarkEnd w:id="289"/>
      </w:tr>
      <w:tr w:rsidR="00C27344" w:rsidDel="00D834E2" w14:paraId="3C69CDEF" w14:textId="44EE77C0" w:rsidTr="000C5A61">
        <w:trPr>
          <w:trHeight w:val="462"/>
          <w:del w:id="290" w:author="Kumar Baral" w:date="2023-02-13T11:15:00Z"/>
        </w:trPr>
        <w:tc>
          <w:tcPr>
            <w:tcW w:w="4718" w:type="dxa"/>
          </w:tcPr>
          <w:p w14:paraId="6C372AAC" w14:textId="54BE053E" w:rsidR="00AE3520" w:rsidDel="00D834E2" w:rsidRDefault="00AE3520" w:rsidP="000C7DC9">
            <w:pPr>
              <w:ind w:right="-46"/>
              <w:rPr>
                <w:del w:id="291" w:author="Kumar Baral" w:date="2023-02-13T11:15:00Z"/>
              </w:rPr>
            </w:pPr>
            <w:del w:id="292" w:author="Kumar Baral" w:date="2023-02-13T11:15:00Z">
              <w:r w:rsidDel="00D834E2">
                <w:delText>Length</w:delText>
              </w:r>
              <w:bookmarkStart w:id="293" w:name="_Toc127182122"/>
              <w:bookmarkStart w:id="294" w:name="_Toc127182459"/>
              <w:bookmarkStart w:id="295" w:name="_Toc127191643"/>
              <w:bookmarkStart w:id="296" w:name="_Toc127278108"/>
              <w:bookmarkEnd w:id="293"/>
              <w:bookmarkEnd w:id="294"/>
              <w:bookmarkEnd w:id="295"/>
              <w:bookmarkEnd w:id="296"/>
            </w:del>
          </w:p>
        </w:tc>
        <w:tc>
          <w:tcPr>
            <w:tcW w:w="4718" w:type="dxa"/>
          </w:tcPr>
          <w:p w14:paraId="1B6CEA6B" w14:textId="4CADDC6F" w:rsidR="00C27344" w:rsidDel="00D834E2" w:rsidRDefault="00CF6510" w:rsidP="000C7DC9">
            <w:pPr>
              <w:ind w:right="-46"/>
              <w:rPr>
                <w:del w:id="297" w:author="Kumar Baral" w:date="2023-02-13T11:15:00Z"/>
              </w:rPr>
            </w:pPr>
            <w:del w:id="298" w:author="Kumar Baral" w:date="2023-02-13T11:15:00Z">
              <w:r w:rsidDel="00D834E2">
                <w:delText>10 m</w:delText>
              </w:r>
              <w:bookmarkStart w:id="299" w:name="_Toc127182123"/>
              <w:bookmarkStart w:id="300" w:name="_Toc127182460"/>
              <w:bookmarkStart w:id="301" w:name="_Toc127191644"/>
              <w:bookmarkStart w:id="302" w:name="_Toc127278109"/>
              <w:bookmarkEnd w:id="299"/>
              <w:bookmarkEnd w:id="300"/>
              <w:bookmarkEnd w:id="301"/>
              <w:bookmarkEnd w:id="302"/>
            </w:del>
          </w:p>
        </w:tc>
        <w:bookmarkStart w:id="303" w:name="_Toc127182124"/>
        <w:bookmarkStart w:id="304" w:name="_Toc127182461"/>
        <w:bookmarkStart w:id="305" w:name="_Toc127191645"/>
        <w:bookmarkStart w:id="306" w:name="_Toc127278110"/>
        <w:bookmarkEnd w:id="303"/>
        <w:bookmarkEnd w:id="304"/>
        <w:bookmarkEnd w:id="305"/>
        <w:bookmarkEnd w:id="306"/>
      </w:tr>
      <w:tr w:rsidR="00C27344" w:rsidDel="00D834E2" w14:paraId="5E4FA583" w14:textId="326E5459" w:rsidTr="000C5A61">
        <w:trPr>
          <w:trHeight w:val="476"/>
          <w:del w:id="307" w:author="Kumar Baral" w:date="2023-02-13T11:15:00Z"/>
        </w:trPr>
        <w:tc>
          <w:tcPr>
            <w:tcW w:w="4718" w:type="dxa"/>
          </w:tcPr>
          <w:p w14:paraId="420E131B" w14:textId="1A77611C" w:rsidR="00C27344" w:rsidDel="00D834E2" w:rsidRDefault="00AE3520" w:rsidP="000C7DC9">
            <w:pPr>
              <w:ind w:right="-46"/>
              <w:rPr>
                <w:del w:id="308" w:author="Kumar Baral" w:date="2023-02-13T11:15:00Z"/>
              </w:rPr>
            </w:pPr>
            <w:del w:id="309" w:author="Kumar Baral" w:date="2023-02-13T11:15:00Z">
              <w:r w:rsidDel="00D834E2">
                <w:delText>Trash rack opening sixe, width x height</w:delText>
              </w:r>
              <w:bookmarkStart w:id="310" w:name="_Toc127182125"/>
              <w:bookmarkStart w:id="311" w:name="_Toc127182462"/>
              <w:bookmarkStart w:id="312" w:name="_Toc127191646"/>
              <w:bookmarkStart w:id="313" w:name="_Toc127278111"/>
              <w:bookmarkEnd w:id="310"/>
              <w:bookmarkEnd w:id="311"/>
              <w:bookmarkEnd w:id="312"/>
              <w:bookmarkEnd w:id="313"/>
            </w:del>
          </w:p>
        </w:tc>
        <w:tc>
          <w:tcPr>
            <w:tcW w:w="4718" w:type="dxa"/>
          </w:tcPr>
          <w:p w14:paraId="30FFBF03" w14:textId="0C339881" w:rsidR="00C27344" w:rsidDel="00D834E2" w:rsidRDefault="00CF6510" w:rsidP="000C7DC9">
            <w:pPr>
              <w:ind w:right="-46"/>
              <w:rPr>
                <w:del w:id="314" w:author="Kumar Baral" w:date="2023-02-13T11:15:00Z"/>
              </w:rPr>
            </w:pPr>
            <w:del w:id="315" w:author="Kumar Baral" w:date="2023-02-13T11:15:00Z">
              <w:r w:rsidDel="00D834E2">
                <w:delText>2 m x 3 m ( Three Opening width 6 m)</w:delText>
              </w:r>
              <w:bookmarkStart w:id="316" w:name="_Toc127182126"/>
              <w:bookmarkStart w:id="317" w:name="_Toc127182463"/>
              <w:bookmarkStart w:id="318" w:name="_Toc127191647"/>
              <w:bookmarkStart w:id="319" w:name="_Toc127278112"/>
              <w:bookmarkEnd w:id="316"/>
              <w:bookmarkEnd w:id="317"/>
              <w:bookmarkEnd w:id="318"/>
              <w:bookmarkEnd w:id="319"/>
            </w:del>
          </w:p>
        </w:tc>
        <w:bookmarkStart w:id="320" w:name="_Toc127182127"/>
        <w:bookmarkStart w:id="321" w:name="_Toc127182464"/>
        <w:bookmarkStart w:id="322" w:name="_Toc127191648"/>
        <w:bookmarkStart w:id="323" w:name="_Toc127278113"/>
        <w:bookmarkEnd w:id="320"/>
        <w:bookmarkEnd w:id="321"/>
        <w:bookmarkEnd w:id="322"/>
        <w:bookmarkEnd w:id="323"/>
      </w:tr>
      <w:tr w:rsidR="00C27344" w:rsidDel="00D834E2" w14:paraId="4DE80F10" w14:textId="59773191" w:rsidTr="000C5A61">
        <w:trPr>
          <w:trHeight w:val="476"/>
          <w:del w:id="324" w:author="Kumar Baral" w:date="2023-02-13T11:15:00Z"/>
        </w:trPr>
        <w:tc>
          <w:tcPr>
            <w:tcW w:w="4718" w:type="dxa"/>
          </w:tcPr>
          <w:p w14:paraId="308D811C" w14:textId="0B3EBCFE" w:rsidR="00C27344" w:rsidDel="00D834E2" w:rsidRDefault="00AE3520" w:rsidP="000C7DC9">
            <w:pPr>
              <w:ind w:right="-46"/>
              <w:rPr>
                <w:del w:id="325" w:author="Kumar Baral" w:date="2023-02-13T11:15:00Z"/>
              </w:rPr>
            </w:pPr>
            <w:del w:id="326" w:author="Kumar Baral" w:date="2023-02-13T11:15:00Z">
              <w:r w:rsidDel="00D834E2">
                <w:delText>Intake gate opeing size, width x width x height</w:delText>
              </w:r>
              <w:bookmarkStart w:id="327" w:name="_Toc127182128"/>
              <w:bookmarkStart w:id="328" w:name="_Toc127182465"/>
              <w:bookmarkStart w:id="329" w:name="_Toc127191649"/>
              <w:bookmarkStart w:id="330" w:name="_Toc127278114"/>
              <w:bookmarkEnd w:id="327"/>
              <w:bookmarkEnd w:id="328"/>
              <w:bookmarkEnd w:id="329"/>
              <w:bookmarkEnd w:id="330"/>
            </w:del>
          </w:p>
        </w:tc>
        <w:tc>
          <w:tcPr>
            <w:tcW w:w="4718" w:type="dxa"/>
          </w:tcPr>
          <w:p w14:paraId="3F9EE5F0" w14:textId="705A763F" w:rsidR="00C27344" w:rsidDel="00D834E2" w:rsidRDefault="00CF6510" w:rsidP="000C7DC9">
            <w:pPr>
              <w:ind w:right="-46"/>
              <w:rPr>
                <w:del w:id="331" w:author="Kumar Baral" w:date="2023-02-13T11:15:00Z"/>
              </w:rPr>
            </w:pPr>
            <w:del w:id="332" w:author="Kumar Baral" w:date="2023-02-13T11:15:00Z">
              <w:r w:rsidDel="00D834E2">
                <w:delText>1.5 m x 2 m, 2 nos</w:delText>
              </w:r>
              <w:bookmarkStart w:id="333" w:name="_Toc127182129"/>
              <w:bookmarkStart w:id="334" w:name="_Toc127182466"/>
              <w:bookmarkStart w:id="335" w:name="_Toc127191650"/>
              <w:bookmarkStart w:id="336" w:name="_Toc127278115"/>
              <w:bookmarkEnd w:id="333"/>
              <w:bookmarkEnd w:id="334"/>
              <w:bookmarkEnd w:id="335"/>
              <w:bookmarkEnd w:id="336"/>
            </w:del>
          </w:p>
        </w:tc>
        <w:bookmarkStart w:id="337" w:name="_Toc127182130"/>
        <w:bookmarkStart w:id="338" w:name="_Toc127182467"/>
        <w:bookmarkStart w:id="339" w:name="_Toc127191651"/>
        <w:bookmarkStart w:id="340" w:name="_Toc127278116"/>
        <w:bookmarkEnd w:id="337"/>
        <w:bookmarkEnd w:id="338"/>
        <w:bookmarkEnd w:id="339"/>
        <w:bookmarkEnd w:id="340"/>
      </w:tr>
      <w:tr w:rsidR="00C27344" w:rsidDel="00D834E2" w14:paraId="5AEE4104" w14:textId="7D867E5A" w:rsidTr="000C5A61">
        <w:trPr>
          <w:trHeight w:val="726"/>
          <w:del w:id="341" w:author="Kumar Baral" w:date="2023-02-13T11:15:00Z"/>
        </w:trPr>
        <w:tc>
          <w:tcPr>
            <w:tcW w:w="4718" w:type="dxa"/>
          </w:tcPr>
          <w:p w14:paraId="5A96C1B6" w14:textId="686D33F7" w:rsidR="00C27344" w:rsidDel="00D834E2" w:rsidRDefault="00AE3520" w:rsidP="000C7DC9">
            <w:pPr>
              <w:ind w:right="-46"/>
              <w:rPr>
                <w:del w:id="342" w:author="Kumar Baral" w:date="2023-02-13T11:15:00Z"/>
              </w:rPr>
            </w:pPr>
            <w:del w:id="343" w:author="Kumar Baral" w:date="2023-02-13T11:15:00Z">
              <w:r w:rsidDel="00D834E2">
                <w:delText>Intake canal size, length x width x height (river side wall)</w:delText>
              </w:r>
              <w:bookmarkStart w:id="344" w:name="_Toc127182131"/>
              <w:bookmarkStart w:id="345" w:name="_Toc127182468"/>
              <w:bookmarkStart w:id="346" w:name="_Toc127191652"/>
              <w:bookmarkStart w:id="347" w:name="_Toc127278117"/>
              <w:bookmarkEnd w:id="344"/>
              <w:bookmarkEnd w:id="345"/>
              <w:bookmarkEnd w:id="346"/>
              <w:bookmarkEnd w:id="347"/>
            </w:del>
          </w:p>
        </w:tc>
        <w:tc>
          <w:tcPr>
            <w:tcW w:w="4718" w:type="dxa"/>
          </w:tcPr>
          <w:p w14:paraId="64924858" w14:textId="0D973986" w:rsidR="00C27344" w:rsidDel="00D834E2" w:rsidRDefault="00CF6510" w:rsidP="000C7DC9">
            <w:pPr>
              <w:ind w:right="-46"/>
              <w:rPr>
                <w:del w:id="348" w:author="Kumar Baral" w:date="2023-02-13T11:15:00Z"/>
              </w:rPr>
            </w:pPr>
            <w:del w:id="349" w:author="Kumar Baral" w:date="2023-02-13T11:15:00Z">
              <w:r w:rsidDel="00D834E2">
                <w:delText>20 m x 1.5 m x 5.2 m (max. ), 2 nos</w:delText>
              </w:r>
              <w:bookmarkStart w:id="350" w:name="_Toc127182132"/>
              <w:bookmarkStart w:id="351" w:name="_Toc127182469"/>
              <w:bookmarkStart w:id="352" w:name="_Toc127191653"/>
              <w:bookmarkStart w:id="353" w:name="_Toc127278118"/>
              <w:bookmarkEnd w:id="350"/>
              <w:bookmarkEnd w:id="351"/>
              <w:bookmarkEnd w:id="352"/>
              <w:bookmarkEnd w:id="353"/>
            </w:del>
          </w:p>
        </w:tc>
        <w:bookmarkStart w:id="354" w:name="_Toc127182133"/>
        <w:bookmarkStart w:id="355" w:name="_Toc127182470"/>
        <w:bookmarkStart w:id="356" w:name="_Toc127191654"/>
        <w:bookmarkStart w:id="357" w:name="_Toc127278119"/>
        <w:bookmarkEnd w:id="354"/>
        <w:bookmarkEnd w:id="355"/>
        <w:bookmarkEnd w:id="356"/>
        <w:bookmarkEnd w:id="357"/>
      </w:tr>
      <w:tr w:rsidR="00C27344" w:rsidDel="00D834E2" w14:paraId="12DE85CF" w14:textId="7715DE09" w:rsidTr="000C5A61">
        <w:trPr>
          <w:trHeight w:val="476"/>
          <w:del w:id="358" w:author="Kumar Baral" w:date="2023-02-13T11:15:00Z"/>
        </w:trPr>
        <w:tc>
          <w:tcPr>
            <w:tcW w:w="4718" w:type="dxa"/>
          </w:tcPr>
          <w:p w14:paraId="0141299F" w14:textId="3C11F7AE" w:rsidR="00C27344" w:rsidRPr="000C5A61" w:rsidDel="00D834E2" w:rsidRDefault="00AE3520" w:rsidP="000C7DC9">
            <w:pPr>
              <w:ind w:right="-46"/>
              <w:rPr>
                <w:del w:id="359" w:author="Kumar Baral" w:date="2023-02-13T11:15:00Z"/>
                <w:b/>
                <w:bCs/>
              </w:rPr>
            </w:pPr>
            <w:del w:id="360" w:author="Kumar Baral" w:date="2023-02-13T11:15:00Z">
              <w:r w:rsidRPr="000C5A61" w:rsidDel="00D834E2">
                <w:rPr>
                  <w:b/>
                  <w:bCs/>
                </w:rPr>
                <w:delText>Settling Basin</w:delText>
              </w:r>
              <w:bookmarkStart w:id="361" w:name="_Toc127182134"/>
              <w:bookmarkStart w:id="362" w:name="_Toc127182471"/>
              <w:bookmarkStart w:id="363" w:name="_Toc127191655"/>
              <w:bookmarkStart w:id="364" w:name="_Toc127278120"/>
              <w:bookmarkEnd w:id="361"/>
              <w:bookmarkEnd w:id="362"/>
              <w:bookmarkEnd w:id="363"/>
              <w:bookmarkEnd w:id="364"/>
            </w:del>
          </w:p>
        </w:tc>
        <w:tc>
          <w:tcPr>
            <w:tcW w:w="4718" w:type="dxa"/>
          </w:tcPr>
          <w:p w14:paraId="3BE67335" w14:textId="1857B05F" w:rsidR="00CF6510" w:rsidDel="00D834E2" w:rsidRDefault="00CF6510" w:rsidP="000C7DC9">
            <w:pPr>
              <w:ind w:right="-46"/>
              <w:rPr>
                <w:del w:id="365" w:author="Kumar Baral" w:date="2023-02-13T11:15:00Z"/>
              </w:rPr>
            </w:pPr>
            <w:bookmarkStart w:id="366" w:name="_Toc127182135"/>
            <w:bookmarkStart w:id="367" w:name="_Toc127182472"/>
            <w:bookmarkStart w:id="368" w:name="_Toc127191656"/>
            <w:bookmarkStart w:id="369" w:name="_Toc127278121"/>
            <w:bookmarkEnd w:id="366"/>
            <w:bookmarkEnd w:id="367"/>
            <w:bookmarkEnd w:id="368"/>
            <w:bookmarkEnd w:id="369"/>
          </w:p>
        </w:tc>
        <w:bookmarkStart w:id="370" w:name="_Toc127182136"/>
        <w:bookmarkStart w:id="371" w:name="_Toc127182473"/>
        <w:bookmarkStart w:id="372" w:name="_Toc127191657"/>
        <w:bookmarkStart w:id="373" w:name="_Toc127278122"/>
        <w:bookmarkEnd w:id="370"/>
        <w:bookmarkEnd w:id="371"/>
        <w:bookmarkEnd w:id="372"/>
        <w:bookmarkEnd w:id="373"/>
      </w:tr>
      <w:tr w:rsidR="00C27344" w:rsidDel="00D834E2" w14:paraId="765D0746" w14:textId="4DAD52A9" w:rsidTr="000C5A61">
        <w:trPr>
          <w:trHeight w:val="476"/>
          <w:del w:id="374" w:author="Kumar Baral" w:date="2023-02-13T11:15:00Z"/>
        </w:trPr>
        <w:tc>
          <w:tcPr>
            <w:tcW w:w="4718" w:type="dxa"/>
          </w:tcPr>
          <w:p w14:paraId="2C156796" w14:textId="57FB725C" w:rsidR="00C27344" w:rsidDel="00D834E2" w:rsidRDefault="00AE3520" w:rsidP="000C7DC9">
            <w:pPr>
              <w:ind w:right="-46"/>
              <w:rPr>
                <w:del w:id="375" w:author="Kumar Baral" w:date="2023-02-13T11:15:00Z"/>
              </w:rPr>
            </w:pPr>
            <w:del w:id="376" w:author="Kumar Baral" w:date="2023-02-13T11:15:00Z">
              <w:r w:rsidDel="00D834E2">
                <w:delText>No. of bays</w:delText>
              </w:r>
              <w:bookmarkStart w:id="377" w:name="_Toc127182137"/>
              <w:bookmarkStart w:id="378" w:name="_Toc127182474"/>
              <w:bookmarkStart w:id="379" w:name="_Toc127191658"/>
              <w:bookmarkStart w:id="380" w:name="_Toc127278123"/>
              <w:bookmarkEnd w:id="377"/>
              <w:bookmarkEnd w:id="378"/>
              <w:bookmarkEnd w:id="379"/>
              <w:bookmarkEnd w:id="380"/>
            </w:del>
          </w:p>
        </w:tc>
        <w:tc>
          <w:tcPr>
            <w:tcW w:w="4718" w:type="dxa"/>
          </w:tcPr>
          <w:p w14:paraId="4C33B2BE" w14:textId="301917A8" w:rsidR="00C27344" w:rsidDel="00D834E2" w:rsidRDefault="00CF6510" w:rsidP="000C7DC9">
            <w:pPr>
              <w:ind w:right="-46"/>
              <w:rPr>
                <w:del w:id="381" w:author="Kumar Baral" w:date="2023-02-13T11:15:00Z"/>
              </w:rPr>
            </w:pPr>
            <w:del w:id="382" w:author="Kumar Baral" w:date="2023-02-13T11:15:00Z">
              <w:r w:rsidDel="00D834E2">
                <w:delText>4 nos</w:delText>
              </w:r>
              <w:bookmarkStart w:id="383" w:name="_Toc127182138"/>
              <w:bookmarkStart w:id="384" w:name="_Toc127182475"/>
              <w:bookmarkStart w:id="385" w:name="_Toc127191659"/>
              <w:bookmarkStart w:id="386" w:name="_Toc127278124"/>
              <w:bookmarkEnd w:id="383"/>
              <w:bookmarkEnd w:id="384"/>
              <w:bookmarkEnd w:id="385"/>
              <w:bookmarkEnd w:id="386"/>
            </w:del>
          </w:p>
        </w:tc>
        <w:bookmarkStart w:id="387" w:name="_Toc127182139"/>
        <w:bookmarkStart w:id="388" w:name="_Toc127182476"/>
        <w:bookmarkStart w:id="389" w:name="_Toc127191660"/>
        <w:bookmarkStart w:id="390" w:name="_Toc127278125"/>
        <w:bookmarkEnd w:id="387"/>
        <w:bookmarkEnd w:id="388"/>
        <w:bookmarkEnd w:id="389"/>
        <w:bookmarkEnd w:id="390"/>
      </w:tr>
      <w:tr w:rsidR="00C27344" w:rsidDel="00D834E2" w14:paraId="5C243FF8" w14:textId="14AD67AC" w:rsidTr="000C5A61">
        <w:trPr>
          <w:trHeight w:val="462"/>
          <w:del w:id="391" w:author="Kumar Baral" w:date="2023-02-13T11:15:00Z"/>
        </w:trPr>
        <w:tc>
          <w:tcPr>
            <w:tcW w:w="4718" w:type="dxa"/>
          </w:tcPr>
          <w:p w14:paraId="69ED09FA" w14:textId="42C31029" w:rsidR="00C27344" w:rsidDel="00D834E2" w:rsidRDefault="00AE3520" w:rsidP="000C7DC9">
            <w:pPr>
              <w:ind w:right="-46"/>
              <w:rPr>
                <w:del w:id="392" w:author="Kumar Baral" w:date="2023-02-13T11:15:00Z"/>
              </w:rPr>
            </w:pPr>
            <w:del w:id="393" w:author="Kumar Baral" w:date="2023-02-13T11:15:00Z">
              <w:r w:rsidDel="00D834E2">
                <w:delText>Flushing system</w:delText>
              </w:r>
              <w:bookmarkStart w:id="394" w:name="_Toc127182140"/>
              <w:bookmarkStart w:id="395" w:name="_Toc127182477"/>
              <w:bookmarkStart w:id="396" w:name="_Toc127191661"/>
              <w:bookmarkStart w:id="397" w:name="_Toc127278126"/>
              <w:bookmarkEnd w:id="394"/>
              <w:bookmarkEnd w:id="395"/>
              <w:bookmarkEnd w:id="396"/>
              <w:bookmarkEnd w:id="397"/>
            </w:del>
          </w:p>
        </w:tc>
        <w:tc>
          <w:tcPr>
            <w:tcW w:w="4718" w:type="dxa"/>
          </w:tcPr>
          <w:p w14:paraId="45A4BE45" w14:textId="563A4672" w:rsidR="00C27344" w:rsidDel="00D834E2" w:rsidRDefault="00CF6510" w:rsidP="000C7DC9">
            <w:pPr>
              <w:ind w:right="-46"/>
              <w:rPr>
                <w:del w:id="398" w:author="Kumar Baral" w:date="2023-02-13T11:15:00Z"/>
              </w:rPr>
            </w:pPr>
            <w:del w:id="399" w:author="Kumar Baral" w:date="2023-02-13T11:15:00Z">
              <w:r w:rsidDel="00D834E2">
                <w:delText>Serpent sediment sluicing system (S4)</w:delText>
              </w:r>
              <w:bookmarkStart w:id="400" w:name="_Toc127182141"/>
              <w:bookmarkStart w:id="401" w:name="_Toc127182478"/>
              <w:bookmarkStart w:id="402" w:name="_Toc127191662"/>
              <w:bookmarkStart w:id="403" w:name="_Toc127278127"/>
              <w:bookmarkEnd w:id="400"/>
              <w:bookmarkEnd w:id="401"/>
              <w:bookmarkEnd w:id="402"/>
              <w:bookmarkEnd w:id="403"/>
            </w:del>
          </w:p>
        </w:tc>
        <w:bookmarkStart w:id="404" w:name="_Toc127182142"/>
        <w:bookmarkStart w:id="405" w:name="_Toc127182479"/>
        <w:bookmarkStart w:id="406" w:name="_Toc127191663"/>
        <w:bookmarkStart w:id="407" w:name="_Toc127278128"/>
        <w:bookmarkEnd w:id="404"/>
        <w:bookmarkEnd w:id="405"/>
        <w:bookmarkEnd w:id="406"/>
        <w:bookmarkEnd w:id="407"/>
      </w:tr>
      <w:tr w:rsidR="00C27344" w:rsidDel="00D834E2" w14:paraId="1E1176D2" w14:textId="050B5A2E" w:rsidTr="000C5A61">
        <w:trPr>
          <w:trHeight w:val="476"/>
          <w:del w:id="408" w:author="Kumar Baral" w:date="2023-02-13T11:15:00Z"/>
        </w:trPr>
        <w:tc>
          <w:tcPr>
            <w:tcW w:w="4718" w:type="dxa"/>
          </w:tcPr>
          <w:p w14:paraId="75B7044D" w14:textId="488640B6" w:rsidR="00C27344" w:rsidDel="00D834E2" w:rsidRDefault="00AE3520" w:rsidP="000C7DC9">
            <w:pPr>
              <w:ind w:right="-46"/>
              <w:rPr>
                <w:del w:id="409" w:author="Kumar Baral" w:date="2023-02-13T11:15:00Z"/>
              </w:rPr>
            </w:pPr>
            <w:del w:id="410" w:author="Kumar Baral" w:date="2023-02-13T11:15:00Z">
              <w:r w:rsidDel="00D834E2">
                <w:delText>Length</w:delText>
              </w:r>
              <w:bookmarkStart w:id="411" w:name="_Toc127182143"/>
              <w:bookmarkStart w:id="412" w:name="_Toc127182480"/>
              <w:bookmarkStart w:id="413" w:name="_Toc127191664"/>
              <w:bookmarkStart w:id="414" w:name="_Toc127278129"/>
              <w:bookmarkEnd w:id="411"/>
              <w:bookmarkEnd w:id="412"/>
              <w:bookmarkEnd w:id="413"/>
              <w:bookmarkEnd w:id="414"/>
            </w:del>
          </w:p>
        </w:tc>
        <w:tc>
          <w:tcPr>
            <w:tcW w:w="4718" w:type="dxa"/>
          </w:tcPr>
          <w:p w14:paraId="092CFDCE" w14:textId="3C57880E" w:rsidR="00C27344" w:rsidDel="00D834E2" w:rsidRDefault="00CF6510" w:rsidP="000C7DC9">
            <w:pPr>
              <w:ind w:right="-46"/>
              <w:rPr>
                <w:del w:id="415" w:author="Kumar Baral" w:date="2023-02-13T11:15:00Z"/>
              </w:rPr>
            </w:pPr>
            <w:del w:id="416" w:author="Kumar Baral" w:date="2023-02-13T11:15:00Z">
              <w:r w:rsidDel="00D834E2">
                <w:delText xml:space="preserve">Inlet transiton 23.68 m, uniform section 30 m </w:delText>
              </w:r>
              <w:bookmarkStart w:id="417" w:name="_Toc127182144"/>
              <w:bookmarkStart w:id="418" w:name="_Toc127182481"/>
              <w:bookmarkStart w:id="419" w:name="_Toc127191665"/>
              <w:bookmarkStart w:id="420" w:name="_Toc127278130"/>
              <w:bookmarkEnd w:id="417"/>
              <w:bookmarkEnd w:id="418"/>
              <w:bookmarkEnd w:id="419"/>
              <w:bookmarkEnd w:id="420"/>
            </w:del>
          </w:p>
        </w:tc>
        <w:bookmarkStart w:id="421" w:name="_Toc127182145"/>
        <w:bookmarkStart w:id="422" w:name="_Toc127182482"/>
        <w:bookmarkStart w:id="423" w:name="_Toc127191666"/>
        <w:bookmarkStart w:id="424" w:name="_Toc127278131"/>
        <w:bookmarkEnd w:id="421"/>
        <w:bookmarkEnd w:id="422"/>
        <w:bookmarkEnd w:id="423"/>
        <w:bookmarkEnd w:id="424"/>
      </w:tr>
      <w:tr w:rsidR="00C27344" w:rsidDel="00D834E2" w14:paraId="31E857FF" w14:textId="0AAAF180" w:rsidTr="000C5A61">
        <w:trPr>
          <w:trHeight w:val="846"/>
          <w:del w:id="425" w:author="Kumar Baral" w:date="2023-02-13T11:15:00Z"/>
        </w:trPr>
        <w:tc>
          <w:tcPr>
            <w:tcW w:w="4718" w:type="dxa"/>
          </w:tcPr>
          <w:p w14:paraId="1300F2C7" w14:textId="56F2C70C" w:rsidR="00C27344" w:rsidDel="00D834E2" w:rsidRDefault="00AE3520" w:rsidP="000C7DC9">
            <w:pPr>
              <w:ind w:right="-46"/>
              <w:rPr>
                <w:del w:id="426" w:author="Kumar Baral" w:date="2023-02-13T11:15:00Z"/>
              </w:rPr>
            </w:pPr>
            <w:del w:id="427" w:author="Kumar Baral" w:date="2023-02-13T11:15:00Z">
              <w:r w:rsidDel="00D834E2">
                <w:delText xml:space="preserve">Width of inlet transition, start </w:delText>
              </w:r>
              <w:bookmarkStart w:id="428" w:name="_Toc127182146"/>
              <w:bookmarkStart w:id="429" w:name="_Toc127182483"/>
              <w:bookmarkStart w:id="430" w:name="_Toc127191667"/>
              <w:bookmarkStart w:id="431" w:name="_Toc127278132"/>
              <w:bookmarkEnd w:id="428"/>
              <w:bookmarkEnd w:id="429"/>
              <w:bookmarkEnd w:id="430"/>
              <w:bookmarkEnd w:id="431"/>
            </w:del>
          </w:p>
          <w:p w14:paraId="1F08057F" w14:textId="3ACB0834" w:rsidR="00AE3520" w:rsidDel="00D834E2" w:rsidRDefault="00AE3520" w:rsidP="000C7DC9">
            <w:pPr>
              <w:ind w:right="-46"/>
              <w:rPr>
                <w:del w:id="432" w:author="Kumar Baral" w:date="2023-02-13T11:15:00Z"/>
              </w:rPr>
            </w:pPr>
            <w:del w:id="433" w:author="Kumar Baral" w:date="2023-02-13T11:15:00Z">
              <w:r w:rsidDel="00D834E2">
                <w:delText>Width of uniform section</w:delText>
              </w:r>
              <w:bookmarkStart w:id="434" w:name="_Toc127182147"/>
              <w:bookmarkStart w:id="435" w:name="_Toc127182484"/>
              <w:bookmarkStart w:id="436" w:name="_Toc127191668"/>
              <w:bookmarkStart w:id="437" w:name="_Toc127278133"/>
              <w:bookmarkEnd w:id="434"/>
              <w:bookmarkEnd w:id="435"/>
              <w:bookmarkEnd w:id="436"/>
              <w:bookmarkEnd w:id="437"/>
            </w:del>
          </w:p>
        </w:tc>
        <w:tc>
          <w:tcPr>
            <w:tcW w:w="4718" w:type="dxa"/>
          </w:tcPr>
          <w:p w14:paraId="55A027B5" w14:textId="05BC915B" w:rsidR="00C27344" w:rsidDel="00D834E2" w:rsidRDefault="00CF6510" w:rsidP="000C7DC9">
            <w:pPr>
              <w:ind w:right="-46"/>
              <w:rPr>
                <w:del w:id="438" w:author="Kumar Baral" w:date="2023-02-13T11:15:00Z"/>
              </w:rPr>
            </w:pPr>
            <w:del w:id="439" w:author="Kumar Baral" w:date="2023-02-13T11:15:00Z">
              <w:r w:rsidDel="00D834E2">
                <w:delText>1.5 m 2 nos (3 m total)</w:delText>
              </w:r>
              <w:bookmarkStart w:id="440" w:name="_Toc127182148"/>
              <w:bookmarkStart w:id="441" w:name="_Toc127182485"/>
              <w:bookmarkStart w:id="442" w:name="_Toc127191669"/>
              <w:bookmarkStart w:id="443" w:name="_Toc127278134"/>
              <w:bookmarkEnd w:id="440"/>
              <w:bookmarkEnd w:id="441"/>
              <w:bookmarkEnd w:id="442"/>
              <w:bookmarkEnd w:id="443"/>
            </w:del>
          </w:p>
          <w:p w14:paraId="11C79D40" w14:textId="41D1049E" w:rsidR="00CF6510" w:rsidDel="00D834E2" w:rsidRDefault="00CF6510" w:rsidP="000C7DC9">
            <w:pPr>
              <w:ind w:right="-46"/>
              <w:rPr>
                <w:del w:id="444" w:author="Kumar Baral" w:date="2023-02-13T11:15:00Z"/>
              </w:rPr>
            </w:pPr>
            <w:del w:id="445" w:author="Kumar Baral" w:date="2023-02-13T11:15:00Z">
              <w:r w:rsidDel="00D834E2">
                <w:delText>4.0 m (width of one bay)</w:delText>
              </w:r>
              <w:bookmarkStart w:id="446" w:name="_Toc127182149"/>
              <w:bookmarkStart w:id="447" w:name="_Toc127182486"/>
              <w:bookmarkStart w:id="448" w:name="_Toc127191670"/>
              <w:bookmarkStart w:id="449" w:name="_Toc127278135"/>
              <w:bookmarkEnd w:id="446"/>
              <w:bookmarkEnd w:id="447"/>
              <w:bookmarkEnd w:id="448"/>
              <w:bookmarkEnd w:id="449"/>
            </w:del>
          </w:p>
        </w:tc>
        <w:bookmarkStart w:id="450" w:name="_Toc127182150"/>
        <w:bookmarkStart w:id="451" w:name="_Toc127182487"/>
        <w:bookmarkStart w:id="452" w:name="_Toc127191671"/>
        <w:bookmarkStart w:id="453" w:name="_Toc127278136"/>
        <w:bookmarkEnd w:id="450"/>
        <w:bookmarkEnd w:id="451"/>
        <w:bookmarkEnd w:id="452"/>
        <w:bookmarkEnd w:id="453"/>
      </w:tr>
      <w:tr w:rsidR="00C27344" w:rsidDel="00D834E2" w14:paraId="476C09CA" w14:textId="4AAF5EA4" w:rsidTr="000C5A61">
        <w:trPr>
          <w:trHeight w:val="462"/>
          <w:del w:id="454" w:author="Kumar Baral" w:date="2023-02-13T11:15:00Z"/>
        </w:trPr>
        <w:tc>
          <w:tcPr>
            <w:tcW w:w="4718" w:type="dxa"/>
          </w:tcPr>
          <w:p w14:paraId="3984B0DF" w14:textId="155112FC" w:rsidR="00C27344" w:rsidDel="00D834E2" w:rsidRDefault="00AE3520" w:rsidP="000C7DC9">
            <w:pPr>
              <w:ind w:right="-46"/>
              <w:rPr>
                <w:del w:id="455" w:author="Kumar Baral" w:date="2023-02-13T11:15:00Z"/>
              </w:rPr>
            </w:pPr>
            <w:del w:id="456" w:author="Kumar Baral" w:date="2023-02-13T11:15:00Z">
              <w:r w:rsidDel="00D834E2">
                <w:delText>Total depth (including hopper)</w:delText>
              </w:r>
              <w:bookmarkStart w:id="457" w:name="_Toc127182151"/>
              <w:bookmarkStart w:id="458" w:name="_Toc127182488"/>
              <w:bookmarkStart w:id="459" w:name="_Toc127191672"/>
              <w:bookmarkStart w:id="460" w:name="_Toc127278137"/>
              <w:bookmarkEnd w:id="457"/>
              <w:bookmarkEnd w:id="458"/>
              <w:bookmarkEnd w:id="459"/>
              <w:bookmarkEnd w:id="460"/>
            </w:del>
          </w:p>
        </w:tc>
        <w:tc>
          <w:tcPr>
            <w:tcW w:w="4718" w:type="dxa"/>
          </w:tcPr>
          <w:p w14:paraId="32822FAF" w14:textId="01739889" w:rsidR="00C27344" w:rsidDel="00D834E2" w:rsidRDefault="00CF6510" w:rsidP="000C7DC9">
            <w:pPr>
              <w:ind w:right="-46"/>
              <w:rPr>
                <w:del w:id="461" w:author="Kumar Baral" w:date="2023-02-13T11:15:00Z"/>
              </w:rPr>
            </w:pPr>
            <w:del w:id="462" w:author="Kumar Baral" w:date="2023-02-13T11:15:00Z">
              <w:r w:rsidDel="00D834E2">
                <w:delText>6.9 m</w:delText>
              </w:r>
              <w:bookmarkStart w:id="463" w:name="_Toc127182152"/>
              <w:bookmarkStart w:id="464" w:name="_Toc127182489"/>
              <w:bookmarkStart w:id="465" w:name="_Toc127191673"/>
              <w:bookmarkStart w:id="466" w:name="_Toc127278138"/>
              <w:bookmarkEnd w:id="463"/>
              <w:bookmarkEnd w:id="464"/>
              <w:bookmarkEnd w:id="465"/>
              <w:bookmarkEnd w:id="466"/>
            </w:del>
          </w:p>
        </w:tc>
        <w:bookmarkStart w:id="467" w:name="_Toc127182153"/>
        <w:bookmarkStart w:id="468" w:name="_Toc127182490"/>
        <w:bookmarkStart w:id="469" w:name="_Toc127191674"/>
        <w:bookmarkStart w:id="470" w:name="_Toc127278139"/>
        <w:bookmarkEnd w:id="467"/>
        <w:bookmarkEnd w:id="468"/>
        <w:bookmarkEnd w:id="469"/>
        <w:bookmarkEnd w:id="470"/>
      </w:tr>
      <w:tr w:rsidR="00CF6510" w:rsidDel="00D834E2" w14:paraId="5638DC04" w14:textId="454E5848" w:rsidTr="000C5A61">
        <w:trPr>
          <w:trHeight w:val="462"/>
          <w:del w:id="471" w:author="Kumar Baral" w:date="2023-02-13T11:15:00Z"/>
        </w:trPr>
        <w:tc>
          <w:tcPr>
            <w:tcW w:w="4718" w:type="dxa"/>
          </w:tcPr>
          <w:p w14:paraId="7931C11A" w14:textId="44CE8D20" w:rsidR="00CF6510" w:rsidDel="00D834E2" w:rsidRDefault="00CF6510" w:rsidP="000C7DC9">
            <w:pPr>
              <w:ind w:right="-46"/>
              <w:rPr>
                <w:del w:id="472" w:author="Kumar Baral" w:date="2023-02-13T11:15:00Z"/>
              </w:rPr>
            </w:pPr>
            <w:del w:id="473" w:author="Kumar Baral" w:date="2023-02-13T11:15:00Z">
              <w:r w:rsidDel="00D834E2">
                <w:delText>Hopper Depth</w:delText>
              </w:r>
              <w:bookmarkStart w:id="474" w:name="_Toc127182154"/>
              <w:bookmarkStart w:id="475" w:name="_Toc127182491"/>
              <w:bookmarkStart w:id="476" w:name="_Toc127191675"/>
              <w:bookmarkStart w:id="477" w:name="_Toc127278140"/>
              <w:bookmarkEnd w:id="474"/>
              <w:bookmarkEnd w:id="475"/>
              <w:bookmarkEnd w:id="476"/>
              <w:bookmarkEnd w:id="477"/>
            </w:del>
          </w:p>
        </w:tc>
        <w:tc>
          <w:tcPr>
            <w:tcW w:w="4718" w:type="dxa"/>
          </w:tcPr>
          <w:p w14:paraId="04CA0BF1" w14:textId="4308D7DF" w:rsidR="00CF6510" w:rsidDel="00D834E2" w:rsidRDefault="00CF6510" w:rsidP="000C7DC9">
            <w:pPr>
              <w:ind w:right="-46"/>
              <w:rPr>
                <w:del w:id="478" w:author="Kumar Baral" w:date="2023-02-13T11:15:00Z"/>
              </w:rPr>
            </w:pPr>
            <w:del w:id="479" w:author="Kumar Baral" w:date="2023-02-13T11:15:00Z">
              <w:r w:rsidDel="00D834E2">
                <w:delText>1.7 m</w:delText>
              </w:r>
              <w:bookmarkStart w:id="480" w:name="_Toc127182155"/>
              <w:bookmarkStart w:id="481" w:name="_Toc127182492"/>
              <w:bookmarkStart w:id="482" w:name="_Toc127191676"/>
              <w:bookmarkStart w:id="483" w:name="_Toc127278141"/>
              <w:bookmarkEnd w:id="480"/>
              <w:bookmarkEnd w:id="481"/>
              <w:bookmarkEnd w:id="482"/>
              <w:bookmarkEnd w:id="483"/>
            </w:del>
          </w:p>
        </w:tc>
        <w:bookmarkStart w:id="484" w:name="_Toc127182156"/>
        <w:bookmarkStart w:id="485" w:name="_Toc127182493"/>
        <w:bookmarkStart w:id="486" w:name="_Toc127191677"/>
        <w:bookmarkStart w:id="487" w:name="_Toc127278142"/>
        <w:bookmarkEnd w:id="484"/>
        <w:bookmarkEnd w:id="485"/>
        <w:bookmarkEnd w:id="486"/>
        <w:bookmarkEnd w:id="487"/>
      </w:tr>
      <w:tr w:rsidR="00C27344" w:rsidDel="00D834E2" w14:paraId="6ECB1E36" w14:textId="136DB503" w:rsidTr="000C5A61">
        <w:trPr>
          <w:trHeight w:val="740"/>
          <w:del w:id="488" w:author="Kumar Baral" w:date="2023-02-13T11:15:00Z"/>
        </w:trPr>
        <w:tc>
          <w:tcPr>
            <w:tcW w:w="4718" w:type="dxa"/>
          </w:tcPr>
          <w:p w14:paraId="16C07396" w14:textId="5729C661" w:rsidR="00C27344" w:rsidDel="00D834E2" w:rsidRDefault="00AE3520" w:rsidP="000C7DC9">
            <w:pPr>
              <w:ind w:right="-46"/>
              <w:rPr>
                <w:del w:id="489" w:author="Kumar Baral" w:date="2023-02-13T11:15:00Z"/>
              </w:rPr>
            </w:pPr>
            <w:del w:id="490" w:author="Kumar Baral" w:date="2023-02-13T11:15:00Z">
              <w:r w:rsidDel="00D834E2">
                <w:delText>Transition section between the settling basin outlet and the headrace tunnel portal</w:delText>
              </w:r>
              <w:bookmarkStart w:id="491" w:name="_Toc127182157"/>
              <w:bookmarkStart w:id="492" w:name="_Toc127182494"/>
              <w:bookmarkStart w:id="493" w:name="_Toc127191678"/>
              <w:bookmarkStart w:id="494" w:name="_Toc127278143"/>
              <w:bookmarkEnd w:id="491"/>
              <w:bookmarkEnd w:id="492"/>
              <w:bookmarkEnd w:id="493"/>
              <w:bookmarkEnd w:id="494"/>
            </w:del>
          </w:p>
        </w:tc>
        <w:tc>
          <w:tcPr>
            <w:tcW w:w="4718" w:type="dxa"/>
          </w:tcPr>
          <w:p w14:paraId="701EF5DD" w14:textId="05226447" w:rsidR="00C27344" w:rsidDel="00D834E2" w:rsidRDefault="00CF6510" w:rsidP="000C7DC9">
            <w:pPr>
              <w:ind w:right="-46"/>
              <w:rPr>
                <w:del w:id="495" w:author="Kumar Baral" w:date="2023-02-13T11:15:00Z"/>
              </w:rPr>
            </w:pPr>
            <w:del w:id="496" w:author="Kumar Baral" w:date="2023-02-13T11:15:00Z">
              <w:r w:rsidDel="00D834E2">
                <w:delText>18.5 m long and 6.0 m wide side channel</w:delText>
              </w:r>
              <w:bookmarkStart w:id="497" w:name="_Toc127182158"/>
              <w:bookmarkStart w:id="498" w:name="_Toc127182495"/>
              <w:bookmarkStart w:id="499" w:name="_Toc127191679"/>
              <w:bookmarkStart w:id="500" w:name="_Toc127278144"/>
              <w:bookmarkEnd w:id="497"/>
              <w:bookmarkEnd w:id="498"/>
              <w:bookmarkEnd w:id="499"/>
              <w:bookmarkEnd w:id="500"/>
            </w:del>
          </w:p>
        </w:tc>
        <w:bookmarkStart w:id="501" w:name="_Toc127182159"/>
        <w:bookmarkStart w:id="502" w:name="_Toc127182496"/>
        <w:bookmarkStart w:id="503" w:name="_Toc127191680"/>
        <w:bookmarkStart w:id="504" w:name="_Toc127278145"/>
        <w:bookmarkEnd w:id="501"/>
        <w:bookmarkEnd w:id="502"/>
        <w:bookmarkEnd w:id="503"/>
        <w:bookmarkEnd w:id="504"/>
      </w:tr>
      <w:tr w:rsidR="00C27344" w:rsidDel="00D834E2" w14:paraId="2543E140" w14:textId="7D9622DE" w:rsidTr="000C5A61">
        <w:trPr>
          <w:trHeight w:val="476"/>
          <w:del w:id="505" w:author="Kumar Baral" w:date="2023-02-13T11:15:00Z"/>
        </w:trPr>
        <w:tc>
          <w:tcPr>
            <w:tcW w:w="4718" w:type="dxa"/>
          </w:tcPr>
          <w:p w14:paraId="0152F26F" w14:textId="2F9EBCD6" w:rsidR="00C27344" w:rsidRPr="000C5A61" w:rsidDel="00D834E2" w:rsidRDefault="00AE3520" w:rsidP="000C7DC9">
            <w:pPr>
              <w:ind w:right="-46"/>
              <w:rPr>
                <w:del w:id="506" w:author="Kumar Baral" w:date="2023-02-13T11:15:00Z"/>
                <w:b/>
                <w:bCs/>
              </w:rPr>
            </w:pPr>
            <w:del w:id="507" w:author="Kumar Baral" w:date="2023-02-13T11:15:00Z">
              <w:r w:rsidRPr="000C5A61" w:rsidDel="00D834E2">
                <w:rPr>
                  <w:b/>
                  <w:bCs/>
                </w:rPr>
                <w:delText>Headrace tunnel</w:delText>
              </w:r>
              <w:bookmarkStart w:id="508" w:name="_Toc127182160"/>
              <w:bookmarkStart w:id="509" w:name="_Toc127182497"/>
              <w:bookmarkStart w:id="510" w:name="_Toc127191681"/>
              <w:bookmarkStart w:id="511" w:name="_Toc127278146"/>
              <w:bookmarkEnd w:id="508"/>
              <w:bookmarkEnd w:id="509"/>
              <w:bookmarkEnd w:id="510"/>
              <w:bookmarkEnd w:id="511"/>
            </w:del>
          </w:p>
        </w:tc>
        <w:tc>
          <w:tcPr>
            <w:tcW w:w="4718" w:type="dxa"/>
          </w:tcPr>
          <w:p w14:paraId="662B46B1" w14:textId="77BF3661" w:rsidR="00C27344" w:rsidDel="00D834E2" w:rsidRDefault="00C27344" w:rsidP="000C7DC9">
            <w:pPr>
              <w:ind w:right="-46"/>
              <w:rPr>
                <w:del w:id="512" w:author="Kumar Baral" w:date="2023-02-13T11:15:00Z"/>
              </w:rPr>
            </w:pPr>
            <w:bookmarkStart w:id="513" w:name="_Toc127182161"/>
            <w:bookmarkStart w:id="514" w:name="_Toc127182498"/>
            <w:bookmarkStart w:id="515" w:name="_Toc127191682"/>
            <w:bookmarkStart w:id="516" w:name="_Toc127278147"/>
            <w:bookmarkEnd w:id="513"/>
            <w:bookmarkEnd w:id="514"/>
            <w:bookmarkEnd w:id="515"/>
            <w:bookmarkEnd w:id="516"/>
          </w:p>
        </w:tc>
        <w:bookmarkStart w:id="517" w:name="_Toc127182162"/>
        <w:bookmarkStart w:id="518" w:name="_Toc127182499"/>
        <w:bookmarkStart w:id="519" w:name="_Toc127191683"/>
        <w:bookmarkStart w:id="520" w:name="_Toc127278148"/>
        <w:bookmarkEnd w:id="517"/>
        <w:bookmarkEnd w:id="518"/>
        <w:bookmarkEnd w:id="519"/>
        <w:bookmarkEnd w:id="520"/>
      </w:tr>
      <w:tr w:rsidR="00C27344" w:rsidDel="00D834E2" w14:paraId="795F33EC" w14:textId="36538257" w:rsidTr="000C5A61">
        <w:trPr>
          <w:trHeight w:val="462"/>
          <w:del w:id="521" w:author="Kumar Baral" w:date="2023-02-13T11:15:00Z"/>
        </w:trPr>
        <w:tc>
          <w:tcPr>
            <w:tcW w:w="4718" w:type="dxa"/>
          </w:tcPr>
          <w:p w14:paraId="31AFF6A4" w14:textId="27657616" w:rsidR="00C27344" w:rsidDel="00D834E2" w:rsidRDefault="00AE3520" w:rsidP="000C7DC9">
            <w:pPr>
              <w:ind w:right="-46"/>
              <w:rPr>
                <w:del w:id="522" w:author="Kumar Baral" w:date="2023-02-13T11:15:00Z"/>
              </w:rPr>
            </w:pPr>
            <w:del w:id="523" w:author="Kumar Baral" w:date="2023-02-13T11:15:00Z">
              <w:r w:rsidDel="00D834E2">
                <w:delText>Shape</w:delText>
              </w:r>
              <w:bookmarkStart w:id="524" w:name="_Toc127182163"/>
              <w:bookmarkStart w:id="525" w:name="_Toc127182500"/>
              <w:bookmarkStart w:id="526" w:name="_Toc127191684"/>
              <w:bookmarkStart w:id="527" w:name="_Toc127278149"/>
              <w:bookmarkEnd w:id="524"/>
              <w:bookmarkEnd w:id="525"/>
              <w:bookmarkEnd w:id="526"/>
              <w:bookmarkEnd w:id="527"/>
            </w:del>
          </w:p>
        </w:tc>
        <w:tc>
          <w:tcPr>
            <w:tcW w:w="4718" w:type="dxa"/>
          </w:tcPr>
          <w:p w14:paraId="4695BC22" w14:textId="30F4B1BE" w:rsidR="00C27344" w:rsidDel="00D834E2" w:rsidRDefault="00CF6510" w:rsidP="000C7DC9">
            <w:pPr>
              <w:ind w:right="-46"/>
              <w:rPr>
                <w:del w:id="528" w:author="Kumar Baral" w:date="2023-02-13T11:15:00Z"/>
              </w:rPr>
            </w:pPr>
            <w:del w:id="529" w:author="Kumar Baral" w:date="2023-02-13T11:15:00Z">
              <w:r w:rsidDel="00D834E2">
                <w:delText>D-shped fully lined (concrete /stone Masonry)</w:delText>
              </w:r>
              <w:bookmarkStart w:id="530" w:name="_Toc127182164"/>
              <w:bookmarkStart w:id="531" w:name="_Toc127182501"/>
              <w:bookmarkStart w:id="532" w:name="_Toc127191685"/>
              <w:bookmarkStart w:id="533" w:name="_Toc127278150"/>
              <w:bookmarkEnd w:id="530"/>
              <w:bookmarkEnd w:id="531"/>
              <w:bookmarkEnd w:id="532"/>
              <w:bookmarkEnd w:id="533"/>
            </w:del>
          </w:p>
        </w:tc>
        <w:bookmarkStart w:id="534" w:name="_Toc127182165"/>
        <w:bookmarkStart w:id="535" w:name="_Toc127182502"/>
        <w:bookmarkStart w:id="536" w:name="_Toc127191686"/>
        <w:bookmarkStart w:id="537" w:name="_Toc127278151"/>
        <w:bookmarkEnd w:id="534"/>
        <w:bookmarkEnd w:id="535"/>
        <w:bookmarkEnd w:id="536"/>
        <w:bookmarkEnd w:id="537"/>
      </w:tr>
      <w:tr w:rsidR="00C27344" w:rsidDel="00D834E2" w14:paraId="682EAEA6" w14:textId="6A004776" w:rsidTr="000C5A61">
        <w:trPr>
          <w:trHeight w:val="476"/>
          <w:del w:id="538" w:author="Kumar Baral" w:date="2023-02-13T11:15:00Z"/>
        </w:trPr>
        <w:tc>
          <w:tcPr>
            <w:tcW w:w="4718" w:type="dxa"/>
          </w:tcPr>
          <w:p w14:paraId="5457E130" w14:textId="1907417A" w:rsidR="00C27344" w:rsidDel="00D834E2" w:rsidRDefault="00AE3520" w:rsidP="000C7DC9">
            <w:pPr>
              <w:ind w:right="-46"/>
              <w:rPr>
                <w:del w:id="539" w:author="Kumar Baral" w:date="2023-02-13T11:15:00Z"/>
              </w:rPr>
            </w:pPr>
            <w:del w:id="540" w:author="Kumar Baral" w:date="2023-02-13T11:15:00Z">
              <w:r w:rsidDel="00D834E2">
                <w:delText>Length</w:delText>
              </w:r>
              <w:bookmarkStart w:id="541" w:name="_Toc127182166"/>
              <w:bookmarkStart w:id="542" w:name="_Toc127182503"/>
              <w:bookmarkStart w:id="543" w:name="_Toc127191687"/>
              <w:bookmarkStart w:id="544" w:name="_Toc127278152"/>
              <w:bookmarkEnd w:id="541"/>
              <w:bookmarkEnd w:id="542"/>
              <w:bookmarkEnd w:id="543"/>
              <w:bookmarkEnd w:id="544"/>
            </w:del>
          </w:p>
        </w:tc>
        <w:tc>
          <w:tcPr>
            <w:tcW w:w="4718" w:type="dxa"/>
          </w:tcPr>
          <w:p w14:paraId="4A66E366" w14:textId="0E8045BE" w:rsidR="00C27344" w:rsidDel="00D834E2" w:rsidRDefault="00CF6510" w:rsidP="000C7DC9">
            <w:pPr>
              <w:ind w:right="-46"/>
              <w:rPr>
                <w:del w:id="545" w:author="Kumar Baral" w:date="2023-02-13T11:15:00Z"/>
              </w:rPr>
            </w:pPr>
            <w:del w:id="546" w:author="Kumar Baral" w:date="2023-02-13T11:15:00Z">
              <w:r w:rsidDel="00D834E2">
                <w:delText>1284 m</w:delText>
              </w:r>
              <w:bookmarkStart w:id="547" w:name="_Toc127182167"/>
              <w:bookmarkStart w:id="548" w:name="_Toc127182504"/>
              <w:bookmarkStart w:id="549" w:name="_Toc127191688"/>
              <w:bookmarkStart w:id="550" w:name="_Toc127278153"/>
              <w:bookmarkEnd w:id="547"/>
              <w:bookmarkEnd w:id="548"/>
              <w:bookmarkEnd w:id="549"/>
              <w:bookmarkEnd w:id="550"/>
            </w:del>
          </w:p>
        </w:tc>
        <w:bookmarkStart w:id="551" w:name="_Toc127182168"/>
        <w:bookmarkStart w:id="552" w:name="_Toc127182505"/>
        <w:bookmarkStart w:id="553" w:name="_Toc127191689"/>
        <w:bookmarkStart w:id="554" w:name="_Toc127278154"/>
        <w:bookmarkEnd w:id="551"/>
        <w:bookmarkEnd w:id="552"/>
        <w:bookmarkEnd w:id="553"/>
        <w:bookmarkEnd w:id="554"/>
      </w:tr>
      <w:tr w:rsidR="00C27344" w:rsidDel="00D834E2" w14:paraId="6CA2ED3D" w14:textId="1D18DE4A" w:rsidTr="000C5A61">
        <w:trPr>
          <w:trHeight w:val="476"/>
          <w:del w:id="555" w:author="Kumar Baral" w:date="2023-02-13T11:15:00Z"/>
        </w:trPr>
        <w:tc>
          <w:tcPr>
            <w:tcW w:w="4718" w:type="dxa"/>
          </w:tcPr>
          <w:p w14:paraId="61EEF40A" w14:textId="6A8159D4" w:rsidR="00C27344" w:rsidDel="00D834E2" w:rsidRDefault="00AE3520" w:rsidP="000C7DC9">
            <w:pPr>
              <w:ind w:right="-46"/>
              <w:rPr>
                <w:del w:id="556" w:author="Kumar Baral" w:date="2023-02-13T11:15:00Z"/>
              </w:rPr>
            </w:pPr>
            <w:del w:id="557" w:author="Kumar Baral" w:date="2023-02-13T11:15:00Z">
              <w:r w:rsidDel="00D834E2">
                <w:delText>Corss sectional area</w:delText>
              </w:r>
              <w:bookmarkStart w:id="558" w:name="_Toc127182169"/>
              <w:bookmarkStart w:id="559" w:name="_Toc127182506"/>
              <w:bookmarkStart w:id="560" w:name="_Toc127191690"/>
              <w:bookmarkStart w:id="561" w:name="_Toc127278155"/>
              <w:bookmarkEnd w:id="558"/>
              <w:bookmarkEnd w:id="559"/>
              <w:bookmarkEnd w:id="560"/>
              <w:bookmarkEnd w:id="561"/>
            </w:del>
          </w:p>
        </w:tc>
        <w:tc>
          <w:tcPr>
            <w:tcW w:w="4718" w:type="dxa"/>
          </w:tcPr>
          <w:p w14:paraId="27150664" w14:textId="16DFA710" w:rsidR="00C27344" w:rsidDel="00D834E2" w:rsidRDefault="00CF6510" w:rsidP="000C7DC9">
            <w:pPr>
              <w:ind w:right="-46"/>
              <w:rPr>
                <w:del w:id="562" w:author="Kumar Baral" w:date="2023-02-13T11:15:00Z"/>
              </w:rPr>
            </w:pPr>
            <w:del w:id="563" w:author="Kumar Baral" w:date="2023-02-13T11:15:00Z">
              <w:r w:rsidDel="00D834E2">
                <w:delText>4.25 m</w:delText>
              </w:r>
              <w:r w:rsidRPr="00CF6510" w:rsidDel="00D834E2">
                <w:rPr>
                  <w:vertAlign w:val="superscript"/>
                </w:rPr>
                <w:delText>2</w:delText>
              </w:r>
              <w:bookmarkStart w:id="564" w:name="_Toc127182170"/>
              <w:bookmarkStart w:id="565" w:name="_Toc127182507"/>
              <w:bookmarkStart w:id="566" w:name="_Toc127191691"/>
              <w:bookmarkStart w:id="567" w:name="_Toc127278156"/>
              <w:bookmarkEnd w:id="564"/>
              <w:bookmarkEnd w:id="565"/>
              <w:bookmarkEnd w:id="566"/>
              <w:bookmarkEnd w:id="567"/>
            </w:del>
          </w:p>
        </w:tc>
        <w:bookmarkStart w:id="568" w:name="_Toc127182171"/>
        <w:bookmarkStart w:id="569" w:name="_Toc127182508"/>
        <w:bookmarkStart w:id="570" w:name="_Toc127191692"/>
        <w:bookmarkStart w:id="571" w:name="_Toc127278157"/>
        <w:bookmarkEnd w:id="568"/>
        <w:bookmarkEnd w:id="569"/>
        <w:bookmarkEnd w:id="570"/>
        <w:bookmarkEnd w:id="571"/>
      </w:tr>
      <w:tr w:rsidR="00C27344" w:rsidDel="00D834E2" w14:paraId="52D70A65" w14:textId="72CA4227" w:rsidTr="000C5A61">
        <w:trPr>
          <w:trHeight w:val="462"/>
          <w:del w:id="572" w:author="Kumar Baral" w:date="2023-02-13T11:15:00Z"/>
        </w:trPr>
        <w:tc>
          <w:tcPr>
            <w:tcW w:w="4718" w:type="dxa"/>
          </w:tcPr>
          <w:p w14:paraId="41741EDE" w14:textId="55D8D509" w:rsidR="00C27344" w:rsidRPr="000C5A61" w:rsidDel="00D834E2" w:rsidRDefault="00AE3520" w:rsidP="000C7DC9">
            <w:pPr>
              <w:ind w:right="-46"/>
              <w:rPr>
                <w:del w:id="573" w:author="Kumar Baral" w:date="2023-02-13T11:15:00Z"/>
                <w:b/>
                <w:bCs/>
              </w:rPr>
            </w:pPr>
            <w:del w:id="574" w:author="Kumar Baral" w:date="2023-02-13T11:15:00Z">
              <w:r w:rsidRPr="000C5A61" w:rsidDel="00D834E2">
                <w:rPr>
                  <w:b/>
                  <w:bCs/>
                </w:rPr>
                <w:delText>Irrigation system</w:delText>
              </w:r>
              <w:bookmarkStart w:id="575" w:name="_Toc127182172"/>
              <w:bookmarkStart w:id="576" w:name="_Toc127182509"/>
              <w:bookmarkStart w:id="577" w:name="_Toc127191693"/>
              <w:bookmarkStart w:id="578" w:name="_Toc127278158"/>
              <w:bookmarkEnd w:id="575"/>
              <w:bookmarkEnd w:id="576"/>
              <w:bookmarkEnd w:id="577"/>
              <w:bookmarkEnd w:id="578"/>
            </w:del>
          </w:p>
        </w:tc>
        <w:tc>
          <w:tcPr>
            <w:tcW w:w="4718" w:type="dxa"/>
          </w:tcPr>
          <w:p w14:paraId="1ED0FF18" w14:textId="7A719767" w:rsidR="00C27344" w:rsidDel="00D834E2" w:rsidRDefault="00C27344" w:rsidP="000C7DC9">
            <w:pPr>
              <w:ind w:right="-46"/>
              <w:rPr>
                <w:del w:id="579" w:author="Kumar Baral" w:date="2023-02-13T11:15:00Z"/>
              </w:rPr>
            </w:pPr>
            <w:bookmarkStart w:id="580" w:name="_Toc127182173"/>
            <w:bookmarkStart w:id="581" w:name="_Toc127182510"/>
            <w:bookmarkStart w:id="582" w:name="_Toc127191694"/>
            <w:bookmarkStart w:id="583" w:name="_Toc127278159"/>
            <w:bookmarkEnd w:id="580"/>
            <w:bookmarkEnd w:id="581"/>
            <w:bookmarkEnd w:id="582"/>
            <w:bookmarkEnd w:id="583"/>
          </w:p>
        </w:tc>
        <w:bookmarkStart w:id="584" w:name="_Toc127182174"/>
        <w:bookmarkStart w:id="585" w:name="_Toc127182511"/>
        <w:bookmarkStart w:id="586" w:name="_Toc127191695"/>
        <w:bookmarkStart w:id="587" w:name="_Toc127278160"/>
        <w:bookmarkEnd w:id="584"/>
        <w:bookmarkEnd w:id="585"/>
        <w:bookmarkEnd w:id="586"/>
        <w:bookmarkEnd w:id="587"/>
      </w:tr>
      <w:tr w:rsidR="00C27344" w:rsidDel="00D834E2" w14:paraId="0AAAB12F" w14:textId="63EC44CA" w:rsidTr="000C5A61">
        <w:trPr>
          <w:trHeight w:val="476"/>
          <w:del w:id="588" w:author="Kumar Baral" w:date="2023-02-13T11:15:00Z"/>
        </w:trPr>
        <w:tc>
          <w:tcPr>
            <w:tcW w:w="4718" w:type="dxa"/>
          </w:tcPr>
          <w:p w14:paraId="1EB693E5" w14:textId="6A5288E2" w:rsidR="00C27344" w:rsidDel="00D834E2" w:rsidRDefault="00AE3520" w:rsidP="000C7DC9">
            <w:pPr>
              <w:ind w:right="-46"/>
              <w:rPr>
                <w:del w:id="589" w:author="Kumar Baral" w:date="2023-02-13T11:15:00Z"/>
              </w:rPr>
            </w:pPr>
            <w:del w:id="590" w:author="Kumar Baral" w:date="2023-02-13T11:15:00Z">
              <w:r w:rsidDel="00D834E2">
                <w:delText>Pump irrigation system</w:delText>
              </w:r>
              <w:bookmarkStart w:id="591" w:name="_Toc127182175"/>
              <w:bookmarkStart w:id="592" w:name="_Toc127182512"/>
              <w:bookmarkStart w:id="593" w:name="_Toc127191696"/>
              <w:bookmarkStart w:id="594" w:name="_Toc127278161"/>
              <w:bookmarkEnd w:id="591"/>
              <w:bookmarkEnd w:id="592"/>
              <w:bookmarkEnd w:id="593"/>
              <w:bookmarkEnd w:id="594"/>
            </w:del>
          </w:p>
        </w:tc>
        <w:tc>
          <w:tcPr>
            <w:tcW w:w="4718" w:type="dxa"/>
          </w:tcPr>
          <w:p w14:paraId="5D546B71" w14:textId="4EC12D1B" w:rsidR="00C27344" w:rsidDel="00D834E2" w:rsidRDefault="00CF6510" w:rsidP="000C7DC9">
            <w:pPr>
              <w:ind w:right="-46"/>
              <w:rPr>
                <w:del w:id="595" w:author="Kumar Baral" w:date="2023-02-13T11:15:00Z"/>
              </w:rPr>
            </w:pPr>
            <w:del w:id="596" w:author="Kumar Baral" w:date="2023-02-13T11:15:00Z">
              <w:r w:rsidDel="00D834E2">
                <w:delText>350 mm dia, propeller pump, Max head 1.2 m located at intake</w:delText>
              </w:r>
              <w:bookmarkStart w:id="597" w:name="_Toc127182176"/>
              <w:bookmarkStart w:id="598" w:name="_Toc127182513"/>
              <w:bookmarkStart w:id="599" w:name="_Toc127191697"/>
              <w:bookmarkStart w:id="600" w:name="_Toc127278162"/>
              <w:bookmarkEnd w:id="597"/>
              <w:bookmarkEnd w:id="598"/>
              <w:bookmarkEnd w:id="599"/>
              <w:bookmarkEnd w:id="600"/>
            </w:del>
          </w:p>
        </w:tc>
        <w:bookmarkStart w:id="601" w:name="_Toc127182177"/>
        <w:bookmarkStart w:id="602" w:name="_Toc127182514"/>
        <w:bookmarkStart w:id="603" w:name="_Toc127191698"/>
        <w:bookmarkStart w:id="604" w:name="_Toc127278163"/>
        <w:bookmarkEnd w:id="601"/>
        <w:bookmarkEnd w:id="602"/>
        <w:bookmarkEnd w:id="603"/>
        <w:bookmarkEnd w:id="604"/>
      </w:tr>
      <w:tr w:rsidR="00C27344" w:rsidDel="00D834E2" w14:paraId="088F7C33" w14:textId="36EFCBE8" w:rsidTr="000C5A61">
        <w:trPr>
          <w:trHeight w:val="476"/>
          <w:del w:id="605" w:author="Kumar Baral" w:date="2023-02-13T11:15:00Z"/>
        </w:trPr>
        <w:tc>
          <w:tcPr>
            <w:tcW w:w="4718" w:type="dxa"/>
          </w:tcPr>
          <w:p w14:paraId="515C1776" w14:textId="02FA3640" w:rsidR="00C27344" w:rsidDel="00D834E2" w:rsidRDefault="00AE3520" w:rsidP="000C7DC9">
            <w:pPr>
              <w:ind w:right="-46"/>
              <w:rPr>
                <w:del w:id="606" w:author="Kumar Baral" w:date="2023-02-13T11:15:00Z"/>
              </w:rPr>
            </w:pPr>
            <w:del w:id="607" w:author="Kumar Baral" w:date="2023-02-13T11:15:00Z">
              <w:r w:rsidDel="00D834E2">
                <w:delText>Irrigation water supply pipe for pump</w:delText>
              </w:r>
              <w:bookmarkStart w:id="608" w:name="_Toc127182178"/>
              <w:bookmarkStart w:id="609" w:name="_Toc127182515"/>
              <w:bookmarkStart w:id="610" w:name="_Toc127191699"/>
              <w:bookmarkStart w:id="611" w:name="_Toc127278164"/>
              <w:bookmarkEnd w:id="608"/>
              <w:bookmarkEnd w:id="609"/>
              <w:bookmarkEnd w:id="610"/>
              <w:bookmarkEnd w:id="611"/>
            </w:del>
          </w:p>
        </w:tc>
        <w:tc>
          <w:tcPr>
            <w:tcW w:w="4718" w:type="dxa"/>
          </w:tcPr>
          <w:p w14:paraId="54FCFD55" w14:textId="18B01A5B" w:rsidR="00C27344" w:rsidDel="00D834E2" w:rsidRDefault="00CF6510" w:rsidP="000C7DC9">
            <w:pPr>
              <w:ind w:right="-46"/>
              <w:rPr>
                <w:del w:id="612" w:author="Kumar Baral" w:date="2023-02-13T11:15:00Z"/>
              </w:rPr>
            </w:pPr>
            <w:del w:id="613" w:author="Kumar Baral" w:date="2023-02-13T11:15:00Z">
              <w:r w:rsidDel="00D834E2">
                <w:delText>350 mm dia, 4 mm thick, located close to the irrigation outlet.</w:delText>
              </w:r>
              <w:bookmarkStart w:id="614" w:name="_Toc127182179"/>
              <w:bookmarkStart w:id="615" w:name="_Toc127182516"/>
              <w:bookmarkStart w:id="616" w:name="_Toc127191700"/>
              <w:bookmarkStart w:id="617" w:name="_Toc127278165"/>
              <w:bookmarkEnd w:id="614"/>
              <w:bookmarkEnd w:id="615"/>
              <w:bookmarkEnd w:id="616"/>
              <w:bookmarkEnd w:id="617"/>
            </w:del>
          </w:p>
        </w:tc>
        <w:bookmarkStart w:id="618" w:name="_Toc127182180"/>
        <w:bookmarkStart w:id="619" w:name="_Toc127182517"/>
        <w:bookmarkStart w:id="620" w:name="_Toc127191701"/>
        <w:bookmarkStart w:id="621" w:name="_Toc127278166"/>
        <w:bookmarkEnd w:id="618"/>
        <w:bookmarkEnd w:id="619"/>
        <w:bookmarkEnd w:id="620"/>
        <w:bookmarkEnd w:id="621"/>
      </w:tr>
      <w:tr w:rsidR="00C27344" w:rsidDel="00D834E2" w14:paraId="6667C0A9" w14:textId="41BF4D2F" w:rsidTr="000C5A61">
        <w:trPr>
          <w:trHeight w:val="462"/>
          <w:del w:id="622" w:author="Kumar Baral" w:date="2023-02-13T11:15:00Z"/>
        </w:trPr>
        <w:tc>
          <w:tcPr>
            <w:tcW w:w="4718" w:type="dxa"/>
          </w:tcPr>
          <w:p w14:paraId="039C6D99" w14:textId="2CBDC286" w:rsidR="00C27344" w:rsidRPr="000C5A61" w:rsidDel="00D834E2" w:rsidRDefault="00AE3520" w:rsidP="000C7DC9">
            <w:pPr>
              <w:ind w:right="-46"/>
              <w:rPr>
                <w:del w:id="623" w:author="Kumar Baral" w:date="2023-02-13T11:15:00Z"/>
                <w:b/>
                <w:bCs/>
              </w:rPr>
            </w:pPr>
            <w:del w:id="624" w:author="Kumar Baral" w:date="2023-02-13T11:15:00Z">
              <w:r w:rsidRPr="000C5A61" w:rsidDel="00D834E2">
                <w:rPr>
                  <w:b/>
                  <w:bCs/>
                </w:rPr>
                <w:delText>Surge shaft</w:delText>
              </w:r>
              <w:bookmarkStart w:id="625" w:name="_Toc127182181"/>
              <w:bookmarkStart w:id="626" w:name="_Toc127182518"/>
              <w:bookmarkStart w:id="627" w:name="_Toc127191702"/>
              <w:bookmarkStart w:id="628" w:name="_Toc127278167"/>
              <w:bookmarkEnd w:id="625"/>
              <w:bookmarkEnd w:id="626"/>
              <w:bookmarkEnd w:id="627"/>
              <w:bookmarkEnd w:id="628"/>
            </w:del>
          </w:p>
        </w:tc>
        <w:tc>
          <w:tcPr>
            <w:tcW w:w="4718" w:type="dxa"/>
          </w:tcPr>
          <w:p w14:paraId="23253B7C" w14:textId="59FFB493" w:rsidR="00C27344" w:rsidDel="00D834E2" w:rsidRDefault="00CF6510" w:rsidP="000C7DC9">
            <w:pPr>
              <w:ind w:right="-46"/>
              <w:rPr>
                <w:del w:id="629" w:author="Kumar Baral" w:date="2023-02-13T11:15:00Z"/>
              </w:rPr>
            </w:pPr>
            <w:del w:id="630"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631" w:name="_Toc127182182"/>
              <w:bookmarkStart w:id="632" w:name="_Toc127182519"/>
              <w:bookmarkStart w:id="633" w:name="_Toc127191703"/>
              <w:bookmarkStart w:id="634" w:name="_Toc127278168"/>
              <w:bookmarkEnd w:id="631"/>
              <w:bookmarkEnd w:id="632"/>
              <w:bookmarkEnd w:id="633"/>
              <w:bookmarkEnd w:id="634"/>
            </w:del>
          </w:p>
        </w:tc>
        <w:bookmarkStart w:id="635" w:name="_Toc127182183"/>
        <w:bookmarkStart w:id="636" w:name="_Toc127182520"/>
        <w:bookmarkStart w:id="637" w:name="_Toc127191704"/>
        <w:bookmarkStart w:id="638" w:name="_Toc127278169"/>
        <w:bookmarkEnd w:id="635"/>
        <w:bookmarkEnd w:id="636"/>
        <w:bookmarkEnd w:id="637"/>
        <w:bookmarkEnd w:id="638"/>
      </w:tr>
      <w:tr w:rsidR="00C27344" w:rsidDel="00D834E2" w14:paraId="23130BB7" w14:textId="54C9A6DB" w:rsidTr="000C5A61">
        <w:trPr>
          <w:trHeight w:val="846"/>
          <w:del w:id="639" w:author="Kumar Baral" w:date="2023-02-13T11:15:00Z"/>
        </w:trPr>
        <w:tc>
          <w:tcPr>
            <w:tcW w:w="4718" w:type="dxa"/>
          </w:tcPr>
          <w:p w14:paraId="2605FB6D" w14:textId="64B53B4D" w:rsidR="00C27344" w:rsidRPr="000C5A61" w:rsidDel="00D834E2" w:rsidRDefault="00AE3520" w:rsidP="000C7DC9">
            <w:pPr>
              <w:ind w:right="-46"/>
              <w:rPr>
                <w:del w:id="640" w:author="Kumar Baral" w:date="2023-02-13T11:15:00Z"/>
                <w:b/>
                <w:bCs/>
              </w:rPr>
            </w:pPr>
            <w:del w:id="641" w:author="Kumar Baral" w:date="2023-02-13T11:15:00Z">
              <w:r w:rsidRPr="000C5A61" w:rsidDel="00D834E2">
                <w:rPr>
                  <w:b/>
                  <w:bCs/>
                </w:rPr>
                <w:delText>Penstock</w:delText>
              </w:r>
              <w:bookmarkStart w:id="642" w:name="_Toc127182184"/>
              <w:bookmarkStart w:id="643" w:name="_Toc127182521"/>
              <w:bookmarkStart w:id="644" w:name="_Toc127191705"/>
              <w:bookmarkStart w:id="645" w:name="_Toc127278170"/>
              <w:bookmarkEnd w:id="642"/>
              <w:bookmarkEnd w:id="643"/>
              <w:bookmarkEnd w:id="644"/>
              <w:bookmarkEnd w:id="645"/>
            </w:del>
          </w:p>
          <w:p w14:paraId="09402F5E" w14:textId="17B0F56E" w:rsidR="00AE3520" w:rsidDel="00D834E2" w:rsidRDefault="00AE3520" w:rsidP="000C7DC9">
            <w:pPr>
              <w:ind w:right="-46"/>
              <w:rPr>
                <w:del w:id="646" w:author="Kumar Baral" w:date="2023-02-13T11:15:00Z"/>
              </w:rPr>
            </w:pPr>
            <w:del w:id="647" w:author="Kumar Baral" w:date="2023-02-13T11:15:00Z">
              <w:r w:rsidDel="00D834E2">
                <w:delText>-diameter</w:delText>
              </w:r>
              <w:bookmarkStart w:id="648" w:name="_Toc127182185"/>
              <w:bookmarkStart w:id="649" w:name="_Toc127182522"/>
              <w:bookmarkStart w:id="650" w:name="_Toc127191706"/>
              <w:bookmarkStart w:id="651" w:name="_Toc127278171"/>
              <w:bookmarkEnd w:id="648"/>
              <w:bookmarkEnd w:id="649"/>
              <w:bookmarkEnd w:id="650"/>
              <w:bookmarkEnd w:id="651"/>
            </w:del>
          </w:p>
        </w:tc>
        <w:tc>
          <w:tcPr>
            <w:tcW w:w="4718" w:type="dxa"/>
          </w:tcPr>
          <w:p w14:paraId="6A5D379D" w14:textId="7AC44B7C" w:rsidR="00C27344" w:rsidDel="00D834E2" w:rsidRDefault="00C27344" w:rsidP="000C7DC9">
            <w:pPr>
              <w:ind w:right="-46"/>
              <w:rPr>
                <w:del w:id="652" w:author="Kumar Baral" w:date="2023-02-13T11:15:00Z"/>
              </w:rPr>
            </w:pPr>
            <w:bookmarkStart w:id="653" w:name="_Toc127182186"/>
            <w:bookmarkStart w:id="654" w:name="_Toc127182523"/>
            <w:bookmarkStart w:id="655" w:name="_Toc127191707"/>
            <w:bookmarkStart w:id="656" w:name="_Toc127278172"/>
            <w:bookmarkEnd w:id="653"/>
            <w:bookmarkEnd w:id="654"/>
            <w:bookmarkEnd w:id="655"/>
            <w:bookmarkEnd w:id="656"/>
          </w:p>
          <w:p w14:paraId="7E65D115" w14:textId="667C976A" w:rsidR="00CF6510" w:rsidDel="00D834E2" w:rsidRDefault="00CF6510" w:rsidP="000C7DC9">
            <w:pPr>
              <w:ind w:right="-46"/>
              <w:rPr>
                <w:del w:id="657" w:author="Kumar Baral" w:date="2023-02-13T11:15:00Z"/>
              </w:rPr>
            </w:pPr>
            <w:del w:id="658" w:author="Kumar Baral" w:date="2023-02-13T11:15:00Z">
              <w:r w:rsidDel="00D834E2">
                <w:delText>1000-900 mm twin steel pipe (vertical, not embedded)</w:delText>
              </w:r>
              <w:bookmarkStart w:id="659" w:name="_Toc127182187"/>
              <w:bookmarkStart w:id="660" w:name="_Toc127182524"/>
              <w:bookmarkStart w:id="661" w:name="_Toc127191708"/>
              <w:bookmarkStart w:id="662" w:name="_Toc127278173"/>
              <w:bookmarkEnd w:id="659"/>
              <w:bookmarkEnd w:id="660"/>
              <w:bookmarkEnd w:id="661"/>
              <w:bookmarkEnd w:id="662"/>
            </w:del>
          </w:p>
        </w:tc>
        <w:bookmarkStart w:id="663" w:name="_Toc127182188"/>
        <w:bookmarkStart w:id="664" w:name="_Toc127182525"/>
        <w:bookmarkStart w:id="665" w:name="_Toc127191709"/>
        <w:bookmarkStart w:id="666" w:name="_Toc127278174"/>
        <w:bookmarkEnd w:id="663"/>
        <w:bookmarkEnd w:id="664"/>
        <w:bookmarkEnd w:id="665"/>
        <w:bookmarkEnd w:id="666"/>
      </w:tr>
      <w:tr w:rsidR="00C27344" w:rsidDel="00D834E2" w14:paraId="34803E80" w14:textId="69508808" w:rsidTr="000C5A61">
        <w:trPr>
          <w:trHeight w:val="462"/>
          <w:del w:id="667" w:author="Kumar Baral" w:date="2023-02-13T11:15:00Z"/>
        </w:trPr>
        <w:tc>
          <w:tcPr>
            <w:tcW w:w="4718" w:type="dxa"/>
          </w:tcPr>
          <w:p w14:paraId="2CB53357" w14:textId="102FB620" w:rsidR="00C27344" w:rsidDel="00D834E2" w:rsidRDefault="00AE3520" w:rsidP="000C7DC9">
            <w:pPr>
              <w:ind w:right="-46"/>
              <w:rPr>
                <w:del w:id="668" w:author="Kumar Baral" w:date="2023-02-13T11:15:00Z"/>
              </w:rPr>
            </w:pPr>
            <w:del w:id="669" w:author="Kumar Baral" w:date="2023-02-13T11:15:00Z">
              <w:r w:rsidDel="00D834E2">
                <w:delText>-length</w:delText>
              </w:r>
              <w:bookmarkStart w:id="670" w:name="_Toc127182189"/>
              <w:bookmarkStart w:id="671" w:name="_Toc127182526"/>
              <w:bookmarkStart w:id="672" w:name="_Toc127191710"/>
              <w:bookmarkStart w:id="673" w:name="_Toc127278175"/>
              <w:bookmarkEnd w:id="670"/>
              <w:bookmarkEnd w:id="671"/>
              <w:bookmarkEnd w:id="672"/>
              <w:bookmarkEnd w:id="673"/>
            </w:del>
          </w:p>
        </w:tc>
        <w:tc>
          <w:tcPr>
            <w:tcW w:w="4718" w:type="dxa"/>
          </w:tcPr>
          <w:p w14:paraId="3E7F4B80" w14:textId="407BD2BE" w:rsidR="00C27344" w:rsidDel="00D834E2" w:rsidRDefault="00CF6510" w:rsidP="000C7DC9">
            <w:pPr>
              <w:ind w:right="-46"/>
              <w:rPr>
                <w:del w:id="674" w:author="Kumar Baral" w:date="2023-02-13T11:15:00Z"/>
              </w:rPr>
            </w:pPr>
            <w:del w:id="675" w:author="Kumar Baral" w:date="2023-02-13T11:15:00Z">
              <w:r w:rsidDel="00D834E2">
                <w:delText>Vertical 244 m, Horizontal 32 m</w:delText>
              </w:r>
              <w:bookmarkStart w:id="676" w:name="_Toc127182190"/>
              <w:bookmarkStart w:id="677" w:name="_Toc127182527"/>
              <w:bookmarkStart w:id="678" w:name="_Toc127191711"/>
              <w:bookmarkStart w:id="679" w:name="_Toc127278176"/>
              <w:bookmarkEnd w:id="676"/>
              <w:bookmarkEnd w:id="677"/>
              <w:bookmarkEnd w:id="678"/>
              <w:bookmarkEnd w:id="679"/>
            </w:del>
          </w:p>
        </w:tc>
        <w:bookmarkStart w:id="680" w:name="_Toc127182191"/>
        <w:bookmarkStart w:id="681" w:name="_Toc127182528"/>
        <w:bookmarkStart w:id="682" w:name="_Toc127191712"/>
        <w:bookmarkStart w:id="683" w:name="_Toc127278177"/>
        <w:bookmarkEnd w:id="680"/>
        <w:bookmarkEnd w:id="681"/>
        <w:bookmarkEnd w:id="682"/>
        <w:bookmarkEnd w:id="683"/>
      </w:tr>
      <w:tr w:rsidR="00AE3520" w:rsidDel="00D834E2" w14:paraId="7AEC3293" w14:textId="66711EC2" w:rsidTr="000C5A61">
        <w:trPr>
          <w:trHeight w:val="846"/>
          <w:del w:id="684" w:author="Kumar Baral" w:date="2023-02-13T11:15:00Z"/>
        </w:trPr>
        <w:tc>
          <w:tcPr>
            <w:tcW w:w="4718" w:type="dxa"/>
          </w:tcPr>
          <w:p w14:paraId="2CD8B046" w14:textId="517F7FE9" w:rsidR="00AE3520" w:rsidRPr="000C5A61" w:rsidDel="00D834E2" w:rsidRDefault="00AE3520" w:rsidP="000C7DC9">
            <w:pPr>
              <w:ind w:right="-46"/>
              <w:rPr>
                <w:del w:id="685" w:author="Kumar Baral" w:date="2023-02-13T11:15:00Z"/>
                <w:b/>
                <w:bCs/>
              </w:rPr>
            </w:pPr>
            <w:del w:id="686" w:author="Kumar Baral" w:date="2023-02-13T11:15:00Z">
              <w:r w:rsidRPr="000C5A61" w:rsidDel="00D834E2">
                <w:rPr>
                  <w:b/>
                  <w:bCs/>
                </w:rPr>
                <w:delText>Entrance shaft to powerhouse</w:delText>
              </w:r>
              <w:bookmarkStart w:id="687" w:name="_Toc127182192"/>
              <w:bookmarkStart w:id="688" w:name="_Toc127182529"/>
              <w:bookmarkStart w:id="689" w:name="_Toc127191713"/>
              <w:bookmarkStart w:id="690" w:name="_Toc127278178"/>
              <w:bookmarkEnd w:id="687"/>
              <w:bookmarkEnd w:id="688"/>
              <w:bookmarkEnd w:id="689"/>
              <w:bookmarkEnd w:id="690"/>
            </w:del>
          </w:p>
          <w:p w14:paraId="7971A3BE" w14:textId="235AE1CB" w:rsidR="00AE3520" w:rsidDel="00D834E2" w:rsidRDefault="00AE3520" w:rsidP="000C7DC9">
            <w:pPr>
              <w:ind w:right="-46"/>
              <w:rPr>
                <w:del w:id="691" w:author="Kumar Baral" w:date="2023-02-13T11:15:00Z"/>
              </w:rPr>
            </w:pPr>
            <w:del w:id="692" w:author="Kumar Baral" w:date="2023-02-13T11:15:00Z">
              <w:r w:rsidDel="00D834E2">
                <w:delText>-length</w:delText>
              </w:r>
              <w:bookmarkStart w:id="693" w:name="_Toc127182193"/>
              <w:bookmarkStart w:id="694" w:name="_Toc127182530"/>
              <w:bookmarkStart w:id="695" w:name="_Toc127191714"/>
              <w:bookmarkStart w:id="696" w:name="_Toc127278179"/>
              <w:bookmarkEnd w:id="693"/>
              <w:bookmarkEnd w:id="694"/>
              <w:bookmarkEnd w:id="695"/>
              <w:bookmarkEnd w:id="696"/>
            </w:del>
          </w:p>
        </w:tc>
        <w:tc>
          <w:tcPr>
            <w:tcW w:w="4718" w:type="dxa"/>
          </w:tcPr>
          <w:p w14:paraId="392744E7" w14:textId="7094DB8B" w:rsidR="00AE3520" w:rsidDel="00D834E2" w:rsidRDefault="00AE3520" w:rsidP="000C7DC9">
            <w:pPr>
              <w:ind w:right="-46"/>
              <w:rPr>
                <w:del w:id="697" w:author="Kumar Baral" w:date="2023-02-13T11:15:00Z"/>
              </w:rPr>
            </w:pPr>
            <w:bookmarkStart w:id="698" w:name="_Toc127182194"/>
            <w:bookmarkStart w:id="699" w:name="_Toc127182531"/>
            <w:bookmarkStart w:id="700" w:name="_Toc127191715"/>
            <w:bookmarkStart w:id="701" w:name="_Toc127278180"/>
            <w:bookmarkEnd w:id="698"/>
            <w:bookmarkEnd w:id="699"/>
            <w:bookmarkEnd w:id="700"/>
            <w:bookmarkEnd w:id="701"/>
          </w:p>
          <w:p w14:paraId="17A39DDF" w14:textId="2C58D1B0" w:rsidR="00CF6510" w:rsidDel="00D834E2" w:rsidRDefault="00CF6510" w:rsidP="000C7DC9">
            <w:pPr>
              <w:ind w:right="-46"/>
              <w:rPr>
                <w:del w:id="702" w:author="Kumar Baral" w:date="2023-02-13T11:15:00Z"/>
              </w:rPr>
            </w:pPr>
            <w:del w:id="703" w:author="Kumar Baral" w:date="2023-02-13T11:15:00Z">
              <w:r w:rsidDel="00D834E2">
                <w:delText>234 m</w:delText>
              </w:r>
              <w:bookmarkStart w:id="704" w:name="_Toc127182195"/>
              <w:bookmarkStart w:id="705" w:name="_Toc127182532"/>
              <w:bookmarkStart w:id="706" w:name="_Toc127191716"/>
              <w:bookmarkStart w:id="707" w:name="_Toc127278181"/>
              <w:bookmarkEnd w:id="704"/>
              <w:bookmarkEnd w:id="705"/>
              <w:bookmarkEnd w:id="706"/>
              <w:bookmarkEnd w:id="707"/>
            </w:del>
          </w:p>
        </w:tc>
        <w:bookmarkStart w:id="708" w:name="_Toc127182196"/>
        <w:bookmarkStart w:id="709" w:name="_Toc127182533"/>
        <w:bookmarkStart w:id="710" w:name="_Toc127191717"/>
        <w:bookmarkStart w:id="711" w:name="_Toc127278182"/>
        <w:bookmarkEnd w:id="708"/>
        <w:bookmarkEnd w:id="709"/>
        <w:bookmarkEnd w:id="710"/>
        <w:bookmarkEnd w:id="711"/>
      </w:tr>
      <w:tr w:rsidR="00AE3520" w:rsidDel="00D834E2" w14:paraId="0BCEC6CC" w14:textId="687503AE" w:rsidTr="000C5A61">
        <w:trPr>
          <w:trHeight w:val="357"/>
          <w:del w:id="712" w:author="Kumar Baral" w:date="2023-02-13T11:15:00Z"/>
        </w:trPr>
        <w:tc>
          <w:tcPr>
            <w:tcW w:w="4718" w:type="dxa"/>
          </w:tcPr>
          <w:p w14:paraId="525D24F1" w14:textId="1CB5DFCE" w:rsidR="00AE3520" w:rsidDel="00D834E2" w:rsidRDefault="00AE3520" w:rsidP="000C7DC9">
            <w:pPr>
              <w:ind w:right="-46"/>
              <w:rPr>
                <w:del w:id="713" w:author="Kumar Baral" w:date="2023-02-13T11:15:00Z"/>
              </w:rPr>
            </w:pPr>
            <w:del w:id="714" w:author="Kumar Baral" w:date="2023-02-13T11:15:00Z">
              <w:r w:rsidDel="00D834E2">
                <w:delText>-diameter</w:delText>
              </w:r>
              <w:bookmarkStart w:id="715" w:name="_Toc127182197"/>
              <w:bookmarkStart w:id="716" w:name="_Toc127182534"/>
              <w:bookmarkStart w:id="717" w:name="_Toc127191718"/>
              <w:bookmarkStart w:id="718" w:name="_Toc127278183"/>
              <w:bookmarkEnd w:id="715"/>
              <w:bookmarkEnd w:id="716"/>
              <w:bookmarkEnd w:id="717"/>
              <w:bookmarkEnd w:id="718"/>
            </w:del>
          </w:p>
        </w:tc>
        <w:tc>
          <w:tcPr>
            <w:tcW w:w="4718" w:type="dxa"/>
          </w:tcPr>
          <w:p w14:paraId="5A5F0EFC" w14:textId="25CDEFCB" w:rsidR="00AE3520" w:rsidDel="00D834E2" w:rsidRDefault="00CF6510" w:rsidP="000C7DC9">
            <w:pPr>
              <w:ind w:right="-46"/>
              <w:rPr>
                <w:del w:id="719" w:author="Kumar Baral" w:date="2023-02-13T11:15:00Z"/>
              </w:rPr>
            </w:pPr>
            <w:del w:id="720" w:author="Kumar Baral" w:date="2023-02-13T11:15:00Z">
              <w:r w:rsidDel="00D834E2">
                <w:delText>4 m</w:delText>
              </w:r>
              <w:bookmarkStart w:id="721" w:name="_Toc127182198"/>
              <w:bookmarkStart w:id="722" w:name="_Toc127182535"/>
              <w:bookmarkStart w:id="723" w:name="_Toc127191719"/>
              <w:bookmarkStart w:id="724" w:name="_Toc127278184"/>
              <w:bookmarkEnd w:id="721"/>
              <w:bookmarkEnd w:id="722"/>
              <w:bookmarkEnd w:id="723"/>
              <w:bookmarkEnd w:id="724"/>
            </w:del>
          </w:p>
        </w:tc>
        <w:bookmarkStart w:id="725" w:name="_Toc127182199"/>
        <w:bookmarkStart w:id="726" w:name="_Toc127182536"/>
        <w:bookmarkStart w:id="727" w:name="_Toc127191720"/>
        <w:bookmarkStart w:id="728" w:name="_Toc127278185"/>
        <w:bookmarkEnd w:id="725"/>
        <w:bookmarkEnd w:id="726"/>
        <w:bookmarkEnd w:id="727"/>
        <w:bookmarkEnd w:id="728"/>
      </w:tr>
      <w:tr w:rsidR="00AE3520" w:rsidDel="00D834E2" w14:paraId="622A390C" w14:textId="34258435" w:rsidTr="000C5A61">
        <w:trPr>
          <w:trHeight w:val="846"/>
          <w:del w:id="729" w:author="Kumar Baral" w:date="2023-02-13T11:15:00Z"/>
        </w:trPr>
        <w:tc>
          <w:tcPr>
            <w:tcW w:w="4718" w:type="dxa"/>
          </w:tcPr>
          <w:p w14:paraId="673DF6C5" w14:textId="6C1B083E" w:rsidR="00AE3520" w:rsidRPr="000C5A61" w:rsidDel="00D834E2" w:rsidRDefault="00AE3520" w:rsidP="000C7DC9">
            <w:pPr>
              <w:ind w:right="-46"/>
              <w:rPr>
                <w:del w:id="730" w:author="Kumar Baral" w:date="2023-02-13T11:15:00Z"/>
                <w:b/>
                <w:bCs/>
              </w:rPr>
            </w:pPr>
            <w:del w:id="731" w:author="Kumar Baral" w:date="2023-02-13T11:15:00Z">
              <w:r w:rsidRPr="000C5A61" w:rsidDel="00D834E2">
                <w:rPr>
                  <w:b/>
                  <w:bCs/>
                </w:rPr>
                <w:delText>Powerhouse</w:delText>
              </w:r>
              <w:bookmarkStart w:id="732" w:name="_Toc127182200"/>
              <w:bookmarkStart w:id="733" w:name="_Toc127182537"/>
              <w:bookmarkStart w:id="734" w:name="_Toc127191721"/>
              <w:bookmarkStart w:id="735" w:name="_Toc127278186"/>
              <w:bookmarkEnd w:id="732"/>
              <w:bookmarkEnd w:id="733"/>
              <w:bookmarkEnd w:id="734"/>
              <w:bookmarkEnd w:id="735"/>
            </w:del>
          </w:p>
          <w:p w14:paraId="16AD2D25" w14:textId="64183126" w:rsidR="00AE3520" w:rsidDel="00D834E2" w:rsidRDefault="00AE3520" w:rsidP="000C7DC9">
            <w:pPr>
              <w:ind w:right="-46"/>
              <w:rPr>
                <w:del w:id="736" w:author="Kumar Baral" w:date="2023-02-13T11:15:00Z"/>
              </w:rPr>
            </w:pPr>
            <w:del w:id="737" w:author="Kumar Baral" w:date="2023-02-13T11:15:00Z">
              <w:r w:rsidDel="00D834E2">
                <w:delText>-type</w:delText>
              </w:r>
              <w:bookmarkStart w:id="738" w:name="_Toc127182201"/>
              <w:bookmarkStart w:id="739" w:name="_Toc127182538"/>
              <w:bookmarkStart w:id="740" w:name="_Toc127191722"/>
              <w:bookmarkStart w:id="741" w:name="_Toc127278187"/>
              <w:bookmarkEnd w:id="738"/>
              <w:bookmarkEnd w:id="739"/>
              <w:bookmarkEnd w:id="740"/>
              <w:bookmarkEnd w:id="741"/>
            </w:del>
          </w:p>
        </w:tc>
        <w:tc>
          <w:tcPr>
            <w:tcW w:w="4718" w:type="dxa"/>
          </w:tcPr>
          <w:p w14:paraId="58CA2F58" w14:textId="0F227E1C" w:rsidR="00AE3520" w:rsidDel="00D834E2" w:rsidRDefault="00AE3520" w:rsidP="000C7DC9">
            <w:pPr>
              <w:ind w:right="-46"/>
              <w:rPr>
                <w:del w:id="742" w:author="Kumar Baral" w:date="2023-02-13T11:15:00Z"/>
              </w:rPr>
            </w:pPr>
            <w:bookmarkStart w:id="743" w:name="_Toc127182202"/>
            <w:bookmarkStart w:id="744" w:name="_Toc127182539"/>
            <w:bookmarkStart w:id="745" w:name="_Toc127191723"/>
            <w:bookmarkStart w:id="746" w:name="_Toc127278188"/>
            <w:bookmarkEnd w:id="743"/>
            <w:bookmarkEnd w:id="744"/>
            <w:bookmarkEnd w:id="745"/>
            <w:bookmarkEnd w:id="746"/>
          </w:p>
          <w:p w14:paraId="0CA99E4A" w14:textId="50DFC8C1" w:rsidR="00CF6510" w:rsidDel="00D834E2" w:rsidRDefault="00CF6510" w:rsidP="000C7DC9">
            <w:pPr>
              <w:ind w:right="-46"/>
              <w:rPr>
                <w:del w:id="747" w:author="Kumar Baral" w:date="2023-02-13T11:15:00Z"/>
              </w:rPr>
            </w:pPr>
            <w:del w:id="748" w:author="Kumar Baral" w:date="2023-02-13T11:15:00Z">
              <w:r w:rsidDel="00D834E2">
                <w:delText>Underground</w:delText>
              </w:r>
              <w:bookmarkStart w:id="749" w:name="_Toc127182203"/>
              <w:bookmarkStart w:id="750" w:name="_Toc127182540"/>
              <w:bookmarkStart w:id="751" w:name="_Toc127191724"/>
              <w:bookmarkStart w:id="752" w:name="_Toc127278189"/>
              <w:bookmarkEnd w:id="749"/>
              <w:bookmarkEnd w:id="750"/>
              <w:bookmarkEnd w:id="751"/>
              <w:bookmarkEnd w:id="752"/>
            </w:del>
          </w:p>
        </w:tc>
        <w:bookmarkStart w:id="753" w:name="_Toc127182204"/>
        <w:bookmarkStart w:id="754" w:name="_Toc127182541"/>
        <w:bookmarkStart w:id="755" w:name="_Toc127191725"/>
        <w:bookmarkStart w:id="756" w:name="_Toc127278190"/>
        <w:bookmarkEnd w:id="753"/>
        <w:bookmarkEnd w:id="754"/>
        <w:bookmarkEnd w:id="755"/>
        <w:bookmarkEnd w:id="756"/>
      </w:tr>
      <w:tr w:rsidR="00AE3520" w:rsidDel="00D834E2" w14:paraId="613064EB" w14:textId="4F3D8F1C" w:rsidTr="000C5A61">
        <w:trPr>
          <w:trHeight w:val="476"/>
          <w:del w:id="757" w:author="Kumar Baral" w:date="2023-02-13T11:15:00Z"/>
        </w:trPr>
        <w:tc>
          <w:tcPr>
            <w:tcW w:w="4718" w:type="dxa"/>
          </w:tcPr>
          <w:p w14:paraId="08DB7C18" w14:textId="1E4DB4E8" w:rsidR="00AE3520" w:rsidDel="00D834E2" w:rsidRDefault="00AE3520" w:rsidP="000C7DC9">
            <w:pPr>
              <w:ind w:right="-46"/>
              <w:rPr>
                <w:del w:id="758" w:author="Kumar Baral" w:date="2023-02-13T11:15:00Z"/>
              </w:rPr>
            </w:pPr>
            <w:del w:id="759" w:author="Kumar Baral" w:date="2023-02-13T11:15:00Z">
              <w:r w:rsidDel="00D834E2">
                <w:delText>-size</w:delText>
              </w:r>
              <w:bookmarkStart w:id="760" w:name="_Toc127182205"/>
              <w:bookmarkStart w:id="761" w:name="_Toc127182542"/>
              <w:bookmarkStart w:id="762" w:name="_Toc127191726"/>
              <w:bookmarkStart w:id="763" w:name="_Toc127278191"/>
              <w:bookmarkEnd w:id="760"/>
              <w:bookmarkEnd w:id="761"/>
              <w:bookmarkEnd w:id="762"/>
              <w:bookmarkEnd w:id="763"/>
            </w:del>
          </w:p>
        </w:tc>
        <w:tc>
          <w:tcPr>
            <w:tcW w:w="4718" w:type="dxa"/>
          </w:tcPr>
          <w:p w14:paraId="67346C6C" w14:textId="0B3A1B7F" w:rsidR="00CF6510" w:rsidDel="00D834E2" w:rsidRDefault="00CF6510" w:rsidP="000C7DC9">
            <w:pPr>
              <w:ind w:right="-46"/>
              <w:rPr>
                <w:del w:id="764" w:author="Kumar Baral" w:date="2023-02-13T11:15:00Z"/>
              </w:rPr>
            </w:pPr>
            <w:del w:id="765" w:author="Kumar Baral" w:date="2023-02-13T11:15:00Z">
              <w:r w:rsidDel="00D834E2">
                <w:delText>37 m long, 6.6 m wide and 11 m high with semicircular shape above the spring line</w:delText>
              </w:r>
              <w:bookmarkStart w:id="766" w:name="_Toc127182206"/>
              <w:bookmarkStart w:id="767" w:name="_Toc127182543"/>
              <w:bookmarkStart w:id="768" w:name="_Toc127191727"/>
              <w:bookmarkStart w:id="769" w:name="_Toc127278192"/>
              <w:bookmarkEnd w:id="766"/>
              <w:bookmarkEnd w:id="767"/>
              <w:bookmarkEnd w:id="768"/>
              <w:bookmarkEnd w:id="769"/>
            </w:del>
          </w:p>
        </w:tc>
        <w:bookmarkStart w:id="770" w:name="_Toc127182207"/>
        <w:bookmarkStart w:id="771" w:name="_Toc127182544"/>
        <w:bookmarkStart w:id="772" w:name="_Toc127191728"/>
        <w:bookmarkStart w:id="773" w:name="_Toc127278193"/>
        <w:bookmarkEnd w:id="770"/>
        <w:bookmarkEnd w:id="771"/>
        <w:bookmarkEnd w:id="772"/>
        <w:bookmarkEnd w:id="773"/>
      </w:tr>
      <w:tr w:rsidR="00AE3520" w:rsidDel="00D834E2" w14:paraId="3E6F9326" w14:textId="61E32AFE" w:rsidTr="000C5A61">
        <w:trPr>
          <w:trHeight w:val="833"/>
          <w:del w:id="774" w:author="Kumar Baral" w:date="2023-02-13T11:15:00Z"/>
        </w:trPr>
        <w:tc>
          <w:tcPr>
            <w:tcW w:w="4718" w:type="dxa"/>
          </w:tcPr>
          <w:p w14:paraId="61EA58AE" w14:textId="07A7F2F4" w:rsidR="00AE3520" w:rsidRPr="000C5A61" w:rsidDel="00D834E2" w:rsidRDefault="00AE3520" w:rsidP="000C7DC9">
            <w:pPr>
              <w:ind w:right="-46"/>
              <w:rPr>
                <w:del w:id="775" w:author="Kumar Baral" w:date="2023-02-13T11:15:00Z"/>
                <w:b/>
                <w:bCs/>
              </w:rPr>
            </w:pPr>
            <w:del w:id="776" w:author="Kumar Baral" w:date="2023-02-13T11:15:00Z">
              <w:r w:rsidRPr="000C5A61" w:rsidDel="00D834E2">
                <w:rPr>
                  <w:b/>
                  <w:bCs/>
                </w:rPr>
                <w:delText>Head</w:delText>
              </w:r>
              <w:bookmarkStart w:id="777" w:name="_Toc127182208"/>
              <w:bookmarkStart w:id="778" w:name="_Toc127182545"/>
              <w:bookmarkStart w:id="779" w:name="_Toc127191729"/>
              <w:bookmarkStart w:id="780" w:name="_Toc127278194"/>
              <w:bookmarkEnd w:id="777"/>
              <w:bookmarkEnd w:id="778"/>
              <w:bookmarkEnd w:id="779"/>
              <w:bookmarkEnd w:id="780"/>
            </w:del>
          </w:p>
          <w:p w14:paraId="189C649D" w14:textId="51201C95" w:rsidR="00AE3520" w:rsidDel="00D834E2" w:rsidRDefault="00AE3520" w:rsidP="000C7DC9">
            <w:pPr>
              <w:ind w:right="-46"/>
              <w:rPr>
                <w:del w:id="781" w:author="Kumar Baral" w:date="2023-02-13T11:15:00Z"/>
              </w:rPr>
            </w:pPr>
            <w:del w:id="782" w:author="Kumar Baral" w:date="2023-02-13T11:15:00Z">
              <w:r w:rsidDel="00D834E2">
                <w:delText>-gross</w:delText>
              </w:r>
              <w:bookmarkStart w:id="783" w:name="_Toc127182209"/>
              <w:bookmarkStart w:id="784" w:name="_Toc127182546"/>
              <w:bookmarkStart w:id="785" w:name="_Toc127191730"/>
              <w:bookmarkStart w:id="786" w:name="_Toc127278195"/>
              <w:bookmarkEnd w:id="783"/>
              <w:bookmarkEnd w:id="784"/>
              <w:bookmarkEnd w:id="785"/>
              <w:bookmarkEnd w:id="786"/>
            </w:del>
          </w:p>
        </w:tc>
        <w:tc>
          <w:tcPr>
            <w:tcW w:w="4718" w:type="dxa"/>
          </w:tcPr>
          <w:p w14:paraId="5F65AF1C" w14:textId="57F564D5" w:rsidR="00AE3520" w:rsidDel="00D834E2" w:rsidRDefault="00AE3520" w:rsidP="000C7DC9">
            <w:pPr>
              <w:ind w:right="-46"/>
              <w:rPr>
                <w:del w:id="787" w:author="Kumar Baral" w:date="2023-02-13T11:15:00Z"/>
              </w:rPr>
            </w:pPr>
            <w:bookmarkStart w:id="788" w:name="_Toc127182210"/>
            <w:bookmarkStart w:id="789" w:name="_Toc127182547"/>
            <w:bookmarkStart w:id="790" w:name="_Toc127191731"/>
            <w:bookmarkStart w:id="791" w:name="_Toc127278196"/>
            <w:bookmarkEnd w:id="788"/>
            <w:bookmarkEnd w:id="789"/>
            <w:bookmarkEnd w:id="790"/>
            <w:bookmarkEnd w:id="791"/>
          </w:p>
          <w:p w14:paraId="42CC9B53" w14:textId="76CE42BC" w:rsidR="000C5A61" w:rsidDel="00D834E2" w:rsidRDefault="000C5A61" w:rsidP="000C7DC9">
            <w:pPr>
              <w:ind w:right="-46"/>
              <w:rPr>
                <w:del w:id="792" w:author="Kumar Baral" w:date="2023-02-13T11:15:00Z"/>
              </w:rPr>
            </w:pPr>
            <w:del w:id="793" w:author="Kumar Baral" w:date="2023-02-13T11:15:00Z">
              <w:r w:rsidDel="00D834E2">
                <w:delText>247. 25 m</w:delText>
              </w:r>
              <w:bookmarkStart w:id="794" w:name="_Toc127182211"/>
              <w:bookmarkStart w:id="795" w:name="_Toc127182548"/>
              <w:bookmarkStart w:id="796" w:name="_Toc127191732"/>
              <w:bookmarkStart w:id="797" w:name="_Toc127278197"/>
              <w:bookmarkEnd w:id="794"/>
              <w:bookmarkEnd w:id="795"/>
              <w:bookmarkEnd w:id="796"/>
              <w:bookmarkEnd w:id="797"/>
            </w:del>
          </w:p>
        </w:tc>
        <w:bookmarkStart w:id="798" w:name="_Toc127182212"/>
        <w:bookmarkStart w:id="799" w:name="_Toc127182549"/>
        <w:bookmarkStart w:id="800" w:name="_Toc127191733"/>
        <w:bookmarkStart w:id="801" w:name="_Toc127278198"/>
        <w:bookmarkEnd w:id="798"/>
        <w:bookmarkEnd w:id="799"/>
        <w:bookmarkEnd w:id="800"/>
        <w:bookmarkEnd w:id="801"/>
      </w:tr>
      <w:tr w:rsidR="00AE3520" w:rsidDel="00D834E2" w14:paraId="3DFB38BF" w14:textId="1043079E" w:rsidTr="000C5A61">
        <w:trPr>
          <w:trHeight w:val="476"/>
          <w:del w:id="802" w:author="Kumar Baral" w:date="2023-02-13T11:15:00Z"/>
        </w:trPr>
        <w:tc>
          <w:tcPr>
            <w:tcW w:w="4718" w:type="dxa"/>
          </w:tcPr>
          <w:p w14:paraId="596CE408" w14:textId="62F5467C" w:rsidR="00AE3520" w:rsidDel="00D834E2" w:rsidRDefault="00AE3520" w:rsidP="000C7DC9">
            <w:pPr>
              <w:ind w:right="-46"/>
              <w:rPr>
                <w:del w:id="803" w:author="Kumar Baral" w:date="2023-02-13T11:15:00Z"/>
              </w:rPr>
            </w:pPr>
            <w:del w:id="804" w:author="Kumar Baral" w:date="2023-02-13T11:15:00Z">
              <w:r w:rsidDel="00D834E2">
                <w:delText>-net</w:delText>
              </w:r>
              <w:bookmarkStart w:id="805" w:name="_Toc127182213"/>
              <w:bookmarkStart w:id="806" w:name="_Toc127182550"/>
              <w:bookmarkStart w:id="807" w:name="_Toc127191734"/>
              <w:bookmarkStart w:id="808" w:name="_Toc127278199"/>
              <w:bookmarkEnd w:id="805"/>
              <w:bookmarkEnd w:id="806"/>
              <w:bookmarkEnd w:id="807"/>
              <w:bookmarkEnd w:id="808"/>
            </w:del>
          </w:p>
        </w:tc>
        <w:tc>
          <w:tcPr>
            <w:tcW w:w="4718" w:type="dxa"/>
          </w:tcPr>
          <w:p w14:paraId="4174EED5" w14:textId="255A3229" w:rsidR="00AE3520" w:rsidDel="00D834E2" w:rsidRDefault="000C5A61" w:rsidP="000C7DC9">
            <w:pPr>
              <w:ind w:right="-46"/>
              <w:rPr>
                <w:del w:id="809" w:author="Kumar Baral" w:date="2023-02-13T11:15:00Z"/>
              </w:rPr>
            </w:pPr>
            <w:del w:id="810" w:author="Kumar Baral" w:date="2023-02-13T11:15:00Z">
              <w:r w:rsidDel="00D834E2">
                <w:delText>239.60m</w:delText>
              </w:r>
              <w:bookmarkStart w:id="811" w:name="_Toc127182214"/>
              <w:bookmarkStart w:id="812" w:name="_Toc127182551"/>
              <w:bookmarkStart w:id="813" w:name="_Toc127191735"/>
              <w:bookmarkStart w:id="814" w:name="_Toc127278200"/>
              <w:bookmarkEnd w:id="811"/>
              <w:bookmarkEnd w:id="812"/>
              <w:bookmarkEnd w:id="813"/>
              <w:bookmarkEnd w:id="814"/>
            </w:del>
          </w:p>
        </w:tc>
        <w:bookmarkStart w:id="815" w:name="_Toc127182215"/>
        <w:bookmarkStart w:id="816" w:name="_Toc127182552"/>
        <w:bookmarkStart w:id="817" w:name="_Toc127191736"/>
        <w:bookmarkStart w:id="818" w:name="_Toc127278201"/>
        <w:bookmarkEnd w:id="815"/>
        <w:bookmarkEnd w:id="816"/>
        <w:bookmarkEnd w:id="817"/>
        <w:bookmarkEnd w:id="818"/>
      </w:tr>
      <w:tr w:rsidR="00AE3520" w:rsidDel="00D834E2" w14:paraId="54AACD00" w14:textId="4E9F4E89" w:rsidTr="000C5A61">
        <w:trPr>
          <w:trHeight w:val="476"/>
          <w:del w:id="819" w:author="Kumar Baral" w:date="2023-02-13T11:15:00Z"/>
        </w:trPr>
        <w:tc>
          <w:tcPr>
            <w:tcW w:w="4718" w:type="dxa"/>
          </w:tcPr>
          <w:p w14:paraId="69BCC948" w14:textId="7687FF21" w:rsidR="00AE3520" w:rsidDel="00D834E2" w:rsidRDefault="00AE3520" w:rsidP="000C7DC9">
            <w:pPr>
              <w:ind w:right="-46"/>
              <w:rPr>
                <w:del w:id="820" w:author="Kumar Baral" w:date="2023-02-13T11:15:00Z"/>
              </w:rPr>
            </w:pPr>
            <w:del w:id="821" w:author="Kumar Baral" w:date="2023-02-13T11:15:00Z">
              <w:r w:rsidDel="00D834E2">
                <w:delText>Design Flow</w:delText>
              </w:r>
              <w:bookmarkStart w:id="822" w:name="_Toc127182216"/>
              <w:bookmarkStart w:id="823" w:name="_Toc127182553"/>
              <w:bookmarkStart w:id="824" w:name="_Toc127191737"/>
              <w:bookmarkStart w:id="825" w:name="_Toc127278202"/>
              <w:bookmarkEnd w:id="822"/>
              <w:bookmarkEnd w:id="823"/>
              <w:bookmarkEnd w:id="824"/>
              <w:bookmarkEnd w:id="825"/>
            </w:del>
          </w:p>
        </w:tc>
        <w:tc>
          <w:tcPr>
            <w:tcW w:w="4718" w:type="dxa"/>
          </w:tcPr>
          <w:p w14:paraId="0A82BD74" w14:textId="16F1A04C" w:rsidR="00AE3520" w:rsidDel="00D834E2" w:rsidRDefault="000C5A61" w:rsidP="000C7DC9">
            <w:pPr>
              <w:ind w:right="-46"/>
              <w:rPr>
                <w:del w:id="826" w:author="Kumar Baral" w:date="2023-02-13T11:15:00Z"/>
              </w:rPr>
            </w:pPr>
            <w:del w:id="827" w:author="Kumar Baral" w:date="2023-02-13T11:15:00Z">
              <w:r w:rsidDel="00D834E2">
                <w:delText>4.87 m</w:delText>
              </w:r>
              <w:r w:rsidRPr="000C5A61" w:rsidDel="00D834E2">
                <w:rPr>
                  <w:vertAlign w:val="superscript"/>
                </w:rPr>
                <w:delText>3</w:delText>
              </w:r>
              <w:r w:rsidDel="00D834E2">
                <w:delText>/s</w:delText>
              </w:r>
              <w:bookmarkStart w:id="828" w:name="_Toc127182217"/>
              <w:bookmarkStart w:id="829" w:name="_Toc127182554"/>
              <w:bookmarkStart w:id="830" w:name="_Toc127191738"/>
              <w:bookmarkStart w:id="831" w:name="_Toc127278203"/>
              <w:bookmarkEnd w:id="828"/>
              <w:bookmarkEnd w:id="829"/>
              <w:bookmarkEnd w:id="830"/>
              <w:bookmarkEnd w:id="831"/>
            </w:del>
          </w:p>
        </w:tc>
        <w:bookmarkStart w:id="832" w:name="_Toc127182218"/>
        <w:bookmarkStart w:id="833" w:name="_Toc127182555"/>
        <w:bookmarkStart w:id="834" w:name="_Toc127191739"/>
        <w:bookmarkStart w:id="835" w:name="_Toc127278204"/>
        <w:bookmarkEnd w:id="832"/>
        <w:bookmarkEnd w:id="833"/>
        <w:bookmarkEnd w:id="834"/>
        <w:bookmarkEnd w:id="835"/>
      </w:tr>
      <w:tr w:rsidR="00AE3520" w:rsidDel="00D834E2" w14:paraId="5FE48B9E" w14:textId="4734A3A1" w:rsidTr="000C5A61">
        <w:trPr>
          <w:trHeight w:val="833"/>
          <w:del w:id="836" w:author="Kumar Baral" w:date="2023-02-13T11:15:00Z"/>
        </w:trPr>
        <w:tc>
          <w:tcPr>
            <w:tcW w:w="4718" w:type="dxa"/>
          </w:tcPr>
          <w:p w14:paraId="734465E9" w14:textId="5094D02F" w:rsidR="00AE3520" w:rsidRPr="000C5A61" w:rsidDel="00D834E2" w:rsidRDefault="00AE3520" w:rsidP="000C7DC9">
            <w:pPr>
              <w:ind w:right="-46"/>
              <w:rPr>
                <w:del w:id="837" w:author="Kumar Baral" w:date="2023-02-13T11:15:00Z"/>
                <w:b/>
                <w:bCs/>
              </w:rPr>
            </w:pPr>
            <w:del w:id="838" w:author="Kumar Baral" w:date="2023-02-13T11:15:00Z">
              <w:r w:rsidRPr="000C5A61" w:rsidDel="00D834E2">
                <w:rPr>
                  <w:b/>
                  <w:bCs/>
                </w:rPr>
                <w:delText>Tailrace tunnel</w:delText>
              </w:r>
              <w:bookmarkStart w:id="839" w:name="_Toc127182219"/>
              <w:bookmarkStart w:id="840" w:name="_Toc127182556"/>
              <w:bookmarkStart w:id="841" w:name="_Toc127191740"/>
              <w:bookmarkStart w:id="842" w:name="_Toc127278205"/>
              <w:bookmarkEnd w:id="839"/>
              <w:bookmarkEnd w:id="840"/>
              <w:bookmarkEnd w:id="841"/>
              <w:bookmarkEnd w:id="842"/>
            </w:del>
          </w:p>
          <w:p w14:paraId="37876C3E" w14:textId="780382EC" w:rsidR="00AE3520" w:rsidDel="00D834E2" w:rsidRDefault="00AE3520" w:rsidP="000C7DC9">
            <w:pPr>
              <w:ind w:right="-46"/>
              <w:rPr>
                <w:del w:id="843" w:author="Kumar Baral" w:date="2023-02-13T11:15:00Z"/>
              </w:rPr>
            </w:pPr>
            <w:del w:id="844" w:author="Kumar Baral" w:date="2023-02-13T11:15:00Z">
              <w:r w:rsidDel="00D834E2">
                <w:delText>-Shape</w:delText>
              </w:r>
              <w:bookmarkStart w:id="845" w:name="_Toc127182220"/>
              <w:bookmarkStart w:id="846" w:name="_Toc127182557"/>
              <w:bookmarkStart w:id="847" w:name="_Toc127191741"/>
              <w:bookmarkStart w:id="848" w:name="_Toc127278206"/>
              <w:bookmarkEnd w:id="845"/>
              <w:bookmarkEnd w:id="846"/>
              <w:bookmarkEnd w:id="847"/>
              <w:bookmarkEnd w:id="848"/>
            </w:del>
          </w:p>
        </w:tc>
        <w:tc>
          <w:tcPr>
            <w:tcW w:w="4718" w:type="dxa"/>
          </w:tcPr>
          <w:p w14:paraId="1EF1BA2C" w14:textId="39C28E7F" w:rsidR="00AE3520" w:rsidDel="00D834E2" w:rsidRDefault="00AE3520" w:rsidP="000C7DC9">
            <w:pPr>
              <w:ind w:right="-46"/>
              <w:rPr>
                <w:del w:id="849" w:author="Kumar Baral" w:date="2023-02-13T11:15:00Z"/>
              </w:rPr>
            </w:pPr>
            <w:bookmarkStart w:id="850" w:name="_Toc127182221"/>
            <w:bookmarkStart w:id="851" w:name="_Toc127182558"/>
            <w:bookmarkStart w:id="852" w:name="_Toc127191742"/>
            <w:bookmarkStart w:id="853" w:name="_Toc127278207"/>
            <w:bookmarkEnd w:id="850"/>
            <w:bookmarkEnd w:id="851"/>
            <w:bookmarkEnd w:id="852"/>
            <w:bookmarkEnd w:id="853"/>
          </w:p>
          <w:p w14:paraId="615047EF" w14:textId="1F34C9F6" w:rsidR="000C5A61" w:rsidDel="00D834E2" w:rsidRDefault="000C5A61" w:rsidP="000C7DC9">
            <w:pPr>
              <w:ind w:right="-46"/>
              <w:rPr>
                <w:del w:id="854" w:author="Kumar Baral" w:date="2023-02-13T11:15:00Z"/>
              </w:rPr>
            </w:pPr>
            <w:del w:id="855" w:author="Kumar Baral" w:date="2023-02-13T11:15:00Z">
              <w:r w:rsidDel="00D834E2">
                <w:delText>D-shaped fully lined ( concrete /stone masonry), with 600 mm deep cut in the existing tunnel bed</w:delText>
              </w:r>
              <w:bookmarkStart w:id="856" w:name="_Toc127182222"/>
              <w:bookmarkStart w:id="857" w:name="_Toc127182559"/>
              <w:bookmarkStart w:id="858" w:name="_Toc127191743"/>
              <w:bookmarkStart w:id="859" w:name="_Toc127278208"/>
              <w:bookmarkEnd w:id="856"/>
              <w:bookmarkEnd w:id="857"/>
              <w:bookmarkEnd w:id="858"/>
              <w:bookmarkEnd w:id="859"/>
            </w:del>
          </w:p>
        </w:tc>
        <w:bookmarkStart w:id="860" w:name="_Toc127182223"/>
        <w:bookmarkStart w:id="861" w:name="_Toc127182560"/>
        <w:bookmarkStart w:id="862" w:name="_Toc127191744"/>
        <w:bookmarkStart w:id="863" w:name="_Toc127278209"/>
        <w:bookmarkEnd w:id="860"/>
        <w:bookmarkEnd w:id="861"/>
        <w:bookmarkEnd w:id="862"/>
        <w:bookmarkEnd w:id="863"/>
      </w:tr>
      <w:tr w:rsidR="00AE3520" w:rsidDel="00D834E2" w14:paraId="6B062354" w14:textId="152757F1" w:rsidTr="000C5A61">
        <w:trPr>
          <w:trHeight w:val="476"/>
          <w:del w:id="864" w:author="Kumar Baral" w:date="2023-02-13T11:15:00Z"/>
        </w:trPr>
        <w:tc>
          <w:tcPr>
            <w:tcW w:w="4718" w:type="dxa"/>
          </w:tcPr>
          <w:p w14:paraId="5DCD0689" w14:textId="49763958" w:rsidR="00AE3520" w:rsidDel="00D834E2" w:rsidRDefault="00AE3520" w:rsidP="000C7DC9">
            <w:pPr>
              <w:ind w:right="-46"/>
              <w:rPr>
                <w:del w:id="865" w:author="Kumar Baral" w:date="2023-02-13T11:15:00Z"/>
              </w:rPr>
            </w:pPr>
            <w:del w:id="866" w:author="Kumar Baral" w:date="2023-02-13T11:15:00Z">
              <w:r w:rsidDel="00D834E2">
                <w:delText>-length</w:delText>
              </w:r>
              <w:bookmarkStart w:id="867" w:name="_Toc127182224"/>
              <w:bookmarkStart w:id="868" w:name="_Toc127182561"/>
              <w:bookmarkStart w:id="869" w:name="_Toc127191745"/>
              <w:bookmarkStart w:id="870" w:name="_Toc127278210"/>
              <w:bookmarkEnd w:id="867"/>
              <w:bookmarkEnd w:id="868"/>
              <w:bookmarkEnd w:id="869"/>
              <w:bookmarkEnd w:id="870"/>
            </w:del>
          </w:p>
        </w:tc>
        <w:tc>
          <w:tcPr>
            <w:tcW w:w="4718" w:type="dxa"/>
          </w:tcPr>
          <w:p w14:paraId="1D80A351" w14:textId="4F268E21" w:rsidR="00AE3520" w:rsidDel="00D834E2" w:rsidRDefault="000C5A61" w:rsidP="000C7DC9">
            <w:pPr>
              <w:ind w:right="-46"/>
              <w:rPr>
                <w:del w:id="871" w:author="Kumar Baral" w:date="2023-02-13T11:15:00Z"/>
              </w:rPr>
            </w:pPr>
            <w:del w:id="872" w:author="Kumar Baral" w:date="2023-02-13T11:15:00Z">
              <w:r w:rsidDel="00D834E2">
                <w:delText>1087 m</w:delText>
              </w:r>
              <w:bookmarkStart w:id="873" w:name="_Toc127182225"/>
              <w:bookmarkStart w:id="874" w:name="_Toc127182562"/>
              <w:bookmarkStart w:id="875" w:name="_Toc127191746"/>
              <w:bookmarkStart w:id="876" w:name="_Toc127278211"/>
              <w:bookmarkEnd w:id="873"/>
              <w:bookmarkEnd w:id="874"/>
              <w:bookmarkEnd w:id="875"/>
              <w:bookmarkEnd w:id="876"/>
            </w:del>
          </w:p>
        </w:tc>
        <w:bookmarkStart w:id="877" w:name="_Toc127182226"/>
        <w:bookmarkStart w:id="878" w:name="_Toc127182563"/>
        <w:bookmarkStart w:id="879" w:name="_Toc127191747"/>
        <w:bookmarkStart w:id="880" w:name="_Toc127278212"/>
        <w:bookmarkEnd w:id="877"/>
        <w:bookmarkEnd w:id="878"/>
        <w:bookmarkEnd w:id="879"/>
        <w:bookmarkEnd w:id="880"/>
      </w:tr>
      <w:tr w:rsidR="00AE3520" w:rsidDel="00D834E2" w14:paraId="20CE931B" w14:textId="0898C190" w:rsidTr="000C5A61">
        <w:trPr>
          <w:trHeight w:val="476"/>
          <w:del w:id="881" w:author="Kumar Baral" w:date="2023-02-13T11:15:00Z"/>
        </w:trPr>
        <w:tc>
          <w:tcPr>
            <w:tcW w:w="4718" w:type="dxa"/>
          </w:tcPr>
          <w:p w14:paraId="6586439A" w14:textId="216564C3" w:rsidR="00AE3520" w:rsidDel="00D834E2" w:rsidRDefault="00AE3520" w:rsidP="000C7DC9">
            <w:pPr>
              <w:ind w:right="-46"/>
              <w:rPr>
                <w:del w:id="882" w:author="Kumar Baral" w:date="2023-02-13T11:15:00Z"/>
              </w:rPr>
            </w:pPr>
            <w:del w:id="883" w:author="Kumar Baral" w:date="2023-02-13T11:15:00Z">
              <w:r w:rsidDel="00D834E2">
                <w:delText>-cross-sectional area</w:delText>
              </w:r>
              <w:bookmarkStart w:id="884" w:name="_Toc127182227"/>
              <w:bookmarkStart w:id="885" w:name="_Toc127182564"/>
              <w:bookmarkStart w:id="886" w:name="_Toc127191748"/>
              <w:bookmarkStart w:id="887" w:name="_Toc127278213"/>
              <w:bookmarkEnd w:id="884"/>
              <w:bookmarkEnd w:id="885"/>
              <w:bookmarkEnd w:id="886"/>
              <w:bookmarkEnd w:id="887"/>
            </w:del>
          </w:p>
        </w:tc>
        <w:tc>
          <w:tcPr>
            <w:tcW w:w="4718" w:type="dxa"/>
          </w:tcPr>
          <w:p w14:paraId="6ADC4EF9" w14:textId="5C06B69E" w:rsidR="00AE3520" w:rsidDel="00D834E2" w:rsidRDefault="000C5A61" w:rsidP="000C7DC9">
            <w:pPr>
              <w:ind w:right="-46"/>
              <w:rPr>
                <w:del w:id="888" w:author="Kumar Baral" w:date="2023-02-13T11:15:00Z"/>
              </w:rPr>
            </w:pPr>
            <w:del w:id="889" w:author="Kumar Baral" w:date="2023-02-13T11:15:00Z">
              <w:r w:rsidDel="00D834E2">
                <w:delText>5.25 m</w:delText>
              </w:r>
              <w:r w:rsidRPr="000C5A61" w:rsidDel="00D834E2">
                <w:rPr>
                  <w:vertAlign w:val="superscript"/>
                </w:rPr>
                <w:delText>2</w:delText>
              </w:r>
              <w:bookmarkStart w:id="890" w:name="_Toc127182228"/>
              <w:bookmarkStart w:id="891" w:name="_Toc127182565"/>
              <w:bookmarkStart w:id="892" w:name="_Toc127191749"/>
              <w:bookmarkStart w:id="893" w:name="_Toc127278214"/>
              <w:bookmarkEnd w:id="890"/>
              <w:bookmarkEnd w:id="891"/>
              <w:bookmarkEnd w:id="892"/>
              <w:bookmarkEnd w:id="893"/>
            </w:del>
          </w:p>
        </w:tc>
        <w:bookmarkStart w:id="894" w:name="_Toc127182229"/>
        <w:bookmarkStart w:id="895" w:name="_Toc127182566"/>
        <w:bookmarkStart w:id="896" w:name="_Toc127191750"/>
        <w:bookmarkStart w:id="897" w:name="_Toc127278215"/>
        <w:bookmarkEnd w:id="894"/>
        <w:bookmarkEnd w:id="895"/>
        <w:bookmarkEnd w:id="896"/>
        <w:bookmarkEnd w:id="897"/>
      </w:tr>
      <w:tr w:rsidR="00C27344" w:rsidDel="00D834E2" w14:paraId="6FF2A05F" w14:textId="6218E357" w:rsidTr="000C5A61">
        <w:trPr>
          <w:trHeight w:val="833"/>
          <w:del w:id="898" w:author="Kumar Baral" w:date="2023-02-13T11:15:00Z"/>
        </w:trPr>
        <w:tc>
          <w:tcPr>
            <w:tcW w:w="4718" w:type="dxa"/>
          </w:tcPr>
          <w:p w14:paraId="647C1001" w14:textId="1527AD71" w:rsidR="00C27344" w:rsidRPr="000C5A61" w:rsidDel="00D834E2" w:rsidRDefault="00AE3520" w:rsidP="000C7DC9">
            <w:pPr>
              <w:ind w:right="-46"/>
              <w:rPr>
                <w:del w:id="899" w:author="Kumar Baral" w:date="2023-02-13T11:15:00Z"/>
                <w:b/>
                <w:bCs/>
              </w:rPr>
            </w:pPr>
            <w:del w:id="900" w:author="Kumar Baral" w:date="2023-02-13T11:15:00Z">
              <w:r w:rsidRPr="000C5A61" w:rsidDel="00D834E2">
                <w:rPr>
                  <w:b/>
                  <w:bCs/>
                </w:rPr>
                <w:delText>Turbines</w:delText>
              </w:r>
              <w:bookmarkStart w:id="901" w:name="_Toc127182230"/>
              <w:bookmarkStart w:id="902" w:name="_Toc127182567"/>
              <w:bookmarkStart w:id="903" w:name="_Toc127191751"/>
              <w:bookmarkStart w:id="904" w:name="_Toc127278216"/>
              <w:bookmarkEnd w:id="901"/>
              <w:bookmarkEnd w:id="902"/>
              <w:bookmarkEnd w:id="903"/>
              <w:bookmarkEnd w:id="904"/>
            </w:del>
          </w:p>
          <w:p w14:paraId="36EA758A" w14:textId="2E358A70" w:rsidR="00AE3520" w:rsidDel="00D834E2" w:rsidRDefault="00AE3520" w:rsidP="000C7DC9">
            <w:pPr>
              <w:ind w:right="-46"/>
              <w:rPr>
                <w:del w:id="905" w:author="Kumar Baral" w:date="2023-02-13T11:15:00Z"/>
              </w:rPr>
            </w:pPr>
            <w:del w:id="906" w:author="Kumar Baral" w:date="2023-02-13T11:15:00Z">
              <w:r w:rsidDel="00D834E2">
                <w:delText>-type</w:delText>
              </w:r>
              <w:bookmarkStart w:id="907" w:name="_Toc127182231"/>
              <w:bookmarkStart w:id="908" w:name="_Toc127182568"/>
              <w:bookmarkStart w:id="909" w:name="_Toc127191752"/>
              <w:bookmarkStart w:id="910" w:name="_Toc127278217"/>
              <w:bookmarkEnd w:id="907"/>
              <w:bookmarkEnd w:id="908"/>
              <w:bookmarkEnd w:id="909"/>
              <w:bookmarkEnd w:id="910"/>
            </w:del>
          </w:p>
        </w:tc>
        <w:tc>
          <w:tcPr>
            <w:tcW w:w="4718" w:type="dxa"/>
          </w:tcPr>
          <w:p w14:paraId="731DEDCE" w14:textId="570CC1FA" w:rsidR="00C27344" w:rsidDel="00D834E2" w:rsidRDefault="00C27344" w:rsidP="000C7DC9">
            <w:pPr>
              <w:ind w:right="-46"/>
              <w:rPr>
                <w:del w:id="911" w:author="Kumar Baral" w:date="2023-02-13T11:15:00Z"/>
              </w:rPr>
            </w:pPr>
            <w:bookmarkStart w:id="912" w:name="_Toc127182232"/>
            <w:bookmarkStart w:id="913" w:name="_Toc127182569"/>
            <w:bookmarkStart w:id="914" w:name="_Toc127191753"/>
            <w:bookmarkStart w:id="915" w:name="_Toc127278218"/>
            <w:bookmarkEnd w:id="912"/>
            <w:bookmarkEnd w:id="913"/>
            <w:bookmarkEnd w:id="914"/>
            <w:bookmarkEnd w:id="915"/>
          </w:p>
          <w:p w14:paraId="5BABFC15" w14:textId="3A517597" w:rsidR="000C5A61" w:rsidDel="00D834E2" w:rsidRDefault="000C5A61" w:rsidP="000C7DC9">
            <w:pPr>
              <w:ind w:right="-46"/>
              <w:rPr>
                <w:del w:id="916" w:author="Kumar Baral" w:date="2023-02-13T11:15:00Z"/>
              </w:rPr>
            </w:pPr>
            <w:del w:id="917" w:author="Kumar Baral" w:date="2023-02-13T11:15:00Z">
              <w:r w:rsidDel="00D834E2">
                <w:delText>Pelton (3 jets horizontal shaft arrangement)</w:delText>
              </w:r>
              <w:bookmarkStart w:id="918" w:name="_Toc127182233"/>
              <w:bookmarkStart w:id="919" w:name="_Toc127182570"/>
              <w:bookmarkStart w:id="920" w:name="_Toc127191754"/>
              <w:bookmarkStart w:id="921" w:name="_Toc127278219"/>
              <w:bookmarkEnd w:id="918"/>
              <w:bookmarkEnd w:id="919"/>
              <w:bookmarkEnd w:id="920"/>
              <w:bookmarkEnd w:id="921"/>
            </w:del>
          </w:p>
        </w:tc>
        <w:bookmarkStart w:id="922" w:name="_Toc127182234"/>
        <w:bookmarkStart w:id="923" w:name="_Toc127182571"/>
        <w:bookmarkStart w:id="924" w:name="_Toc127191755"/>
        <w:bookmarkStart w:id="925" w:name="_Toc127278220"/>
        <w:bookmarkEnd w:id="922"/>
        <w:bookmarkEnd w:id="923"/>
        <w:bookmarkEnd w:id="924"/>
        <w:bookmarkEnd w:id="925"/>
      </w:tr>
      <w:tr w:rsidR="00C27344" w:rsidDel="00D834E2" w14:paraId="2EF5FD63" w14:textId="627CC033" w:rsidTr="000C5A61">
        <w:trPr>
          <w:trHeight w:val="476"/>
          <w:del w:id="926" w:author="Kumar Baral" w:date="2023-02-13T11:15:00Z"/>
        </w:trPr>
        <w:tc>
          <w:tcPr>
            <w:tcW w:w="4718" w:type="dxa"/>
          </w:tcPr>
          <w:p w14:paraId="49FF482F" w14:textId="11AE272B" w:rsidR="00C27344" w:rsidDel="00D834E2" w:rsidRDefault="00AE3520" w:rsidP="000C7DC9">
            <w:pPr>
              <w:ind w:right="-46"/>
              <w:rPr>
                <w:del w:id="927" w:author="Kumar Baral" w:date="2023-02-13T11:15:00Z"/>
              </w:rPr>
            </w:pPr>
            <w:del w:id="928" w:author="Kumar Baral" w:date="2023-02-13T11:15:00Z">
              <w:r w:rsidDel="00D834E2">
                <w:delText>-no of units</w:delText>
              </w:r>
              <w:bookmarkStart w:id="929" w:name="_Toc127182235"/>
              <w:bookmarkStart w:id="930" w:name="_Toc127182572"/>
              <w:bookmarkStart w:id="931" w:name="_Toc127191756"/>
              <w:bookmarkStart w:id="932" w:name="_Toc127278221"/>
              <w:bookmarkEnd w:id="929"/>
              <w:bookmarkEnd w:id="930"/>
              <w:bookmarkEnd w:id="931"/>
              <w:bookmarkEnd w:id="932"/>
            </w:del>
          </w:p>
        </w:tc>
        <w:tc>
          <w:tcPr>
            <w:tcW w:w="4718" w:type="dxa"/>
          </w:tcPr>
          <w:p w14:paraId="61810DA9" w14:textId="590CFE18" w:rsidR="00C27344" w:rsidDel="00D834E2" w:rsidRDefault="000C5A61" w:rsidP="000C7DC9">
            <w:pPr>
              <w:ind w:right="-46"/>
              <w:rPr>
                <w:del w:id="933" w:author="Kumar Baral" w:date="2023-02-13T11:15:00Z"/>
              </w:rPr>
            </w:pPr>
            <w:del w:id="934" w:author="Kumar Baral" w:date="2023-02-13T11:15:00Z">
              <w:r w:rsidDel="00D834E2">
                <w:delText>3 nos</w:delText>
              </w:r>
              <w:bookmarkStart w:id="935" w:name="_Toc127182236"/>
              <w:bookmarkStart w:id="936" w:name="_Toc127182573"/>
              <w:bookmarkStart w:id="937" w:name="_Toc127191757"/>
              <w:bookmarkStart w:id="938" w:name="_Toc127278222"/>
              <w:bookmarkEnd w:id="935"/>
              <w:bookmarkEnd w:id="936"/>
              <w:bookmarkEnd w:id="937"/>
              <w:bookmarkEnd w:id="938"/>
            </w:del>
          </w:p>
        </w:tc>
        <w:bookmarkStart w:id="939" w:name="_Toc127182237"/>
        <w:bookmarkStart w:id="940" w:name="_Toc127182574"/>
        <w:bookmarkStart w:id="941" w:name="_Toc127191758"/>
        <w:bookmarkStart w:id="942" w:name="_Toc127278223"/>
        <w:bookmarkEnd w:id="939"/>
        <w:bookmarkEnd w:id="940"/>
        <w:bookmarkEnd w:id="941"/>
        <w:bookmarkEnd w:id="942"/>
      </w:tr>
      <w:tr w:rsidR="00C27344" w:rsidDel="00D834E2" w14:paraId="6B6A696D" w14:textId="01DE584C" w:rsidTr="000C5A61">
        <w:trPr>
          <w:trHeight w:val="846"/>
          <w:del w:id="943" w:author="Kumar Baral" w:date="2023-02-13T11:15:00Z"/>
        </w:trPr>
        <w:tc>
          <w:tcPr>
            <w:tcW w:w="4718" w:type="dxa"/>
          </w:tcPr>
          <w:p w14:paraId="60D2F33C" w14:textId="2BC23900" w:rsidR="00C27344" w:rsidRPr="000C5A61" w:rsidDel="00D834E2" w:rsidRDefault="00AE3520" w:rsidP="000C7DC9">
            <w:pPr>
              <w:ind w:right="-46"/>
              <w:rPr>
                <w:del w:id="944" w:author="Kumar Baral" w:date="2023-02-13T11:15:00Z"/>
                <w:b/>
                <w:bCs/>
              </w:rPr>
            </w:pPr>
            <w:del w:id="945" w:author="Kumar Baral" w:date="2023-02-13T11:15:00Z">
              <w:r w:rsidRPr="000C5A61" w:rsidDel="00D834E2">
                <w:rPr>
                  <w:b/>
                  <w:bCs/>
                </w:rPr>
                <w:delText>Generators</w:delText>
              </w:r>
              <w:bookmarkStart w:id="946" w:name="_Toc127182238"/>
              <w:bookmarkStart w:id="947" w:name="_Toc127182575"/>
              <w:bookmarkStart w:id="948" w:name="_Toc127191759"/>
              <w:bookmarkStart w:id="949" w:name="_Toc127278224"/>
              <w:bookmarkEnd w:id="946"/>
              <w:bookmarkEnd w:id="947"/>
              <w:bookmarkEnd w:id="948"/>
              <w:bookmarkEnd w:id="949"/>
            </w:del>
          </w:p>
          <w:p w14:paraId="2E069582" w14:textId="55118313" w:rsidR="00AE3520" w:rsidDel="00D834E2" w:rsidRDefault="00AE3520" w:rsidP="000C7DC9">
            <w:pPr>
              <w:ind w:right="-46"/>
              <w:rPr>
                <w:del w:id="950" w:author="Kumar Baral" w:date="2023-02-13T11:15:00Z"/>
              </w:rPr>
            </w:pPr>
            <w:del w:id="951" w:author="Kumar Baral" w:date="2023-02-13T11:15:00Z">
              <w:r w:rsidDel="00D834E2">
                <w:delText>-type</w:delText>
              </w:r>
              <w:bookmarkStart w:id="952" w:name="_Toc127182239"/>
              <w:bookmarkStart w:id="953" w:name="_Toc127182576"/>
              <w:bookmarkStart w:id="954" w:name="_Toc127191760"/>
              <w:bookmarkStart w:id="955" w:name="_Toc127278225"/>
              <w:bookmarkEnd w:id="952"/>
              <w:bookmarkEnd w:id="953"/>
              <w:bookmarkEnd w:id="954"/>
              <w:bookmarkEnd w:id="955"/>
            </w:del>
          </w:p>
        </w:tc>
        <w:tc>
          <w:tcPr>
            <w:tcW w:w="4718" w:type="dxa"/>
          </w:tcPr>
          <w:p w14:paraId="7F5CC643" w14:textId="1BDE5416" w:rsidR="00C27344" w:rsidDel="00D834E2" w:rsidRDefault="00C27344" w:rsidP="000C7DC9">
            <w:pPr>
              <w:ind w:right="-46"/>
              <w:rPr>
                <w:del w:id="956" w:author="Kumar Baral" w:date="2023-02-13T11:15:00Z"/>
              </w:rPr>
            </w:pPr>
            <w:bookmarkStart w:id="957" w:name="_Toc127182240"/>
            <w:bookmarkStart w:id="958" w:name="_Toc127182577"/>
            <w:bookmarkStart w:id="959" w:name="_Toc127191761"/>
            <w:bookmarkStart w:id="960" w:name="_Toc127278226"/>
            <w:bookmarkEnd w:id="957"/>
            <w:bookmarkEnd w:id="958"/>
            <w:bookmarkEnd w:id="959"/>
            <w:bookmarkEnd w:id="960"/>
          </w:p>
          <w:p w14:paraId="4DA26E33" w14:textId="0084CDF8" w:rsidR="000C5A61" w:rsidDel="00D834E2" w:rsidRDefault="000C5A61" w:rsidP="000C7DC9">
            <w:pPr>
              <w:ind w:right="-46"/>
              <w:rPr>
                <w:del w:id="961" w:author="Kumar Baral" w:date="2023-02-13T11:15:00Z"/>
              </w:rPr>
            </w:pPr>
            <w:del w:id="962" w:author="Kumar Baral" w:date="2023-02-13T11:15:00Z">
              <w:r w:rsidDel="00D834E2">
                <w:delText>Synchronous, brushless, self excited</w:delText>
              </w:r>
              <w:bookmarkStart w:id="963" w:name="_Toc127182241"/>
              <w:bookmarkStart w:id="964" w:name="_Toc127182578"/>
              <w:bookmarkStart w:id="965" w:name="_Toc127191762"/>
              <w:bookmarkStart w:id="966" w:name="_Toc127278227"/>
              <w:bookmarkEnd w:id="963"/>
              <w:bookmarkEnd w:id="964"/>
              <w:bookmarkEnd w:id="965"/>
              <w:bookmarkEnd w:id="966"/>
            </w:del>
          </w:p>
        </w:tc>
        <w:bookmarkStart w:id="967" w:name="_Toc127182242"/>
        <w:bookmarkStart w:id="968" w:name="_Toc127182579"/>
        <w:bookmarkStart w:id="969" w:name="_Toc127191763"/>
        <w:bookmarkStart w:id="970" w:name="_Toc127278228"/>
        <w:bookmarkEnd w:id="967"/>
        <w:bookmarkEnd w:id="968"/>
        <w:bookmarkEnd w:id="969"/>
        <w:bookmarkEnd w:id="970"/>
      </w:tr>
      <w:tr w:rsidR="00C27344" w:rsidDel="00D834E2" w14:paraId="0A1F33E9" w14:textId="7D25A4A6" w:rsidTr="000C5A61">
        <w:trPr>
          <w:trHeight w:val="462"/>
          <w:del w:id="971" w:author="Kumar Baral" w:date="2023-02-13T11:15:00Z"/>
        </w:trPr>
        <w:tc>
          <w:tcPr>
            <w:tcW w:w="4718" w:type="dxa"/>
          </w:tcPr>
          <w:p w14:paraId="6C5B5EB3" w14:textId="4C91DE7E" w:rsidR="00C27344" w:rsidDel="00D834E2" w:rsidRDefault="00AE3520" w:rsidP="000C7DC9">
            <w:pPr>
              <w:ind w:right="-46"/>
              <w:rPr>
                <w:del w:id="972" w:author="Kumar Baral" w:date="2023-02-13T11:15:00Z"/>
              </w:rPr>
            </w:pPr>
            <w:del w:id="973" w:author="Kumar Baral" w:date="2023-02-13T11:15:00Z">
              <w:r w:rsidDel="00D834E2">
                <w:delText>No of units</w:delText>
              </w:r>
              <w:bookmarkStart w:id="974" w:name="_Toc127182243"/>
              <w:bookmarkStart w:id="975" w:name="_Toc127182580"/>
              <w:bookmarkStart w:id="976" w:name="_Toc127191764"/>
              <w:bookmarkStart w:id="977" w:name="_Toc127278229"/>
              <w:bookmarkEnd w:id="974"/>
              <w:bookmarkEnd w:id="975"/>
              <w:bookmarkEnd w:id="976"/>
              <w:bookmarkEnd w:id="977"/>
            </w:del>
          </w:p>
        </w:tc>
        <w:tc>
          <w:tcPr>
            <w:tcW w:w="4718" w:type="dxa"/>
          </w:tcPr>
          <w:p w14:paraId="084CECA5" w14:textId="1B28893D" w:rsidR="00C27344" w:rsidDel="00D834E2" w:rsidRDefault="000C5A61" w:rsidP="000C7DC9">
            <w:pPr>
              <w:ind w:right="-46"/>
              <w:rPr>
                <w:del w:id="978" w:author="Kumar Baral" w:date="2023-02-13T11:15:00Z"/>
              </w:rPr>
            </w:pPr>
            <w:del w:id="979" w:author="Kumar Baral" w:date="2023-02-13T11:15:00Z">
              <w:r w:rsidDel="00D834E2">
                <w:delText>3 nos</w:delText>
              </w:r>
              <w:bookmarkStart w:id="980" w:name="_Toc127182244"/>
              <w:bookmarkStart w:id="981" w:name="_Toc127182581"/>
              <w:bookmarkStart w:id="982" w:name="_Toc127191765"/>
              <w:bookmarkStart w:id="983" w:name="_Toc127278230"/>
              <w:bookmarkEnd w:id="980"/>
              <w:bookmarkEnd w:id="981"/>
              <w:bookmarkEnd w:id="982"/>
              <w:bookmarkEnd w:id="983"/>
            </w:del>
          </w:p>
        </w:tc>
        <w:bookmarkStart w:id="984" w:name="_Toc127182245"/>
        <w:bookmarkStart w:id="985" w:name="_Toc127182582"/>
        <w:bookmarkStart w:id="986" w:name="_Toc127191766"/>
        <w:bookmarkStart w:id="987" w:name="_Toc127278231"/>
        <w:bookmarkEnd w:id="984"/>
        <w:bookmarkEnd w:id="985"/>
        <w:bookmarkEnd w:id="986"/>
        <w:bookmarkEnd w:id="987"/>
      </w:tr>
      <w:tr w:rsidR="00C27344" w:rsidDel="00D834E2" w14:paraId="56117F14" w14:textId="7809FE8F" w:rsidTr="000C5A61">
        <w:trPr>
          <w:trHeight w:val="476"/>
          <w:del w:id="988" w:author="Kumar Baral" w:date="2023-02-13T11:15:00Z"/>
        </w:trPr>
        <w:tc>
          <w:tcPr>
            <w:tcW w:w="4718" w:type="dxa"/>
          </w:tcPr>
          <w:p w14:paraId="6A172D6F" w14:textId="010C223C" w:rsidR="00C27344" w:rsidDel="00D834E2" w:rsidRDefault="00AE3520" w:rsidP="000C7DC9">
            <w:pPr>
              <w:ind w:right="-46"/>
              <w:rPr>
                <w:del w:id="989" w:author="Kumar Baral" w:date="2023-02-13T11:15:00Z"/>
              </w:rPr>
            </w:pPr>
            <w:del w:id="990" w:author="Kumar Baral" w:date="2023-02-13T11:15:00Z">
              <w:r w:rsidDel="00D834E2">
                <w:delText>Capacity</w:delText>
              </w:r>
              <w:bookmarkStart w:id="991" w:name="_Toc127182246"/>
              <w:bookmarkStart w:id="992" w:name="_Toc127182583"/>
              <w:bookmarkStart w:id="993" w:name="_Toc127191767"/>
              <w:bookmarkStart w:id="994" w:name="_Toc127278232"/>
              <w:bookmarkEnd w:id="991"/>
              <w:bookmarkEnd w:id="992"/>
              <w:bookmarkEnd w:id="993"/>
              <w:bookmarkEnd w:id="994"/>
            </w:del>
          </w:p>
        </w:tc>
        <w:tc>
          <w:tcPr>
            <w:tcW w:w="4718" w:type="dxa"/>
          </w:tcPr>
          <w:p w14:paraId="1636F995" w14:textId="4F6F3325" w:rsidR="00C27344" w:rsidDel="00D834E2" w:rsidRDefault="000C5A61" w:rsidP="000C7DC9">
            <w:pPr>
              <w:ind w:right="-46"/>
              <w:rPr>
                <w:del w:id="995" w:author="Kumar Baral" w:date="2023-02-13T11:15:00Z"/>
              </w:rPr>
            </w:pPr>
            <w:del w:id="996" w:author="Kumar Baral" w:date="2023-02-13T11:15:00Z">
              <w:r w:rsidDel="00D834E2">
                <w:delText>5 MVA</w:delText>
              </w:r>
              <w:bookmarkStart w:id="997" w:name="_Toc127182247"/>
              <w:bookmarkStart w:id="998" w:name="_Toc127182584"/>
              <w:bookmarkStart w:id="999" w:name="_Toc127191768"/>
              <w:bookmarkStart w:id="1000" w:name="_Toc127278233"/>
              <w:bookmarkEnd w:id="997"/>
              <w:bookmarkEnd w:id="998"/>
              <w:bookmarkEnd w:id="999"/>
              <w:bookmarkEnd w:id="1000"/>
            </w:del>
          </w:p>
        </w:tc>
        <w:bookmarkStart w:id="1001" w:name="_Toc127182248"/>
        <w:bookmarkStart w:id="1002" w:name="_Toc127182585"/>
        <w:bookmarkStart w:id="1003" w:name="_Toc127191769"/>
        <w:bookmarkStart w:id="1004" w:name="_Toc127278234"/>
        <w:bookmarkEnd w:id="1001"/>
        <w:bookmarkEnd w:id="1002"/>
        <w:bookmarkEnd w:id="1003"/>
        <w:bookmarkEnd w:id="1004"/>
      </w:tr>
      <w:tr w:rsidR="00AE3520" w:rsidDel="00D834E2" w14:paraId="3B608833" w14:textId="3959474C" w:rsidTr="000C5A61">
        <w:trPr>
          <w:trHeight w:val="476"/>
          <w:del w:id="1005" w:author="Kumar Baral" w:date="2023-02-13T11:15:00Z"/>
        </w:trPr>
        <w:tc>
          <w:tcPr>
            <w:tcW w:w="4718" w:type="dxa"/>
          </w:tcPr>
          <w:p w14:paraId="2773641C" w14:textId="3277B846" w:rsidR="00AE3520" w:rsidDel="00D834E2" w:rsidRDefault="00AE3520" w:rsidP="000C7DC9">
            <w:pPr>
              <w:ind w:right="-46"/>
              <w:rPr>
                <w:del w:id="1006" w:author="Kumar Baral" w:date="2023-02-13T11:15:00Z"/>
              </w:rPr>
            </w:pPr>
            <w:del w:id="1007" w:author="Kumar Baral" w:date="2023-02-13T11:15:00Z">
              <w:r w:rsidDel="00D834E2">
                <w:delText>Voltage</w:delText>
              </w:r>
              <w:bookmarkStart w:id="1008" w:name="_Toc127182249"/>
              <w:bookmarkStart w:id="1009" w:name="_Toc127182586"/>
              <w:bookmarkStart w:id="1010" w:name="_Toc127191770"/>
              <w:bookmarkStart w:id="1011" w:name="_Toc127278235"/>
              <w:bookmarkEnd w:id="1008"/>
              <w:bookmarkEnd w:id="1009"/>
              <w:bookmarkEnd w:id="1010"/>
              <w:bookmarkEnd w:id="1011"/>
            </w:del>
          </w:p>
        </w:tc>
        <w:tc>
          <w:tcPr>
            <w:tcW w:w="4718" w:type="dxa"/>
          </w:tcPr>
          <w:p w14:paraId="10D44B7C" w14:textId="33114A39" w:rsidR="00AE3520" w:rsidDel="00D834E2" w:rsidRDefault="000C5A61" w:rsidP="000C7DC9">
            <w:pPr>
              <w:ind w:right="-46"/>
              <w:rPr>
                <w:del w:id="1012" w:author="Kumar Baral" w:date="2023-02-13T11:15:00Z"/>
              </w:rPr>
            </w:pPr>
            <w:del w:id="1013" w:author="Kumar Baral" w:date="2023-02-13T11:15:00Z">
              <w:r w:rsidDel="00D834E2">
                <w:delText>6.6 kV</w:delText>
              </w:r>
              <w:bookmarkStart w:id="1014" w:name="_Toc127182250"/>
              <w:bookmarkStart w:id="1015" w:name="_Toc127182587"/>
              <w:bookmarkStart w:id="1016" w:name="_Toc127191771"/>
              <w:bookmarkStart w:id="1017" w:name="_Toc127278236"/>
              <w:bookmarkEnd w:id="1014"/>
              <w:bookmarkEnd w:id="1015"/>
              <w:bookmarkEnd w:id="1016"/>
              <w:bookmarkEnd w:id="1017"/>
            </w:del>
          </w:p>
        </w:tc>
        <w:bookmarkStart w:id="1018" w:name="_Toc127182251"/>
        <w:bookmarkStart w:id="1019" w:name="_Toc127182588"/>
        <w:bookmarkStart w:id="1020" w:name="_Toc127191772"/>
        <w:bookmarkStart w:id="1021" w:name="_Toc127278237"/>
        <w:bookmarkEnd w:id="1018"/>
        <w:bookmarkEnd w:id="1019"/>
        <w:bookmarkEnd w:id="1020"/>
        <w:bookmarkEnd w:id="1021"/>
      </w:tr>
      <w:tr w:rsidR="00AE3520" w:rsidDel="00D834E2" w14:paraId="0211630C" w14:textId="0A681E5E" w:rsidTr="000C5A61">
        <w:trPr>
          <w:trHeight w:val="462"/>
          <w:del w:id="1022" w:author="Kumar Baral" w:date="2023-02-13T11:15:00Z"/>
        </w:trPr>
        <w:tc>
          <w:tcPr>
            <w:tcW w:w="4718" w:type="dxa"/>
          </w:tcPr>
          <w:p w14:paraId="0155D031" w14:textId="3110F93D" w:rsidR="00AE3520" w:rsidRPr="000C5A61" w:rsidDel="00D834E2" w:rsidRDefault="00AE3520" w:rsidP="000C7DC9">
            <w:pPr>
              <w:ind w:right="-46"/>
              <w:rPr>
                <w:del w:id="1023" w:author="Kumar Baral" w:date="2023-02-13T11:15:00Z"/>
                <w:b/>
                <w:bCs/>
              </w:rPr>
            </w:pPr>
            <w:del w:id="1024" w:author="Kumar Baral" w:date="2023-02-13T11:15:00Z">
              <w:r w:rsidRPr="000C5A61" w:rsidDel="00D834E2">
                <w:rPr>
                  <w:b/>
                  <w:bCs/>
                </w:rPr>
                <w:delText>Transmission Line</w:delText>
              </w:r>
              <w:bookmarkStart w:id="1025" w:name="_Toc127182252"/>
              <w:bookmarkStart w:id="1026" w:name="_Toc127182589"/>
              <w:bookmarkStart w:id="1027" w:name="_Toc127191773"/>
              <w:bookmarkStart w:id="1028" w:name="_Toc127278238"/>
              <w:bookmarkEnd w:id="1025"/>
              <w:bookmarkEnd w:id="1026"/>
              <w:bookmarkEnd w:id="1027"/>
              <w:bookmarkEnd w:id="1028"/>
            </w:del>
          </w:p>
        </w:tc>
        <w:tc>
          <w:tcPr>
            <w:tcW w:w="4718" w:type="dxa"/>
          </w:tcPr>
          <w:p w14:paraId="54209C1A" w14:textId="73366FB3" w:rsidR="00AE3520" w:rsidDel="00D834E2" w:rsidRDefault="00AE3520" w:rsidP="000C7DC9">
            <w:pPr>
              <w:ind w:right="-46"/>
              <w:rPr>
                <w:del w:id="1029" w:author="Kumar Baral" w:date="2023-02-13T11:15:00Z"/>
              </w:rPr>
            </w:pPr>
            <w:bookmarkStart w:id="1030" w:name="_Toc127182253"/>
            <w:bookmarkStart w:id="1031" w:name="_Toc127182590"/>
            <w:bookmarkStart w:id="1032" w:name="_Toc127191774"/>
            <w:bookmarkStart w:id="1033" w:name="_Toc127278239"/>
            <w:bookmarkEnd w:id="1030"/>
            <w:bookmarkEnd w:id="1031"/>
            <w:bookmarkEnd w:id="1032"/>
            <w:bookmarkEnd w:id="1033"/>
          </w:p>
        </w:tc>
        <w:bookmarkStart w:id="1034" w:name="_Toc127182254"/>
        <w:bookmarkStart w:id="1035" w:name="_Toc127182591"/>
        <w:bookmarkStart w:id="1036" w:name="_Toc127191775"/>
        <w:bookmarkStart w:id="1037" w:name="_Toc127278240"/>
        <w:bookmarkEnd w:id="1034"/>
        <w:bookmarkEnd w:id="1035"/>
        <w:bookmarkEnd w:id="1036"/>
        <w:bookmarkEnd w:id="1037"/>
      </w:tr>
      <w:tr w:rsidR="00AE3520" w:rsidDel="00D834E2" w14:paraId="52CB4612" w14:textId="423D8C87" w:rsidTr="000C5A61">
        <w:trPr>
          <w:trHeight w:val="476"/>
          <w:del w:id="1038" w:author="Kumar Baral" w:date="2023-02-13T11:15:00Z"/>
        </w:trPr>
        <w:tc>
          <w:tcPr>
            <w:tcW w:w="4718" w:type="dxa"/>
          </w:tcPr>
          <w:p w14:paraId="70117AE1" w14:textId="5761A4D5" w:rsidR="00AE3520" w:rsidDel="00D834E2" w:rsidRDefault="00AE3520" w:rsidP="000C7DC9">
            <w:pPr>
              <w:ind w:right="-46"/>
              <w:rPr>
                <w:del w:id="1039" w:author="Kumar Baral" w:date="2023-02-13T11:15:00Z"/>
              </w:rPr>
            </w:pPr>
            <w:del w:id="1040" w:author="Kumar Baral" w:date="2023-02-13T11:15:00Z">
              <w:r w:rsidDel="00D834E2">
                <w:delText>-length</w:delText>
              </w:r>
              <w:bookmarkStart w:id="1041" w:name="_Toc127182255"/>
              <w:bookmarkStart w:id="1042" w:name="_Toc127182592"/>
              <w:bookmarkStart w:id="1043" w:name="_Toc127191776"/>
              <w:bookmarkStart w:id="1044" w:name="_Toc127278241"/>
              <w:bookmarkEnd w:id="1041"/>
              <w:bookmarkEnd w:id="1042"/>
              <w:bookmarkEnd w:id="1043"/>
              <w:bookmarkEnd w:id="1044"/>
            </w:del>
          </w:p>
        </w:tc>
        <w:tc>
          <w:tcPr>
            <w:tcW w:w="4718" w:type="dxa"/>
          </w:tcPr>
          <w:p w14:paraId="69A3FA6E" w14:textId="30F5013F" w:rsidR="00AE3520" w:rsidDel="00D834E2" w:rsidRDefault="000C5A61" w:rsidP="000C7DC9">
            <w:pPr>
              <w:ind w:right="-46"/>
              <w:rPr>
                <w:del w:id="1045" w:author="Kumar Baral" w:date="2023-02-13T11:15:00Z"/>
              </w:rPr>
            </w:pPr>
            <w:del w:id="1046" w:author="Kumar Baral" w:date="2023-02-13T11:15:00Z">
              <w:r w:rsidDel="00D834E2">
                <w:delText>0.5 km</w:delText>
              </w:r>
              <w:bookmarkStart w:id="1047" w:name="_Toc127182256"/>
              <w:bookmarkStart w:id="1048" w:name="_Toc127182593"/>
              <w:bookmarkStart w:id="1049" w:name="_Toc127191777"/>
              <w:bookmarkStart w:id="1050" w:name="_Toc127278242"/>
              <w:bookmarkEnd w:id="1047"/>
              <w:bookmarkEnd w:id="1048"/>
              <w:bookmarkEnd w:id="1049"/>
              <w:bookmarkEnd w:id="1050"/>
            </w:del>
          </w:p>
        </w:tc>
        <w:bookmarkStart w:id="1051" w:name="_Toc127182257"/>
        <w:bookmarkStart w:id="1052" w:name="_Toc127182594"/>
        <w:bookmarkStart w:id="1053" w:name="_Toc127191778"/>
        <w:bookmarkStart w:id="1054" w:name="_Toc127278243"/>
        <w:bookmarkEnd w:id="1051"/>
        <w:bookmarkEnd w:id="1052"/>
        <w:bookmarkEnd w:id="1053"/>
        <w:bookmarkEnd w:id="1054"/>
      </w:tr>
      <w:tr w:rsidR="00AE3520" w:rsidDel="00D834E2" w14:paraId="49A2BC85" w14:textId="6154B09A" w:rsidTr="000C5A61">
        <w:trPr>
          <w:trHeight w:val="476"/>
          <w:del w:id="1055" w:author="Kumar Baral" w:date="2023-02-13T11:15:00Z"/>
        </w:trPr>
        <w:tc>
          <w:tcPr>
            <w:tcW w:w="4718" w:type="dxa"/>
          </w:tcPr>
          <w:p w14:paraId="5B4C00E5" w14:textId="4E44EB30" w:rsidR="00AE3520" w:rsidDel="00D834E2" w:rsidRDefault="00AE3520" w:rsidP="000C7DC9">
            <w:pPr>
              <w:ind w:right="-46"/>
              <w:rPr>
                <w:del w:id="1056" w:author="Kumar Baral" w:date="2023-02-13T11:15:00Z"/>
              </w:rPr>
            </w:pPr>
            <w:del w:id="1057" w:author="Kumar Baral" w:date="2023-02-13T11:15:00Z">
              <w:r w:rsidDel="00D834E2">
                <w:delText>-voltage</w:delText>
              </w:r>
              <w:bookmarkStart w:id="1058" w:name="_Toc127182258"/>
              <w:bookmarkStart w:id="1059" w:name="_Toc127182595"/>
              <w:bookmarkStart w:id="1060" w:name="_Toc127191779"/>
              <w:bookmarkStart w:id="1061" w:name="_Toc127278244"/>
              <w:bookmarkEnd w:id="1058"/>
              <w:bookmarkEnd w:id="1059"/>
              <w:bookmarkEnd w:id="1060"/>
              <w:bookmarkEnd w:id="1061"/>
            </w:del>
          </w:p>
        </w:tc>
        <w:tc>
          <w:tcPr>
            <w:tcW w:w="4718" w:type="dxa"/>
          </w:tcPr>
          <w:p w14:paraId="0DCB41AA" w14:textId="158318A2" w:rsidR="00AE3520" w:rsidDel="00D834E2" w:rsidRDefault="000C5A61" w:rsidP="000C7DC9">
            <w:pPr>
              <w:ind w:right="-46"/>
              <w:rPr>
                <w:del w:id="1062" w:author="Kumar Baral" w:date="2023-02-13T11:15:00Z"/>
              </w:rPr>
            </w:pPr>
            <w:del w:id="1063" w:author="Kumar Baral" w:date="2023-02-13T11:15:00Z">
              <w:r w:rsidDel="00D834E2">
                <w:delText>132 kV</w:delText>
              </w:r>
              <w:bookmarkStart w:id="1064" w:name="_Toc127182259"/>
              <w:bookmarkStart w:id="1065" w:name="_Toc127182596"/>
              <w:bookmarkStart w:id="1066" w:name="_Toc127191780"/>
              <w:bookmarkStart w:id="1067" w:name="_Toc127278245"/>
              <w:bookmarkEnd w:id="1064"/>
              <w:bookmarkEnd w:id="1065"/>
              <w:bookmarkEnd w:id="1066"/>
              <w:bookmarkEnd w:id="1067"/>
            </w:del>
          </w:p>
        </w:tc>
        <w:bookmarkStart w:id="1068" w:name="_Toc127182260"/>
        <w:bookmarkStart w:id="1069" w:name="_Toc127182597"/>
        <w:bookmarkStart w:id="1070" w:name="_Toc127191781"/>
        <w:bookmarkStart w:id="1071" w:name="_Toc127278246"/>
        <w:bookmarkEnd w:id="1068"/>
        <w:bookmarkEnd w:id="1069"/>
        <w:bookmarkEnd w:id="1070"/>
        <w:bookmarkEnd w:id="1071"/>
      </w:tr>
      <w:tr w:rsidR="00AE3520" w:rsidDel="00D834E2" w14:paraId="1840B9AC" w14:textId="33A2B9EC" w:rsidTr="000C5A61">
        <w:trPr>
          <w:trHeight w:val="462"/>
          <w:del w:id="1072" w:author="Kumar Baral" w:date="2023-02-13T11:15:00Z"/>
        </w:trPr>
        <w:tc>
          <w:tcPr>
            <w:tcW w:w="4718" w:type="dxa"/>
          </w:tcPr>
          <w:p w14:paraId="03272924" w14:textId="11551158" w:rsidR="00AE3520" w:rsidRPr="000C5A61" w:rsidDel="00D834E2" w:rsidRDefault="00AE3520" w:rsidP="000C7DC9">
            <w:pPr>
              <w:ind w:right="-46"/>
              <w:rPr>
                <w:del w:id="1073" w:author="Kumar Baral" w:date="2023-02-13T11:15:00Z"/>
                <w:b/>
                <w:bCs/>
              </w:rPr>
            </w:pPr>
            <w:del w:id="1074" w:author="Kumar Baral" w:date="2023-02-13T11:15:00Z">
              <w:r w:rsidRPr="000C5A61" w:rsidDel="00D834E2">
                <w:rPr>
                  <w:b/>
                  <w:bCs/>
                </w:rPr>
                <w:delText>Mean annual saleable energy Production</w:delText>
              </w:r>
              <w:bookmarkStart w:id="1075" w:name="_Toc127182261"/>
              <w:bookmarkStart w:id="1076" w:name="_Toc127182598"/>
              <w:bookmarkStart w:id="1077" w:name="_Toc127191782"/>
              <w:bookmarkStart w:id="1078" w:name="_Toc127278247"/>
              <w:bookmarkEnd w:id="1075"/>
              <w:bookmarkEnd w:id="1076"/>
              <w:bookmarkEnd w:id="1077"/>
              <w:bookmarkEnd w:id="1078"/>
            </w:del>
          </w:p>
        </w:tc>
        <w:tc>
          <w:tcPr>
            <w:tcW w:w="4718" w:type="dxa"/>
          </w:tcPr>
          <w:p w14:paraId="1061EFFF" w14:textId="664657C9" w:rsidR="00AE3520" w:rsidDel="00D834E2" w:rsidRDefault="000C5A61" w:rsidP="000C7DC9">
            <w:pPr>
              <w:ind w:right="-46"/>
              <w:rPr>
                <w:del w:id="1079" w:author="Kumar Baral" w:date="2023-02-13T11:15:00Z"/>
              </w:rPr>
            </w:pPr>
            <w:del w:id="1080" w:author="Kumar Baral" w:date="2023-02-13T11:15:00Z">
              <w:r w:rsidDel="00D834E2">
                <w:delText>66.23 GWh in a normal year</w:delText>
              </w:r>
              <w:bookmarkStart w:id="1081" w:name="_Toc127182262"/>
              <w:bookmarkStart w:id="1082" w:name="_Toc127182599"/>
              <w:bookmarkStart w:id="1083" w:name="_Toc127191783"/>
              <w:bookmarkStart w:id="1084" w:name="_Toc127278248"/>
              <w:bookmarkEnd w:id="1081"/>
              <w:bookmarkEnd w:id="1082"/>
              <w:bookmarkEnd w:id="1083"/>
              <w:bookmarkEnd w:id="1084"/>
            </w:del>
          </w:p>
        </w:tc>
        <w:bookmarkStart w:id="1085" w:name="_Toc127182263"/>
        <w:bookmarkStart w:id="1086" w:name="_Toc127182600"/>
        <w:bookmarkStart w:id="1087" w:name="_Toc127191784"/>
        <w:bookmarkStart w:id="1088" w:name="_Toc127278249"/>
        <w:bookmarkEnd w:id="1085"/>
        <w:bookmarkEnd w:id="1086"/>
        <w:bookmarkEnd w:id="1087"/>
        <w:bookmarkEnd w:id="1088"/>
      </w:tr>
      <w:tr w:rsidR="00AE3520" w:rsidDel="00D834E2" w14:paraId="2E237315" w14:textId="6237E8C1" w:rsidTr="000C5A61">
        <w:trPr>
          <w:trHeight w:val="476"/>
          <w:del w:id="1089" w:author="Kumar Baral" w:date="2023-02-13T11:15:00Z"/>
        </w:trPr>
        <w:tc>
          <w:tcPr>
            <w:tcW w:w="4718" w:type="dxa"/>
          </w:tcPr>
          <w:p w14:paraId="20106120" w14:textId="04C36EE6" w:rsidR="00AE3520" w:rsidDel="00D834E2" w:rsidRDefault="00AE3520" w:rsidP="000C7DC9">
            <w:pPr>
              <w:ind w:right="-46"/>
              <w:rPr>
                <w:del w:id="1090" w:author="Kumar Baral" w:date="2023-02-13T11:15:00Z"/>
              </w:rPr>
            </w:pPr>
            <w:del w:id="1091" w:author="Kumar Baral" w:date="2023-02-13T11:15:00Z">
              <w:r w:rsidDel="00D834E2">
                <w:delText>Dry Energy ( Mid December-mid April)</w:delText>
              </w:r>
              <w:bookmarkStart w:id="1092" w:name="_Toc127182264"/>
              <w:bookmarkStart w:id="1093" w:name="_Toc127182601"/>
              <w:bookmarkStart w:id="1094" w:name="_Toc127191785"/>
              <w:bookmarkStart w:id="1095" w:name="_Toc127278250"/>
              <w:bookmarkEnd w:id="1092"/>
              <w:bookmarkEnd w:id="1093"/>
              <w:bookmarkEnd w:id="1094"/>
              <w:bookmarkEnd w:id="1095"/>
            </w:del>
          </w:p>
        </w:tc>
        <w:tc>
          <w:tcPr>
            <w:tcW w:w="4718" w:type="dxa"/>
          </w:tcPr>
          <w:p w14:paraId="2F6AC565" w14:textId="15A125E8" w:rsidR="00AE3520" w:rsidDel="00D834E2" w:rsidRDefault="000C5A61" w:rsidP="000C7DC9">
            <w:pPr>
              <w:ind w:right="-46"/>
              <w:rPr>
                <w:del w:id="1096" w:author="Kumar Baral" w:date="2023-02-13T11:15:00Z"/>
              </w:rPr>
            </w:pPr>
            <w:del w:id="1097" w:author="Kumar Baral" w:date="2023-02-13T11:15:00Z">
              <w:r w:rsidDel="00D834E2">
                <w:delText>16.60 GWh</w:delText>
              </w:r>
              <w:bookmarkStart w:id="1098" w:name="_Toc127182265"/>
              <w:bookmarkStart w:id="1099" w:name="_Toc127182602"/>
              <w:bookmarkStart w:id="1100" w:name="_Toc127191786"/>
              <w:bookmarkStart w:id="1101" w:name="_Toc127278251"/>
              <w:bookmarkEnd w:id="1098"/>
              <w:bookmarkEnd w:id="1099"/>
              <w:bookmarkEnd w:id="1100"/>
              <w:bookmarkEnd w:id="1101"/>
            </w:del>
          </w:p>
        </w:tc>
        <w:bookmarkStart w:id="1102" w:name="_Toc127182266"/>
        <w:bookmarkStart w:id="1103" w:name="_Toc127182603"/>
        <w:bookmarkStart w:id="1104" w:name="_Toc127191787"/>
        <w:bookmarkStart w:id="1105" w:name="_Toc127278252"/>
        <w:bookmarkEnd w:id="1102"/>
        <w:bookmarkEnd w:id="1103"/>
        <w:bookmarkEnd w:id="1104"/>
        <w:bookmarkEnd w:id="1105"/>
      </w:tr>
      <w:tr w:rsidR="00AE3520" w:rsidDel="00D834E2" w14:paraId="7E4EA7AD" w14:textId="77DF6314" w:rsidTr="000C5A61">
        <w:trPr>
          <w:trHeight w:val="476"/>
          <w:del w:id="1106" w:author="Kumar Baral" w:date="2023-02-13T11:15:00Z"/>
        </w:trPr>
        <w:tc>
          <w:tcPr>
            <w:tcW w:w="4718" w:type="dxa"/>
          </w:tcPr>
          <w:p w14:paraId="2102B9BB" w14:textId="15E92C27" w:rsidR="00AE3520" w:rsidDel="00D834E2" w:rsidRDefault="00AE3520" w:rsidP="000C7DC9">
            <w:pPr>
              <w:ind w:right="-46"/>
              <w:rPr>
                <w:del w:id="1107" w:author="Kumar Baral" w:date="2023-02-13T11:15:00Z"/>
              </w:rPr>
            </w:pPr>
            <w:del w:id="1108" w:author="Kumar Baral" w:date="2023-02-13T11:15:00Z">
              <w:r w:rsidDel="00D834E2">
                <w:delText>Wer Energy ( mid April-mid December)</w:delText>
              </w:r>
              <w:bookmarkStart w:id="1109" w:name="_Toc127182267"/>
              <w:bookmarkStart w:id="1110" w:name="_Toc127182604"/>
              <w:bookmarkStart w:id="1111" w:name="_Toc127191788"/>
              <w:bookmarkStart w:id="1112" w:name="_Toc127278253"/>
              <w:bookmarkEnd w:id="1109"/>
              <w:bookmarkEnd w:id="1110"/>
              <w:bookmarkEnd w:id="1111"/>
              <w:bookmarkEnd w:id="1112"/>
            </w:del>
          </w:p>
        </w:tc>
        <w:tc>
          <w:tcPr>
            <w:tcW w:w="4718" w:type="dxa"/>
          </w:tcPr>
          <w:p w14:paraId="009C1141" w14:textId="5F025763" w:rsidR="00AE3520" w:rsidDel="00D834E2" w:rsidRDefault="000C5A61" w:rsidP="000C7DC9">
            <w:pPr>
              <w:ind w:right="-46"/>
              <w:rPr>
                <w:del w:id="1113" w:author="Kumar Baral" w:date="2023-02-13T11:15:00Z"/>
              </w:rPr>
            </w:pPr>
            <w:del w:id="1114" w:author="Kumar Baral" w:date="2023-02-13T11:15:00Z">
              <w:r w:rsidDel="00D834E2">
                <w:delText>49.63 GWh</w:delText>
              </w:r>
              <w:bookmarkStart w:id="1115" w:name="_Toc127182268"/>
              <w:bookmarkStart w:id="1116" w:name="_Toc127182605"/>
              <w:bookmarkStart w:id="1117" w:name="_Toc127191789"/>
              <w:bookmarkStart w:id="1118" w:name="_Toc127278254"/>
              <w:bookmarkEnd w:id="1115"/>
              <w:bookmarkEnd w:id="1116"/>
              <w:bookmarkEnd w:id="1117"/>
              <w:bookmarkEnd w:id="1118"/>
            </w:del>
          </w:p>
        </w:tc>
        <w:bookmarkStart w:id="1119" w:name="_Toc127182269"/>
        <w:bookmarkStart w:id="1120" w:name="_Toc127182606"/>
        <w:bookmarkStart w:id="1121" w:name="_Toc127191790"/>
        <w:bookmarkStart w:id="1122" w:name="_Toc127278255"/>
        <w:bookmarkEnd w:id="1119"/>
        <w:bookmarkEnd w:id="1120"/>
        <w:bookmarkEnd w:id="1121"/>
        <w:bookmarkEnd w:id="1122"/>
      </w:tr>
      <w:tr w:rsidR="00AE3520" w:rsidDel="00D834E2" w14:paraId="42101016" w14:textId="0CFA4335" w:rsidTr="000C5A61">
        <w:trPr>
          <w:trHeight w:val="462"/>
          <w:del w:id="1123" w:author="Kumar Baral" w:date="2023-02-13T11:15:00Z"/>
        </w:trPr>
        <w:tc>
          <w:tcPr>
            <w:tcW w:w="4718" w:type="dxa"/>
          </w:tcPr>
          <w:p w14:paraId="2A83997A" w14:textId="35306357" w:rsidR="00AE3520" w:rsidDel="00D834E2" w:rsidRDefault="000C5A61" w:rsidP="000C7DC9">
            <w:pPr>
              <w:ind w:right="-46"/>
              <w:rPr>
                <w:del w:id="1124" w:author="Kumar Baral" w:date="2023-02-13T11:15:00Z"/>
              </w:rPr>
            </w:pPr>
            <w:del w:id="1125" w:author="Kumar Baral" w:date="2023-02-13T11:15:00Z">
              <w:r w:rsidDel="00D834E2">
                <w:delText>Commissioned date</w:delText>
              </w:r>
              <w:bookmarkStart w:id="1126" w:name="_Toc127182270"/>
              <w:bookmarkStart w:id="1127" w:name="_Toc127182607"/>
              <w:bookmarkStart w:id="1128" w:name="_Toc127191791"/>
              <w:bookmarkStart w:id="1129" w:name="_Toc127278256"/>
              <w:bookmarkEnd w:id="1126"/>
              <w:bookmarkEnd w:id="1127"/>
              <w:bookmarkEnd w:id="1128"/>
              <w:bookmarkEnd w:id="1129"/>
            </w:del>
          </w:p>
        </w:tc>
        <w:tc>
          <w:tcPr>
            <w:tcW w:w="4718" w:type="dxa"/>
          </w:tcPr>
          <w:p w14:paraId="15A3A57B" w14:textId="25F39726" w:rsidR="00AE3520" w:rsidDel="00D834E2" w:rsidRDefault="00AE3520" w:rsidP="000C7DC9">
            <w:pPr>
              <w:ind w:right="-46"/>
              <w:rPr>
                <w:del w:id="1130" w:author="Kumar Baral" w:date="2023-02-13T11:15:00Z"/>
              </w:rPr>
            </w:pPr>
            <w:bookmarkStart w:id="1131" w:name="_Toc127182271"/>
            <w:bookmarkStart w:id="1132" w:name="_Toc127182608"/>
            <w:bookmarkStart w:id="1133" w:name="_Toc127191792"/>
            <w:bookmarkStart w:id="1134" w:name="_Toc127278257"/>
            <w:bookmarkEnd w:id="1131"/>
            <w:bookmarkEnd w:id="1132"/>
            <w:bookmarkEnd w:id="1133"/>
            <w:bookmarkEnd w:id="1134"/>
          </w:p>
        </w:tc>
        <w:bookmarkStart w:id="1135" w:name="_Toc127182272"/>
        <w:bookmarkStart w:id="1136" w:name="_Toc127182609"/>
        <w:bookmarkStart w:id="1137" w:name="_Toc127191793"/>
        <w:bookmarkStart w:id="1138" w:name="_Toc127278258"/>
        <w:bookmarkEnd w:id="1135"/>
        <w:bookmarkEnd w:id="1136"/>
        <w:bookmarkEnd w:id="1137"/>
        <w:bookmarkEnd w:id="1138"/>
      </w:tr>
    </w:tbl>
    <w:p w14:paraId="635D5B2F" w14:textId="46C7176A" w:rsidR="00185774" w:rsidRDefault="00F23E72">
      <w:pPr>
        <w:pStyle w:val="Heading2"/>
        <w:pPrChange w:id="1139" w:author="Kumar Baral" w:date="2023-02-13T11:17:00Z">
          <w:pPr>
            <w:ind w:right="-46"/>
          </w:pPr>
        </w:pPrChange>
      </w:pPr>
      <w:bookmarkStart w:id="1140" w:name="_Toc127278259"/>
      <w:ins w:id="1141" w:author="Kumar Baral" w:date="2023-02-13T11:17:00Z">
        <w:r>
          <w:t>Hydrological</w:t>
        </w:r>
      </w:ins>
      <w:ins w:id="1142" w:author="Kumar Baral" w:date="2023-02-13T11:16:00Z">
        <w:r>
          <w:t xml:space="preserve"> </w:t>
        </w:r>
      </w:ins>
      <w:ins w:id="1143" w:author="Kumar Baral" w:date="2023-02-13T11:17:00Z">
        <w:r>
          <w:t>Study</w:t>
        </w:r>
      </w:ins>
      <w:bookmarkEnd w:id="1140"/>
    </w:p>
    <w:p w14:paraId="0E8F0ADB" w14:textId="77777777" w:rsidR="00185774" w:rsidDel="00352BC0" w:rsidRDefault="000C7DC9" w:rsidP="000C7DC9">
      <w:pPr>
        <w:ind w:right="-46"/>
        <w:rPr>
          <w:del w:id="1144" w:author="Kumar Baral" w:date="2023-02-10T16:12:00Z"/>
        </w:rPr>
      </w:pPr>
      <w:del w:id="1145" w:author="Kumar Baral" w:date="2023-02-10T16:12:00Z">
        <w:r w:rsidRPr="00976A12" w:rsidDel="00352BC0">
          <w:delText xml:space="preserve"> </w:delText>
        </w:r>
      </w:del>
    </w:p>
    <w:p w14:paraId="6C269C77" w14:textId="5CF5F241" w:rsidR="000C7DC9" w:rsidRPr="00976A12" w:rsidRDefault="000C7DC9" w:rsidP="000C7DC9">
      <w:pPr>
        <w:ind w:right="-46"/>
      </w:pPr>
      <w:del w:id="1146" w:author="Kumar Baral" w:date="2023-02-13T11:12:00Z">
        <w:r w:rsidRPr="00976A12" w:rsidDel="007C4B44">
          <w:delText>a</w:delText>
        </w:r>
      </w:del>
      <w:ins w:id="1147" w:author="Kumar Baral" w:date="2023-02-13T11:12:00Z">
        <w:r w:rsidR="007C4B44">
          <w:t>An A</w:t>
        </w:r>
      </w:ins>
      <w:r w:rsidRPr="00976A12">
        <w:t xml:space="preserve">ccurate assessment of long-term hydrology is essential to any hydropower project. The longer the hydrological records, more reliable are the estimation of design parameters for the project. </w:t>
      </w:r>
      <w:del w:id="1148"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p>
    <w:p w14:paraId="6E24EC1B" w14:textId="77777777" w:rsidR="00DF647F" w:rsidRDefault="000C7DC9" w:rsidP="000C7DC9">
      <w:pPr>
        <w:ind w:right="-46"/>
      </w:pPr>
      <w:r w:rsidRPr="00976A12">
        <w:t>The hydrological study of the project area comprises the desk study, field investigation, collection of hydrological and meteorological data from nearby</w:t>
      </w:r>
      <w:r w:rsidR="00DF647F">
        <w:t xml:space="preserve"> of </w:t>
      </w:r>
      <w:r w:rsidRPr="00976A12">
        <w:t xml:space="preserve">project area, and various literature reviews. </w:t>
      </w:r>
    </w:p>
    <w:p w14:paraId="204D742C" w14:textId="5A0FDA7C" w:rsidR="000C7DC9" w:rsidRPr="00976A12" w:rsidRDefault="00DF647F" w:rsidP="000C7DC9">
      <w:pPr>
        <w:ind w:right="-46"/>
      </w:pPr>
      <w:r>
        <w:t xml:space="preserve">The scope of </w:t>
      </w:r>
      <w:r w:rsidR="000C7DC9" w:rsidRPr="00976A12">
        <w:t xml:space="preserve"> th</w:t>
      </w:r>
      <w:ins w:id="1149" w:author="Kumar Baral" w:date="2023-02-13T11:12:00Z">
        <w:r w:rsidR="007C4B44">
          <w:t>is</w:t>
        </w:r>
      </w:ins>
      <w:del w:id="1150" w:author="Kumar Baral" w:date="2023-02-13T11:12:00Z">
        <w:r w:rsidR="000C7DC9" w:rsidRPr="00976A12" w:rsidDel="007C4B44">
          <w:delText>e</w:delText>
        </w:r>
      </w:del>
      <w:r w:rsidR="000C7DC9" w:rsidRPr="00976A12">
        <w:t xml:space="preserv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1151" w:author="Kumar Baral" w:date="2023-01-25T17:07:00Z"/>
        </w:rPr>
      </w:pPr>
    </w:p>
    <w:p w14:paraId="390B277E" w14:textId="67DFD788" w:rsidR="006238CC" w:rsidRPr="001F4328" w:rsidDel="00BE56FB" w:rsidRDefault="006238CC" w:rsidP="001F4328">
      <w:pPr>
        <w:pStyle w:val="Heading2"/>
        <w:rPr>
          <w:del w:id="1152" w:author="Kumar Baral" w:date="2023-01-25T17:07:00Z"/>
        </w:rPr>
      </w:pPr>
      <w:del w:id="1153" w:author="Kumar Baral" w:date="2023-01-25T17:07:00Z">
        <w:r w:rsidRPr="001F4328" w:rsidDel="00BE56FB">
          <w:delText>Introduction</w:delText>
        </w:r>
        <w:bookmarkStart w:id="1154" w:name="_Toc125973931"/>
        <w:bookmarkStart w:id="1155" w:name="_Toc125974216"/>
        <w:bookmarkStart w:id="1156" w:name="_Toc126055133"/>
        <w:bookmarkStart w:id="1157" w:name="_Toc126057925"/>
        <w:bookmarkStart w:id="1158" w:name="_Toc127182274"/>
        <w:bookmarkStart w:id="1159" w:name="_Toc127182611"/>
        <w:bookmarkStart w:id="1160" w:name="_Toc127191795"/>
        <w:bookmarkStart w:id="1161" w:name="_Toc127278260"/>
        <w:bookmarkEnd w:id="97"/>
        <w:bookmarkEnd w:id="98"/>
        <w:bookmarkEnd w:id="99"/>
        <w:bookmarkEnd w:id="1154"/>
        <w:bookmarkEnd w:id="1155"/>
        <w:bookmarkEnd w:id="1156"/>
        <w:bookmarkEnd w:id="1157"/>
        <w:bookmarkEnd w:id="1158"/>
        <w:bookmarkEnd w:id="1159"/>
        <w:bookmarkEnd w:id="1160"/>
        <w:bookmarkEnd w:id="1161"/>
      </w:del>
    </w:p>
    <w:p w14:paraId="5DC697AF" w14:textId="6E14CC7A" w:rsidR="006238CC" w:rsidRPr="006527E6" w:rsidDel="00926F57" w:rsidRDefault="006238CC" w:rsidP="00F96D25">
      <w:pPr>
        <w:numPr>
          <w:ilvl w:val="0"/>
          <w:numId w:val="21"/>
        </w:numPr>
        <w:rPr>
          <w:del w:id="1162" w:author="Pravash Mool" w:date="2022-12-13T12:29:00Z"/>
          <w:highlight w:val="yellow"/>
          <w:rPrChange w:id="1163" w:author="Kumar Baral" w:date="2022-12-12T15:58:00Z">
            <w:rPr>
              <w:del w:id="1164" w:author="Pravash Mool" w:date="2022-12-13T12:29:00Z"/>
            </w:rPr>
          </w:rPrChange>
        </w:rPr>
      </w:pPr>
      <w:bookmarkStart w:id="1165" w:name="_Toc434844265"/>
      <w:bookmarkStart w:id="1166" w:name="_Toc25316035"/>
      <w:del w:id="1167" w:author="Pravash Mool" w:date="2022-12-13T12:29:00Z">
        <w:r w:rsidRPr="006527E6" w:rsidDel="00926F57">
          <w:rPr>
            <w:highlight w:val="yellow"/>
            <w:rPrChange w:id="1168" w:author="Kumar Baral" w:date="2022-12-12T15:58:00Z">
              <w:rPr/>
            </w:rPrChange>
          </w:rPr>
          <w:delText xml:space="preserve">Updating of extreme flood </w:delText>
        </w:r>
        <w:bookmarkStart w:id="1169" w:name="_Toc121834201"/>
        <w:bookmarkStart w:id="1170" w:name="_Toc125550068"/>
        <w:bookmarkStart w:id="1171" w:name="_Toc125555563"/>
        <w:bookmarkStart w:id="1172" w:name="_Toc125557435"/>
        <w:bookmarkStart w:id="1173" w:name="_Toc125559322"/>
        <w:bookmarkStart w:id="1174" w:name="_Toc125618500"/>
        <w:bookmarkStart w:id="1175" w:name="_Toc125639947"/>
        <w:bookmarkStart w:id="1176" w:name="_Toc125642162"/>
        <w:bookmarkStart w:id="1177" w:name="_Toc125973932"/>
        <w:bookmarkStart w:id="1178" w:name="_Toc125974217"/>
        <w:bookmarkStart w:id="1179" w:name="_Toc126055134"/>
        <w:bookmarkStart w:id="1180" w:name="_Toc126057926"/>
        <w:bookmarkStart w:id="1181" w:name="_Toc127182275"/>
        <w:bookmarkStart w:id="1182" w:name="_Toc127182612"/>
        <w:bookmarkStart w:id="1183" w:name="_Toc127191796"/>
        <w:bookmarkStart w:id="1184" w:name="_Toc127278261"/>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del>
    </w:p>
    <w:p w14:paraId="26B5EA72" w14:textId="59E16569" w:rsidR="006238CC" w:rsidRDefault="006238CC" w:rsidP="001F4328">
      <w:pPr>
        <w:pStyle w:val="Heading2"/>
      </w:pPr>
      <w:bookmarkStart w:id="1185" w:name="_Toc68879953"/>
      <w:bookmarkStart w:id="1186" w:name="_Toc127278262"/>
      <w:r w:rsidRPr="006238CC">
        <w:t>Catchment Characteristics</w:t>
      </w:r>
      <w:bookmarkEnd w:id="1165"/>
      <w:bookmarkEnd w:id="1166"/>
      <w:bookmarkEnd w:id="1185"/>
      <w:bookmarkEnd w:id="1186"/>
    </w:p>
    <w:p w14:paraId="277FB201" w14:textId="3F08007B" w:rsidR="000C7DC9" w:rsidRDefault="000C7DC9" w:rsidP="000C7DC9">
      <w:del w:id="1187" w:author="Kumar Baral" w:date="2023-02-10T16:12:00Z">
        <w:r w:rsidRPr="008A7711" w:rsidDel="00352BC0">
          <w:rPr>
            <w:rFonts w:cstheme="minorBidi"/>
          </w:rPr>
          <w:delText xml:space="preserve">In hydrology, </w:delText>
        </w:r>
      </w:del>
      <w:ins w:id="1188" w:author="Kumar Baral" w:date="2023-02-10T16:12:00Z">
        <w:r w:rsidR="00352BC0">
          <w:rPr>
            <w:rFonts w:cstheme="minorBidi"/>
          </w:rPr>
          <w:t>C</w:t>
        </w:r>
      </w:ins>
      <w:del w:id="1189"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RPr="009E5F89" w:rsidDel="00757369" w:rsidRDefault="000C7DC9" w:rsidP="000C7DC9">
      <w:pPr>
        <w:rPr>
          <w:del w:id="1190" w:author="Kumar Baral" w:date="2023-02-12T12:39:00Z"/>
          <w:highlight w:val="yellow"/>
        </w:rPr>
      </w:pPr>
      <w:del w:id="1191" w:author="Kumar Baral" w:date="2023-02-12T12:39:00Z">
        <w:r w:rsidRPr="009E5F89" w:rsidDel="00757369">
          <w:rPr>
            <w:rFonts w:cstheme="minorBidi"/>
            <w:highlight w:val="yellow"/>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0607D711" w:rsidR="000C7DC9" w:rsidRDefault="000C7DC9" w:rsidP="000C7DC9">
      <w:pPr>
        <w:rPr>
          <w:ins w:id="1192" w:author="Kumar Baral" w:date="2023-01-30T16:43:00Z"/>
        </w:rPr>
      </w:pPr>
      <w:del w:id="1193" w:author="Kumar Baral" w:date="2023-01-30T16:41:00Z">
        <w:r w:rsidRPr="009E5F89" w:rsidDel="008B66D5">
          <w:rPr>
            <w:highlight w:val="yellow"/>
          </w:rPr>
          <w:delText>In Jhimruk hydropower the catchment</w:delText>
        </w:r>
      </w:del>
      <w:ins w:id="1194" w:author="Kumar Baral" w:date="2023-01-30T16:41:00Z">
        <w:r w:rsidR="008B66D5" w:rsidRPr="009E5F89">
          <w:rPr>
            <w:highlight w:val="yellow"/>
          </w:rPr>
          <w:t xml:space="preserve">The </w:t>
        </w:r>
      </w:ins>
      <w:r w:rsidR="0062160E">
        <w:rPr>
          <w:highlight w:val="yellow"/>
        </w:rPr>
        <w:t>Jhimruk</w:t>
      </w:r>
      <w:ins w:id="1195" w:author="Kumar Baral" w:date="2023-01-30T16:41:00Z">
        <w:r w:rsidR="008B66D5" w:rsidRPr="009E5F89">
          <w:rPr>
            <w:highlight w:val="yellow"/>
          </w:rPr>
          <w:t xml:space="preserve"> Khola is one of the </w:t>
        </w:r>
      </w:ins>
      <w:ins w:id="1196" w:author="Kumar Baral" w:date="2023-02-13T11:31:00Z">
        <w:r w:rsidR="001F6995" w:rsidRPr="009E5F89">
          <w:rPr>
            <w:highlight w:val="yellow"/>
          </w:rPr>
          <w:t>major tributaries</w:t>
        </w:r>
      </w:ins>
      <w:ins w:id="1197" w:author="Kumar Baral" w:date="2023-01-30T16:41:00Z">
        <w:r w:rsidR="008B66D5" w:rsidRPr="009E5F89">
          <w:rPr>
            <w:highlight w:val="yellow"/>
          </w:rPr>
          <w:t xml:space="preserve"> of the kali </w:t>
        </w:r>
      </w:ins>
      <w:ins w:id="1198" w:author="Kumar Baral" w:date="2023-02-13T11:30:00Z">
        <w:r w:rsidR="001F6995" w:rsidRPr="009E5F89">
          <w:rPr>
            <w:highlight w:val="yellow"/>
          </w:rPr>
          <w:t>Gandaki</w:t>
        </w:r>
      </w:ins>
      <w:ins w:id="1199" w:author="Kumar Baral" w:date="2023-01-30T16:41:00Z">
        <w:r w:rsidR="008B66D5" w:rsidRPr="009E5F89">
          <w:rPr>
            <w:highlight w:val="yellow"/>
          </w:rPr>
          <w:t xml:space="preserve"> river which belongs to the Narayani Basin. It originates from Dahare </w:t>
        </w:r>
      </w:ins>
      <w:ins w:id="1200" w:author="Kumar Baral" w:date="2023-01-30T16:42:00Z">
        <w:r w:rsidR="008B66D5" w:rsidRPr="009E5F89">
          <w:rPr>
            <w:highlight w:val="yellow"/>
          </w:rPr>
          <w:t xml:space="preserve">Lek and its catchment extends up to Panchase Danda (hill). The highest point on the catchment area has an elevation of </w:t>
        </w:r>
      </w:ins>
      <w:r w:rsidR="006F37BC">
        <w:rPr>
          <w:highlight w:val="yellow"/>
        </w:rPr>
        <w:t>3615</w:t>
      </w:r>
      <w:ins w:id="1201" w:author="Kumar Baral" w:date="2023-01-30T16:42:00Z">
        <w:r w:rsidR="008B66D5" w:rsidRPr="009E5F89">
          <w:rPr>
            <w:highlight w:val="yellow"/>
          </w:rPr>
          <w:t xml:space="preserve"> m above mean sea level</w:t>
        </w:r>
      </w:ins>
      <w:ins w:id="1202" w:author="Kumar Baral" w:date="2023-02-13T14:05:00Z">
        <w:r w:rsidR="0099520C" w:rsidRPr="009E5F89">
          <w:rPr>
            <w:highlight w:val="yellow"/>
          </w:rPr>
          <w:t xml:space="preserve">, while lowest point is at </w:t>
        </w:r>
      </w:ins>
      <w:r w:rsidR="006F37BC">
        <w:rPr>
          <w:highlight w:val="yellow"/>
        </w:rPr>
        <w:t>725</w:t>
      </w:r>
      <w:ins w:id="1203" w:author="Kumar Baral" w:date="2023-02-13T14:06:00Z">
        <w:r w:rsidR="0099520C" w:rsidRPr="009E5F89">
          <w:rPr>
            <w:highlight w:val="yellow"/>
          </w:rPr>
          <w:t xml:space="preserve"> m</w:t>
        </w:r>
      </w:ins>
      <w:r w:rsidR="006F37BC">
        <w:rPr>
          <w:highlight w:val="yellow"/>
        </w:rPr>
        <w:t xml:space="preserve"> </w:t>
      </w:r>
      <w:ins w:id="1204" w:author="Kumar Baral" w:date="2023-01-30T16:42:00Z">
        <w:r w:rsidR="006F37BC" w:rsidRPr="009E5F89">
          <w:rPr>
            <w:highlight w:val="yellow"/>
          </w:rPr>
          <w:t>above mean sea level</w:t>
        </w:r>
      </w:ins>
      <w:ins w:id="1205" w:author="Kumar Baral" w:date="2023-02-13T14:06:00Z">
        <w:r w:rsidR="0099520C" w:rsidRPr="009E5F89">
          <w:rPr>
            <w:highlight w:val="yellow"/>
          </w:rPr>
          <w:t xml:space="preserve"> (</w:t>
        </w:r>
        <w:r w:rsidR="0099520C" w:rsidRPr="009E5F89">
          <w:rPr>
            <w:highlight w:val="yellow"/>
          </w:rPr>
          <w:fldChar w:fldCharType="begin"/>
        </w:r>
        <w:r w:rsidR="0099520C" w:rsidRPr="009E5F89">
          <w:rPr>
            <w:highlight w:val="yellow"/>
          </w:rPr>
          <w:instrText xml:space="preserve"> REF _Ref127189621 \h </w:instrText>
        </w:r>
      </w:ins>
      <w:r w:rsidR="0099520C" w:rsidRPr="009E5F89">
        <w:rPr>
          <w:highlight w:val="yellow"/>
        </w:rPr>
      </w:r>
      <w:r w:rsidR="009E5F89">
        <w:rPr>
          <w:highlight w:val="yellow"/>
        </w:rPr>
        <w:instrText xml:space="preserve"> \* MERGEFORMAT </w:instrText>
      </w:r>
      <w:r w:rsidR="0099520C" w:rsidRPr="009E5F89">
        <w:rPr>
          <w:highlight w:val="yellow"/>
        </w:rPr>
        <w:fldChar w:fldCharType="separate"/>
      </w:r>
      <w:ins w:id="1206" w:author="Kumar Baral" w:date="2023-02-13T14:03:00Z">
        <w:r w:rsidR="008C4DA6" w:rsidRPr="009E5F89">
          <w:rPr>
            <w:highlight w:val="yellow"/>
          </w:rPr>
          <w:t xml:space="preserve">Figure </w:t>
        </w:r>
      </w:ins>
      <w:r w:rsidR="008C4DA6" w:rsidRPr="009E5F89">
        <w:rPr>
          <w:noProof/>
          <w:highlight w:val="yellow"/>
        </w:rPr>
        <w:t>1</w:t>
      </w:r>
      <w:ins w:id="1207" w:author="Kumar Baral" w:date="2023-02-13T14:03:00Z">
        <w:r w:rsidR="008C4DA6" w:rsidRPr="009E5F89">
          <w:rPr>
            <w:highlight w:val="yellow"/>
          </w:rPr>
          <w:noBreakHyphen/>
        </w:r>
      </w:ins>
      <w:r w:rsidR="008C4DA6" w:rsidRPr="009E5F89">
        <w:rPr>
          <w:noProof/>
          <w:highlight w:val="yellow"/>
        </w:rPr>
        <w:t>1</w:t>
      </w:r>
      <w:ins w:id="1208" w:author="Kumar Baral" w:date="2023-02-13T14:06:00Z">
        <w:r w:rsidR="0099520C" w:rsidRPr="009E5F89">
          <w:rPr>
            <w:highlight w:val="yellow"/>
          </w:rPr>
          <w:fldChar w:fldCharType="end"/>
        </w:r>
        <w:r w:rsidR="0099520C" w:rsidRPr="009E5F89">
          <w:rPr>
            <w:highlight w:val="yellow"/>
          </w:rPr>
          <w:t>)</w:t>
        </w:r>
      </w:ins>
      <w:ins w:id="1209" w:author="Kumar Baral" w:date="2023-01-30T16:42:00Z">
        <w:r w:rsidR="008B66D5" w:rsidRPr="009E5F89">
          <w:rPr>
            <w:highlight w:val="yellow"/>
          </w:rPr>
          <w:t xml:space="preserve">. </w:t>
        </w:r>
      </w:ins>
    </w:p>
    <w:p w14:paraId="7D85A4F0" w14:textId="6391DFB7" w:rsidR="008B66D5" w:rsidDel="008B66D5" w:rsidRDefault="008B66D5">
      <w:pPr>
        <w:pStyle w:val="Caption"/>
        <w:rPr>
          <w:del w:id="1210" w:author="Kumar Baral" w:date="2023-01-30T16:44:00Z"/>
        </w:rPr>
        <w:pPrChange w:id="1211" w:author="Kumar Baral" w:date="2023-02-13T14:07:00Z">
          <w:pPr/>
        </w:pPrChange>
      </w:pPr>
      <w:ins w:id="1212" w:author="Kumar Baral" w:date="2023-01-30T16:43:00Z">
        <w:r>
          <w:t xml:space="preserve">The basin has characteristic of mountainous catchment. The total catchment area upstream of the intake site is </w:t>
        </w:r>
      </w:ins>
      <w:r w:rsidR="009E5F89">
        <w:t>620.83</w:t>
      </w:r>
      <w:ins w:id="1213" w:author="Kumar Baral" w:date="2023-01-30T16:43:00Z">
        <w:r>
          <w:t xml:space="preserve"> </w:t>
        </w:r>
      </w:ins>
      <w:ins w:id="1214" w:author="Kumar Baral" w:date="2023-01-30T16:44:00Z">
        <w:r>
          <w:t>km2</w:t>
        </w:r>
      </w:ins>
      <w:ins w:id="1215" w:author="Kumar Baral" w:date="2023-02-13T14:07:00Z">
        <w:r w:rsidR="00141D16">
          <w:t xml:space="preserve"> as calculated in </w:t>
        </w:r>
      </w:ins>
      <w:ins w:id="1216" w:author="Kumar Baral" w:date="2023-02-13T14:08:00Z">
        <w:r w:rsidR="00141D16">
          <w:fldChar w:fldCharType="begin"/>
        </w:r>
        <w:r w:rsidR="00141D16">
          <w:instrText xml:space="preserve"> REF _Ref127189730 \h </w:instrText>
        </w:r>
      </w:ins>
      <w:r w:rsidR="00141D16">
        <w:fldChar w:fldCharType="separate"/>
      </w:r>
      <w:ins w:id="1217" w:author="Kumar Baral" w:date="2023-02-13T14:04:00Z">
        <w:r w:rsidR="008C4DA6">
          <w:t xml:space="preserve">Table </w:t>
        </w:r>
      </w:ins>
      <w:r w:rsidR="008C4DA6">
        <w:rPr>
          <w:noProof/>
        </w:rPr>
        <w:t>1</w:t>
      </w:r>
      <w:ins w:id="1218" w:author="Kumar Baral" w:date="2023-02-13T14:27:00Z">
        <w:r w:rsidR="008C4DA6">
          <w:noBreakHyphen/>
        </w:r>
      </w:ins>
      <w:r w:rsidR="008C4DA6">
        <w:rPr>
          <w:noProof/>
        </w:rPr>
        <w:t>1</w:t>
      </w:r>
      <w:ins w:id="1219" w:author="Kumar Baral" w:date="2023-02-13T14:08:00Z">
        <w:r w:rsidR="00141D16">
          <w:fldChar w:fldCharType="end"/>
        </w:r>
        <w:r w:rsidR="00141D16">
          <w:t xml:space="preserve">. </w:t>
        </w:r>
      </w:ins>
      <w:ins w:id="1220" w:author="Kumar Baral" w:date="2023-01-30T16:44:00Z">
        <w:r w:rsidRPr="009E5F89">
          <w:rPr>
            <w:highlight w:val="yellow"/>
          </w:rPr>
          <w:t xml:space="preserve">The intake site is located at an elevation </w:t>
        </w:r>
      </w:ins>
      <w:ins w:id="1221" w:author="Kumar Baral" w:date="2023-01-30T16:47:00Z">
        <w:r w:rsidRPr="009E5F89">
          <w:rPr>
            <w:highlight w:val="yellow"/>
          </w:rPr>
          <w:t xml:space="preserve">about 630 m and is approximately 1 km </w:t>
        </w:r>
      </w:ins>
      <w:ins w:id="1222" w:author="Kumar Baral" w:date="2023-01-30T16:48:00Z">
        <w:r w:rsidRPr="009E5F89">
          <w:rPr>
            <w:highlight w:val="yellow"/>
          </w:rPr>
          <w:t>North-West from the Galyang Bazaar.</w:t>
        </w:r>
      </w:ins>
    </w:p>
    <w:p w14:paraId="2C22AE83" w14:textId="5932D364" w:rsidR="008B66D5" w:rsidRDefault="008B66D5" w:rsidP="000C7DC9">
      <w:pPr>
        <w:rPr>
          <w:ins w:id="1223" w:author="Kumar Baral" w:date="2023-01-30T16:48:00Z"/>
        </w:rPr>
      </w:pPr>
    </w:p>
    <w:p w14:paraId="2F151088" w14:textId="1C0682BE" w:rsidR="00281CD8" w:rsidRDefault="003D3023" w:rsidP="00746DBF">
      <w:pPr>
        <w:rPr>
          <w:ins w:id="1224" w:author="Kumar Baral" w:date="2023-01-30T16:54:00Z"/>
        </w:rPr>
      </w:pPr>
      <w:ins w:id="1225" w:author="Kumar Baral" w:date="2023-02-13T13:51:00Z">
        <w:r>
          <w:rPr>
            <w:noProof/>
            <w:lang w:bidi="ne-NP"/>
          </w:rPr>
          <w:lastRenderedPageBreak/>
          <w:drawing>
            <wp:inline distT="0" distB="0" distL="0" distR="0" wp14:anchorId="065A209E" wp14:editId="20484A01">
              <wp:extent cx="5854993" cy="8279622"/>
              <wp:effectExtent l="19050" t="19050" r="1270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4993" cy="8279622"/>
                      </a:xfrm>
                      <a:prstGeom prst="rect">
                        <a:avLst/>
                      </a:prstGeom>
                      <a:ln>
                        <a:solidFill>
                          <a:schemeClr val="tx1"/>
                        </a:solidFill>
                      </a:ln>
                    </pic:spPr>
                  </pic:pic>
                </a:graphicData>
              </a:graphic>
            </wp:inline>
          </w:drawing>
        </w:r>
      </w:ins>
      <w:del w:id="1226"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36A34742" w:rsidR="001405CD" w:rsidRDefault="00927B5D">
      <w:pPr>
        <w:pStyle w:val="Caption"/>
        <w:rPr>
          <w:ins w:id="1227" w:author="Kumar Baral" w:date="2023-02-13T14:04:00Z"/>
        </w:rPr>
        <w:pPrChange w:id="1228" w:author="Kumar Baral" w:date="2023-02-13T14:03:00Z">
          <w:pPr/>
        </w:pPrChange>
      </w:pPr>
      <w:bookmarkStart w:id="1229" w:name="_Ref127189621"/>
      <w:bookmarkStart w:id="1230" w:name="_Toc127278407"/>
      <w:ins w:id="1231" w:author="Kumar Baral" w:date="2023-02-13T14:03:00Z">
        <w:r>
          <w:t xml:space="preserve">Figure </w:t>
        </w:r>
        <w:r>
          <w:fldChar w:fldCharType="begin"/>
        </w:r>
        <w:r>
          <w:instrText xml:space="preserve"> STYLEREF 1 \s </w:instrText>
        </w:r>
      </w:ins>
      <w:r>
        <w:fldChar w:fldCharType="separate"/>
      </w:r>
      <w:r w:rsidR="008C4DA6">
        <w:rPr>
          <w:noProof/>
        </w:rPr>
        <w:t>1</w:t>
      </w:r>
      <w:ins w:id="1232" w:author="Kumar Baral" w:date="2023-02-13T14:03:00Z">
        <w:r>
          <w:fldChar w:fldCharType="end"/>
        </w:r>
        <w:r>
          <w:noBreakHyphen/>
        </w:r>
        <w:r>
          <w:fldChar w:fldCharType="begin"/>
        </w:r>
        <w:r>
          <w:instrText xml:space="preserve"> SEQ Figure \* ARABIC \s 1 </w:instrText>
        </w:r>
      </w:ins>
      <w:r>
        <w:fldChar w:fldCharType="separate"/>
      </w:r>
      <w:r w:rsidR="008C4DA6">
        <w:rPr>
          <w:noProof/>
        </w:rPr>
        <w:t>1</w:t>
      </w:r>
      <w:ins w:id="1233" w:author="Kumar Baral" w:date="2023-02-13T14:03:00Z">
        <w:r>
          <w:fldChar w:fldCharType="end"/>
        </w:r>
        <w:bookmarkEnd w:id="1229"/>
        <w:r>
          <w:t xml:space="preserve">: Catchment of </w:t>
        </w:r>
      </w:ins>
      <w:r w:rsidR="009E5F89">
        <w:t>Jhimruk Khola</w:t>
      </w:r>
      <w:ins w:id="1234" w:author="Kumar Baral" w:date="2023-02-13T14:04:00Z">
        <w:r>
          <w:t xml:space="preserve"> at Intake</w:t>
        </w:r>
        <w:bookmarkEnd w:id="1230"/>
        <w:r>
          <w:t xml:space="preserve"> </w:t>
        </w:r>
      </w:ins>
    </w:p>
    <w:p w14:paraId="3FF64567" w14:textId="348F3A2B" w:rsidR="00927B5D" w:rsidRDefault="00927B5D">
      <w:pPr>
        <w:rPr>
          <w:ins w:id="1235" w:author="Kumar Baral" w:date="2023-02-13T14:04:00Z"/>
        </w:rPr>
      </w:pPr>
    </w:p>
    <w:p w14:paraId="43AF1B45" w14:textId="1D229E66" w:rsidR="001405CD" w:rsidRDefault="00927B5D">
      <w:pPr>
        <w:pStyle w:val="Caption"/>
        <w:pPrChange w:id="1236" w:author="Kumar Baral" w:date="2023-02-13T14:04:00Z">
          <w:pPr/>
        </w:pPrChange>
      </w:pPr>
      <w:bookmarkStart w:id="1237" w:name="_Ref127189730"/>
      <w:bookmarkStart w:id="1238" w:name="_Ref127189724"/>
      <w:bookmarkStart w:id="1239" w:name="_Toc127278415"/>
      <w:ins w:id="1240" w:author="Kumar Baral" w:date="2023-02-13T14:04:00Z">
        <w:r>
          <w:t xml:space="preserve">Table </w:t>
        </w:r>
      </w:ins>
      <w:ins w:id="1241" w:author="Kumar Baral" w:date="2023-02-13T14:27:00Z">
        <w:r w:rsidR="00B132C2">
          <w:fldChar w:fldCharType="begin"/>
        </w:r>
        <w:r w:rsidR="00B132C2">
          <w:instrText xml:space="preserve"> STYLEREF 1 \s </w:instrText>
        </w:r>
      </w:ins>
      <w:r w:rsidR="00B132C2">
        <w:fldChar w:fldCharType="separate"/>
      </w:r>
      <w:r w:rsidR="008C4DA6">
        <w:rPr>
          <w:noProof/>
        </w:rPr>
        <w:t>1</w:t>
      </w:r>
      <w:ins w:id="1242"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1</w:t>
      </w:r>
      <w:ins w:id="1243" w:author="Kumar Baral" w:date="2023-02-13T14:27:00Z">
        <w:r w:rsidR="00B132C2">
          <w:fldChar w:fldCharType="end"/>
        </w:r>
      </w:ins>
      <w:bookmarkEnd w:id="1237"/>
      <w:ins w:id="1244" w:author="Kumar Baral" w:date="2023-02-13T14:04:00Z">
        <w:r>
          <w:t xml:space="preserve">: Catchment characteristics of </w:t>
        </w:r>
      </w:ins>
      <w:r w:rsidR="009E5F89">
        <w:t>Jhimruk Khola</w:t>
      </w:r>
      <w:ins w:id="1245" w:author="Kumar Baral" w:date="2023-02-13T14:04:00Z">
        <w:r>
          <w:t xml:space="preserve"> at Intake</w:t>
        </w:r>
      </w:ins>
      <w:bookmarkEnd w:id="1238"/>
      <w:bookmarkEnd w:id="1239"/>
    </w:p>
    <w:tbl>
      <w:tblPr>
        <w:tblStyle w:val="TableGrid"/>
        <w:tblW w:w="0" w:type="auto"/>
        <w:tblLook w:val="04A0" w:firstRow="1" w:lastRow="0" w:firstColumn="1" w:lastColumn="0" w:noHBand="0" w:noVBand="1"/>
      </w:tblPr>
      <w:tblGrid>
        <w:gridCol w:w="3121"/>
        <w:gridCol w:w="3124"/>
        <w:gridCol w:w="3124"/>
      </w:tblGrid>
      <w:tr w:rsidR="009E5F89" w14:paraId="01536D24" w14:textId="77777777" w:rsidTr="006F37BC">
        <w:trPr>
          <w:trHeight w:val="449"/>
          <w:tblHeader/>
        </w:trPr>
        <w:tc>
          <w:tcPr>
            <w:tcW w:w="3121" w:type="dxa"/>
            <w:shd w:val="clear" w:color="auto" w:fill="BFBFBF" w:themeFill="background1" w:themeFillShade="BF"/>
          </w:tcPr>
          <w:p w14:paraId="4CBE186A" w14:textId="77777777" w:rsidR="009E5F89" w:rsidRDefault="009E5F89" w:rsidP="003A605E">
            <w:pPr>
              <w:jc w:val="center"/>
            </w:pPr>
            <w:r>
              <w:t>Elevation</w:t>
            </w:r>
          </w:p>
        </w:tc>
        <w:tc>
          <w:tcPr>
            <w:tcW w:w="3124" w:type="dxa"/>
            <w:shd w:val="clear" w:color="auto" w:fill="BFBFBF" w:themeFill="background1" w:themeFillShade="BF"/>
          </w:tcPr>
          <w:p w14:paraId="33BB8954" w14:textId="77777777" w:rsidR="009E5F89" w:rsidRDefault="009E5F89" w:rsidP="003A605E">
            <w:pPr>
              <w:jc w:val="center"/>
            </w:pPr>
            <w:r>
              <w:t>Area (Km</w:t>
            </w:r>
            <w:r w:rsidRPr="00440E4B">
              <w:rPr>
                <w:vertAlign w:val="superscript"/>
              </w:rPr>
              <w:t>2</w:t>
            </w:r>
            <w:r>
              <w:t>)</w:t>
            </w:r>
          </w:p>
        </w:tc>
        <w:tc>
          <w:tcPr>
            <w:tcW w:w="3124" w:type="dxa"/>
            <w:shd w:val="clear" w:color="auto" w:fill="BFBFBF" w:themeFill="background1" w:themeFillShade="BF"/>
          </w:tcPr>
          <w:p w14:paraId="3C9027CB" w14:textId="77777777" w:rsidR="009E5F89" w:rsidRDefault="009E5F89" w:rsidP="003A605E">
            <w:pPr>
              <w:jc w:val="center"/>
            </w:pPr>
            <w:r>
              <w:t>%</w:t>
            </w:r>
          </w:p>
        </w:tc>
      </w:tr>
      <w:tr w:rsidR="009E5F89" w14:paraId="06566C25" w14:textId="77777777" w:rsidTr="006F37BC">
        <w:trPr>
          <w:trHeight w:val="341"/>
        </w:trPr>
        <w:tc>
          <w:tcPr>
            <w:tcW w:w="3121" w:type="dxa"/>
          </w:tcPr>
          <w:p w14:paraId="788EC21C" w14:textId="77777777" w:rsidR="009E5F89" w:rsidRDefault="009E5F89" w:rsidP="003A605E">
            <w:pPr>
              <w:jc w:val="center"/>
            </w:pPr>
            <w:r>
              <w:t>&gt;3000</w:t>
            </w:r>
          </w:p>
        </w:tc>
        <w:tc>
          <w:tcPr>
            <w:tcW w:w="3124" w:type="dxa"/>
          </w:tcPr>
          <w:p w14:paraId="17B9A9AE" w14:textId="77777777" w:rsidR="009E5F89" w:rsidRDefault="009E5F89" w:rsidP="003A605E">
            <w:pPr>
              <w:jc w:val="center"/>
            </w:pPr>
            <w:r>
              <w:t>51.55</w:t>
            </w:r>
          </w:p>
        </w:tc>
        <w:tc>
          <w:tcPr>
            <w:tcW w:w="3124" w:type="dxa"/>
          </w:tcPr>
          <w:p w14:paraId="48AF40D1" w14:textId="77777777" w:rsidR="009E5F89" w:rsidRDefault="009E5F89" w:rsidP="003A605E">
            <w:pPr>
              <w:jc w:val="center"/>
            </w:pPr>
            <w:r>
              <w:t>8</w:t>
            </w:r>
          </w:p>
        </w:tc>
      </w:tr>
      <w:tr w:rsidR="009E5F89" w14:paraId="6DE25AA2" w14:textId="77777777" w:rsidTr="006F37BC">
        <w:trPr>
          <w:trHeight w:val="422"/>
        </w:trPr>
        <w:tc>
          <w:tcPr>
            <w:tcW w:w="3121" w:type="dxa"/>
          </w:tcPr>
          <w:p w14:paraId="3C7F6F3B" w14:textId="77777777" w:rsidR="009E5F89" w:rsidRDefault="009E5F89" w:rsidP="003A605E">
            <w:pPr>
              <w:jc w:val="center"/>
            </w:pPr>
            <w:r>
              <w:t>&lt;3000</w:t>
            </w:r>
          </w:p>
        </w:tc>
        <w:tc>
          <w:tcPr>
            <w:tcW w:w="3124" w:type="dxa"/>
          </w:tcPr>
          <w:p w14:paraId="7FDAEF37" w14:textId="77777777" w:rsidR="009E5F89" w:rsidRDefault="009E5F89" w:rsidP="003A605E">
            <w:pPr>
              <w:jc w:val="center"/>
            </w:pPr>
            <w:r>
              <w:t>569.28</w:t>
            </w:r>
          </w:p>
        </w:tc>
        <w:tc>
          <w:tcPr>
            <w:tcW w:w="3124" w:type="dxa"/>
          </w:tcPr>
          <w:p w14:paraId="0D180772" w14:textId="77777777" w:rsidR="009E5F89" w:rsidRDefault="009E5F89" w:rsidP="003A605E">
            <w:pPr>
              <w:jc w:val="center"/>
            </w:pPr>
            <w:r>
              <w:t>92</w:t>
            </w:r>
          </w:p>
        </w:tc>
      </w:tr>
      <w:tr w:rsidR="009E5F89" w14:paraId="08E73F0D" w14:textId="77777777" w:rsidTr="006F37BC">
        <w:trPr>
          <w:trHeight w:val="314"/>
        </w:trPr>
        <w:tc>
          <w:tcPr>
            <w:tcW w:w="3121" w:type="dxa"/>
          </w:tcPr>
          <w:p w14:paraId="1FBBD7DD" w14:textId="77777777" w:rsidR="009E5F89" w:rsidRDefault="009E5F89" w:rsidP="003A605E">
            <w:pPr>
              <w:jc w:val="center"/>
            </w:pPr>
            <w:r>
              <w:t>Total</w:t>
            </w:r>
          </w:p>
        </w:tc>
        <w:tc>
          <w:tcPr>
            <w:tcW w:w="3124" w:type="dxa"/>
          </w:tcPr>
          <w:p w14:paraId="0454F90E" w14:textId="77777777" w:rsidR="009E5F89" w:rsidRDefault="009E5F89" w:rsidP="003A605E">
            <w:pPr>
              <w:jc w:val="center"/>
            </w:pPr>
            <w:r>
              <w:t>620.83</w:t>
            </w:r>
          </w:p>
        </w:tc>
        <w:tc>
          <w:tcPr>
            <w:tcW w:w="3124" w:type="dxa"/>
          </w:tcPr>
          <w:p w14:paraId="4AE3314D" w14:textId="77777777" w:rsidR="009E5F89" w:rsidRDefault="009E5F89" w:rsidP="003A605E">
            <w:pPr>
              <w:jc w:val="center"/>
            </w:pPr>
            <w:r>
              <w:t>100</w:t>
            </w:r>
          </w:p>
        </w:tc>
      </w:tr>
    </w:tbl>
    <w:p w14:paraId="5030B0A4" w14:textId="2D53A1A6" w:rsidR="006238CC" w:rsidRPr="0045721D" w:rsidDel="00A04755" w:rsidRDefault="006238CC" w:rsidP="006238CC">
      <w:pPr>
        <w:pStyle w:val="Caption"/>
        <w:rPr>
          <w:del w:id="1246" w:author="Kumar Baral" w:date="2022-12-12T16:54:00Z"/>
          <w:highlight w:val="yellow"/>
          <w:rPrChange w:id="1247" w:author="Kumar Baral" w:date="2022-12-12T16:18:00Z">
            <w:rPr>
              <w:del w:id="1248" w:author="Kumar Baral" w:date="2022-12-12T16:54:00Z"/>
            </w:rPr>
          </w:rPrChange>
        </w:rPr>
      </w:pPr>
      <w:bookmarkStart w:id="1249" w:name="_Ref68094551"/>
      <w:bookmarkStart w:id="1250" w:name="_Toc477262854"/>
      <w:bookmarkStart w:id="1251" w:name="_Toc23762192"/>
      <w:bookmarkStart w:id="1252" w:name="_Toc68862891"/>
      <w:bookmarkStart w:id="1253" w:name="_Toc467052463"/>
      <w:bookmarkStart w:id="1254" w:name="_Toc467065844"/>
      <w:del w:id="1255" w:author="Kumar Baral" w:date="2022-12-12T16:54:00Z">
        <w:r w:rsidRPr="0045721D" w:rsidDel="00A04755">
          <w:rPr>
            <w:highlight w:val="yellow"/>
            <w:rPrChange w:id="1256" w:author="Kumar Baral" w:date="2022-12-12T16:18:00Z">
              <w:rPr/>
            </w:rPrChange>
          </w:rPr>
          <w:delText xml:space="preserve">Table </w:delText>
        </w:r>
      </w:del>
      <w:del w:id="1257" w:author="Kumar Baral" w:date="2022-12-12T16:52:00Z">
        <w:r w:rsidR="003D276E" w:rsidRPr="0045721D" w:rsidDel="00A04755">
          <w:rPr>
            <w:highlight w:val="yellow"/>
            <w:rPrChange w:id="1258" w:author="Kumar Baral" w:date="2022-12-12T16:18:00Z">
              <w:rPr/>
            </w:rPrChange>
          </w:rPr>
          <w:fldChar w:fldCharType="begin"/>
        </w:r>
        <w:r w:rsidR="003D276E" w:rsidRPr="0045721D" w:rsidDel="00A04755">
          <w:rPr>
            <w:highlight w:val="yellow"/>
            <w:rPrChange w:id="1259" w:author="Kumar Baral" w:date="2022-12-12T16:18:00Z">
              <w:rPr/>
            </w:rPrChange>
          </w:rPr>
          <w:delInstrText xml:space="preserve"> STYLEREF 1 \s </w:delInstrText>
        </w:r>
        <w:r w:rsidR="003D276E" w:rsidRPr="0045721D" w:rsidDel="00A04755">
          <w:rPr>
            <w:highlight w:val="yellow"/>
            <w:rPrChange w:id="1260" w:author="Kumar Baral" w:date="2022-12-12T16:18:00Z">
              <w:rPr>
                <w:noProof/>
              </w:rPr>
            </w:rPrChange>
          </w:rPr>
          <w:fldChar w:fldCharType="separate"/>
        </w:r>
        <w:r w:rsidR="00EA54C4" w:rsidRPr="0045721D" w:rsidDel="00A04755">
          <w:rPr>
            <w:noProof/>
            <w:highlight w:val="yellow"/>
            <w:rPrChange w:id="1261" w:author="Kumar Baral" w:date="2022-12-12T16:18:00Z">
              <w:rPr>
                <w:noProof/>
              </w:rPr>
            </w:rPrChange>
          </w:rPr>
          <w:delText>2</w:delText>
        </w:r>
        <w:r w:rsidR="003D276E" w:rsidRPr="0045721D" w:rsidDel="00A04755">
          <w:rPr>
            <w:noProof/>
            <w:highlight w:val="yellow"/>
            <w:rPrChange w:id="1262" w:author="Kumar Baral" w:date="2022-12-12T16:18:00Z">
              <w:rPr>
                <w:noProof/>
              </w:rPr>
            </w:rPrChange>
          </w:rPr>
          <w:fldChar w:fldCharType="end"/>
        </w:r>
        <w:r w:rsidR="004264EF" w:rsidRPr="0045721D" w:rsidDel="00A04755">
          <w:rPr>
            <w:highlight w:val="yellow"/>
            <w:rPrChange w:id="1263" w:author="Kumar Baral" w:date="2022-12-12T16:18:00Z">
              <w:rPr/>
            </w:rPrChange>
          </w:rPr>
          <w:noBreakHyphen/>
        </w:r>
        <w:r w:rsidR="003D276E" w:rsidRPr="0045721D" w:rsidDel="00A04755">
          <w:rPr>
            <w:highlight w:val="yellow"/>
            <w:rPrChange w:id="1264" w:author="Kumar Baral" w:date="2022-12-12T16:18:00Z">
              <w:rPr/>
            </w:rPrChange>
          </w:rPr>
          <w:fldChar w:fldCharType="begin"/>
        </w:r>
        <w:r w:rsidR="003D276E" w:rsidRPr="0045721D" w:rsidDel="00A04755">
          <w:rPr>
            <w:highlight w:val="yellow"/>
            <w:rPrChange w:id="1265" w:author="Kumar Baral" w:date="2022-12-12T16:18:00Z">
              <w:rPr/>
            </w:rPrChange>
          </w:rPr>
          <w:delInstrText xml:space="preserve"> SEQ Table \* ARABIC \s 1 </w:delInstrText>
        </w:r>
        <w:r w:rsidR="003D276E" w:rsidRPr="0045721D" w:rsidDel="00A04755">
          <w:rPr>
            <w:highlight w:val="yellow"/>
            <w:rPrChange w:id="1266" w:author="Kumar Baral" w:date="2022-12-12T16:18:00Z">
              <w:rPr>
                <w:noProof/>
              </w:rPr>
            </w:rPrChange>
          </w:rPr>
          <w:fldChar w:fldCharType="separate"/>
        </w:r>
        <w:r w:rsidR="00EA54C4" w:rsidRPr="0045721D" w:rsidDel="00A04755">
          <w:rPr>
            <w:noProof/>
            <w:highlight w:val="yellow"/>
            <w:rPrChange w:id="1267" w:author="Kumar Baral" w:date="2022-12-12T16:18:00Z">
              <w:rPr>
                <w:noProof/>
              </w:rPr>
            </w:rPrChange>
          </w:rPr>
          <w:delText>1</w:delText>
        </w:r>
        <w:r w:rsidR="003D276E" w:rsidRPr="0045721D" w:rsidDel="00A04755">
          <w:rPr>
            <w:noProof/>
            <w:highlight w:val="yellow"/>
            <w:rPrChange w:id="1268" w:author="Kumar Baral" w:date="2022-12-12T16:18:00Z">
              <w:rPr>
                <w:noProof/>
              </w:rPr>
            </w:rPrChange>
          </w:rPr>
          <w:fldChar w:fldCharType="end"/>
        </w:r>
      </w:del>
      <w:del w:id="1269" w:author="Kumar Baral" w:date="2022-12-12T16:54:00Z">
        <w:r w:rsidRPr="0045721D" w:rsidDel="00A04755">
          <w:rPr>
            <w:highlight w:val="yellow"/>
            <w:rPrChange w:id="1270" w:author="Kumar Baral" w:date="2022-12-12T16:18:00Z">
              <w:rPr/>
            </w:rPrChange>
          </w:rPr>
          <w:delText xml:space="preserve">: Hydrometric Stations located near the project </w:delText>
        </w:r>
        <w:r w:rsidR="009D32BF" w:rsidRPr="0045721D" w:rsidDel="00A04755">
          <w:rPr>
            <w:highlight w:val="yellow"/>
            <w:rPrChange w:id="1271" w:author="Kumar Baral" w:date="2022-12-12T16:18:00Z">
              <w:rPr/>
            </w:rPrChange>
          </w:rPr>
          <w:delText>catchment.</w:delText>
        </w:r>
        <w:bookmarkStart w:id="1272" w:name="_Toc121824638"/>
        <w:bookmarkStart w:id="1273" w:name="_Toc121825276"/>
        <w:bookmarkStart w:id="1274" w:name="_Toc121825916"/>
        <w:bookmarkStart w:id="1275" w:name="_Toc121826780"/>
        <w:bookmarkStart w:id="1276" w:name="_Toc121834203"/>
        <w:bookmarkStart w:id="1277" w:name="_Toc125550070"/>
        <w:bookmarkStart w:id="1278" w:name="_Toc125555565"/>
        <w:bookmarkStart w:id="1279" w:name="_Toc125557437"/>
        <w:bookmarkStart w:id="1280" w:name="_Toc125559324"/>
        <w:bookmarkStart w:id="1281" w:name="_Toc125618502"/>
        <w:bookmarkStart w:id="1282" w:name="_Toc125639949"/>
        <w:bookmarkStart w:id="1283" w:name="_Toc125642164"/>
        <w:bookmarkStart w:id="1284" w:name="_Toc125973934"/>
        <w:bookmarkStart w:id="1285" w:name="_Toc125974219"/>
        <w:bookmarkStart w:id="1286" w:name="_Toc126055136"/>
        <w:bookmarkStart w:id="1287" w:name="_Toc126057928"/>
        <w:bookmarkStart w:id="1288" w:name="_Toc127182277"/>
        <w:bookmarkStart w:id="1289" w:name="_Toc127182614"/>
        <w:bookmarkStart w:id="1290" w:name="_Toc127191798"/>
        <w:bookmarkStart w:id="1291" w:name="_Toc127278263"/>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29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293" w:author="Kumar Baral" w:date="2022-12-12T16:54:00Z"/>
                <w:b/>
                <w:bCs/>
                <w:highlight w:val="yellow"/>
                <w:rPrChange w:id="1294" w:author="Kumar Baral" w:date="2022-12-12T16:18:00Z">
                  <w:rPr>
                    <w:del w:id="1295" w:author="Kumar Baral" w:date="2022-12-12T16:54:00Z"/>
                    <w:b/>
                    <w:bCs/>
                  </w:rPr>
                </w:rPrChange>
              </w:rPr>
            </w:pPr>
            <w:del w:id="1296" w:author="Kumar Baral" w:date="2022-12-12T16:54:00Z">
              <w:r w:rsidRPr="0045721D" w:rsidDel="00A04755">
                <w:rPr>
                  <w:b/>
                  <w:bCs/>
                  <w:highlight w:val="yellow"/>
                  <w:rPrChange w:id="1297" w:author="Kumar Baral" w:date="2022-12-12T16:18:00Z">
                    <w:rPr>
                      <w:b/>
                      <w:bCs/>
                    </w:rPr>
                  </w:rPrChange>
                </w:rPr>
                <w:delText>Station</w:delText>
              </w:r>
              <w:bookmarkStart w:id="1298" w:name="_Toc121824639"/>
              <w:bookmarkStart w:id="1299" w:name="_Toc121825277"/>
              <w:bookmarkStart w:id="1300" w:name="_Toc121825917"/>
              <w:bookmarkStart w:id="1301" w:name="_Toc121826781"/>
              <w:bookmarkStart w:id="1302" w:name="_Toc121834204"/>
              <w:bookmarkStart w:id="1303" w:name="_Toc125550071"/>
              <w:bookmarkStart w:id="1304" w:name="_Toc125555566"/>
              <w:bookmarkStart w:id="1305" w:name="_Toc125557438"/>
              <w:bookmarkStart w:id="1306" w:name="_Toc125559325"/>
              <w:bookmarkStart w:id="1307" w:name="_Toc125618503"/>
              <w:bookmarkStart w:id="1308" w:name="_Toc125639950"/>
              <w:bookmarkStart w:id="1309" w:name="_Toc125642165"/>
              <w:bookmarkStart w:id="1310" w:name="_Toc125973935"/>
              <w:bookmarkStart w:id="1311" w:name="_Toc125974220"/>
              <w:bookmarkStart w:id="1312" w:name="_Toc126055137"/>
              <w:bookmarkStart w:id="1313" w:name="_Toc126057929"/>
              <w:bookmarkStart w:id="1314" w:name="_Toc127182278"/>
              <w:bookmarkStart w:id="1315" w:name="_Toc127182615"/>
              <w:bookmarkStart w:id="1316" w:name="_Toc127191799"/>
              <w:bookmarkStart w:id="1317" w:name="_Toc127278264"/>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318" w:author="Kumar Baral" w:date="2022-12-12T16:54:00Z"/>
                <w:b/>
                <w:bCs/>
                <w:highlight w:val="yellow"/>
                <w:rPrChange w:id="1319" w:author="Kumar Baral" w:date="2022-12-12T16:18:00Z">
                  <w:rPr>
                    <w:del w:id="1320" w:author="Kumar Baral" w:date="2022-12-12T16:54:00Z"/>
                    <w:b/>
                    <w:bCs/>
                  </w:rPr>
                </w:rPrChange>
              </w:rPr>
            </w:pPr>
            <w:del w:id="1321" w:author="Kumar Baral" w:date="2022-12-12T16:54:00Z">
              <w:r w:rsidRPr="0045721D" w:rsidDel="00A04755">
                <w:rPr>
                  <w:b/>
                  <w:bCs/>
                  <w:highlight w:val="yellow"/>
                  <w:rPrChange w:id="1322" w:author="Kumar Baral" w:date="2022-12-12T16:18:00Z">
                    <w:rPr>
                      <w:b/>
                      <w:bCs/>
                    </w:rPr>
                  </w:rPrChange>
                </w:rPr>
                <w:delText>River</w:delText>
              </w:r>
              <w:bookmarkStart w:id="1323" w:name="_Toc121824640"/>
              <w:bookmarkStart w:id="1324" w:name="_Toc121825278"/>
              <w:bookmarkStart w:id="1325" w:name="_Toc121825918"/>
              <w:bookmarkStart w:id="1326" w:name="_Toc121826782"/>
              <w:bookmarkStart w:id="1327" w:name="_Toc121834205"/>
              <w:bookmarkStart w:id="1328" w:name="_Toc125550072"/>
              <w:bookmarkStart w:id="1329" w:name="_Toc125555567"/>
              <w:bookmarkStart w:id="1330" w:name="_Toc125557439"/>
              <w:bookmarkStart w:id="1331" w:name="_Toc125559326"/>
              <w:bookmarkStart w:id="1332" w:name="_Toc125618504"/>
              <w:bookmarkStart w:id="1333" w:name="_Toc125639951"/>
              <w:bookmarkStart w:id="1334" w:name="_Toc125642166"/>
              <w:bookmarkStart w:id="1335" w:name="_Toc125973936"/>
              <w:bookmarkStart w:id="1336" w:name="_Toc125974221"/>
              <w:bookmarkStart w:id="1337" w:name="_Toc126055138"/>
              <w:bookmarkStart w:id="1338" w:name="_Toc126057930"/>
              <w:bookmarkStart w:id="1339" w:name="_Toc127182279"/>
              <w:bookmarkStart w:id="1340" w:name="_Toc127182616"/>
              <w:bookmarkStart w:id="1341" w:name="_Toc127191800"/>
              <w:bookmarkStart w:id="1342" w:name="_Toc127278265"/>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343" w:author="Kumar Baral" w:date="2022-12-12T16:54:00Z"/>
                <w:b/>
                <w:bCs/>
                <w:highlight w:val="yellow"/>
                <w:rPrChange w:id="1344" w:author="Kumar Baral" w:date="2022-12-12T16:18:00Z">
                  <w:rPr>
                    <w:del w:id="1345" w:author="Kumar Baral" w:date="2022-12-12T16:54:00Z"/>
                    <w:b/>
                    <w:bCs/>
                  </w:rPr>
                </w:rPrChange>
              </w:rPr>
            </w:pPr>
            <w:del w:id="1346" w:author="Kumar Baral" w:date="2022-12-12T16:54:00Z">
              <w:r w:rsidRPr="0045721D" w:rsidDel="00A04755">
                <w:rPr>
                  <w:b/>
                  <w:bCs/>
                  <w:highlight w:val="yellow"/>
                  <w:rPrChange w:id="1347" w:author="Kumar Baral" w:date="2022-12-12T16:18:00Z">
                    <w:rPr>
                      <w:b/>
                      <w:bCs/>
                    </w:rPr>
                  </w:rPrChange>
                </w:rPr>
                <w:delText>Location</w:delText>
              </w:r>
              <w:bookmarkStart w:id="1348" w:name="_Toc121824641"/>
              <w:bookmarkStart w:id="1349" w:name="_Toc121825279"/>
              <w:bookmarkStart w:id="1350" w:name="_Toc121825919"/>
              <w:bookmarkStart w:id="1351" w:name="_Toc121826783"/>
              <w:bookmarkStart w:id="1352" w:name="_Toc121834206"/>
              <w:bookmarkStart w:id="1353" w:name="_Toc125550073"/>
              <w:bookmarkStart w:id="1354" w:name="_Toc125555568"/>
              <w:bookmarkStart w:id="1355" w:name="_Toc125557440"/>
              <w:bookmarkStart w:id="1356" w:name="_Toc125559327"/>
              <w:bookmarkStart w:id="1357" w:name="_Toc125618505"/>
              <w:bookmarkStart w:id="1358" w:name="_Toc125639952"/>
              <w:bookmarkStart w:id="1359" w:name="_Toc125642167"/>
              <w:bookmarkStart w:id="1360" w:name="_Toc125973937"/>
              <w:bookmarkStart w:id="1361" w:name="_Toc125974222"/>
              <w:bookmarkStart w:id="1362" w:name="_Toc126055139"/>
              <w:bookmarkStart w:id="1363" w:name="_Toc126057931"/>
              <w:bookmarkStart w:id="1364" w:name="_Toc127182280"/>
              <w:bookmarkStart w:id="1365" w:name="_Toc127182617"/>
              <w:bookmarkStart w:id="1366" w:name="_Toc127191801"/>
              <w:bookmarkStart w:id="1367" w:name="_Toc127278266"/>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368" w:author="Kumar Baral" w:date="2022-12-12T16:54:00Z"/>
                <w:b/>
                <w:bCs/>
                <w:highlight w:val="yellow"/>
                <w:rPrChange w:id="1369" w:author="Kumar Baral" w:date="2022-12-12T16:18:00Z">
                  <w:rPr>
                    <w:del w:id="1370" w:author="Kumar Baral" w:date="2022-12-12T16:54:00Z"/>
                    <w:b/>
                    <w:bCs/>
                  </w:rPr>
                </w:rPrChange>
              </w:rPr>
            </w:pPr>
            <w:del w:id="1371" w:author="Kumar Baral" w:date="2022-12-12T16:54:00Z">
              <w:r w:rsidRPr="0045721D" w:rsidDel="00A04755">
                <w:rPr>
                  <w:b/>
                  <w:bCs/>
                  <w:highlight w:val="yellow"/>
                  <w:rPrChange w:id="1372" w:author="Kumar Baral" w:date="2022-12-12T16:18:00Z">
                    <w:rPr>
                      <w:b/>
                      <w:bCs/>
                    </w:rPr>
                  </w:rPrChange>
                </w:rPr>
                <w:delText>Data Record</w:delText>
              </w:r>
              <w:bookmarkStart w:id="1373" w:name="_Toc121824642"/>
              <w:bookmarkStart w:id="1374" w:name="_Toc121825280"/>
              <w:bookmarkStart w:id="1375" w:name="_Toc121825920"/>
              <w:bookmarkStart w:id="1376" w:name="_Toc121826784"/>
              <w:bookmarkStart w:id="1377" w:name="_Toc121834207"/>
              <w:bookmarkStart w:id="1378" w:name="_Toc125550074"/>
              <w:bookmarkStart w:id="1379" w:name="_Toc125555569"/>
              <w:bookmarkStart w:id="1380" w:name="_Toc125557441"/>
              <w:bookmarkStart w:id="1381" w:name="_Toc125559328"/>
              <w:bookmarkStart w:id="1382" w:name="_Toc125618506"/>
              <w:bookmarkStart w:id="1383" w:name="_Toc125639953"/>
              <w:bookmarkStart w:id="1384" w:name="_Toc125642168"/>
              <w:bookmarkStart w:id="1385" w:name="_Toc125973938"/>
              <w:bookmarkStart w:id="1386" w:name="_Toc125974223"/>
              <w:bookmarkStart w:id="1387" w:name="_Toc126055140"/>
              <w:bookmarkStart w:id="1388" w:name="_Toc126057932"/>
              <w:bookmarkStart w:id="1389" w:name="_Toc127182281"/>
              <w:bookmarkStart w:id="1390" w:name="_Toc127182618"/>
              <w:bookmarkStart w:id="1391" w:name="_Toc127191802"/>
              <w:bookmarkStart w:id="1392" w:name="_Toc127278267"/>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1393" w:author="Kumar Baral" w:date="2022-12-12T16:54:00Z"/>
                <w:b/>
                <w:bCs/>
                <w:highlight w:val="yellow"/>
                <w:rPrChange w:id="1394" w:author="Kumar Baral" w:date="2022-12-12T16:18:00Z">
                  <w:rPr>
                    <w:del w:id="1395" w:author="Kumar Baral" w:date="2022-12-12T16:54:00Z"/>
                    <w:b/>
                    <w:bCs/>
                  </w:rPr>
                </w:rPrChange>
              </w:rPr>
            </w:pPr>
            <w:del w:id="1396" w:author="Kumar Baral" w:date="2022-12-12T16:54:00Z">
              <w:r w:rsidRPr="0045721D" w:rsidDel="00A04755">
                <w:rPr>
                  <w:b/>
                  <w:bCs/>
                  <w:highlight w:val="yellow"/>
                  <w:rPrChange w:id="1397" w:author="Kumar Baral" w:date="2022-12-12T16:18:00Z">
                    <w:rPr>
                      <w:b/>
                      <w:bCs/>
                    </w:rPr>
                  </w:rPrChange>
                </w:rPr>
                <w:delText>Catch. Area (</w:delText>
              </w:r>
              <w:r w:rsidR="001722E1" w:rsidRPr="0045721D" w:rsidDel="00A04755">
                <w:rPr>
                  <w:b/>
                  <w:bCs/>
                  <w:highlight w:val="yellow"/>
                  <w:rPrChange w:id="1398" w:author="Kumar Baral" w:date="2022-12-12T16:18:00Z">
                    <w:rPr>
                      <w:b/>
                      <w:bCs/>
                    </w:rPr>
                  </w:rPrChange>
                </w:rPr>
                <w:delText>k</w:delText>
              </w:r>
              <w:r w:rsidRPr="0045721D" w:rsidDel="00A04755">
                <w:rPr>
                  <w:b/>
                  <w:bCs/>
                  <w:highlight w:val="yellow"/>
                  <w:rPrChange w:id="1399" w:author="Kumar Baral" w:date="2022-12-12T16:18:00Z">
                    <w:rPr>
                      <w:b/>
                      <w:bCs/>
                    </w:rPr>
                  </w:rPrChange>
                </w:rPr>
                <w:delText>m</w:delText>
              </w:r>
              <w:r w:rsidRPr="0045721D" w:rsidDel="00A04755">
                <w:rPr>
                  <w:b/>
                  <w:bCs/>
                  <w:highlight w:val="yellow"/>
                  <w:vertAlign w:val="superscript"/>
                  <w:rPrChange w:id="1400" w:author="Kumar Baral" w:date="2022-12-12T16:18:00Z">
                    <w:rPr>
                      <w:b/>
                      <w:bCs/>
                      <w:vertAlign w:val="superscript"/>
                    </w:rPr>
                  </w:rPrChange>
                </w:rPr>
                <w:delText>2</w:delText>
              </w:r>
              <w:r w:rsidRPr="0045721D" w:rsidDel="00A04755">
                <w:rPr>
                  <w:b/>
                  <w:bCs/>
                  <w:highlight w:val="yellow"/>
                  <w:rPrChange w:id="1401" w:author="Kumar Baral" w:date="2022-12-12T16:18:00Z">
                    <w:rPr>
                      <w:b/>
                      <w:bCs/>
                    </w:rPr>
                  </w:rPrChange>
                </w:rPr>
                <w:delText>)</w:delText>
              </w:r>
              <w:bookmarkStart w:id="1402" w:name="_Toc121824643"/>
              <w:bookmarkStart w:id="1403" w:name="_Toc121825281"/>
              <w:bookmarkStart w:id="1404" w:name="_Toc121825921"/>
              <w:bookmarkStart w:id="1405" w:name="_Toc121826785"/>
              <w:bookmarkStart w:id="1406" w:name="_Toc121834208"/>
              <w:bookmarkStart w:id="1407" w:name="_Toc125550075"/>
              <w:bookmarkStart w:id="1408" w:name="_Toc125555570"/>
              <w:bookmarkStart w:id="1409" w:name="_Toc125557442"/>
              <w:bookmarkStart w:id="1410" w:name="_Toc125559329"/>
              <w:bookmarkStart w:id="1411" w:name="_Toc125618507"/>
              <w:bookmarkStart w:id="1412" w:name="_Toc125639954"/>
              <w:bookmarkStart w:id="1413" w:name="_Toc125642169"/>
              <w:bookmarkStart w:id="1414" w:name="_Toc125973939"/>
              <w:bookmarkStart w:id="1415" w:name="_Toc125974224"/>
              <w:bookmarkStart w:id="1416" w:name="_Toc126055141"/>
              <w:bookmarkStart w:id="1417" w:name="_Toc126057933"/>
              <w:bookmarkStart w:id="1418" w:name="_Toc127182282"/>
              <w:bookmarkStart w:id="1419" w:name="_Toc127182619"/>
              <w:bookmarkStart w:id="1420" w:name="_Toc127191803"/>
              <w:bookmarkStart w:id="1421" w:name="_Toc127278268"/>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del>
          </w:p>
        </w:tc>
        <w:bookmarkStart w:id="1422" w:name="_Toc121824644"/>
        <w:bookmarkStart w:id="1423" w:name="_Toc121825282"/>
        <w:bookmarkStart w:id="1424" w:name="_Toc121825922"/>
        <w:bookmarkStart w:id="1425" w:name="_Toc121826786"/>
        <w:bookmarkStart w:id="1426" w:name="_Toc121834209"/>
        <w:bookmarkStart w:id="1427" w:name="_Toc125550076"/>
        <w:bookmarkStart w:id="1428" w:name="_Toc125555571"/>
        <w:bookmarkStart w:id="1429" w:name="_Toc125557443"/>
        <w:bookmarkStart w:id="1430" w:name="_Toc125559330"/>
        <w:bookmarkStart w:id="1431" w:name="_Toc125618508"/>
        <w:bookmarkStart w:id="1432" w:name="_Toc125639955"/>
        <w:bookmarkStart w:id="1433" w:name="_Toc125642170"/>
        <w:bookmarkStart w:id="1434" w:name="_Toc125973940"/>
        <w:bookmarkStart w:id="1435" w:name="_Toc125974225"/>
        <w:bookmarkStart w:id="1436" w:name="_Toc126055142"/>
        <w:bookmarkStart w:id="1437" w:name="_Toc126057934"/>
        <w:bookmarkStart w:id="1438" w:name="_Toc127182283"/>
        <w:bookmarkStart w:id="1439" w:name="_Toc127182620"/>
        <w:bookmarkStart w:id="1440" w:name="_Toc127191804"/>
        <w:bookmarkStart w:id="1441" w:name="_Toc127278269"/>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tr>
      <w:tr w:rsidR="006238CC" w:rsidRPr="0045721D" w:rsidDel="00A04755" w14:paraId="198EBB5E" w14:textId="41DE0FD2" w:rsidTr="00E9411B">
        <w:trPr>
          <w:trHeight w:val="311"/>
          <w:del w:id="144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1443" w:author="Kumar Baral" w:date="2022-12-12T16:54:00Z"/>
                <w:highlight w:val="yellow"/>
                <w:rPrChange w:id="1444" w:author="Kumar Baral" w:date="2022-12-12T16:18:00Z">
                  <w:rPr>
                    <w:del w:id="1445" w:author="Kumar Baral" w:date="2022-12-12T16:54:00Z"/>
                  </w:rPr>
                </w:rPrChange>
              </w:rPr>
            </w:pPr>
            <w:del w:id="1446" w:author="Kumar Baral" w:date="2022-12-12T16:54:00Z">
              <w:r w:rsidRPr="0045721D" w:rsidDel="00A04755">
                <w:rPr>
                  <w:highlight w:val="yellow"/>
                  <w:rPrChange w:id="1447" w:author="Kumar Baral" w:date="2022-12-12T16:18:00Z">
                    <w:rPr/>
                  </w:rPrChange>
                </w:rPr>
                <w:delText>404.7</w:delText>
              </w:r>
              <w:bookmarkStart w:id="1448" w:name="_Toc121824645"/>
              <w:bookmarkStart w:id="1449" w:name="_Toc121825283"/>
              <w:bookmarkStart w:id="1450" w:name="_Toc121825923"/>
              <w:bookmarkStart w:id="1451" w:name="_Toc121826787"/>
              <w:bookmarkStart w:id="1452" w:name="_Toc121834210"/>
              <w:bookmarkStart w:id="1453" w:name="_Toc125550077"/>
              <w:bookmarkStart w:id="1454" w:name="_Toc125555572"/>
              <w:bookmarkStart w:id="1455" w:name="_Toc125557444"/>
              <w:bookmarkStart w:id="1456" w:name="_Toc125559331"/>
              <w:bookmarkStart w:id="1457" w:name="_Toc125618509"/>
              <w:bookmarkStart w:id="1458" w:name="_Toc125639956"/>
              <w:bookmarkStart w:id="1459" w:name="_Toc125642171"/>
              <w:bookmarkStart w:id="1460" w:name="_Toc125973941"/>
              <w:bookmarkStart w:id="1461" w:name="_Toc125974226"/>
              <w:bookmarkStart w:id="1462" w:name="_Toc126055143"/>
              <w:bookmarkStart w:id="1463" w:name="_Toc126057935"/>
              <w:bookmarkStart w:id="1464" w:name="_Toc127182284"/>
              <w:bookmarkStart w:id="1465" w:name="_Toc127182621"/>
              <w:bookmarkStart w:id="1466" w:name="_Toc127191805"/>
              <w:bookmarkStart w:id="1467" w:name="_Toc127278270"/>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1468" w:author="Kumar Baral" w:date="2022-12-12T16:54:00Z"/>
                <w:highlight w:val="yellow"/>
                <w:rPrChange w:id="1469" w:author="Kumar Baral" w:date="2022-12-12T16:18:00Z">
                  <w:rPr>
                    <w:del w:id="1470" w:author="Kumar Baral" w:date="2022-12-12T16:54:00Z"/>
                  </w:rPr>
                </w:rPrChange>
              </w:rPr>
            </w:pPr>
            <w:del w:id="1471" w:author="Kumar Baral" w:date="2022-12-12T16:54:00Z">
              <w:r w:rsidRPr="0045721D" w:rsidDel="00A04755">
                <w:rPr>
                  <w:highlight w:val="yellow"/>
                  <w:rPrChange w:id="1472" w:author="Kumar Baral" w:date="2022-12-12T16:18:00Z">
                    <w:rPr/>
                  </w:rPrChange>
                </w:rPr>
                <w:delText>Myagdi Khola</w:delText>
              </w:r>
              <w:bookmarkStart w:id="1473" w:name="_Toc121824646"/>
              <w:bookmarkStart w:id="1474" w:name="_Toc121825284"/>
              <w:bookmarkStart w:id="1475" w:name="_Toc121825924"/>
              <w:bookmarkStart w:id="1476" w:name="_Toc121826788"/>
              <w:bookmarkStart w:id="1477" w:name="_Toc121834211"/>
              <w:bookmarkStart w:id="1478" w:name="_Toc125550078"/>
              <w:bookmarkStart w:id="1479" w:name="_Toc125555573"/>
              <w:bookmarkStart w:id="1480" w:name="_Toc125557445"/>
              <w:bookmarkStart w:id="1481" w:name="_Toc125559332"/>
              <w:bookmarkStart w:id="1482" w:name="_Toc125618510"/>
              <w:bookmarkStart w:id="1483" w:name="_Toc125639957"/>
              <w:bookmarkStart w:id="1484" w:name="_Toc125642172"/>
              <w:bookmarkStart w:id="1485" w:name="_Toc125973942"/>
              <w:bookmarkStart w:id="1486" w:name="_Toc125974227"/>
              <w:bookmarkStart w:id="1487" w:name="_Toc126055144"/>
              <w:bookmarkStart w:id="1488" w:name="_Toc126057936"/>
              <w:bookmarkStart w:id="1489" w:name="_Toc127182285"/>
              <w:bookmarkStart w:id="1490" w:name="_Toc127182622"/>
              <w:bookmarkStart w:id="1491" w:name="_Toc127191806"/>
              <w:bookmarkStart w:id="1492" w:name="_Toc127278271"/>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1493" w:author="Kumar Baral" w:date="2022-12-12T16:54:00Z"/>
                <w:highlight w:val="yellow"/>
                <w:rPrChange w:id="1494" w:author="Kumar Baral" w:date="2022-12-12T16:18:00Z">
                  <w:rPr>
                    <w:del w:id="1495" w:author="Kumar Baral" w:date="2022-12-12T16:54:00Z"/>
                  </w:rPr>
                </w:rPrChange>
              </w:rPr>
            </w:pPr>
            <w:del w:id="1496" w:author="Kumar Baral" w:date="2022-12-12T16:54:00Z">
              <w:r w:rsidRPr="0045721D" w:rsidDel="00A04755">
                <w:rPr>
                  <w:highlight w:val="yellow"/>
                  <w:rPrChange w:id="1497" w:author="Kumar Baral" w:date="2022-12-12T16:18:00Z">
                    <w:rPr/>
                  </w:rPrChange>
                </w:rPr>
                <w:delText>Mangalghat</w:delText>
              </w:r>
              <w:bookmarkStart w:id="1498" w:name="_Toc121824647"/>
              <w:bookmarkStart w:id="1499" w:name="_Toc121825285"/>
              <w:bookmarkStart w:id="1500" w:name="_Toc121825925"/>
              <w:bookmarkStart w:id="1501" w:name="_Toc121826789"/>
              <w:bookmarkStart w:id="1502" w:name="_Toc121834212"/>
              <w:bookmarkStart w:id="1503" w:name="_Toc125550079"/>
              <w:bookmarkStart w:id="1504" w:name="_Toc125555574"/>
              <w:bookmarkStart w:id="1505" w:name="_Toc125557446"/>
              <w:bookmarkStart w:id="1506" w:name="_Toc125559333"/>
              <w:bookmarkStart w:id="1507" w:name="_Toc125618511"/>
              <w:bookmarkStart w:id="1508" w:name="_Toc125639958"/>
              <w:bookmarkStart w:id="1509" w:name="_Toc125642173"/>
              <w:bookmarkStart w:id="1510" w:name="_Toc125973943"/>
              <w:bookmarkStart w:id="1511" w:name="_Toc125974228"/>
              <w:bookmarkStart w:id="1512" w:name="_Toc126055145"/>
              <w:bookmarkStart w:id="1513" w:name="_Toc126057937"/>
              <w:bookmarkStart w:id="1514" w:name="_Toc127182286"/>
              <w:bookmarkStart w:id="1515" w:name="_Toc127182623"/>
              <w:bookmarkStart w:id="1516" w:name="_Toc127191807"/>
              <w:bookmarkStart w:id="1517" w:name="_Toc127278272"/>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1518" w:author="Kumar Baral" w:date="2022-12-12T16:54:00Z"/>
                <w:highlight w:val="yellow"/>
                <w:rPrChange w:id="1519" w:author="Kumar Baral" w:date="2022-12-12T16:18:00Z">
                  <w:rPr>
                    <w:del w:id="1520" w:author="Kumar Baral" w:date="2022-12-12T16:54:00Z"/>
                  </w:rPr>
                </w:rPrChange>
              </w:rPr>
            </w:pPr>
            <w:del w:id="1521" w:author="Kumar Baral" w:date="2022-12-12T16:54:00Z">
              <w:r w:rsidRPr="0045721D" w:rsidDel="00A04755">
                <w:rPr>
                  <w:highlight w:val="yellow"/>
                  <w:rPrChange w:id="1522" w:author="Kumar Baral" w:date="2022-12-12T16:18:00Z">
                    <w:rPr/>
                  </w:rPrChange>
                </w:rPr>
                <w:delText>1976-2015</w:delText>
              </w:r>
              <w:bookmarkStart w:id="1523" w:name="_Toc121824648"/>
              <w:bookmarkStart w:id="1524" w:name="_Toc121825286"/>
              <w:bookmarkStart w:id="1525" w:name="_Toc121825926"/>
              <w:bookmarkStart w:id="1526" w:name="_Toc121826790"/>
              <w:bookmarkStart w:id="1527" w:name="_Toc121834213"/>
              <w:bookmarkStart w:id="1528" w:name="_Toc125550080"/>
              <w:bookmarkStart w:id="1529" w:name="_Toc125555575"/>
              <w:bookmarkStart w:id="1530" w:name="_Toc125557447"/>
              <w:bookmarkStart w:id="1531" w:name="_Toc125559334"/>
              <w:bookmarkStart w:id="1532" w:name="_Toc125618512"/>
              <w:bookmarkStart w:id="1533" w:name="_Toc125639959"/>
              <w:bookmarkStart w:id="1534" w:name="_Toc125642174"/>
              <w:bookmarkStart w:id="1535" w:name="_Toc125973944"/>
              <w:bookmarkStart w:id="1536" w:name="_Toc125974229"/>
              <w:bookmarkStart w:id="1537" w:name="_Toc126055146"/>
              <w:bookmarkStart w:id="1538" w:name="_Toc126057938"/>
              <w:bookmarkStart w:id="1539" w:name="_Toc127182287"/>
              <w:bookmarkStart w:id="1540" w:name="_Toc127182624"/>
              <w:bookmarkStart w:id="1541" w:name="_Toc127191808"/>
              <w:bookmarkStart w:id="1542" w:name="_Toc127278273"/>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1543" w:author="Kumar Baral" w:date="2022-12-12T16:54:00Z"/>
                <w:highlight w:val="yellow"/>
                <w:rPrChange w:id="1544" w:author="Kumar Baral" w:date="2022-12-12T16:18:00Z">
                  <w:rPr>
                    <w:del w:id="1545" w:author="Kumar Baral" w:date="2022-12-12T16:54:00Z"/>
                  </w:rPr>
                </w:rPrChange>
              </w:rPr>
            </w:pPr>
            <w:del w:id="1546" w:author="Kumar Baral" w:date="2022-12-12T16:54:00Z">
              <w:r w:rsidRPr="0045721D" w:rsidDel="00A04755">
                <w:rPr>
                  <w:highlight w:val="yellow"/>
                  <w:rPrChange w:id="1547" w:author="Kumar Baral" w:date="2022-12-12T16:18:00Z">
                    <w:rPr/>
                  </w:rPrChange>
                </w:rPr>
                <w:delText>1112</w:delText>
              </w:r>
              <w:bookmarkStart w:id="1548" w:name="_Toc121824649"/>
              <w:bookmarkStart w:id="1549" w:name="_Toc121825287"/>
              <w:bookmarkStart w:id="1550" w:name="_Toc121825927"/>
              <w:bookmarkStart w:id="1551" w:name="_Toc121826791"/>
              <w:bookmarkStart w:id="1552" w:name="_Toc121834214"/>
              <w:bookmarkStart w:id="1553" w:name="_Toc125550081"/>
              <w:bookmarkStart w:id="1554" w:name="_Toc125555576"/>
              <w:bookmarkStart w:id="1555" w:name="_Toc125557448"/>
              <w:bookmarkStart w:id="1556" w:name="_Toc125559335"/>
              <w:bookmarkStart w:id="1557" w:name="_Toc125618513"/>
              <w:bookmarkStart w:id="1558" w:name="_Toc125639960"/>
              <w:bookmarkStart w:id="1559" w:name="_Toc125642175"/>
              <w:bookmarkStart w:id="1560" w:name="_Toc125973945"/>
              <w:bookmarkStart w:id="1561" w:name="_Toc125974230"/>
              <w:bookmarkStart w:id="1562" w:name="_Toc126055147"/>
              <w:bookmarkStart w:id="1563" w:name="_Toc126057939"/>
              <w:bookmarkStart w:id="1564" w:name="_Toc127182288"/>
              <w:bookmarkStart w:id="1565" w:name="_Toc127182625"/>
              <w:bookmarkStart w:id="1566" w:name="_Toc127191809"/>
              <w:bookmarkStart w:id="1567" w:name="_Toc127278274"/>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del>
          </w:p>
        </w:tc>
        <w:bookmarkStart w:id="1568" w:name="_Toc121824650"/>
        <w:bookmarkStart w:id="1569" w:name="_Toc121825288"/>
        <w:bookmarkStart w:id="1570" w:name="_Toc121825928"/>
        <w:bookmarkStart w:id="1571" w:name="_Toc121826792"/>
        <w:bookmarkStart w:id="1572" w:name="_Toc121834215"/>
        <w:bookmarkStart w:id="1573" w:name="_Toc125550082"/>
        <w:bookmarkStart w:id="1574" w:name="_Toc125555577"/>
        <w:bookmarkStart w:id="1575" w:name="_Toc125557449"/>
        <w:bookmarkStart w:id="1576" w:name="_Toc125559336"/>
        <w:bookmarkStart w:id="1577" w:name="_Toc125618514"/>
        <w:bookmarkStart w:id="1578" w:name="_Toc125639961"/>
        <w:bookmarkStart w:id="1579" w:name="_Toc125642176"/>
        <w:bookmarkStart w:id="1580" w:name="_Toc125973946"/>
        <w:bookmarkStart w:id="1581" w:name="_Toc125974231"/>
        <w:bookmarkStart w:id="1582" w:name="_Toc126055148"/>
        <w:bookmarkStart w:id="1583" w:name="_Toc126057940"/>
        <w:bookmarkStart w:id="1584" w:name="_Toc127182289"/>
        <w:bookmarkStart w:id="1585" w:name="_Toc127182626"/>
        <w:bookmarkStart w:id="1586" w:name="_Toc127191810"/>
        <w:bookmarkStart w:id="1587" w:name="_Toc127278275"/>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tr>
      <w:tr w:rsidR="006238CC" w:rsidRPr="0045721D" w:rsidDel="00A04755" w14:paraId="781A834E" w14:textId="26A3A070" w:rsidTr="00E9411B">
        <w:trPr>
          <w:trHeight w:val="311"/>
          <w:del w:id="158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1589" w:author="Kumar Baral" w:date="2022-12-12T16:54:00Z"/>
                <w:highlight w:val="yellow"/>
                <w:rPrChange w:id="1590" w:author="Kumar Baral" w:date="2022-12-12T16:18:00Z">
                  <w:rPr>
                    <w:del w:id="1591" w:author="Kumar Baral" w:date="2022-12-12T16:54:00Z"/>
                  </w:rPr>
                </w:rPrChange>
              </w:rPr>
            </w:pPr>
            <w:del w:id="1592" w:author="Kumar Baral" w:date="2022-12-12T16:54:00Z">
              <w:r w:rsidRPr="0045721D" w:rsidDel="00A04755">
                <w:rPr>
                  <w:highlight w:val="yellow"/>
                  <w:rPrChange w:id="1593" w:author="Kumar Baral" w:date="2022-12-12T16:18:00Z">
                    <w:rPr/>
                  </w:rPrChange>
                </w:rPr>
                <w:delText>406.5</w:delText>
              </w:r>
              <w:bookmarkStart w:id="1594" w:name="_Toc121824651"/>
              <w:bookmarkStart w:id="1595" w:name="_Toc121825289"/>
              <w:bookmarkStart w:id="1596" w:name="_Toc121825929"/>
              <w:bookmarkStart w:id="1597" w:name="_Toc121826793"/>
              <w:bookmarkStart w:id="1598" w:name="_Toc121834216"/>
              <w:bookmarkStart w:id="1599" w:name="_Toc125550083"/>
              <w:bookmarkStart w:id="1600" w:name="_Toc125555578"/>
              <w:bookmarkStart w:id="1601" w:name="_Toc125557450"/>
              <w:bookmarkStart w:id="1602" w:name="_Toc125559337"/>
              <w:bookmarkStart w:id="1603" w:name="_Toc125618515"/>
              <w:bookmarkStart w:id="1604" w:name="_Toc125639962"/>
              <w:bookmarkStart w:id="1605" w:name="_Toc125642177"/>
              <w:bookmarkStart w:id="1606" w:name="_Toc125973947"/>
              <w:bookmarkStart w:id="1607" w:name="_Toc125974232"/>
              <w:bookmarkStart w:id="1608" w:name="_Toc126055149"/>
              <w:bookmarkStart w:id="1609" w:name="_Toc126057941"/>
              <w:bookmarkStart w:id="1610" w:name="_Toc127182290"/>
              <w:bookmarkStart w:id="1611" w:name="_Toc127182627"/>
              <w:bookmarkStart w:id="1612" w:name="_Toc127191811"/>
              <w:bookmarkStart w:id="1613" w:name="_Toc127278276"/>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1614" w:author="Kumar Baral" w:date="2022-12-12T16:54:00Z"/>
                <w:highlight w:val="yellow"/>
                <w:rPrChange w:id="1615" w:author="Kumar Baral" w:date="2022-12-12T16:18:00Z">
                  <w:rPr>
                    <w:del w:id="1616" w:author="Kumar Baral" w:date="2022-12-12T16:54:00Z"/>
                  </w:rPr>
                </w:rPrChange>
              </w:rPr>
            </w:pPr>
            <w:del w:id="1617" w:author="Kumar Baral" w:date="2022-12-12T16:54:00Z">
              <w:r w:rsidRPr="0045721D" w:rsidDel="00A04755">
                <w:rPr>
                  <w:highlight w:val="yellow"/>
                  <w:rPrChange w:id="1618" w:author="Kumar Baral" w:date="2022-12-12T16:18:00Z">
                    <w:rPr/>
                  </w:rPrChange>
                </w:rPr>
                <w:delText>Modi Khola</w:delText>
              </w:r>
              <w:bookmarkStart w:id="1619" w:name="_Toc121824652"/>
              <w:bookmarkStart w:id="1620" w:name="_Toc121825290"/>
              <w:bookmarkStart w:id="1621" w:name="_Toc121825930"/>
              <w:bookmarkStart w:id="1622" w:name="_Toc121826794"/>
              <w:bookmarkStart w:id="1623" w:name="_Toc121834217"/>
              <w:bookmarkStart w:id="1624" w:name="_Toc125550084"/>
              <w:bookmarkStart w:id="1625" w:name="_Toc125555579"/>
              <w:bookmarkStart w:id="1626" w:name="_Toc125557451"/>
              <w:bookmarkStart w:id="1627" w:name="_Toc125559338"/>
              <w:bookmarkStart w:id="1628" w:name="_Toc125618516"/>
              <w:bookmarkStart w:id="1629" w:name="_Toc125639963"/>
              <w:bookmarkStart w:id="1630" w:name="_Toc125642178"/>
              <w:bookmarkStart w:id="1631" w:name="_Toc125973948"/>
              <w:bookmarkStart w:id="1632" w:name="_Toc125974233"/>
              <w:bookmarkStart w:id="1633" w:name="_Toc126055150"/>
              <w:bookmarkStart w:id="1634" w:name="_Toc126057942"/>
              <w:bookmarkStart w:id="1635" w:name="_Toc127182291"/>
              <w:bookmarkStart w:id="1636" w:name="_Toc127182628"/>
              <w:bookmarkStart w:id="1637" w:name="_Toc127191812"/>
              <w:bookmarkStart w:id="1638" w:name="_Toc127278277"/>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1639" w:author="Kumar Baral" w:date="2022-12-12T16:54:00Z"/>
                <w:highlight w:val="yellow"/>
                <w:rPrChange w:id="1640" w:author="Kumar Baral" w:date="2022-12-12T16:18:00Z">
                  <w:rPr>
                    <w:del w:id="1641" w:author="Kumar Baral" w:date="2022-12-12T16:54:00Z"/>
                  </w:rPr>
                </w:rPrChange>
              </w:rPr>
            </w:pPr>
            <w:del w:id="1642" w:author="Kumar Baral" w:date="2022-12-12T16:54:00Z">
              <w:r w:rsidRPr="0045721D" w:rsidDel="00A04755">
                <w:rPr>
                  <w:highlight w:val="yellow"/>
                  <w:rPrChange w:id="1643" w:author="Kumar Baral" w:date="2022-12-12T16:18:00Z">
                    <w:rPr/>
                  </w:rPrChange>
                </w:rPr>
                <w:delText>Nayapul</w:delText>
              </w:r>
              <w:bookmarkStart w:id="1644" w:name="_Toc121824653"/>
              <w:bookmarkStart w:id="1645" w:name="_Toc121825291"/>
              <w:bookmarkStart w:id="1646" w:name="_Toc121825931"/>
              <w:bookmarkStart w:id="1647" w:name="_Toc121826795"/>
              <w:bookmarkStart w:id="1648" w:name="_Toc121834218"/>
              <w:bookmarkStart w:id="1649" w:name="_Toc125550085"/>
              <w:bookmarkStart w:id="1650" w:name="_Toc125555580"/>
              <w:bookmarkStart w:id="1651" w:name="_Toc125557452"/>
              <w:bookmarkStart w:id="1652" w:name="_Toc125559339"/>
              <w:bookmarkStart w:id="1653" w:name="_Toc125618517"/>
              <w:bookmarkStart w:id="1654" w:name="_Toc125639964"/>
              <w:bookmarkStart w:id="1655" w:name="_Toc125642179"/>
              <w:bookmarkStart w:id="1656" w:name="_Toc125973949"/>
              <w:bookmarkStart w:id="1657" w:name="_Toc125974234"/>
              <w:bookmarkStart w:id="1658" w:name="_Toc126055151"/>
              <w:bookmarkStart w:id="1659" w:name="_Toc126057943"/>
              <w:bookmarkStart w:id="1660" w:name="_Toc127182292"/>
              <w:bookmarkStart w:id="1661" w:name="_Toc127182629"/>
              <w:bookmarkStart w:id="1662" w:name="_Toc127191813"/>
              <w:bookmarkStart w:id="1663" w:name="_Toc127278278"/>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1664" w:author="Kumar Baral" w:date="2022-12-12T16:54:00Z"/>
                <w:highlight w:val="yellow"/>
                <w:rPrChange w:id="1665" w:author="Kumar Baral" w:date="2022-12-12T16:18:00Z">
                  <w:rPr>
                    <w:del w:id="1666" w:author="Kumar Baral" w:date="2022-12-12T16:54:00Z"/>
                  </w:rPr>
                </w:rPrChange>
              </w:rPr>
            </w:pPr>
            <w:del w:id="1667" w:author="Kumar Baral" w:date="2022-12-12T16:54:00Z">
              <w:r w:rsidRPr="0045721D" w:rsidDel="00A04755">
                <w:rPr>
                  <w:highlight w:val="yellow"/>
                  <w:rPrChange w:id="1668" w:author="Kumar Baral" w:date="2022-12-12T16:18:00Z">
                    <w:rPr/>
                  </w:rPrChange>
                </w:rPr>
                <w:delText>1976-2006</w:delText>
              </w:r>
              <w:bookmarkStart w:id="1669" w:name="_Toc121824654"/>
              <w:bookmarkStart w:id="1670" w:name="_Toc121825292"/>
              <w:bookmarkStart w:id="1671" w:name="_Toc121825932"/>
              <w:bookmarkStart w:id="1672" w:name="_Toc121826796"/>
              <w:bookmarkStart w:id="1673" w:name="_Toc121834219"/>
              <w:bookmarkStart w:id="1674" w:name="_Toc125550086"/>
              <w:bookmarkStart w:id="1675" w:name="_Toc125555581"/>
              <w:bookmarkStart w:id="1676" w:name="_Toc125557453"/>
              <w:bookmarkStart w:id="1677" w:name="_Toc125559340"/>
              <w:bookmarkStart w:id="1678" w:name="_Toc125618518"/>
              <w:bookmarkStart w:id="1679" w:name="_Toc125639965"/>
              <w:bookmarkStart w:id="1680" w:name="_Toc125642180"/>
              <w:bookmarkStart w:id="1681" w:name="_Toc125973950"/>
              <w:bookmarkStart w:id="1682" w:name="_Toc125974235"/>
              <w:bookmarkStart w:id="1683" w:name="_Toc126055152"/>
              <w:bookmarkStart w:id="1684" w:name="_Toc126057944"/>
              <w:bookmarkStart w:id="1685" w:name="_Toc127182293"/>
              <w:bookmarkStart w:id="1686" w:name="_Toc127182630"/>
              <w:bookmarkStart w:id="1687" w:name="_Toc127191814"/>
              <w:bookmarkStart w:id="1688" w:name="_Toc127278279"/>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1689" w:author="Kumar Baral" w:date="2022-12-12T16:54:00Z"/>
                <w:highlight w:val="yellow"/>
                <w:rPrChange w:id="1690" w:author="Kumar Baral" w:date="2022-12-12T16:18:00Z">
                  <w:rPr>
                    <w:del w:id="1691" w:author="Kumar Baral" w:date="2022-12-12T16:54:00Z"/>
                  </w:rPr>
                </w:rPrChange>
              </w:rPr>
            </w:pPr>
            <w:del w:id="1692" w:author="Kumar Baral" w:date="2022-12-12T16:54:00Z">
              <w:r w:rsidRPr="0045721D" w:rsidDel="00A04755">
                <w:rPr>
                  <w:highlight w:val="yellow"/>
                  <w:rPrChange w:id="1693" w:author="Kumar Baral" w:date="2022-12-12T16:18:00Z">
                    <w:rPr/>
                  </w:rPrChange>
                </w:rPr>
                <w:delText>601</w:delText>
              </w:r>
              <w:bookmarkStart w:id="1694" w:name="_Toc121824655"/>
              <w:bookmarkStart w:id="1695" w:name="_Toc121825293"/>
              <w:bookmarkStart w:id="1696" w:name="_Toc121825933"/>
              <w:bookmarkStart w:id="1697" w:name="_Toc121826797"/>
              <w:bookmarkStart w:id="1698" w:name="_Toc121834220"/>
              <w:bookmarkStart w:id="1699" w:name="_Toc125550087"/>
              <w:bookmarkStart w:id="1700" w:name="_Toc125555582"/>
              <w:bookmarkStart w:id="1701" w:name="_Toc125557454"/>
              <w:bookmarkStart w:id="1702" w:name="_Toc125559341"/>
              <w:bookmarkStart w:id="1703" w:name="_Toc125618519"/>
              <w:bookmarkStart w:id="1704" w:name="_Toc125639966"/>
              <w:bookmarkStart w:id="1705" w:name="_Toc125642181"/>
              <w:bookmarkStart w:id="1706" w:name="_Toc125973951"/>
              <w:bookmarkStart w:id="1707" w:name="_Toc125974236"/>
              <w:bookmarkStart w:id="1708" w:name="_Toc126055153"/>
              <w:bookmarkStart w:id="1709" w:name="_Toc126057945"/>
              <w:bookmarkStart w:id="1710" w:name="_Toc127182294"/>
              <w:bookmarkStart w:id="1711" w:name="_Toc127182631"/>
              <w:bookmarkStart w:id="1712" w:name="_Toc127191815"/>
              <w:bookmarkStart w:id="1713" w:name="_Toc127278280"/>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del>
          </w:p>
        </w:tc>
        <w:bookmarkStart w:id="1714" w:name="_Toc121824656"/>
        <w:bookmarkStart w:id="1715" w:name="_Toc121825294"/>
        <w:bookmarkStart w:id="1716" w:name="_Toc121825934"/>
        <w:bookmarkStart w:id="1717" w:name="_Toc121826798"/>
        <w:bookmarkStart w:id="1718" w:name="_Toc121834221"/>
        <w:bookmarkStart w:id="1719" w:name="_Toc125550088"/>
        <w:bookmarkStart w:id="1720" w:name="_Toc125555583"/>
        <w:bookmarkStart w:id="1721" w:name="_Toc125557455"/>
        <w:bookmarkStart w:id="1722" w:name="_Toc125559342"/>
        <w:bookmarkStart w:id="1723" w:name="_Toc125618520"/>
        <w:bookmarkStart w:id="1724" w:name="_Toc125639967"/>
        <w:bookmarkStart w:id="1725" w:name="_Toc125642182"/>
        <w:bookmarkStart w:id="1726" w:name="_Toc125973952"/>
        <w:bookmarkStart w:id="1727" w:name="_Toc125974237"/>
        <w:bookmarkStart w:id="1728" w:name="_Toc126055154"/>
        <w:bookmarkStart w:id="1729" w:name="_Toc126057946"/>
        <w:bookmarkStart w:id="1730" w:name="_Toc127182295"/>
        <w:bookmarkStart w:id="1731" w:name="_Toc127182632"/>
        <w:bookmarkStart w:id="1732" w:name="_Toc127191816"/>
        <w:bookmarkStart w:id="1733" w:name="_Toc127278281"/>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tr>
      <w:tr w:rsidR="006238CC" w:rsidRPr="0045721D" w:rsidDel="00A04755" w14:paraId="41CEE569" w14:textId="587BD064" w:rsidTr="00E9411B">
        <w:trPr>
          <w:trHeight w:val="311"/>
          <w:del w:id="173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1735" w:author="Kumar Baral" w:date="2022-12-12T16:54:00Z"/>
                <w:highlight w:val="yellow"/>
                <w:rPrChange w:id="1736" w:author="Kumar Baral" w:date="2022-12-12T16:18:00Z">
                  <w:rPr>
                    <w:del w:id="1737" w:author="Kumar Baral" w:date="2022-12-12T16:54:00Z"/>
                  </w:rPr>
                </w:rPrChange>
              </w:rPr>
            </w:pPr>
            <w:del w:id="1738" w:author="Kumar Baral" w:date="2022-12-12T16:54:00Z">
              <w:r w:rsidRPr="0045721D" w:rsidDel="00A04755">
                <w:rPr>
                  <w:highlight w:val="yellow"/>
                  <w:rPrChange w:id="1739" w:author="Kumar Baral" w:date="2022-12-12T16:18:00Z">
                    <w:rPr/>
                  </w:rPrChange>
                </w:rPr>
                <w:delText>428</w:delText>
              </w:r>
              <w:bookmarkStart w:id="1740" w:name="_Toc121824657"/>
              <w:bookmarkStart w:id="1741" w:name="_Toc121825295"/>
              <w:bookmarkStart w:id="1742" w:name="_Toc121825935"/>
              <w:bookmarkStart w:id="1743" w:name="_Toc121826799"/>
              <w:bookmarkStart w:id="1744" w:name="_Toc121834222"/>
              <w:bookmarkStart w:id="1745" w:name="_Toc125550089"/>
              <w:bookmarkStart w:id="1746" w:name="_Toc125555584"/>
              <w:bookmarkStart w:id="1747" w:name="_Toc125557456"/>
              <w:bookmarkStart w:id="1748" w:name="_Toc125559343"/>
              <w:bookmarkStart w:id="1749" w:name="_Toc125618521"/>
              <w:bookmarkStart w:id="1750" w:name="_Toc125639968"/>
              <w:bookmarkStart w:id="1751" w:name="_Toc125642183"/>
              <w:bookmarkStart w:id="1752" w:name="_Toc125973953"/>
              <w:bookmarkStart w:id="1753" w:name="_Toc125974238"/>
              <w:bookmarkStart w:id="1754" w:name="_Toc126055155"/>
              <w:bookmarkStart w:id="1755" w:name="_Toc126057947"/>
              <w:bookmarkStart w:id="1756" w:name="_Toc127182296"/>
              <w:bookmarkStart w:id="1757" w:name="_Toc127182633"/>
              <w:bookmarkStart w:id="1758" w:name="_Toc127191817"/>
              <w:bookmarkStart w:id="1759" w:name="_Toc127278282"/>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1760" w:author="Kumar Baral" w:date="2022-12-12T16:54:00Z"/>
                <w:highlight w:val="yellow"/>
                <w:rPrChange w:id="1761" w:author="Kumar Baral" w:date="2022-12-12T16:18:00Z">
                  <w:rPr>
                    <w:del w:id="1762" w:author="Kumar Baral" w:date="2022-12-12T16:54:00Z"/>
                  </w:rPr>
                </w:rPrChange>
              </w:rPr>
            </w:pPr>
            <w:del w:id="1763" w:author="Kumar Baral" w:date="2022-12-12T16:54:00Z">
              <w:r w:rsidRPr="0045721D" w:rsidDel="00A04755">
                <w:rPr>
                  <w:highlight w:val="yellow"/>
                  <w:rPrChange w:id="1764" w:author="Kumar Baral" w:date="2022-12-12T16:18:00Z">
                    <w:rPr/>
                  </w:rPrChange>
                </w:rPr>
                <w:delText>Mardi Khola</w:delText>
              </w:r>
              <w:bookmarkStart w:id="1765" w:name="_Toc121824658"/>
              <w:bookmarkStart w:id="1766" w:name="_Toc121825296"/>
              <w:bookmarkStart w:id="1767" w:name="_Toc121825936"/>
              <w:bookmarkStart w:id="1768" w:name="_Toc121826800"/>
              <w:bookmarkStart w:id="1769" w:name="_Toc121834223"/>
              <w:bookmarkStart w:id="1770" w:name="_Toc125550090"/>
              <w:bookmarkStart w:id="1771" w:name="_Toc125555585"/>
              <w:bookmarkStart w:id="1772" w:name="_Toc125557457"/>
              <w:bookmarkStart w:id="1773" w:name="_Toc125559344"/>
              <w:bookmarkStart w:id="1774" w:name="_Toc125618522"/>
              <w:bookmarkStart w:id="1775" w:name="_Toc125639969"/>
              <w:bookmarkStart w:id="1776" w:name="_Toc125642184"/>
              <w:bookmarkStart w:id="1777" w:name="_Toc125973954"/>
              <w:bookmarkStart w:id="1778" w:name="_Toc125974239"/>
              <w:bookmarkStart w:id="1779" w:name="_Toc126055156"/>
              <w:bookmarkStart w:id="1780" w:name="_Toc126057948"/>
              <w:bookmarkStart w:id="1781" w:name="_Toc127182297"/>
              <w:bookmarkStart w:id="1782" w:name="_Toc127182634"/>
              <w:bookmarkStart w:id="1783" w:name="_Toc127191818"/>
              <w:bookmarkStart w:id="1784" w:name="_Toc127278283"/>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1785" w:author="Kumar Baral" w:date="2022-12-12T16:54:00Z"/>
                <w:highlight w:val="yellow"/>
                <w:rPrChange w:id="1786" w:author="Kumar Baral" w:date="2022-12-12T16:18:00Z">
                  <w:rPr>
                    <w:del w:id="1787" w:author="Kumar Baral" w:date="2022-12-12T16:54:00Z"/>
                  </w:rPr>
                </w:rPrChange>
              </w:rPr>
            </w:pPr>
            <w:del w:id="1788" w:author="Kumar Baral" w:date="2022-12-12T16:54:00Z">
              <w:r w:rsidRPr="0045721D" w:rsidDel="00A04755">
                <w:rPr>
                  <w:highlight w:val="yellow"/>
                  <w:rPrChange w:id="1789" w:author="Kumar Baral" w:date="2022-12-12T16:18:00Z">
                    <w:rPr/>
                  </w:rPrChange>
                </w:rPr>
                <w:delText>Lahachowk</w:delText>
              </w:r>
              <w:bookmarkStart w:id="1790" w:name="_Toc121824659"/>
              <w:bookmarkStart w:id="1791" w:name="_Toc121825297"/>
              <w:bookmarkStart w:id="1792" w:name="_Toc121825937"/>
              <w:bookmarkStart w:id="1793" w:name="_Toc121826801"/>
              <w:bookmarkStart w:id="1794" w:name="_Toc121834224"/>
              <w:bookmarkStart w:id="1795" w:name="_Toc125550091"/>
              <w:bookmarkStart w:id="1796" w:name="_Toc125555586"/>
              <w:bookmarkStart w:id="1797" w:name="_Toc125557458"/>
              <w:bookmarkStart w:id="1798" w:name="_Toc125559345"/>
              <w:bookmarkStart w:id="1799" w:name="_Toc125618523"/>
              <w:bookmarkStart w:id="1800" w:name="_Toc125639970"/>
              <w:bookmarkStart w:id="1801" w:name="_Toc125642185"/>
              <w:bookmarkStart w:id="1802" w:name="_Toc125973955"/>
              <w:bookmarkStart w:id="1803" w:name="_Toc125974240"/>
              <w:bookmarkStart w:id="1804" w:name="_Toc126055157"/>
              <w:bookmarkStart w:id="1805" w:name="_Toc126057949"/>
              <w:bookmarkStart w:id="1806" w:name="_Toc127182298"/>
              <w:bookmarkStart w:id="1807" w:name="_Toc127182635"/>
              <w:bookmarkStart w:id="1808" w:name="_Toc127191819"/>
              <w:bookmarkStart w:id="1809" w:name="_Toc127278284"/>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1810" w:author="Kumar Baral" w:date="2022-12-12T16:54:00Z"/>
                <w:highlight w:val="yellow"/>
                <w:rPrChange w:id="1811" w:author="Kumar Baral" w:date="2022-12-12T16:18:00Z">
                  <w:rPr>
                    <w:del w:id="1812" w:author="Kumar Baral" w:date="2022-12-12T16:54:00Z"/>
                  </w:rPr>
                </w:rPrChange>
              </w:rPr>
            </w:pPr>
            <w:del w:id="1813" w:author="Kumar Baral" w:date="2022-12-12T16:54:00Z">
              <w:r w:rsidRPr="0045721D" w:rsidDel="00A04755">
                <w:rPr>
                  <w:highlight w:val="yellow"/>
                  <w:rPrChange w:id="1814" w:author="Kumar Baral" w:date="2022-12-12T16:18:00Z">
                    <w:rPr/>
                  </w:rPrChange>
                </w:rPr>
                <w:delText>1974-1995</w:delText>
              </w:r>
              <w:bookmarkStart w:id="1815" w:name="_Toc121824660"/>
              <w:bookmarkStart w:id="1816" w:name="_Toc121825298"/>
              <w:bookmarkStart w:id="1817" w:name="_Toc121825938"/>
              <w:bookmarkStart w:id="1818" w:name="_Toc121826802"/>
              <w:bookmarkStart w:id="1819" w:name="_Toc121834225"/>
              <w:bookmarkStart w:id="1820" w:name="_Toc125550092"/>
              <w:bookmarkStart w:id="1821" w:name="_Toc125555587"/>
              <w:bookmarkStart w:id="1822" w:name="_Toc125557459"/>
              <w:bookmarkStart w:id="1823" w:name="_Toc125559346"/>
              <w:bookmarkStart w:id="1824" w:name="_Toc125618524"/>
              <w:bookmarkStart w:id="1825" w:name="_Toc125639971"/>
              <w:bookmarkStart w:id="1826" w:name="_Toc125642186"/>
              <w:bookmarkStart w:id="1827" w:name="_Toc125973956"/>
              <w:bookmarkStart w:id="1828" w:name="_Toc125974241"/>
              <w:bookmarkStart w:id="1829" w:name="_Toc126055158"/>
              <w:bookmarkStart w:id="1830" w:name="_Toc126057950"/>
              <w:bookmarkStart w:id="1831" w:name="_Toc127182299"/>
              <w:bookmarkStart w:id="1832" w:name="_Toc127182636"/>
              <w:bookmarkStart w:id="1833" w:name="_Toc127191820"/>
              <w:bookmarkStart w:id="1834" w:name="_Toc127278285"/>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1835" w:author="Kumar Baral" w:date="2022-12-12T16:54:00Z"/>
                <w:highlight w:val="yellow"/>
                <w:rPrChange w:id="1836" w:author="Kumar Baral" w:date="2022-12-12T16:18:00Z">
                  <w:rPr>
                    <w:del w:id="1837" w:author="Kumar Baral" w:date="2022-12-12T16:54:00Z"/>
                  </w:rPr>
                </w:rPrChange>
              </w:rPr>
            </w:pPr>
            <w:del w:id="1838" w:author="Kumar Baral" w:date="2022-12-12T16:54:00Z">
              <w:r w:rsidRPr="0045721D" w:rsidDel="00A04755">
                <w:rPr>
                  <w:highlight w:val="yellow"/>
                  <w:rPrChange w:id="1839" w:author="Kumar Baral" w:date="2022-12-12T16:18:00Z">
                    <w:rPr/>
                  </w:rPrChange>
                </w:rPr>
                <w:delText>160</w:delText>
              </w:r>
              <w:bookmarkStart w:id="1840" w:name="_Toc121824661"/>
              <w:bookmarkStart w:id="1841" w:name="_Toc121825299"/>
              <w:bookmarkStart w:id="1842" w:name="_Toc121825939"/>
              <w:bookmarkStart w:id="1843" w:name="_Toc121826803"/>
              <w:bookmarkStart w:id="1844" w:name="_Toc121834226"/>
              <w:bookmarkStart w:id="1845" w:name="_Toc125550093"/>
              <w:bookmarkStart w:id="1846" w:name="_Toc125555588"/>
              <w:bookmarkStart w:id="1847" w:name="_Toc125557460"/>
              <w:bookmarkStart w:id="1848" w:name="_Toc125559347"/>
              <w:bookmarkStart w:id="1849" w:name="_Toc125618525"/>
              <w:bookmarkStart w:id="1850" w:name="_Toc125639972"/>
              <w:bookmarkStart w:id="1851" w:name="_Toc125642187"/>
              <w:bookmarkStart w:id="1852" w:name="_Toc125973957"/>
              <w:bookmarkStart w:id="1853" w:name="_Toc125974242"/>
              <w:bookmarkStart w:id="1854" w:name="_Toc126055159"/>
              <w:bookmarkStart w:id="1855" w:name="_Toc126057951"/>
              <w:bookmarkStart w:id="1856" w:name="_Toc127182300"/>
              <w:bookmarkStart w:id="1857" w:name="_Toc127182637"/>
              <w:bookmarkStart w:id="1858" w:name="_Toc127191821"/>
              <w:bookmarkStart w:id="1859" w:name="_Toc127278286"/>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del>
          </w:p>
        </w:tc>
        <w:bookmarkStart w:id="1860" w:name="_Toc121824662"/>
        <w:bookmarkStart w:id="1861" w:name="_Toc121825300"/>
        <w:bookmarkStart w:id="1862" w:name="_Toc121825940"/>
        <w:bookmarkStart w:id="1863" w:name="_Toc121826804"/>
        <w:bookmarkStart w:id="1864" w:name="_Toc121834227"/>
        <w:bookmarkStart w:id="1865" w:name="_Toc125550094"/>
        <w:bookmarkStart w:id="1866" w:name="_Toc125555589"/>
        <w:bookmarkStart w:id="1867" w:name="_Toc125557461"/>
        <w:bookmarkStart w:id="1868" w:name="_Toc125559348"/>
        <w:bookmarkStart w:id="1869" w:name="_Toc125618526"/>
        <w:bookmarkStart w:id="1870" w:name="_Toc125639973"/>
        <w:bookmarkStart w:id="1871" w:name="_Toc125642188"/>
        <w:bookmarkStart w:id="1872" w:name="_Toc125973958"/>
        <w:bookmarkStart w:id="1873" w:name="_Toc125974243"/>
        <w:bookmarkStart w:id="1874" w:name="_Toc126055160"/>
        <w:bookmarkStart w:id="1875" w:name="_Toc126057952"/>
        <w:bookmarkStart w:id="1876" w:name="_Toc127182301"/>
        <w:bookmarkStart w:id="1877" w:name="_Toc127182638"/>
        <w:bookmarkStart w:id="1878" w:name="_Toc127191822"/>
        <w:bookmarkStart w:id="1879" w:name="_Toc127278287"/>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tr>
      <w:tr w:rsidR="006238CC" w:rsidRPr="0045721D" w:rsidDel="00A04755" w14:paraId="05D32FE2" w14:textId="30BA1ED1" w:rsidTr="00E9411B">
        <w:trPr>
          <w:trHeight w:val="311"/>
          <w:del w:id="188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1881" w:author="Kumar Baral" w:date="2022-12-12T16:54:00Z"/>
                <w:highlight w:val="yellow"/>
                <w:rPrChange w:id="1882" w:author="Kumar Baral" w:date="2022-12-12T16:18:00Z">
                  <w:rPr>
                    <w:del w:id="1883" w:author="Kumar Baral" w:date="2022-12-12T16:54:00Z"/>
                  </w:rPr>
                </w:rPrChange>
              </w:rPr>
            </w:pPr>
            <w:del w:id="1884" w:author="Kumar Baral" w:date="2022-12-12T16:54:00Z">
              <w:r w:rsidRPr="0045721D" w:rsidDel="00A04755">
                <w:rPr>
                  <w:highlight w:val="yellow"/>
                  <w:rPrChange w:id="1885" w:author="Kumar Baral" w:date="2022-12-12T16:18:00Z">
                    <w:rPr/>
                  </w:rPrChange>
                </w:rPr>
                <w:delText>430</w:delText>
              </w:r>
              <w:bookmarkStart w:id="1886" w:name="_Toc121824663"/>
              <w:bookmarkStart w:id="1887" w:name="_Toc121825301"/>
              <w:bookmarkStart w:id="1888" w:name="_Toc121825941"/>
              <w:bookmarkStart w:id="1889" w:name="_Toc121826805"/>
              <w:bookmarkStart w:id="1890" w:name="_Toc121834228"/>
              <w:bookmarkStart w:id="1891" w:name="_Toc125550095"/>
              <w:bookmarkStart w:id="1892" w:name="_Toc125555590"/>
              <w:bookmarkStart w:id="1893" w:name="_Toc125557462"/>
              <w:bookmarkStart w:id="1894" w:name="_Toc125559349"/>
              <w:bookmarkStart w:id="1895" w:name="_Toc125618527"/>
              <w:bookmarkStart w:id="1896" w:name="_Toc125639974"/>
              <w:bookmarkStart w:id="1897" w:name="_Toc125642189"/>
              <w:bookmarkStart w:id="1898" w:name="_Toc125973959"/>
              <w:bookmarkStart w:id="1899" w:name="_Toc125974244"/>
              <w:bookmarkStart w:id="1900" w:name="_Toc126055161"/>
              <w:bookmarkStart w:id="1901" w:name="_Toc126057953"/>
              <w:bookmarkStart w:id="1902" w:name="_Toc127182302"/>
              <w:bookmarkStart w:id="1903" w:name="_Toc127182639"/>
              <w:bookmarkStart w:id="1904" w:name="_Toc127191823"/>
              <w:bookmarkStart w:id="1905" w:name="_Toc127278288"/>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1906" w:author="Kumar Baral" w:date="2022-12-12T16:54:00Z"/>
                <w:highlight w:val="yellow"/>
                <w:rPrChange w:id="1907" w:author="Kumar Baral" w:date="2022-12-12T16:18:00Z">
                  <w:rPr>
                    <w:del w:id="1908" w:author="Kumar Baral" w:date="2022-12-12T16:54:00Z"/>
                  </w:rPr>
                </w:rPrChange>
              </w:rPr>
            </w:pPr>
            <w:del w:id="1909" w:author="Kumar Baral" w:date="2022-12-12T16:54:00Z">
              <w:r w:rsidRPr="0045721D" w:rsidDel="00A04755">
                <w:rPr>
                  <w:highlight w:val="yellow"/>
                  <w:rPrChange w:id="1910" w:author="Kumar Baral" w:date="2022-12-12T16:18:00Z">
                    <w:rPr/>
                  </w:rPrChange>
                </w:rPr>
                <w:delText>Seti</w:delText>
              </w:r>
              <w:bookmarkStart w:id="1911" w:name="_Toc121824664"/>
              <w:bookmarkStart w:id="1912" w:name="_Toc121825302"/>
              <w:bookmarkStart w:id="1913" w:name="_Toc121825942"/>
              <w:bookmarkStart w:id="1914" w:name="_Toc121826806"/>
              <w:bookmarkStart w:id="1915" w:name="_Toc121834229"/>
              <w:bookmarkStart w:id="1916" w:name="_Toc125550096"/>
              <w:bookmarkStart w:id="1917" w:name="_Toc125555591"/>
              <w:bookmarkStart w:id="1918" w:name="_Toc125557463"/>
              <w:bookmarkStart w:id="1919" w:name="_Toc125559350"/>
              <w:bookmarkStart w:id="1920" w:name="_Toc125618528"/>
              <w:bookmarkStart w:id="1921" w:name="_Toc125639975"/>
              <w:bookmarkStart w:id="1922" w:name="_Toc125642190"/>
              <w:bookmarkStart w:id="1923" w:name="_Toc125973960"/>
              <w:bookmarkStart w:id="1924" w:name="_Toc125974245"/>
              <w:bookmarkStart w:id="1925" w:name="_Toc126055162"/>
              <w:bookmarkStart w:id="1926" w:name="_Toc126057954"/>
              <w:bookmarkStart w:id="1927" w:name="_Toc127182303"/>
              <w:bookmarkStart w:id="1928" w:name="_Toc127182640"/>
              <w:bookmarkStart w:id="1929" w:name="_Toc127191824"/>
              <w:bookmarkStart w:id="1930" w:name="_Toc127278289"/>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1931" w:author="Kumar Baral" w:date="2022-12-12T16:54:00Z"/>
                <w:highlight w:val="yellow"/>
                <w:rPrChange w:id="1932" w:author="Kumar Baral" w:date="2022-12-12T16:18:00Z">
                  <w:rPr>
                    <w:del w:id="1933" w:author="Kumar Baral" w:date="2022-12-12T16:54:00Z"/>
                  </w:rPr>
                </w:rPrChange>
              </w:rPr>
            </w:pPr>
            <w:del w:id="1934" w:author="Kumar Baral" w:date="2022-12-12T16:54:00Z">
              <w:r w:rsidRPr="0045721D" w:rsidDel="00A04755">
                <w:rPr>
                  <w:highlight w:val="yellow"/>
                  <w:rPrChange w:id="1935" w:author="Kumar Baral" w:date="2022-12-12T16:18:00Z">
                    <w:rPr/>
                  </w:rPrChange>
                </w:rPr>
                <w:delText>Phoolbari</w:delText>
              </w:r>
              <w:bookmarkStart w:id="1936" w:name="_Toc121824665"/>
              <w:bookmarkStart w:id="1937" w:name="_Toc121825303"/>
              <w:bookmarkStart w:id="1938" w:name="_Toc121825943"/>
              <w:bookmarkStart w:id="1939" w:name="_Toc121826807"/>
              <w:bookmarkStart w:id="1940" w:name="_Toc121834230"/>
              <w:bookmarkStart w:id="1941" w:name="_Toc125550097"/>
              <w:bookmarkStart w:id="1942" w:name="_Toc125555592"/>
              <w:bookmarkStart w:id="1943" w:name="_Toc125557464"/>
              <w:bookmarkStart w:id="1944" w:name="_Toc125559351"/>
              <w:bookmarkStart w:id="1945" w:name="_Toc125618529"/>
              <w:bookmarkStart w:id="1946" w:name="_Toc125639976"/>
              <w:bookmarkStart w:id="1947" w:name="_Toc125642191"/>
              <w:bookmarkStart w:id="1948" w:name="_Toc125973961"/>
              <w:bookmarkStart w:id="1949" w:name="_Toc125974246"/>
              <w:bookmarkStart w:id="1950" w:name="_Toc126055163"/>
              <w:bookmarkStart w:id="1951" w:name="_Toc126057955"/>
              <w:bookmarkStart w:id="1952" w:name="_Toc127182304"/>
              <w:bookmarkStart w:id="1953" w:name="_Toc127182641"/>
              <w:bookmarkStart w:id="1954" w:name="_Toc127191825"/>
              <w:bookmarkStart w:id="1955" w:name="_Toc127278290"/>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1956" w:author="Kumar Baral" w:date="2022-12-12T16:54:00Z"/>
                <w:highlight w:val="yellow"/>
                <w:rPrChange w:id="1957" w:author="Kumar Baral" w:date="2022-12-12T16:18:00Z">
                  <w:rPr>
                    <w:del w:id="1958" w:author="Kumar Baral" w:date="2022-12-12T16:54:00Z"/>
                  </w:rPr>
                </w:rPrChange>
              </w:rPr>
            </w:pPr>
            <w:del w:id="1959" w:author="Kumar Baral" w:date="2022-12-12T16:54:00Z">
              <w:r w:rsidRPr="0045721D" w:rsidDel="00A04755">
                <w:rPr>
                  <w:highlight w:val="yellow"/>
                  <w:rPrChange w:id="1960" w:author="Kumar Baral" w:date="2022-12-12T16:18:00Z">
                    <w:rPr/>
                  </w:rPrChange>
                </w:rPr>
                <w:delText>1964-1984</w:delText>
              </w:r>
              <w:bookmarkStart w:id="1961" w:name="_Toc121824666"/>
              <w:bookmarkStart w:id="1962" w:name="_Toc121825304"/>
              <w:bookmarkStart w:id="1963" w:name="_Toc121825944"/>
              <w:bookmarkStart w:id="1964" w:name="_Toc121826808"/>
              <w:bookmarkStart w:id="1965" w:name="_Toc121834231"/>
              <w:bookmarkStart w:id="1966" w:name="_Toc125550098"/>
              <w:bookmarkStart w:id="1967" w:name="_Toc125555593"/>
              <w:bookmarkStart w:id="1968" w:name="_Toc125557465"/>
              <w:bookmarkStart w:id="1969" w:name="_Toc125559352"/>
              <w:bookmarkStart w:id="1970" w:name="_Toc125618530"/>
              <w:bookmarkStart w:id="1971" w:name="_Toc125639977"/>
              <w:bookmarkStart w:id="1972" w:name="_Toc125642192"/>
              <w:bookmarkStart w:id="1973" w:name="_Toc125973962"/>
              <w:bookmarkStart w:id="1974" w:name="_Toc125974247"/>
              <w:bookmarkStart w:id="1975" w:name="_Toc126055164"/>
              <w:bookmarkStart w:id="1976" w:name="_Toc126057956"/>
              <w:bookmarkStart w:id="1977" w:name="_Toc127182305"/>
              <w:bookmarkStart w:id="1978" w:name="_Toc127182642"/>
              <w:bookmarkStart w:id="1979" w:name="_Toc127191826"/>
              <w:bookmarkStart w:id="1980" w:name="_Toc127278291"/>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1981" w:author="Kumar Baral" w:date="2022-12-12T16:54:00Z"/>
                <w:highlight w:val="yellow"/>
                <w:rPrChange w:id="1982" w:author="Kumar Baral" w:date="2022-12-12T16:18:00Z">
                  <w:rPr>
                    <w:del w:id="1983" w:author="Kumar Baral" w:date="2022-12-12T16:54:00Z"/>
                  </w:rPr>
                </w:rPrChange>
              </w:rPr>
            </w:pPr>
            <w:del w:id="1984" w:author="Kumar Baral" w:date="2022-12-12T16:54:00Z">
              <w:r w:rsidRPr="0045721D" w:rsidDel="00A04755">
                <w:rPr>
                  <w:highlight w:val="yellow"/>
                  <w:rPrChange w:id="1985" w:author="Kumar Baral" w:date="2022-12-12T16:18:00Z">
                    <w:rPr/>
                  </w:rPrChange>
                </w:rPr>
                <w:delText>582</w:delText>
              </w:r>
              <w:bookmarkStart w:id="1986" w:name="_Toc121824667"/>
              <w:bookmarkStart w:id="1987" w:name="_Toc121825305"/>
              <w:bookmarkStart w:id="1988" w:name="_Toc121825945"/>
              <w:bookmarkStart w:id="1989" w:name="_Toc121826809"/>
              <w:bookmarkStart w:id="1990" w:name="_Toc121834232"/>
              <w:bookmarkStart w:id="1991" w:name="_Toc125550099"/>
              <w:bookmarkStart w:id="1992" w:name="_Toc125555594"/>
              <w:bookmarkStart w:id="1993" w:name="_Toc125557466"/>
              <w:bookmarkStart w:id="1994" w:name="_Toc125559353"/>
              <w:bookmarkStart w:id="1995" w:name="_Toc125618531"/>
              <w:bookmarkStart w:id="1996" w:name="_Toc125639978"/>
              <w:bookmarkStart w:id="1997" w:name="_Toc125642193"/>
              <w:bookmarkStart w:id="1998" w:name="_Toc125973963"/>
              <w:bookmarkStart w:id="1999" w:name="_Toc125974248"/>
              <w:bookmarkStart w:id="2000" w:name="_Toc126055165"/>
              <w:bookmarkStart w:id="2001" w:name="_Toc126057957"/>
              <w:bookmarkStart w:id="2002" w:name="_Toc127182306"/>
              <w:bookmarkStart w:id="2003" w:name="_Toc127182643"/>
              <w:bookmarkStart w:id="2004" w:name="_Toc127191827"/>
              <w:bookmarkStart w:id="2005" w:name="_Toc127278292"/>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del>
          </w:p>
        </w:tc>
        <w:bookmarkStart w:id="2006" w:name="_Toc121824668"/>
        <w:bookmarkStart w:id="2007" w:name="_Toc121825306"/>
        <w:bookmarkStart w:id="2008" w:name="_Toc121825946"/>
        <w:bookmarkStart w:id="2009" w:name="_Toc121826810"/>
        <w:bookmarkStart w:id="2010" w:name="_Toc121834233"/>
        <w:bookmarkStart w:id="2011" w:name="_Toc125550100"/>
        <w:bookmarkStart w:id="2012" w:name="_Toc125555595"/>
        <w:bookmarkStart w:id="2013" w:name="_Toc125557467"/>
        <w:bookmarkStart w:id="2014" w:name="_Toc125559354"/>
        <w:bookmarkStart w:id="2015" w:name="_Toc125618532"/>
        <w:bookmarkStart w:id="2016" w:name="_Toc125639979"/>
        <w:bookmarkStart w:id="2017" w:name="_Toc125642194"/>
        <w:bookmarkStart w:id="2018" w:name="_Toc125973964"/>
        <w:bookmarkStart w:id="2019" w:name="_Toc125974249"/>
        <w:bookmarkStart w:id="2020" w:name="_Toc126055166"/>
        <w:bookmarkStart w:id="2021" w:name="_Toc126057958"/>
        <w:bookmarkStart w:id="2022" w:name="_Toc127182307"/>
        <w:bookmarkStart w:id="2023" w:name="_Toc127182644"/>
        <w:bookmarkStart w:id="2024" w:name="_Toc127191828"/>
        <w:bookmarkStart w:id="2025" w:name="_Toc127278293"/>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tr>
      <w:tr w:rsidR="006238CC" w:rsidRPr="0045721D" w:rsidDel="00A04755" w14:paraId="50BEDE94" w14:textId="52301891" w:rsidTr="00E9411B">
        <w:trPr>
          <w:trHeight w:val="311"/>
          <w:del w:id="202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027" w:author="Kumar Baral" w:date="2022-12-12T16:54:00Z"/>
                <w:highlight w:val="yellow"/>
                <w:rPrChange w:id="2028" w:author="Kumar Baral" w:date="2022-12-12T16:18:00Z">
                  <w:rPr>
                    <w:del w:id="2029" w:author="Kumar Baral" w:date="2022-12-12T16:54:00Z"/>
                  </w:rPr>
                </w:rPrChange>
              </w:rPr>
            </w:pPr>
            <w:del w:id="2030" w:author="Kumar Baral" w:date="2022-12-12T16:54:00Z">
              <w:r w:rsidRPr="0045721D" w:rsidDel="00A04755">
                <w:rPr>
                  <w:highlight w:val="yellow"/>
                  <w:rPrChange w:id="2031" w:author="Kumar Baral" w:date="2022-12-12T16:18:00Z">
                    <w:rPr/>
                  </w:rPrChange>
                </w:rPr>
                <w:delText>438</w:delText>
              </w:r>
              <w:bookmarkStart w:id="2032" w:name="_Toc121824669"/>
              <w:bookmarkStart w:id="2033" w:name="_Toc121825307"/>
              <w:bookmarkStart w:id="2034" w:name="_Toc121825947"/>
              <w:bookmarkStart w:id="2035" w:name="_Toc121826811"/>
              <w:bookmarkStart w:id="2036" w:name="_Toc121834234"/>
              <w:bookmarkStart w:id="2037" w:name="_Toc125550101"/>
              <w:bookmarkStart w:id="2038" w:name="_Toc125555596"/>
              <w:bookmarkStart w:id="2039" w:name="_Toc125557468"/>
              <w:bookmarkStart w:id="2040" w:name="_Toc125559355"/>
              <w:bookmarkStart w:id="2041" w:name="_Toc125618533"/>
              <w:bookmarkStart w:id="2042" w:name="_Toc125639980"/>
              <w:bookmarkStart w:id="2043" w:name="_Toc125642195"/>
              <w:bookmarkStart w:id="2044" w:name="_Toc125973965"/>
              <w:bookmarkStart w:id="2045" w:name="_Toc125974250"/>
              <w:bookmarkStart w:id="2046" w:name="_Toc126055167"/>
              <w:bookmarkStart w:id="2047" w:name="_Toc126057959"/>
              <w:bookmarkStart w:id="2048" w:name="_Toc127182308"/>
              <w:bookmarkStart w:id="2049" w:name="_Toc127182645"/>
              <w:bookmarkStart w:id="2050" w:name="_Toc127191829"/>
              <w:bookmarkStart w:id="2051" w:name="_Toc127278294"/>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052" w:author="Kumar Baral" w:date="2022-12-12T16:54:00Z"/>
                <w:highlight w:val="yellow"/>
                <w:rPrChange w:id="2053" w:author="Kumar Baral" w:date="2022-12-12T16:18:00Z">
                  <w:rPr>
                    <w:del w:id="2054" w:author="Kumar Baral" w:date="2022-12-12T16:54:00Z"/>
                  </w:rPr>
                </w:rPrChange>
              </w:rPr>
            </w:pPr>
            <w:del w:id="2055" w:author="Kumar Baral" w:date="2022-12-12T16:54:00Z">
              <w:r w:rsidRPr="0045721D" w:rsidDel="00A04755">
                <w:rPr>
                  <w:highlight w:val="yellow"/>
                  <w:rPrChange w:id="2056" w:author="Kumar Baral" w:date="2022-12-12T16:18:00Z">
                    <w:rPr/>
                  </w:rPrChange>
                </w:rPr>
                <w:delText>Madi Khola</w:delText>
              </w:r>
              <w:bookmarkStart w:id="2057" w:name="_Toc121824670"/>
              <w:bookmarkStart w:id="2058" w:name="_Toc121825308"/>
              <w:bookmarkStart w:id="2059" w:name="_Toc121825948"/>
              <w:bookmarkStart w:id="2060" w:name="_Toc121826812"/>
              <w:bookmarkStart w:id="2061" w:name="_Toc121834235"/>
              <w:bookmarkStart w:id="2062" w:name="_Toc125550102"/>
              <w:bookmarkStart w:id="2063" w:name="_Toc125555597"/>
              <w:bookmarkStart w:id="2064" w:name="_Toc125557469"/>
              <w:bookmarkStart w:id="2065" w:name="_Toc125559356"/>
              <w:bookmarkStart w:id="2066" w:name="_Toc125618534"/>
              <w:bookmarkStart w:id="2067" w:name="_Toc125639981"/>
              <w:bookmarkStart w:id="2068" w:name="_Toc125642196"/>
              <w:bookmarkStart w:id="2069" w:name="_Toc125973966"/>
              <w:bookmarkStart w:id="2070" w:name="_Toc125974251"/>
              <w:bookmarkStart w:id="2071" w:name="_Toc126055168"/>
              <w:bookmarkStart w:id="2072" w:name="_Toc126057960"/>
              <w:bookmarkStart w:id="2073" w:name="_Toc127182309"/>
              <w:bookmarkStart w:id="2074" w:name="_Toc127182646"/>
              <w:bookmarkStart w:id="2075" w:name="_Toc127191830"/>
              <w:bookmarkStart w:id="2076" w:name="_Toc127278295"/>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077" w:author="Kumar Baral" w:date="2022-12-12T16:54:00Z"/>
                <w:highlight w:val="yellow"/>
                <w:rPrChange w:id="2078" w:author="Kumar Baral" w:date="2022-12-12T16:18:00Z">
                  <w:rPr>
                    <w:del w:id="2079" w:author="Kumar Baral" w:date="2022-12-12T16:54:00Z"/>
                  </w:rPr>
                </w:rPrChange>
              </w:rPr>
            </w:pPr>
            <w:del w:id="2080" w:author="Kumar Baral" w:date="2022-12-12T16:54:00Z">
              <w:r w:rsidRPr="0045721D" w:rsidDel="00A04755">
                <w:rPr>
                  <w:highlight w:val="yellow"/>
                  <w:rPrChange w:id="2081" w:author="Kumar Baral" w:date="2022-12-12T16:18:00Z">
                    <w:rPr/>
                  </w:rPrChange>
                </w:rPr>
                <w:delText>Shishaghat</w:delText>
              </w:r>
              <w:bookmarkStart w:id="2082" w:name="_Toc121824671"/>
              <w:bookmarkStart w:id="2083" w:name="_Toc121825309"/>
              <w:bookmarkStart w:id="2084" w:name="_Toc121825949"/>
              <w:bookmarkStart w:id="2085" w:name="_Toc121826813"/>
              <w:bookmarkStart w:id="2086" w:name="_Toc121834236"/>
              <w:bookmarkStart w:id="2087" w:name="_Toc125550103"/>
              <w:bookmarkStart w:id="2088" w:name="_Toc125555598"/>
              <w:bookmarkStart w:id="2089" w:name="_Toc125557470"/>
              <w:bookmarkStart w:id="2090" w:name="_Toc125559357"/>
              <w:bookmarkStart w:id="2091" w:name="_Toc125618535"/>
              <w:bookmarkStart w:id="2092" w:name="_Toc125639982"/>
              <w:bookmarkStart w:id="2093" w:name="_Toc125642197"/>
              <w:bookmarkStart w:id="2094" w:name="_Toc125973967"/>
              <w:bookmarkStart w:id="2095" w:name="_Toc125974252"/>
              <w:bookmarkStart w:id="2096" w:name="_Toc126055169"/>
              <w:bookmarkStart w:id="2097" w:name="_Toc126057961"/>
              <w:bookmarkStart w:id="2098" w:name="_Toc127182310"/>
              <w:bookmarkStart w:id="2099" w:name="_Toc127182647"/>
              <w:bookmarkStart w:id="2100" w:name="_Toc127191831"/>
              <w:bookmarkStart w:id="2101" w:name="_Toc127278296"/>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102" w:author="Kumar Baral" w:date="2022-12-12T16:54:00Z"/>
                <w:highlight w:val="yellow"/>
                <w:rPrChange w:id="2103" w:author="Kumar Baral" w:date="2022-12-12T16:18:00Z">
                  <w:rPr>
                    <w:del w:id="2104" w:author="Kumar Baral" w:date="2022-12-12T16:54:00Z"/>
                  </w:rPr>
                </w:rPrChange>
              </w:rPr>
            </w:pPr>
            <w:del w:id="2105" w:author="Kumar Baral" w:date="2022-12-12T16:54:00Z">
              <w:r w:rsidRPr="0045721D" w:rsidDel="00A04755">
                <w:rPr>
                  <w:highlight w:val="yellow"/>
                  <w:rPrChange w:id="2106" w:author="Kumar Baral" w:date="2022-12-12T16:18:00Z">
                    <w:rPr/>
                  </w:rPrChange>
                </w:rPr>
                <w:delText>1975-2006</w:delText>
              </w:r>
              <w:bookmarkStart w:id="2107" w:name="_Toc121824672"/>
              <w:bookmarkStart w:id="2108" w:name="_Toc121825310"/>
              <w:bookmarkStart w:id="2109" w:name="_Toc121825950"/>
              <w:bookmarkStart w:id="2110" w:name="_Toc121826814"/>
              <w:bookmarkStart w:id="2111" w:name="_Toc121834237"/>
              <w:bookmarkStart w:id="2112" w:name="_Toc125550104"/>
              <w:bookmarkStart w:id="2113" w:name="_Toc125555599"/>
              <w:bookmarkStart w:id="2114" w:name="_Toc125557471"/>
              <w:bookmarkStart w:id="2115" w:name="_Toc125559358"/>
              <w:bookmarkStart w:id="2116" w:name="_Toc125618536"/>
              <w:bookmarkStart w:id="2117" w:name="_Toc125639983"/>
              <w:bookmarkStart w:id="2118" w:name="_Toc125642198"/>
              <w:bookmarkStart w:id="2119" w:name="_Toc125973968"/>
              <w:bookmarkStart w:id="2120" w:name="_Toc125974253"/>
              <w:bookmarkStart w:id="2121" w:name="_Toc126055170"/>
              <w:bookmarkStart w:id="2122" w:name="_Toc126057962"/>
              <w:bookmarkStart w:id="2123" w:name="_Toc127182311"/>
              <w:bookmarkStart w:id="2124" w:name="_Toc127182648"/>
              <w:bookmarkStart w:id="2125" w:name="_Toc127191832"/>
              <w:bookmarkStart w:id="2126" w:name="_Toc127278297"/>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127" w:author="Kumar Baral" w:date="2022-12-12T16:54:00Z"/>
                <w:highlight w:val="yellow"/>
                <w:rPrChange w:id="2128" w:author="Kumar Baral" w:date="2022-12-12T16:18:00Z">
                  <w:rPr>
                    <w:del w:id="2129" w:author="Kumar Baral" w:date="2022-12-12T16:54:00Z"/>
                  </w:rPr>
                </w:rPrChange>
              </w:rPr>
            </w:pPr>
            <w:del w:id="2130" w:author="Kumar Baral" w:date="2022-12-12T16:54:00Z">
              <w:r w:rsidRPr="0045721D" w:rsidDel="00A04755">
                <w:rPr>
                  <w:highlight w:val="yellow"/>
                  <w:rPrChange w:id="2131" w:author="Kumar Baral" w:date="2022-12-12T16:18:00Z">
                    <w:rPr/>
                  </w:rPrChange>
                </w:rPr>
                <w:delText>858</w:delText>
              </w:r>
              <w:bookmarkStart w:id="2132" w:name="_Toc121824673"/>
              <w:bookmarkStart w:id="2133" w:name="_Toc121825311"/>
              <w:bookmarkStart w:id="2134" w:name="_Toc121825951"/>
              <w:bookmarkStart w:id="2135" w:name="_Toc121826815"/>
              <w:bookmarkStart w:id="2136" w:name="_Toc121834238"/>
              <w:bookmarkStart w:id="2137" w:name="_Toc125550105"/>
              <w:bookmarkStart w:id="2138" w:name="_Toc125555600"/>
              <w:bookmarkStart w:id="2139" w:name="_Toc125557472"/>
              <w:bookmarkStart w:id="2140" w:name="_Toc125559359"/>
              <w:bookmarkStart w:id="2141" w:name="_Toc125618537"/>
              <w:bookmarkStart w:id="2142" w:name="_Toc125639984"/>
              <w:bookmarkStart w:id="2143" w:name="_Toc125642199"/>
              <w:bookmarkStart w:id="2144" w:name="_Toc125973969"/>
              <w:bookmarkStart w:id="2145" w:name="_Toc125974254"/>
              <w:bookmarkStart w:id="2146" w:name="_Toc126055171"/>
              <w:bookmarkStart w:id="2147" w:name="_Toc126057963"/>
              <w:bookmarkStart w:id="2148" w:name="_Toc127182312"/>
              <w:bookmarkStart w:id="2149" w:name="_Toc127182649"/>
              <w:bookmarkStart w:id="2150" w:name="_Toc127191833"/>
              <w:bookmarkStart w:id="2151" w:name="_Toc127278298"/>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del>
          </w:p>
        </w:tc>
        <w:bookmarkStart w:id="2152" w:name="_Toc121824674"/>
        <w:bookmarkStart w:id="2153" w:name="_Toc121825312"/>
        <w:bookmarkStart w:id="2154" w:name="_Toc121825952"/>
        <w:bookmarkStart w:id="2155" w:name="_Toc121826816"/>
        <w:bookmarkStart w:id="2156" w:name="_Toc121834239"/>
        <w:bookmarkStart w:id="2157" w:name="_Toc125550106"/>
        <w:bookmarkStart w:id="2158" w:name="_Toc125555601"/>
        <w:bookmarkStart w:id="2159" w:name="_Toc125557473"/>
        <w:bookmarkStart w:id="2160" w:name="_Toc125559360"/>
        <w:bookmarkStart w:id="2161" w:name="_Toc125618538"/>
        <w:bookmarkStart w:id="2162" w:name="_Toc125639985"/>
        <w:bookmarkStart w:id="2163" w:name="_Toc125642200"/>
        <w:bookmarkStart w:id="2164" w:name="_Toc125973970"/>
        <w:bookmarkStart w:id="2165" w:name="_Toc125974255"/>
        <w:bookmarkStart w:id="2166" w:name="_Toc126055172"/>
        <w:bookmarkStart w:id="2167" w:name="_Toc126057964"/>
        <w:bookmarkStart w:id="2168" w:name="_Toc127182313"/>
        <w:bookmarkStart w:id="2169" w:name="_Toc127182650"/>
        <w:bookmarkStart w:id="2170" w:name="_Toc127191834"/>
        <w:bookmarkStart w:id="2171" w:name="_Toc127278299"/>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tr>
      <w:tr w:rsidR="006238CC" w:rsidRPr="0045721D" w:rsidDel="00A04755" w14:paraId="6A105B4E" w14:textId="1B046A23" w:rsidTr="00E9411B">
        <w:trPr>
          <w:trHeight w:val="311"/>
          <w:del w:id="21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173" w:author="Kumar Baral" w:date="2022-12-12T16:54:00Z"/>
                <w:highlight w:val="yellow"/>
                <w:rPrChange w:id="2174" w:author="Kumar Baral" w:date="2022-12-12T16:18:00Z">
                  <w:rPr>
                    <w:del w:id="2175" w:author="Kumar Baral" w:date="2022-12-12T16:54:00Z"/>
                  </w:rPr>
                </w:rPrChange>
              </w:rPr>
            </w:pPr>
            <w:del w:id="2176" w:author="Kumar Baral" w:date="2022-12-12T16:54:00Z">
              <w:r w:rsidRPr="0045721D" w:rsidDel="00A04755">
                <w:rPr>
                  <w:highlight w:val="yellow"/>
                  <w:rPrChange w:id="2177" w:author="Kumar Baral" w:date="2022-12-12T16:18:00Z">
                    <w:rPr/>
                  </w:rPrChange>
                </w:rPr>
                <w:delText>439.3</w:delText>
              </w:r>
              <w:bookmarkStart w:id="2178" w:name="_Toc121824675"/>
              <w:bookmarkStart w:id="2179" w:name="_Toc121825313"/>
              <w:bookmarkStart w:id="2180" w:name="_Toc121825953"/>
              <w:bookmarkStart w:id="2181" w:name="_Toc121826817"/>
              <w:bookmarkStart w:id="2182" w:name="_Toc121834240"/>
              <w:bookmarkStart w:id="2183" w:name="_Toc125550107"/>
              <w:bookmarkStart w:id="2184" w:name="_Toc125555602"/>
              <w:bookmarkStart w:id="2185" w:name="_Toc125557474"/>
              <w:bookmarkStart w:id="2186" w:name="_Toc125559361"/>
              <w:bookmarkStart w:id="2187" w:name="_Toc125618539"/>
              <w:bookmarkStart w:id="2188" w:name="_Toc125639986"/>
              <w:bookmarkStart w:id="2189" w:name="_Toc125642201"/>
              <w:bookmarkStart w:id="2190" w:name="_Toc125973971"/>
              <w:bookmarkStart w:id="2191" w:name="_Toc125974256"/>
              <w:bookmarkStart w:id="2192" w:name="_Toc126055173"/>
              <w:bookmarkStart w:id="2193" w:name="_Toc126057965"/>
              <w:bookmarkStart w:id="2194" w:name="_Toc127182314"/>
              <w:bookmarkStart w:id="2195" w:name="_Toc127182651"/>
              <w:bookmarkStart w:id="2196" w:name="_Toc127191835"/>
              <w:bookmarkStart w:id="2197" w:name="_Toc127278300"/>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198" w:author="Kumar Baral" w:date="2022-12-12T16:54:00Z"/>
                <w:highlight w:val="yellow"/>
                <w:rPrChange w:id="2199" w:author="Kumar Baral" w:date="2022-12-12T16:18:00Z">
                  <w:rPr>
                    <w:del w:id="2200" w:author="Kumar Baral" w:date="2022-12-12T16:54:00Z"/>
                  </w:rPr>
                </w:rPrChange>
              </w:rPr>
            </w:pPr>
            <w:del w:id="2201" w:author="Kumar Baral" w:date="2022-12-12T16:54:00Z">
              <w:r w:rsidRPr="0045721D" w:rsidDel="00A04755">
                <w:rPr>
                  <w:highlight w:val="yellow"/>
                  <w:rPrChange w:id="2202" w:author="Kumar Baral" w:date="2022-12-12T16:18:00Z">
                    <w:rPr/>
                  </w:rPrChange>
                </w:rPr>
                <w:delText>Khudi khola</w:delText>
              </w:r>
              <w:bookmarkStart w:id="2203" w:name="_Toc121824676"/>
              <w:bookmarkStart w:id="2204" w:name="_Toc121825314"/>
              <w:bookmarkStart w:id="2205" w:name="_Toc121825954"/>
              <w:bookmarkStart w:id="2206" w:name="_Toc121826818"/>
              <w:bookmarkStart w:id="2207" w:name="_Toc121834241"/>
              <w:bookmarkStart w:id="2208" w:name="_Toc125550108"/>
              <w:bookmarkStart w:id="2209" w:name="_Toc125555603"/>
              <w:bookmarkStart w:id="2210" w:name="_Toc125557475"/>
              <w:bookmarkStart w:id="2211" w:name="_Toc125559362"/>
              <w:bookmarkStart w:id="2212" w:name="_Toc125618540"/>
              <w:bookmarkStart w:id="2213" w:name="_Toc125639987"/>
              <w:bookmarkStart w:id="2214" w:name="_Toc125642202"/>
              <w:bookmarkStart w:id="2215" w:name="_Toc125973972"/>
              <w:bookmarkStart w:id="2216" w:name="_Toc125974257"/>
              <w:bookmarkStart w:id="2217" w:name="_Toc126055174"/>
              <w:bookmarkStart w:id="2218" w:name="_Toc126057966"/>
              <w:bookmarkStart w:id="2219" w:name="_Toc127182315"/>
              <w:bookmarkStart w:id="2220" w:name="_Toc127182652"/>
              <w:bookmarkStart w:id="2221" w:name="_Toc127191836"/>
              <w:bookmarkStart w:id="2222" w:name="_Toc127278301"/>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223" w:author="Kumar Baral" w:date="2022-12-12T16:54:00Z"/>
                <w:highlight w:val="yellow"/>
                <w:rPrChange w:id="2224" w:author="Kumar Baral" w:date="2022-12-12T16:18:00Z">
                  <w:rPr>
                    <w:del w:id="2225" w:author="Kumar Baral" w:date="2022-12-12T16:54:00Z"/>
                  </w:rPr>
                </w:rPrChange>
              </w:rPr>
            </w:pPr>
            <w:del w:id="2226" w:author="Kumar Baral" w:date="2022-12-12T16:54:00Z">
              <w:r w:rsidRPr="0045721D" w:rsidDel="00A04755">
                <w:rPr>
                  <w:highlight w:val="yellow"/>
                  <w:rPrChange w:id="2227" w:author="Kumar Baral" w:date="2022-12-12T16:18:00Z">
                    <w:rPr/>
                  </w:rPrChange>
                </w:rPr>
                <w:delText>Khudibazar</w:delText>
              </w:r>
              <w:bookmarkStart w:id="2228" w:name="_Toc121824677"/>
              <w:bookmarkStart w:id="2229" w:name="_Toc121825315"/>
              <w:bookmarkStart w:id="2230" w:name="_Toc121825955"/>
              <w:bookmarkStart w:id="2231" w:name="_Toc121826819"/>
              <w:bookmarkStart w:id="2232" w:name="_Toc121834242"/>
              <w:bookmarkStart w:id="2233" w:name="_Toc125550109"/>
              <w:bookmarkStart w:id="2234" w:name="_Toc125555604"/>
              <w:bookmarkStart w:id="2235" w:name="_Toc125557476"/>
              <w:bookmarkStart w:id="2236" w:name="_Toc125559363"/>
              <w:bookmarkStart w:id="2237" w:name="_Toc125618541"/>
              <w:bookmarkStart w:id="2238" w:name="_Toc125639988"/>
              <w:bookmarkStart w:id="2239" w:name="_Toc125642203"/>
              <w:bookmarkStart w:id="2240" w:name="_Toc125973973"/>
              <w:bookmarkStart w:id="2241" w:name="_Toc125974258"/>
              <w:bookmarkStart w:id="2242" w:name="_Toc126055175"/>
              <w:bookmarkStart w:id="2243" w:name="_Toc126057967"/>
              <w:bookmarkStart w:id="2244" w:name="_Toc127182316"/>
              <w:bookmarkStart w:id="2245" w:name="_Toc127182653"/>
              <w:bookmarkStart w:id="2246" w:name="_Toc127191837"/>
              <w:bookmarkStart w:id="2247" w:name="_Toc127278302"/>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248" w:author="Kumar Baral" w:date="2022-12-12T16:54:00Z"/>
                <w:highlight w:val="yellow"/>
                <w:rPrChange w:id="2249" w:author="Kumar Baral" w:date="2022-12-12T16:18:00Z">
                  <w:rPr>
                    <w:del w:id="2250" w:author="Kumar Baral" w:date="2022-12-12T16:54:00Z"/>
                  </w:rPr>
                </w:rPrChange>
              </w:rPr>
            </w:pPr>
            <w:del w:id="2251" w:author="Kumar Baral" w:date="2022-12-12T16:54:00Z">
              <w:r w:rsidRPr="0045721D" w:rsidDel="00A04755">
                <w:rPr>
                  <w:highlight w:val="yellow"/>
                  <w:rPrChange w:id="2252" w:author="Kumar Baral" w:date="2022-12-12T16:18:00Z">
                    <w:rPr/>
                  </w:rPrChange>
                </w:rPr>
                <w:delText>1983-1995</w:delText>
              </w:r>
              <w:bookmarkStart w:id="2253" w:name="_Toc121824678"/>
              <w:bookmarkStart w:id="2254" w:name="_Toc121825316"/>
              <w:bookmarkStart w:id="2255" w:name="_Toc121825956"/>
              <w:bookmarkStart w:id="2256" w:name="_Toc121826820"/>
              <w:bookmarkStart w:id="2257" w:name="_Toc121834243"/>
              <w:bookmarkStart w:id="2258" w:name="_Toc125550110"/>
              <w:bookmarkStart w:id="2259" w:name="_Toc125555605"/>
              <w:bookmarkStart w:id="2260" w:name="_Toc125557477"/>
              <w:bookmarkStart w:id="2261" w:name="_Toc125559364"/>
              <w:bookmarkStart w:id="2262" w:name="_Toc125618542"/>
              <w:bookmarkStart w:id="2263" w:name="_Toc125639989"/>
              <w:bookmarkStart w:id="2264" w:name="_Toc125642204"/>
              <w:bookmarkStart w:id="2265" w:name="_Toc125973974"/>
              <w:bookmarkStart w:id="2266" w:name="_Toc125974259"/>
              <w:bookmarkStart w:id="2267" w:name="_Toc126055176"/>
              <w:bookmarkStart w:id="2268" w:name="_Toc126057968"/>
              <w:bookmarkStart w:id="2269" w:name="_Toc127182317"/>
              <w:bookmarkStart w:id="2270" w:name="_Toc127182654"/>
              <w:bookmarkStart w:id="2271" w:name="_Toc127191838"/>
              <w:bookmarkStart w:id="2272" w:name="_Toc127278303"/>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273" w:author="Kumar Baral" w:date="2022-12-12T16:54:00Z"/>
                <w:highlight w:val="yellow"/>
                <w:rPrChange w:id="2274" w:author="Kumar Baral" w:date="2022-12-12T16:18:00Z">
                  <w:rPr>
                    <w:del w:id="2275" w:author="Kumar Baral" w:date="2022-12-12T16:54:00Z"/>
                  </w:rPr>
                </w:rPrChange>
              </w:rPr>
            </w:pPr>
            <w:del w:id="2276" w:author="Kumar Baral" w:date="2022-12-12T16:54:00Z">
              <w:r w:rsidRPr="0045721D" w:rsidDel="00A04755">
                <w:rPr>
                  <w:highlight w:val="yellow"/>
                  <w:rPrChange w:id="2277" w:author="Kumar Baral" w:date="2022-12-12T16:18:00Z">
                    <w:rPr/>
                  </w:rPrChange>
                </w:rPr>
                <w:delText>151</w:delText>
              </w:r>
              <w:bookmarkStart w:id="2278" w:name="_Toc121824679"/>
              <w:bookmarkStart w:id="2279" w:name="_Toc121825317"/>
              <w:bookmarkStart w:id="2280" w:name="_Toc121825957"/>
              <w:bookmarkStart w:id="2281" w:name="_Toc121826821"/>
              <w:bookmarkStart w:id="2282" w:name="_Toc121834244"/>
              <w:bookmarkStart w:id="2283" w:name="_Toc125550111"/>
              <w:bookmarkStart w:id="2284" w:name="_Toc125555606"/>
              <w:bookmarkStart w:id="2285" w:name="_Toc125557478"/>
              <w:bookmarkStart w:id="2286" w:name="_Toc125559365"/>
              <w:bookmarkStart w:id="2287" w:name="_Toc125618543"/>
              <w:bookmarkStart w:id="2288" w:name="_Toc125639990"/>
              <w:bookmarkStart w:id="2289" w:name="_Toc125642205"/>
              <w:bookmarkStart w:id="2290" w:name="_Toc125973975"/>
              <w:bookmarkStart w:id="2291" w:name="_Toc125974260"/>
              <w:bookmarkStart w:id="2292" w:name="_Toc126055177"/>
              <w:bookmarkStart w:id="2293" w:name="_Toc126057969"/>
              <w:bookmarkStart w:id="2294" w:name="_Toc127182318"/>
              <w:bookmarkStart w:id="2295" w:name="_Toc127182655"/>
              <w:bookmarkStart w:id="2296" w:name="_Toc127191839"/>
              <w:bookmarkStart w:id="2297" w:name="_Toc127278304"/>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del>
          </w:p>
        </w:tc>
        <w:bookmarkStart w:id="2298" w:name="_Toc121824680"/>
        <w:bookmarkStart w:id="2299" w:name="_Toc121825318"/>
        <w:bookmarkStart w:id="2300" w:name="_Toc121825958"/>
        <w:bookmarkStart w:id="2301" w:name="_Toc121826822"/>
        <w:bookmarkStart w:id="2302" w:name="_Toc121834245"/>
        <w:bookmarkStart w:id="2303" w:name="_Toc125550112"/>
        <w:bookmarkStart w:id="2304" w:name="_Toc125555607"/>
        <w:bookmarkStart w:id="2305" w:name="_Toc125557479"/>
        <w:bookmarkStart w:id="2306" w:name="_Toc125559366"/>
        <w:bookmarkStart w:id="2307" w:name="_Toc125618544"/>
        <w:bookmarkStart w:id="2308" w:name="_Toc125639991"/>
        <w:bookmarkStart w:id="2309" w:name="_Toc125642206"/>
        <w:bookmarkStart w:id="2310" w:name="_Toc125973976"/>
        <w:bookmarkStart w:id="2311" w:name="_Toc125974261"/>
        <w:bookmarkStart w:id="2312" w:name="_Toc126055178"/>
        <w:bookmarkStart w:id="2313" w:name="_Toc126057970"/>
        <w:bookmarkStart w:id="2314" w:name="_Toc127182319"/>
        <w:bookmarkStart w:id="2315" w:name="_Toc127182656"/>
        <w:bookmarkStart w:id="2316" w:name="_Toc127191840"/>
        <w:bookmarkStart w:id="2317" w:name="_Toc127278305"/>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tr>
      <w:tr w:rsidR="006238CC" w:rsidRPr="0045721D" w:rsidDel="00A04755" w14:paraId="6F2CC57C" w14:textId="7C1C35A6" w:rsidTr="00E9411B">
        <w:trPr>
          <w:trHeight w:val="311"/>
          <w:del w:id="231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2319" w:author="Kumar Baral" w:date="2022-12-12T16:54:00Z"/>
                <w:highlight w:val="yellow"/>
                <w:rPrChange w:id="2320" w:author="Kumar Baral" w:date="2022-12-12T16:18:00Z">
                  <w:rPr>
                    <w:del w:id="2321" w:author="Kumar Baral" w:date="2022-12-12T16:54:00Z"/>
                  </w:rPr>
                </w:rPrChange>
              </w:rPr>
            </w:pPr>
            <w:del w:id="2322" w:author="Kumar Baral" w:date="2022-12-12T16:54:00Z">
              <w:r w:rsidRPr="0045721D" w:rsidDel="00A04755">
                <w:rPr>
                  <w:highlight w:val="yellow"/>
                  <w:rPrChange w:id="2323" w:author="Kumar Baral" w:date="2022-12-12T16:18:00Z">
                    <w:rPr/>
                  </w:rPrChange>
                </w:rPr>
                <w:delText>439.7</w:delText>
              </w:r>
              <w:bookmarkStart w:id="2324" w:name="_Toc121824681"/>
              <w:bookmarkStart w:id="2325" w:name="_Toc121825319"/>
              <w:bookmarkStart w:id="2326" w:name="_Toc121825959"/>
              <w:bookmarkStart w:id="2327" w:name="_Toc121826823"/>
              <w:bookmarkStart w:id="2328" w:name="_Toc121834246"/>
              <w:bookmarkStart w:id="2329" w:name="_Toc125550113"/>
              <w:bookmarkStart w:id="2330" w:name="_Toc125555608"/>
              <w:bookmarkStart w:id="2331" w:name="_Toc125557480"/>
              <w:bookmarkStart w:id="2332" w:name="_Toc125559367"/>
              <w:bookmarkStart w:id="2333" w:name="_Toc125618545"/>
              <w:bookmarkStart w:id="2334" w:name="_Toc125639992"/>
              <w:bookmarkStart w:id="2335" w:name="_Toc125642207"/>
              <w:bookmarkStart w:id="2336" w:name="_Toc125973977"/>
              <w:bookmarkStart w:id="2337" w:name="_Toc125974262"/>
              <w:bookmarkStart w:id="2338" w:name="_Toc126055179"/>
              <w:bookmarkStart w:id="2339" w:name="_Toc126057971"/>
              <w:bookmarkStart w:id="2340" w:name="_Toc127182320"/>
              <w:bookmarkStart w:id="2341" w:name="_Toc127182657"/>
              <w:bookmarkStart w:id="2342" w:name="_Toc127191841"/>
              <w:bookmarkStart w:id="2343" w:name="_Toc127278306"/>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2344" w:author="Kumar Baral" w:date="2022-12-12T16:54:00Z"/>
                <w:highlight w:val="yellow"/>
                <w:rPrChange w:id="2345" w:author="Kumar Baral" w:date="2022-12-12T16:18:00Z">
                  <w:rPr>
                    <w:del w:id="2346" w:author="Kumar Baral" w:date="2022-12-12T16:54:00Z"/>
                  </w:rPr>
                </w:rPrChange>
              </w:rPr>
            </w:pPr>
            <w:del w:id="2347" w:author="Kumar Baral" w:date="2022-12-12T16:54:00Z">
              <w:r w:rsidRPr="0045721D" w:rsidDel="00A04755">
                <w:rPr>
                  <w:highlight w:val="yellow"/>
                  <w:rPrChange w:id="2348" w:author="Kumar Baral" w:date="2022-12-12T16:18:00Z">
                    <w:rPr/>
                  </w:rPrChange>
                </w:rPr>
                <w:delText>Marshyangdi</w:delText>
              </w:r>
              <w:bookmarkStart w:id="2349" w:name="_Toc121824682"/>
              <w:bookmarkStart w:id="2350" w:name="_Toc121825320"/>
              <w:bookmarkStart w:id="2351" w:name="_Toc121825960"/>
              <w:bookmarkStart w:id="2352" w:name="_Toc121826824"/>
              <w:bookmarkStart w:id="2353" w:name="_Toc121834247"/>
              <w:bookmarkStart w:id="2354" w:name="_Toc125550114"/>
              <w:bookmarkStart w:id="2355" w:name="_Toc125555609"/>
              <w:bookmarkStart w:id="2356" w:name="_Toc125557481"/>
              <w:bookmarkStart w:id="2357" w:name="_Toc125559368"/>
              <w:bookmarkStart w:id="2358" w:name="_Toc125618546"/>
              <w:bookmarkStart w:id="2359" w:name="_Toc125639993"/>
              <w:bookmarkStart w:id="2360" w:name="_Toc125642208"/>
              <w:bookmarkStart w:id="2361" w:name="_Toc125973978"/>
              <w:bookmarkStart w:id="2362" w:name="_Toc125974263"/>
              <w:bookmarkStart w:id="2363" w:name="_Toc126055180"/>
              <w:bookmarkStart w:id="2364" w:name="_Toc126057972"/>
              <w:bookmarkStart w:id="2365" w:name="_Toc127182321"/>
              <w:bookmarkStart w:id="2366" w:name="_Toc127182658"/>
              <w:bookmarkStart w:id="2367" w:name="_Toc127191842"/>
              <w:bookmarkStart w:id="2368" w:name="_Toc127278307"/>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2369" w:author="Kumar Baral" w:date="2022-12-12T16:54:00Z"/>
                <w:highlight w:val="yellow"/>
                <w:rPrChange w:id="2370" w:author="Kumar Baral" w:date="2022-12-12T16:18:00Z">
                  <w:rPr>
                    <w:del w:id="2371" w:author="Kumar Baral" w:date="2022-12-12T16:54:00Z"/>
                  </w:rPr>
                </w:rPrChange>
              </w:rPr>
            </w:pPr>
            <w:del w:id="2372" w:author="Kumar Baral" w:date="2022-12-12T16:54:00Z">
              <w:r w:rsidRPr="0045721D" w:rsidDel="00A04755">
                <w:rPr>
                  <w:highlight w:val="yellow"/>
                  <w:rPrChange w:id="2373" w:author="Kumar Baral" w:date="2022-12-12T16:18:00Z">
                    <w:rPr/>
                  </w:rPrChange>
                </w:rPr>
                <w:delText>Bimalnagar</w:delText>
              </w:r>
              <w:bookmarkStart w:id="2374" w:name="_Toc121824683"/>
              <w:bookmarkStart w:id="2375" w:name="_Toc121825321"/>
              <w:bookmarkStart w:id="2376" w:name="_Toc121825961"/>
              <w:bookmarkStart w:id="2377" w:name="_Toc121826825"/>
              <w:bookmarkStart w:id="2378" w:name="_Toc121834248"/>
              <w:bookmarkStart w:id="2379" w:name="_Toc125550115"/>
              <w:bookmarkStart w:id="2380" w:name="_Toc125555610"/>
              <w:bookmarkStart w:id="2381" w:name="_Toc125557482"/>
              <w:bookmarkStart w:id="2382" w:name="_Toc125559369"/>
              <w:bookmarkStart w:id="2383" w:name="_Toc125618547"/>
              <w:bookmarkStart w:id="2384" w:name="_Toc125639994"/>
              <w:bookmarkStart w:id="2385" w:name="_Toc125642209"/>
              <w:bookmarkStart w:id="2386" w:name="_Toc125973979"/>
              <w:bookmarkStart w:id="2387" w:name="_Toc125974264"/>
              <w:bookmarkStart w:id="2388" w:name="_Toc126055181"/>
              <w:bookmarkStart w:id="2389" w:name="_Toc126057973"/>
              <w:bookmarkStart w:id="2390" w:name="_Toc127182322"/>
              <w:bookmarkStart w:id="2391" w:name="_Toc127182659"/>
              <w:bookmarkStart w:id="2392" w:name="_Toc127191843"/>
              <w:bookmarkStart w:id="2393" w:name="_Toc127278308"/>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2394" w:author="Kumar Baral" w:date="2022-12-12T16:54:00Z"/>
                <w:highlight w:val="yellow"/>
                <w:rPrChange w:id="2395" w:author="Kumar Baral" w:date="2022-12-12T16:18:00Z">
                  <w:rPr>
                    <w:del w:id="2396" w:author="Kumar Baral" w:date="2022-12-12T16:54:00Z"/>
                  </w:rPr>
                </w:rPrChange>
              </w:rPr>
            </w:pPr>
            <w:del w:id="2397" w:author="Kumar Baral" w:date="2022-12-12T16:54:00Z">
              <w:r w:rsidRPr="0045721D" w:rsidDel="00A04755">
                <w:rPr>
                  <w:highlight w:val="yellow"/>
                  <w:rPrChange w:id="2398" w:author="Kumar Baral" w:date="2022-12-12T16:18:00Z">
                    <w:rPr/>
                  </w:rPrChange>
                </w:rPr>
                <w:delText>1987-2006</w:delText>
              </w:r>
              <w:bookmarkStart w:id="2399" w:name="_Toc121824684"/>
              <w:bookmarkStart w:id="2400" w:name="_Toc121825322"/>
              <w:bookmarkStart w:id="2401" w:name="_Toc121825962"/>
              <w:bookmarkStart w:id="2402" w:name="_Toc121826826"/>
              <w:bookmarkStart w:id="2403" w:name="_Toc121834249"/>
              <w:bookmarkStart w:id="2404" w:name="_Toc125550116"/>
              <w:bookmarkStart w:id="2405" w:name="_Toc125555611"/>
              <w:bookmarkStart w:id="2406" w:name="_Toc125557483"/>
              <w:bookmarkStart w:id="2407" w:name="_Toc125559370"/>
              <w:bookmarkStart w:id="2408" w:name="_Toc125618548"/>
              <w:bookmarkStart w:id="2409" w:name="_Toc125639995"/>
              <w:bookmarkStart w:id="2410" w:name="_Toc125642210"/>
              <w:bookmarkStart w:id="2411" w:name="_Toc125973980"/>
              <w:bookmarkStart w:id="2412" w:name="_Toc125974265"/>
              <w:bookmarkStart w:id="2413" w:name="_Toc126055182"/>
              <w:bookmarkStart w:id="2414" w:name="_Toc126057974"/>
              <w:bookmarkStart w:id="2415" w:name="_Toc127182323"/>
              <w:bookmarkStart w:id="2416" w:name="_Toc127182660"/>
              <w:bookmarkStart w:id="2417" w:name="_Toc127191844"/>
              <w:bookmarkStart w:id="2418" w:name="_Toc127278309"/>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2419" w:author="Kumar Baral" w:date="2022-12-12T16:54:00Z"/>
                <w:highlight w:val="yellow"/>
                <w:rPrChange w:id="2420" w:author="Kumar Baral" w:date="2022-12-12T16:18:00Z">
                  <w:rPr>
                    <w:del w:id="2421" w:author="Kumar Baral" w:date="2022-12-12T16:54:00Z"/>
                  </w:rPr>
                </w:rPrChange>
              </w:rPr>
            </w:pPr>
            <w:del w:id="2422" w:author="Kumar Baral" w:date="2022-12-12T16:54:00Z">
              <w:r w:rsidRPr="0045721D" w:rsidDel="00A04755">
                <w:rPr>
                  <w:highlight w:val="yellow"/>
                  <w:rPrChange w:id="2423" w:author="Kumar Baral" w:date="2022-12-12T16:18:00Z">
                    <w:rPr/>
                  </w:rPrChange>
                </w:rPr>
                <w:delText>3774</w:delText>
              </w:r>
              <w:bookmarkStart w:id="2424" w:name="_Toc121824685"/>
              <w:bookmarkStart w:id="2425" w:name="_Toc121825323"/>
              <w:bookmarkStart w:id="2426" w:name="_Toc121825963"/>
              <w:bookmarkStart w:id="2427" w:name="_Toc121826827"/>
              <w:bookmarkStart w:id="2428" w:name="_Toc121834250"/>
              <w:bookmarkStart w:id="2429" w:name="_Toc125550117"/>
              <w:bookmarkStart w:id="2430" w:name="_Toc125555612"/>
              <w:bookmarkStart w:id="2431" w:name="_Toc125557484"/>
              <w:bookmarkStart w:id="2432" w:name="_Toc125559371"/>
              <w:bookmarkStart w:id="2433" w:name="_Toc125618549"/>
              <w:bookmarkStart w:id="2434" w:name="_Toc125639996"/>
              <w:bookmarkStart w:id="2435" w:name="_Toc125642211"/>
              <w:bookmarkStart w:id="2436" w:name="_Toc125973981"/>
              <w:bookmarkStart w:id="2437" w:name="_Toc125974266"/>
              <w:bookmarkStart w:id="2438" w:name="_Toc126055183"/>
              <w:bookmarkStart w:id="2439" w:name="_Toc126057975"/>
              <w:bookmarkStart w:id="2440" w:name="_Toc127182324"/>
              <w:bookmarkStart w:id="2441" w:name="_Toc127182661"/>
              <w:bookmarkStart w:id="2442" w:name="_Toc127191845"/>
              <w:bookmarkStart w:id="2443" w:name="_Toc127278310"/>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del>
          </w:p>
        </w:tc>
        <w:bookmarkStart w:id="2444" w:name="_Toc121824686"/>
        <w:bookmarkStart w:id="2445" w:name="_Toc121825324"/>
        <w:bookmarkStart w:id="2446" w:name="_Toc121825964"/>
        <w:bookmarkStart w:id="2447" w:name="_Toc121826828"/>
        <w:bookmarkStart w:id="2448" w:name="_Toc121834251"/>
        <w:bookmarkStart w:id="2449" w:name="_Toc125550118"/>
        <w:bookmarkStart w:id="2450" w:name="_Toc125555613"/>
        <w:bookmarkStart w:id="2451" w:name="_Toc125557485"/>
        <w:bookmarkStart w:id="2452" w:name="_Toc125559372"/>
        <w:bookmarkStart w:id="2453" w:name="_Toc125618550"/>
        <w:bookmarkStart w:id="2454" w:name="_Toc125639997"/>
        <w:bookmarkStart w:id="2455" w:name="_Toc125642212"/>
        <w:bookmarkStart w:id="2456" w:name="_Toc125973982"/>
        <w:bookmarkStart w:id="2457" w:name="_Toc125974267"/>
        <w:bookmarkStart w:id="2458" w:name="_Toc126055184"/>
        <w:bookmarkStart w:id="2459" w:name="_Toc126057976"/>
        <w:bookmarkStart w:id="2460" w:name="_Toc127182325"/>
        <w:bookmarkStart w:id="2461" w:name="_Toc127182662"/>
        <w:bookmarkStart w:id="2462" w:name="_Toc127191846"/>
        <w:bookmarkStart w:id="2463" w:name="_Toc127278311"/>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tr>
    </w:tbl>
    <w:p w14:paraId="77A71E08" w14:textId="0D8E343B" w:rsidR="006238CC" w:rsidRPr="0045721D" w:rsidDel="00A04755" w:rsidRDefault="006238CC" w:rsidP="006238CC">
      <w:pPr>
        <w:rPr>
          <w:del w:id="2464" w:author="Kumar Baral" w:date="2022-12-12T16:54:00Z"/>
          <w:highlight w:val="yellow"/>
          <w:rPrChange w:id="2465" w:author="Kumar Baral" w:date="2022-12-12T16:18:00Z">
            <w:rPr>
              <w:del w:id="2466" w:author="Kumar Baral" w:date="2022-12-12T16:54:00Z"/>
            </w:rPr>
          </w:rPrChange>
        </w:rPr>
      </w:pPr>
      <w:del w:id="2467" w:author="Kumar Baral" w:date="2022-12-12T16:54:00Z">
        <w:r w:rsidRPr="0045721D" w:rsidDel="00A04755">
          <w:rPr>
            <w:highlight w:val="yellow"/>
            <w:rPrChange w:id="2468"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2469" w:author="Kumar Baral" w:date="2022-12-12T16:18:00Z">
              <w:rPr/>
            </w:rPrChange>
          </w:rPr>
          <w:fldChar w:fldCharType="begin"/>
        </w:r>
        <w:r w:rsidRPr="0045721D" w:rsidDel="00A04755">
          <w:rPr>
            <w:highlight w:val="yellow"/>
            <w:rPrChange w:id="2470" w:author="Kumar Baral" w:date="2022-12-12T16:18:00Z">
              <w:rPr/>
            </w:rPrChange>
          </w:rPr>
          <w:delInstrText xml:space="preserve"> REF _Ref59960881 \h  \* MERGEFORMAT </w:delInstrText>
        </w:r>
        <w:r w:rsidRPr="0045721D" w:rsidDel="00A04755">
          <w:rPr>
            <w:highlight w:val="yellow"/>
            <w:rPrChange w:id="2471" w:author="Kumar Baral" w:date="2022-12-12T16:18:00Z">
              <w:rPr>
                <w:highlight w:val="yellow"/>
              </w:rPr>
            </w:rPrChange>
          </w:rPr>
        </w:r>
        <w:r w:rsidRPr="0045721D" w:rsidDel="00A04755">
          <w:rPr>
            <w:highlight w:val="yellow"/>
            <w:rPrChange w:id="2472" w:author="Kumar Baral" w:date="2022-12-12T16:18:00Z">
              <w:rPr/>
            </w:rPrChange>
          </w:rPr>
          <w:fldChar w:fldCharType="separate"/>
        </w:r>
        <w:r w:rsidR="00EA54C4" w:rsidRPr="0045721D" w:rsidDel="00A04755">
          <w:rPr>
            <w:highlight w:val="yellow"/>
            <w:rPrChange w:id="2473" w:author="Kumar Baral" w:date="2022-12-12T16:18:00Z">
              <w:rPr/>
            </w:rPrChange>
          </w:rPr>
          <w:delText>Table 2</w:delText>
        </w:r>
        <w:r w:rsidR="00EA54C4" w:rsidRPr="0045721D" w:rsidDel="00A04755">
          <w:rPr>
            <w:highlight w:val="yellow"/>
            <w:rPrChange w:id="2474" w:author="Kumar Baral" w:date="2022-12-12T16:18:00Z">
              <w:rPr/>
            </w:rPrChange>
          </w:rPr>
          <w:noBreakHyphen/>
          <w:delText>2</w:delText>
        </w:r>
        <w:r w:rsidRPr="0045721D" w:rsidDel="00A04755">
          <w:rPr>
            <w:highlight w:val="yellow"/>
            <w:rPrChange w:id="2475" w:author="Kumar Baral" w:date="2022-12-12T16:18:00Z">
              <w:rPr/>
            </w:rPrChange>
          </w:rPr>
          <w:fldChar w:fldCharType="end"/>
        </w:r>
        <w:r w:rsidRPr="0045721D" w:rsidDel="00A04755">
          <w:rPr>
            <w:highlight w:val="yellow"/>
            <w:rPrChange w:id="2476" w:author="Kumar Baral" w:date="2022-12-12T16:18:00Z">
              <w:rPr/>
            </w:rPrChange>
          </w:rPr>
          <w:delText xml:space="preserve">. </w:delText>
        </w:r>
        <w:bookmarkStart w:id="2477" w:name="_Toc121824687"/>
        <w:bookmarkStart w:id="2478" w:name="_Toc121825325"/>
        <w:bookmarkStart w:id="2479" w:name="_Toc121825965"/>
        <w:bookmarkStart w:id="2480" w:name="_Toc121826829"/>
        <w:bookmarkStart w:id="2481" w:name="_Toc121834252"/>
        <w:bookmarkStart w:id="2482" w:name="_Toc125550119"/>
        <w:bookmarkStart w:id="2483" w:name="_Toc125555614"/>
        <w:bookmarkStart w:id="2484" w:name="_Toc125557486"/>
        <w:bookmarkStart w:id="2485" w:name="_Toc125559373"/>
        <w:bookmarkStart w:id="2486" w:name="_Toc125618551"/>
        <w:bookmarkStart w:id="2487" w:name="_Toc125639998"/>
        <w:bookmarkStart w:id="2488" w:name="_Toc125642213"/>
        <w:bookmarkStart w:id="2489" w:name="_Toc125973983"/>
        <w:bookmarkStart w:id="2490" w:name="_Toc125974268"/>
        <w:bookmarkStart w:id="2491" w:name="_Toc126055185"/>
        <w:bookmarkStart w:id="2492" w:name="_Toc126057977"/>
        <w:bookmarkStart w:id="2493" w:name="_Toc127182326"/>
        <w:bookmarkStart w:id="2494" w:name="_Toc127182663"/>
        <w:bookmarkStart w:id="2495" w:name="_Toc127191847"/>
        <w:bookmarkStart w:id="2496" w:name="_Toc127278312"/>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del>
    </w:p>
    <w:p w14:paraId="61381523" w14:textId="4E76934A" w:rsidR="006238CC" w:rsidRPr="0045721D" w:rsidDel="00A04755" w:rsidRDefault="006238CC" w:rsidP="006238CC">
      <w:pPr>
        <w:pStyle w:val="Caption"/>
        <w:rPr>
          <w:del w:id="2497" w:author="Kumar Baral" w:date="2022-12-12T16:54:00Z"/>
          <w:highlight w:val="yellow"/>
          <w:rPrChange w:id="2498" w:author="Kumar Baral" w:date="2022-12-12T16:18:00Z">
            <w:rPr>
              <w:del w:id="2499" w:author="Kumar Baral" w:date="2022-12-12T16:54:00Z"/>
            </w:rPr>
          </w:rPrChange>
        </w:rPr>
      </w:pPr>
      <w:bookmarkStart w:id="2500" w:name="_Ref59960881"/>
      <w:bookmarkStart w:id="2501" w:name="_Toc62563764"/>
      <w:del w:id="2502" w:author="Kumar Baral" w:date="2022-12-12T16:54:00Z">
        <w:r w:rsidRPr="0045721D" w:rsidDel="00A04755">
          <w:rPr>
            <w:highlight w:val="yellow"/>
            <w:rPrChange w:id="2503" w:author="Kumar Baral" w:date="2022-12-12T16:18:00Z">
              <w:rPr/>
            </w:rPrChange>
          </w:rPr>
          <w:delText xml:space="preserve">Table </w:delText>
        </w:r>
      </w:del>
      <w:del w:id="2504" w:author="Kumar Baral" w:date="2022-12-12T16:52:00Z">
        <w:r w:rsidR="003D276E" w:rsidRPr="0045721D" w:rsidDel="00A04755">
          <w:rPr>
            <w:highlight w:val="yellow"/>
            <w:rPrChange w:id="2505" w:author="Kumar Baral" w:date="2022-12-12T16:18:00Z">
              <w:rPr/>
            </w:rPrChange>
          </w:rPr>
          <w:fldChar w:fldCharType="begin"/>
        </w:r>
        <w:r w:rsidR="003D276E" w:rsidRPr="0045721D" w:rsidDel="00A04755">
          <w:rPr>
            <w:highlight w:val="yellow"/>
            <w:rPrChange w:id="2506" w:author="Kumar Baral" w:date="2022-12-12T16:18:00Z">
              <w:rPr/>
            </w:rPrChange>
          </w:rPr>
          <w:delInstrText xml:space="preserve"> STYLEREF 1 \s </w:delInstrText>
        </w:r>
        <w:r w:rsidR="003D276E" w:rsidRPr="0045721D" w:rsidDel="00A04755">
          <w:rPr>
            <w:highlight w:val="yellow"/>
            <w:rPrChange w:id="2507" w:author="Kumar Baral" w:date="2022-12-12T16:18:00Z">
              <w:rPr>
                <w:noProof/>
              </w:rPr>
            </w:rPrChange>
          </w:rPr>
          <w:fldChar w:fldCharType="separate"/>
        </w:r>
        <w:r w:rsidR="00EA54C4" w:rsidRPr="0045721D" w:rsidDel="00A04755">
          <w:rPr>
            <w:noProof/>
            <w:highlight w:val="yellow"/>
            <w:rPrChange w:id="2508" w:author="Kumar Baral" w:date="2022-12-12T16:18:00Z">
              <w:rPr>
                <w:noProof/>
              </w:rPr>
            </w:rPrChange>
          </w:rPr>
          <w:delText>2</w:delText>
        </w:r>
        <w:r w:rsidR="003D276E" w:rsidRPr="0045721D" w:rsidDel="00A04755">
          <w:rPr>
            <w:noProof/>
            <w:highlight w:val="yellow"/>
            <w:rPrChange w:id="2509" w:author="Kumar Baral" w:date="2022-12-12T16:18:00Z">
              <w:rPr>
                <w:noProof/>
              </w:rPr>
            </w:rPrChange>
          </w:rPr>
          <w:fldChar w:fldCharType="end"/>
        </w:r>
        <w:r w:rsidR="004264EF" w:rsidRPr="0045721D" w:rsidDel="00A04755">
          <w:rPr>
            <w:highlight w:val="yellow"/>
            <w:rPrChange w:id="2510" w:author="Kumar Baral" w:date="2022-12-12T16:18:00Z">
              <w:rPr/>
            </w:rPrChange>
          </w:rPr>
          <w:noBreakHyphen/>
        </w:r>
        <w:r w:rsidR="003D276E" w:rsidRPr="0045721D" w:rsidDel="00A04755">
          <w:rPr>
            <w:highlight w:val="yellow"/>
            <w:rPrChange w:id="2511" w:author="Kumar Baral" w:date="2022-12-12T16:18:00Z">
              <w:rPr/>
            </w:rPrChange>
          </w:rPr>
          <w:fldChar w:fldCharType="begin"/>
        </w:r>
        <w:r w:rsidR="003D276E" w:rsidRPr="0045721D" w:rsidDel="00A04755">
          <w:rPr>
            <w:highlight w:val="yellow"/>
            <w:rPrChange w:id="2512" w:author="Kumar Baral" w:date="2022-12-12T16:18:00Z">
              <w:rPr/>
            </w:rPrChange>
          </w:rPr>
          <w:delInstrText xml:space="preserve"> SEQ Table \* ARABIC \s 1 </w:delInstrText>
        </w:r>
        <w:r w:rsidR="003D276E" w:rsidRPr="0045721D" w:rsidDel="00A04755">
          <w:rPr>
            <w:highlight w:val="yellow"/>
            <w:rPrChange w:id="2513" w:author="Kumar Baral" w:date="2022-12-12T16:18:00Z">
              <w:rPr>
                <w:noProof/>
              </w:rPr>
            </w:rPrChange>
          </w:rPr>
          <w:fldChar w:fldCharType="separate"/>
        </w:r>
        <w:r w:rsidR="00EA54C4" w:rsidRPr="0045721D" w:rsidDel="00A04755">
          <w:rPr>
            <w:noProof/>
            <w:highlight w:val="yellow"/>
            <w:rPrChange w:id="2514" w:author="Kumar Baral" w:date="2022-12-12T16:18:00Z">
              <w:rPr>
                <w:noProof/>
              </w:rPr>
            </w:rPrChange>
          </w:rPr>
          <w:delText>2</w:delText>
        </w:r>
        <w:r w:rsidR="003D276E" w:rsidRPr="0045721D" w:rsidDel="00A04755">
          <w:rPr>
            <w:noProof/>
            <w:highlight w:val="yellow"/>
            <w:rPrChange w:id="2515" w:author="Kumar Baral" w:date="2022-12-12T16:18:00Z">
              <w:rPr>
                <w:noProof/>
              </w:rPr>
            </w:rPrChange>
          </w:rPr>
          <w:fldChar w:fldCharType="end"/>
        </w:r>
      </w:del>
      <w:bookmarkEnd w:id="2500"/>
      <w:del w:id="2516" w:author="Kumar Baral" w:date="2022-12-12T16:54:00Z">
        <w:r w:rsidRPr="0045721D" w:rsidDel="00A04755">
          <w:rPr>
            <w:highlight w:val="yellow"/>
            <w:rPrChange w:id="2517" w:author="Kumar Baral" w:date="2022-12-12T16:18:00Z">
              <w:rPr/>
            </w:rPrChange>
          </w:rPr>
          <w:delText xml:space="preserve">: Catchment Area of Myagdi Khola at Proposed Intake </w:delText>
        </w:r>
        <w:bookmarkEnd w:id="2501"/>
        <w:r w:rsidRPr="0045721D" w:rsidDel="00A04755">
          <w:rPr>
            <w:highlight w:val="yellow"/>
            <w:rPrChange w:id="2518" w:author="Kumar Baral" w:date="2022-12-12T16:18:00Z">
              <w:rPr/>
            </w:rPrChange>
          </w:rPr>
          <w:delText>and Tailrace Sites</w:delText>
        </w:r>
        <w:bookmarkStart w:id="2519" w:name="_Toc121824688"/>
        <w:bookmarkStart w:id="2520" w:name="_Toc121825326"/>
        <w:bookmarkStart w:id="2521" w:name="_Toc121825966"/>
        <w:bookmarkStart w:id="2522" w:name="_Toc121826830"/>
        <w:bookmarkStart w:id="2523" w:name="_Toc121834253"/>
        <w:bookmarkStart w:id="2524" w:name="_Toc125550120"/>
        <w:bookmarkStart w:id="2525" w:name="_Toc125555615"/>
        <w:bookmarkStart w:id="2526" w:name="_Toc125557487"/>
        <w:bookmarkStart w:id="2527" w:name="_Toc125559374"/>
        <w:bookmarkStart w:id="2528" w:name="_Toc125618552"/>
        <w:bookmarkStart w:id="2529" w:name="_Toc125639999"/>
        <w:bookmarkStart w:id="2530" w:name="_Toc125642214"/>
        <w:bookmarkStart w:id="2531" w:name="_Toc125973984"/>
        <w:bookmarkStart w:id="2532" w:name="_Toc125974269"/>
        <w:bookmarkStart w:id="2533" w:name="_Toc126055186"/>
        <w:bookmarkStart w:id="2534" w:name="_Toc126057978"/>
        <w:bookmarkStart w:id="2535" w:name="_Toc127182327"/>
        <w:bookmarkStart w:id="2536" w:name="_Toc127182664"/>
        <w:bookmarkStart w:id="2537" w:name="_Toc127191848"/>
        <w:bookmarkStart w:id="2538" w:name="_Toc127278313"/>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2539"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2540" w:author="Kumar Baral" w:date="2022-12-12T16:54:00Z"/>
                <w:b/>
                <w:bCs/>
                <w:highlight w:val="yellow"/>
                <w:rPrChange w:id="2541" w:author="Kumar Baral" w:date="2022-12-12T16:18:00Z">
                  <w:rPr>
                    <w:del w:id="2542" w:author="Kumar Baral" w:date="2022-12-12T16:54:00Z"/>
                    <w:b/>
                    <w:bCs/>
                  </w:rPr>
                </w:rPrChange>
              </w:rPr>
            </w:pPr>
            <w:del w:id="2543" w:author="Kumar Baral" w:date="2022-12-12T16:54:00Z">
              <w:r w:rsidRPr="0045721D" w:rsidDel="00A04755">
                <w:rPr>
                  <w:b/>
                  <w:bCs/>
                  <w:highlight w:val="yellow"/>
                  <w:rPrChange w:id="2544" w:author="Kumar Baral" w:date="2022-12-12T16:18:00Z">
                    <w:rPr>
                      <w:b/>
                      <w:bCs/>
                    </w:rPr>
                  </w:rPrChange>
                </w:rPr>
                <w:delText>Elevation</w:delText>
              </w:r>
              <w:bookmarkStart w:id="2545" w:name="_Toc121824689"/>
              <w:bookmarkStart w:id="2546" w:name="_Toc121825327"/>
              <w:bookmarkStart w:id="2547" w:name="_Toc121825967"/>
              <w:bookmarkStart w:id="2548" w:name="_Toc121826831"/>
              <w:bookmarkStart w:id="2549" w:name="_Toc121834254"/>
              <w:bookmarkStart w:id="2550" w:name="_Toc125550121"/>
              <w:bookmarkStart w:id="2551" w:name="_Toc125555616"/>
              <w:bookmarkStart w:id="2552" w:name="_Toc125557488"/>
              <w:bookmarkStart w:id="2553" w:name="_Toc125559375"/>
              <w:bookmarkStart w:id="2554" w:name="_Toc125618553"/>
              <w:bookmarkStart w:id="2555" w:name="_Toc125640000"/>
              <w:bookmarkStart w:id="2556" w:name="_Toc125642215"/>
              <w:bookmarkStart w:id="2557" w:name="_Toc125973985"/>
              <w:bookmarkStart w:id="2558" w:name="_Toc125974270"/>
              <w:bookmarkStart w:id="2559" w:name="_Toc126055187"/>
              <w:bookmarkStart w:id="2560" w:name="_Toc126057979"/>
              <w:bookmarkStart w:id="2561" w:name="_Toc127182328"/>
              <w:bookmarkStart w:id="2562" w:name="_Toc127182665"/>
              <w:bookmarkStart w:id="2563" w:name="_Toc127191849"/>
              <w:bookmarkStart w:id="2564" w:name="_Toc12727831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2565" w:author="Kumar Baral" w:date="2022-12-12T16:54:00Z"/>
                <w:b/>
                <w:bCs/>
                <w:highlight w:val="yellow"/>
                <w:rPrChange w:id="2566" w:author="Kumar Baral" w:date="2022-12-12T16:18:00Z">
                  <w:rPr>
                    <w:del w:id="2567" w:author="Kumar Baral" w:date="2022-12-12T16:54:00Z"/>
                    <w:b/>
                    <w:bCs/>
                  </w:rPr>
                </w:rPrChange>
              </w:rPr>
            </w:pPr>
            <w:del w:id="2568" w:author="Kumar Baral" w:date="2022-12-12T16:54:00Z">
              <w:r w:rsidRPr="0045721D" w:rsidDel="00A04755">
                <w:rPr>
                  <w:b/>
                  <w:bCs/>
                  <w:highlight w:val="yellow"/>
                  <w:rPrChange w:id="2569" w:author="Kumar Baral" w:date="2022-12-12T16:18:00Z">
                    <w:rPr>
                      <w:b/>
                      <w:bCs/>
                    </w:rPr>
                  </w:rPrChange>
                </w:rPr>
                <w:delText>Intake at Myagdi Khola</w:delText>
              </w:r>
              <w:bookmarkStart w:id="2570" w:name="_Toc121824690"/>
              <w:bookmarkStart w:id="2571" w:name="_Toc121825328"/>
              <w:bookmarkStart w:id="2572" w:name="_Toc121825968"/>
              <w:bookmarkStart w:id="2573" w:name="_Toc121826832"/>
              <w:bookmarkStart w:id="2574" w:name="_Toc121834255"/>
              <w:bookmarkStart w:id="2575" w:name="_Toc125550122"/>
              <w:bookmarkStart w:id="2576" w:name="_Toc125555617"/>
              <w:bookmarkStart w:id="2577" w:name="_Toc125557489"/>
              <w:bookmarkStart w:id="2578" w:name="_Toc125559376"/>
              <w:bookmarkStart w:id="2579" w:name="_Toc125618554"/>
              <w:bookmarkStart w:id="2580" w:name="_Toc125640001"/>
              <w:bookmarkStart w:id="2581" w:name="_Toc125642216"/>
              <w:bookmarkStart w:id="2582" w:name="_Toc125973986"/>
              <w:bookmarkStart w:id="2583" w:name="_Toc125974271"/>
              <w:bookmarkStart w:id="2584" w:name="_Toc126055188"/>
              <w:bookmarkStart w:id="2585" w:name="_Toc126057980"/>
              <w:bookmarkStart w:id="2586" w:name="_Toc127182329"/>
              <w:bookmarkStart w:id="2587" w:name="_Toc127182666"/>
              <w:bookmarkStart w:id="2588" w:name="_Toc127191850"/>
              <w:bookmarkStart w:id="2589" w:name="_Toc127278315"/>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2590" w:author="Kumar Baral" w:date="2022-12-12T16:54:00Z"/>
                <w:b/>
                <w:bCs/>
                <w:highlight w:val="yellow"/>
                <w:rPrChange w:id="2591" w:author="Kumar Baral" w:date="2022-12-12T16:18:00Z">
                  <w:rPr>
                    <w:del w:id="2592" w:author="Kumar Baral" w:date="2022-12-12T16:54:00Z"/>
                    <w:b/>
                    <w:bCs/>
                  </w:rPr>
                </w:rPrChange>
              </w:rPr>
            </w:pPr>
            <w:del w:id="2593" w:author="Kumar Baral" w:date="2022-12-12T16:54:00Z">
              <w:r w:rsidRPr="0045721D" w:rsidDel="00A04755">
                <w:rPr>
                  <w:b/>
                  <w:bCs/>
                  <w:highlight w:val="yellow"/>
                  <w:rPrChange w:id="2594" w:author="Kumar Baral" w:date="2022-12-12T16:18:00Z">
                    <w:rPr>
                      <w:b/>
                      <w:bCs/>
                    </w:rPr>
                  </w:rPrChange>
                </w:rPr>
                <w:delText>Intake at Kunaban Khola</w:delText>
              </w:r>
              <w:bookmarkStart w:id="2595" w:name="_Toc121824691"/>
              <w:bookmarkStart w:id="2596" w:name="_Toc121825329"/>
              <w:bookmarkStart w:id="2597" w:name="_Toc121825969"/>
              <w:bookmarkStart w:id="2598" w:name="_Toc121826833"/>
              <w:bookmarkStart w:id="2599" w:name="_Toc121834256"/>
              <w:bookmarkStart w:id="2600" w:name="_Toc125550123"/>
              <w:bookmarkStart w:id="2601" w:name="_Toc125555618"/>
              <w:bookmarkStart w:id="2602" w:name="_Toc125557490"/>
              <w:bookmarkStart w:id="2603" w:name="_Toc125559377"/>
              <w:bookmarkStart w:id="2604" w:name="_Toc125618555"/>
              <w:bookmarkStart w:id="2605" w:name="_Toc125640002"/>
              <w:bookmarkStart w:id="2606" w:name="_Toc125642217"/>
              <w:bookmarkStart w:id="2607" w:name="_Toc125973987"/>
              <w:bookmarkStart w:id="2608" w:name="_Toc125974272"/>
              <w:bookmarkStart w:id="2609" w:name="_Toc126055189"/>
              <w:bookmarkStart w:id="2610" w:name="_Toc126057981"/>
              <w:bookmarkStart w:id="2611" w:name="_Toc127182330"/>
              <w:bookmarkStart w:id="2612" w:name="_Toc127182667"/>
              <w:bookmarkStart w:id="2613" w:name="_Toc127191851"/>
              <w:bookmarkStart w:id="2614" w:name="_Toc127278316"/>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2615" w:author="Kumar Baral" w:date="2022-12-12T16:54:00Z"/>
                <w:b/>
                <w:bCs/>
                <w:highlight w:val="yellow"/>
                <w:rPrChange w:id="2616" w:author="Kumar Baral" w:date="2022-12-12T16:18:00Z">
                  <w:rPr>
                    <w:del w:id="2617" w:author="Kumar Baral" w:date="2022-12-12T16:54:00Z"/>
                    <w:b/>
                    <w:bCs/>
                  </w:rPr>
                </w:rPrChange>
              </w:rPr>
            </w:pPr>
            <w:del w:id="2618" w:author="Kumar Baral" w:date="2022-12-12T16:54:00Z">
              <w:r w:rsidRPr="0045721D" w:rsidDel="00A04755">
                <w:rPr>
                  <w:b/>
                  <w:bCs/>
                  <w:highlight w:val="yellow"/>
                  <w:rPrChange w:id="2619" w:author="Kumar Baral" w:date="2022-12-12T16:18:00Z">
                    <w:rPr>
                      <w:b/>
                      <w:bCs/>
                    </w:rPr>
                  </w:rPrChange>
                </w:rPr>
                <w:delText>Intake_Total (Myagdi+Kunban)</w:delText>
              </w:r>
              <w:bookmarkStart w:id="2620" w:name="_Toc121824692"/>
              <w:bookmarkStart w:id="2621" w:name="_Toc121825330"/>
              <w:bookmarkStart w:id="2622" w:name="_Toc121825970"/>
              <w:bookmarkStart w:id="2623" w:name="_Toc121826834"/>
              <w:bookmarkStart w:id="2624" w:name="_Toc121834257"/>
              <w:bookmarkStart w:id="2625" w:name="_Toc125550124"/>
              <w:bookmarkStart w:id="2626" w:name="_Toc125555619"/>
              <w:bookmarkStart w:id="2627" w:name="_Toc125557491"/>
              <w:bookmarkStart w:id="2628" w:name="_Toc125559378"/>
              <w:bookmarkStart w:id="2629" w:name="_Toc125618556"/>
              <w:bookmarkStart w:id="2630" w:name="_Toc125640003"/>
              <w:bookmarkStart w:id="2631" w:name="_Toc125642218"/>
              <w:bookmarkStart w:id="2632" w:name="_Toc125973988"/>
              <w:bookmarkStart w:id="2633" w:name="_Toc125974273"/>
              <w:bookmarkStart w:id="2634" w:name="_Toc126055190"/>
              <w:bookmarkStart w:id="2635" w:name="_Toc126057982"/>
              <w:bookmarkStart w:id="2636" w:name="_Toc127182331"/>
              <w:bookmarkStart w:id="2637" w:name="_Toc127182668"/>
              <w:bookmarkStart w:id="2638" w:name="_Toc127191852"/>
              <w:bookmarkStart w:id="2639" w:name="_Toc127278317"/>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2640" w:author="Kumar Baral" w:date="2022-12-12T16:54:00Z"/>
                <w:b/>
                <w:bCs/>
                <w:highlight w:val="yellow"/>
                <w:rPrChange w:id="2641" w:author="Kumar Baral" w:date="2022-12-12T16:18:00Z">
                  <w:rPr>
                    <w:del w:id="2642" w:author="Kumar Baral" w:date="2022-12-12T16:54:00Z"/>
                    <w:b/>
                    <w:bCs/>
                  </w:rPr>
                </w:rPrChange>
              </w:rPr>
            </w:pPr>
            <w:del w:id="2643" w:author="Kumar Baral" w:date="2022-12-12T16:54:00Z">
              <w:r w:rsidRPr="0045721D" w:rsidDel="00A04755">
                <w:rPr>
                  <w:b/>
                  <w:bCs/>
                  <w:highlight w:val="yellow"/>
                  <w:rPrChange w:id="2644" w:author="Kumar Baral" w:date="2022-12-12T16:18:00Z">
                    <w:rPr>
                      <w:b/>
                      <w:bCs/>
                    </w:rPr>
                  </w:rPrChange>
                </w:rPr>
                <w:delText>Tailrace</w:delText>
              </w:r>
              <w:bookmarkStart w:id="2645" w:name="_Toc121824693"/>
              <w:bookmarkStart w:id="2646" w:name="_Toc121825331"/>
              <w:bookmarkStart w:id="2647" w:name="_Toc121825971"/>
              <w:bookmarkStart w:id="2648" w:name="_Toc121826835"/>
              <w:bookmarkStart w:id="2649" w:name="_Toc121834258"/>
              <w:bookmarkStart w:id="2650" w:name="_Toc125550125"/>
              <w:bookmarkStart w:id="2651" w:name="_Toc125555620"/>
              <w:bookmarkStart w:id="2652" w:name="_Toc125557492"/>
              <w:bookmarkStart w:id="2653" w:name="_Toc125559379"/>
              <w:bookmarkStart w:id="2654" w:name="_Toc125618557"/>
              <w:bookmarkStart w:id="2655" w:name="_Toc125640004"/>
              <w:bookmarkStart w:id="2656" w:name="_Toc125642219"/>
              <w:bookmarkStart w:id="2657" w:name="_Toc125973989"/>
              <w:bookmarkStart w:id="2658" w:name="_Toc125974274"/>
              <w:bookmarkStart w:id="2659" w:name="_Toc126055191"/>
              <w:bookmarkStart w:id="2660" w:name="_Toc126057983"/>
              <w:bookmarkStart w:id="2661" w:name="_Toc127182332"/>
              <w:bookmarkStart w:id="2662" w:name="_Toc127182669"/>
              <w:bookmarkStart w:id="2663" w:name="_Toc127191853"/>
              <w:bookmarkStart w:id="2664" w:name="_Toc127278318"/>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del>
          </w:p>
        </w:tc>
        <w:bookmarkStart w:id="2665" w:name="_Toc121824694"/>
        <w:bookmarkStart w:id="2666" w:name="_Toc121825332"/>
        <w:bookmarkStart w:id="2667" w:name="_Toc121825972"/>
        <w:bookmarkStart w:id="2668" w:name="_Toc121826836"/>
        <w:bookmarkStart w:id="2669" w:name="_Toc121834259"/>
        <w:bookmarkStart w:id="2670" w:name="_Toc125550126"/>
        <w:bookmarkStart w:id="2671" w:name="_Toc125555621"/>
        <w:bookmarkStart w:id="2672" w:name="_Toc125557493"/>
        <w:bookmarkStart w:id="2673" w:name="_Toc125559380"/>
        <w:bookmarkStart w:id="2674" w:name="_Toc125618558"/>
        <w:bookmarkStart w:id="2675" w:name="_Toc125640005"/>
        <w:bookmarkStart w:id="2676" w:name="_Toc125642220"/>
        <w:bookmarkStart w:id="2677" w:name="_Toc125973990"/>
        <w:bookmarkStart w:id="2678" w:name="_Toc125974275"/>
        <w:bookmarkStart w:id="2679" w:name="_Toc126055192"/>
        <w:bookmarkStart w:id="2680" w:name="_Toc126057984"/>
        <w:bookmarkStart w:id="2681" w:name="_Toc127182333"/>
        <w:bookmarkStart w:id="2682" w:name="_Toc127182670"/>
        <w:bookmarkStart w:id="2683" w:name="_Toc127191854"/>
        <w:bookmarkStart w:id="2684" w:name="_Toc127278319"/>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tr>
      <w:tr w:rsidR="006238CC" w:rsidRPr="0045721D" w:rsidDel="00A04755" w14:paraId="46F6E388" w14:textId="67B65521" w:rsidTr="00E9411B">
        <w:trPr>
          <w:trHeight w:val="756"/>
          <w:jc w:val="center"/>
          <w:del w:id="2685"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2686" w:author="Kumar Baral" w:date="2022-12-12T16:54:00Z"/>
                <w:b/>
                <w:bCs/>
                <w:highlight w:val="yellow"/>
                <w:rPrChange w:id="2687" w:author="Kumar Baral" w:date="2022-12-12T16:18:00Z">
                  <w:rPr>
                    <w:del w:id="2688" w:author="Kumar Baral" w:date="2022-12-12T16:54:00Z"/>
                    <w:b/>
                    <w:bCs/>
                  </w:rPr>
                </w:rPrChange>
              </w:rPr>
            </w:pPr>
            <w:bookmarkStart w:id="2689" w:name="_Toc121824695"/>
            <w:bookmarkStart w:id="2690" w:name="_Toc121825333"/>
            <w:bookmarkStart w:id="2691" w:name="_Toc121825973"/>
            <w:bookmarkStart w:id="2692" w:name="_Toc121826837"/>
            <w:bookmarkStart w:id="2693" w:name="_Toc121834260"/>
            <w:bookmarkStart w:id="2694" w:name="_Toc125550127"/>
            <w:bookmarkStart w:id="2695" w:name="_Toc125555622"/>
            <w:bookmarkStart w:id="2696" w:name="_Toc125557494"/>
            <w:bookmarkStart w:id="2697" w:name="_Toc125559381"/>
            <w:bookmarkStart w:id="2698" w:name="_Toc125618559"/>
            <w:bookmarkStart w:id="2699" w:name="_Toc125640006"/>
            <w:bookmarkStart w:id="2700" w:name="_Toc125642221"/>
            <w:bookmarkStart w:id="2701" w:name="_Toc125973991"/>
            <w:bookmarkStart w:id="2702" w:name="_Toc125974276"/>
            <w:bookmarkStart w:id="2703" w:name="_Toc126055193"/>
            <w:bookmarkStart w:id="2704" w:name="_Toc126057985"/>
            <w:bookmarkStart w:id="2705" w:name="_Toc127182334"/>
            <w:bookmarkStart w:id="2706" w:name="_Toc127182671"/>
            <w:bookmarkStart w:id="2707" w:name="_Toc127191855"/>
            <w:bookmarkStart w:id="2708" w:name="_Toc127278320"/>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2709" w:author="Kumar Baral" w:date="2022-12-12T16:54:00Z"/>
                <w:b/>
                <w:bCs/>
                <w:highlight w:val="yellow"/>
                <w:rPrChange w:id="2710" w:author="Kumar Baral" w:date="2022-12-12T16:18:00Z">
                  <w:rPr>
                    <w:del w:id="2711" w:author="Kumar Baral" w:date="2022-12-12T16:54:00Z"/>
                    <w:b/>
                    <w:bCs/>
                  </w:rPr>
                </w:rPrChange>
              </w:rPr>
            </w:pPr>
            <w:del w:id="2712" w:author="Kumar Baral" w:date="2022-12-12T16:54:00Z">
              <w:r w:rsidRPr="0045721D" w:rsidDel="00A04755">
                <w:rPr>
                  <w:b/>
                  <w:bCs/>
                  <w:highlight w:val="yellow"/>
                  <w:rPrChange w:id="2713" w:author="Kumar Baral" w:date="2022-12-12T16:18:00Z">
                    <w:rPr>
                      <w:b/>
                      <w:bCs/>
                    </w:rPr>
                  </w:rPrChange>
                </w:rPr>
                <w:delText>Area (km</w:delText>
              </w:r>
              <w:r w:rsidRPr="0045721D" w:rsidDel="00A04755">
                <w:rPr>
                  <w:b/>
                  <w:bCs/>
                  <w:highlight w:val="yellow"/>
                  <w:vertAlign w:val="superscript"/>
                  <w:rPrChange w:id="2714" w:author="Kumar Baral" w:date="2022-12-12T16:18:00Z">
                    <w:rPr>
                      <w:b/>
                      <w:bCs/>
                      <w:vertAlign w:val="superscript"/>
                    </w:rPr>
                  </w:rPrChange>
                </w:rPr>
                <w:delText>2</w:delText>
              </w:r>
              <w:r w:rsidRPr="0045721D" w:rsidDel="00A04755">
                <w:rPr>
                  <w:b/>
                  <w:bCs/>
                  <w:highlight w:val="yellow"/>
                  <w:rPrChange w:id="2715" w:author="Kumar Baral" w:date="2022-12-12T16:18:00Z">
                    <w:rPr>
                      <w:b/>
                      <w:bCs/>
                    </w:rPr>
                  </w:rPrChange>
                </w:rPr>
                <w:delText>)</w:delText>
              </w:r>
              <w:bookmarkStart w:id="2716" w:name="_Toc121824696"/>
              <w:bookmarkStart w:id="2717" w:name="_Toc121825334"/>
              <w:bookmarkStart w:id="2718" w:name="_Toc121825974"/>
              <w:bookmarkStart w:id="2719" w:name="_Toc121826838"/>
              <w:bookmarkStart w:id="2720" w:name="_Toc121834261"/>
              <w:bookmarkStart w:id="2721" w:name="_Toc125550128"/>
              <w:bookmarkStart w:id="2722" w:name="_Toc125555623"/>
              <w:bookmarkStart w:id="2723" w:name="_Toc125557495"/>
              <w:bookmarkStart w:id="2724" w:name="_Toc125559382"/>
              <w:bookmarkStart w:id="2725" w:name="_Toc125618560"/>
              <w:bookmarkStart w:id="2726" w:name="_Toc125640007"/>
              <w:bookmarkStart w:id="2727" w:name="_Toc125642222"/>
              <w:bookmarkStart w:id="2728" w:name="_Toc125973992"/>
              <w:bookmarkStart w:id="2729" w:name="_Toc125974277"/>
              <w:bookmarkStart w:id="2730" w:name="_Toc126055194"/>
              <w:bookmarkStart w:id="2731" w:name="_Toc126057986"/>
              <w:bookmarkStart w:id="2732" w:name="_Toc127182335"/>
              <w:bookmarkStart w:id="2733" w:name="_Toc127182672"/>
              <w:bookmarkStart w:id="2734" w:name="_Toc127191856"/>
              <w:bookmarkStart w:id="2735" w:name="_Toc127278321"/>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2736" w:author="Kumar Baral" w:date="2022-12-12T16:54:00Z"/>
                <w:b/>
                <w:bCs/>
                <w:highlight w:val="yellow"/>
                <w:rPrChange w:id="2737" w:author="Kumar Baral" w:date="2022-12-12T16:18:00Z">
                  <w:rPr>
                    <w:del w:id="2738" w:author="Kumar Baral" w:date="2022-12-12T16:54:00Z"/>
                    <w:b/>
                    <w:bCs/>
                  </w:rPr>
                </w:rPrChange>
              </w:rPr>
            </w:pPr>
            <w:del w:id="2739" w:author="Kumar Baral" w:date="2022-12-12T16:54:00Z">
              <w:r w:rsidRPr="0045721D" w:rsidDel="00A04755">
                <w:rPr>
                  <w:b/>
                  <w:bCs/>
                  <w:highlight w:val="yellow"/>
                  <w:rPrChange w:id="2740" w:author="Kumar Baral" w:date="2022-12-12T16:18:00Z">
                    <w:rPr>
                      <w:b/>
                      <w:bCs/>
                    </w:rPr>
                  </w:rPrChange>
                </w:rPr>
                <w:delText>%</w:delText>
              </w:r>
              <w:bookmarkStart w:id="2741" w:name="_Toc121824697"/>
              <w:bookmarkStart w:id="2742" w:name="_Toc121825335"/>
              <w:bookmarkStart w:id="2743" w:name="_Toc121825975"/>
              <w:bookmarkStart w:id="2744" w:name="_Toc121826839"/>
              <w:bookmarkStart w:id="2745" w:name="_Toc121834262"/>
              <w:bookmarkStart w:id="2746" w:name="_Toc125550129"/>
              <w:bookmarkStart w:id="2747" w:name="_Toc125555624"/>
              <w:bookmarkStart w:id="2748" w:name="_Toc125557496"/>
              <w:bookmarkStart w:id="2749" w:name="_Toc125559383"/>
              <w:bookmarkStart w:id="2750" w:name="_Toc125618561"/>
              <w:bookmarkStart w:id="2751" w:name="_Toc125640008"/>
              <w:bookmarkStart w:id="2752" w:name="_Toc125642223"/>
              <w:bookmarkStart w:id="2753" w:name="_Toc125973993"/>
              <w:bookmarkStart w:id="2754" w:name="_Toc125974278"/>
              <w:bookmarkStart w:id="2755" w:name="_Toc126055195"/>
              <w:bookmarkStart w:id="2756" w:name="_Toc126057987"/>
              <w:bookmarkStart w:id="2757" w:name="_Toc127182336"/>
              <w:bookmarkStart w:id="2758" w:name="_Toc127182673"/>
              <w:bookmarkStart w:id="2759" w:name="_Toc127191857"/>
              <w:bookmarkStart w:id="2760" w:name="_Toc127278322"/>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2761" w:author="Kumar Baral" w:date="2022-12-12T16:54:00Z"/>
                <w:b/>
                <w:bCs/>
                <w:highlight w:val="yellow"/>
                <w:rPrChange w:id="2762" w:author="Kumar Baral" w:date="2022-12-12T16:18:00Z">
                  <w:rPr>
                    <w:del w:id="2763" w:author="Kumar Baral" w:date="2022-12-12T16:54:00Z"/>
                    <w:b/>
                    <w:bCs/>
                  </w:rPr>
                </w:rPrChange>
              </w:rPr>
            </w:pPr>
            <w:del w:id="2764" w:author="Kumar Baral" w:date="2022-12-12T16:54:00Z">
              <w:r w:rsidRPr="0045721D" w:rsidDel="00A04755">
                <w:rPr>
                  <w:b/>
                  <w:bCs/>
                  <w:highlight w:val="yellow"/>
                  <w:rPrChange w:id="2765" w:author="Kumar Baral" w:date="2022-12-12T16:18:00Z">
                    <w:rPr>
                      <w:b/>
                      <w:bCs/>
                    </w:rPr>
                  </w:rPrChange>
                </w:rPr>
                <w:delText>Area (km</w:delText>
              </w:r>
              <w:r w:rsidRPr="0045721D" w:rsidDel="00A04755">
                <w:rPr>
                  <w:b/>
                  <w:bCs/>
                  <w:highlight w:val="yellow"/>
                  <w:vertAlign w:val="superscript"/>
                  <w:rPrChange w:id="2766" w:author="Kumar Baral" w:date="2022-12-12T16:18:00Z">
                    <w:rPr>
                      <w:b/>
                      <w:bCs/>
                      <w:vertAlign w:val="superscript"/>
                    </w:rPr>
                  </w:rPrChange>
                </w:rPr>
                <w:delText>2</w:delText>
              </w:r>
              <w:r w:rsidRPr="0045721D" w:rsidDel="00A04755">
                <w:rPr>
                  <w:b/>
                  <w:bCs/>
                  <w:highlight w:val="yellow"/>
                  <w:rPrChange w:id="2767" w:author="Kumar Baral" w:date="2022-12-12T16:18:00Z">
                    <w:rPr>
                      <w:b/>
                      <w:bCs/>
                    </w:rPr>
                  </w:rPrChange>
                </w:rPr>
                <w:delText>)</w:delText>
              </w:r>
              <w:bookmarkStart w:id="2768" w:name="_Toc121824698"/>
              <w:bookmarkStart w:id="2769" w:name="_Toc121825336"/>
              <w:bookmarkStart w:id="2770" w:name="_Toc121825976"/>
              <w:bookmarkStart w:id="2771" w:name="_Toc121826840"/>
              <w:bookmarkStart w:id="2772" w:name="_Toc121834263"/>
              <w:bookmarkStart w:id="2773" w:name="_Toc125550130"/>
              <w:bookmarkStart w:id="2774" w:name="_Toc125555625"/>
              <w:bookmarkStart w:id="2775" w:name="_Toc125557497"/>
              <w:bookmarkStart w:id="2776" w:name="_Toc125559384"/>
              <w:bookmarkStart w:id="2777" w:name="_Toc125618562"/>
              <w:bookmarkStart w:id="2778" w:name="_Toc125640009"/>
              <w:bookmarkStart w:id="2779" w:name="_Toc125642224"/>
              <w:bookmarkStart w:id="2780" w:name="_Toc125973994"/>
              <w:bookmarkStart w:id="2781" w:name="_Toc125974279"/>
              <w:bookmarkStart w:id="2782" w:name="_Toc126055196"/>
              <w:bookmarkStart w:id="2783" w:name="_Toc126057988"/>
              <w:bookmarkStart w:id="2784" w:name="_Toc127182337"/>
              <w:bookmarkStart w:id="2785" w:name="_Toc127182674"/>
              <w:bookmarkStart w:id="2786" w:name="_Toc127191858"/>
              <w:bookmarkStart w:id="2787" w:name="_Toc127278323"/>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2788" w:author="Kumar Baral" w:date="2022-12-12T16:54:00Z"/>
                <w:b/>
                <w:bCs/>
                <w:highlight w:val="yellow"/>
                <w:rPrChange w:id="2789" w:author="Kumar Baral" w:date="2022-12-12T16:18:00Z">
                  <w:rPr>
                    <w:del w:id="2790" w:author="Kumar Baral" w:date="2022-12-12T16:54:00Z"/>
                    <w:b/>
                    <w:bCs/>
                  </w:rPr>
                </w:rPrChange>
              </w:rPr>
            </w:pPr>
            <w:del w:id="2791" w:author="Kumar Baral" w:date="2022-12-12T16:54:00Z">
              <w:r w:rsidRPr="0045721D" w:rsidDel="00A04755">
                <w:rPr>
                  <w:b/>
                  <w:bCs/>
                  <w:highlight w:val="yellow"/>
                  <w:rPrChange w:id="2792" w:author="Kumar Baral" w:date="2022-12-12T16:18:00Z">
                    <w:rPr>
                      <w:b/>
                      <w:bCs/>
                    </w:rPr>
                  </w:rPrChange>
                </w:rPr>
                <w:delText>%</w:delText>
              </w:r>
              <w:bookmarkStart w:id="2793" w:name="_Toc121824699"/>
              <w:bookmarkStart w:id="2794" w:name="_Toc121825337"/>
              <w:bookmarkStart w:id="2795" w:name="_Toc121825977"/>
              <w:bookmarkStart w:id="2796" w:name="_Toc121826841"/>
              <w:bookmarkStart w:id="2797" w:name="_Toc121834264"/>
              <w:bookmarkStart w:id="2798" w:name="_Toc125550131"/>
              <w:bookmarkStart w:id="2799" w:name="_Toc125555626"/>
              <w:bookmarkStart w:id="2800" w:name="_Toc125557498"/>
              <w:bookmarkStart w:id="2801" w:name="_Toc125559385"/>
              <w:bookmarkStart w:id="2802" w:name="_Toc125618563"/>
              <w:bookmarkStart w:id="2803" w:name="_Toc125640010"/>
              <w:bookmarkStart w:id="2804" w:name="_Toc125642225"/>
              <w:bookmarkStart w:id="2805" w:name="_Toc125973995"/>
              <w:bookmarkStart w:id="2806" w:name="_Toc125974280"/>
              <w:bookmarkStart w:id="2807" w:name="_Toc126055197"/>
              <w:bookmarkStart w:id="2808" w:name="_Toc126057989"/>
              <w:bookmarkStart w:id="2809" w:name="_Toc127182338"/>
              <w:bookmarkStart w:id="2810" w:name="_Toc127182675"/>
              <w:bookmarkStart w:id="2811" w:name="_Toc127191859"/>
              <w:bookmarkStart w:id="2812" w:name="_Toc127278324"/>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2813" w:author="Kumar Baral" w:date="2022-12-12T16:54:00Z"/>
                <w:b/>
                <w:bCs/>
                <w:highlight w:val="yellow"/>
                <w:rPrChange w:id="2814" w:author="Kumar Baral" w:date="2022-12-12T16:18:00Z">
                  <w:rPr>
                    <w:del w:id="2815" w:author="Kumar Baral" w:date="2022-12-12T16:54:00Z"/>
                    <w:b/>
                    <w:bCs/>
                  </w:rPr>
                </w:rPrChange>
              </w:rPr>
            </w:pPr>
            <w:del w:id="2816" w:author="Kumar Baral" w:date="2022-12-12T16:54:00Z">
              <w:r w:rsidRPr="0045721D" w:rsidDel="00A04755">
                <w:rPr>
                  <w:b/>
                  <w:bCs/>
                  <w:highlight w:val="yellow"/>
                  <w:rPrChange w:id="2817" w:author="Kumar Baral" w:date="2022-12-12T16:18:00Z">
                    <w:rPr>
                      <w:b/>
                      <w:bCs/>
                    </w:rPr>
                  </w:rPrChange>
                </w:rPr>
                <w:delText>Area (km</w:delText>
              </w:r>
              <w:r w:rsidRPr="0045721D" w:rsidDel="00A04755">
                <w:rPr>
                  <w:b/>
                  <w:bCs/>
                  <w:highlight w:val="yellow"/>
                  <w:vertAlign w:val="superscript"/>
                  <w:rPrChange w:id="2818" w:author="Kumar Baral" w:date="2022-12-12T16:18:00Z">
                    <w:rPr>
                      <w:b/>
                      <w:bCs/>
                      <w:vertAlign w:val="superscript"/>
                    </w:rPr>
                  </w:rPrChange>
                </w:rPr>
                <w:delText>2</w:delText>
              </w:r>
              <w:r w:rsidRPr="0045721D" w:rsidDel="00A04755">
                <w:rPr>
                  <w:b/>
                  <w:bCs/>
                  <w:highlight w:val="yellow"/>
                  <w:rPrChange w:id="2819" w:author="Kumar Baral" w:date="2022-12-12T16:18:00Z">
                    <w:rPr>
                      <w:b/>
                      <w:bCs/>
                    </w:rPr>
                  </w:rPrChange>
                </w:rPr>
                <w:delText>)</w:delText>
              </w:r>
              <w:bookmarkStart w:id="2820" w:name="_Toc121824700"/>
              <w:bookmarkStart w:id="2821" w:name="_Toc121825338"/>
              <w:bookmarkStart w:id="2822" w:name="_Toc121825978"/>
              <w:bookmarkStart w:id="2823" w:name="_Toc121826842"/>
              <w:bookmarkStart w:id="2824" w:name="_Toc121834265"/>
              <w:bookmarkStart w:id="2825" w:name="_Toc125550132"/>
              <w:bookmarkStart w:id="2826" w:name="_Toc125555627"/>
              <w:bookmarkStart w:id="2827" w:name="_Toc125557499"/>
              <w:bookmarkStart w:id="2828" w:name="_Toc125559386"/>
              <w:bookmarkStart w:id="2829" w:name="_Toc125618564"/>
              <w:bookmarkStart w:id="2830" w:name="_Toc125640011"/>
              <w:bookmarkStart w:id="2831" w:name="_Toc125642226"/>
              <w:bookmarkStart w:id="2832" w:name="_Toc125973996"/>
              <w:bookmarkStart w:id="2833" w:name="_Toc125974281"/>
              <w:bookmarkStart w:id="2834" w:name="_Toc126055198"/>
              <w:bookmarkStart w:id="2835" w:name="_Toc126057990"/>
              <w:bookmarkStart w:id="2836" w:name="_Toc127182339"/>
              <w:bookmarkStart w:id="2837" w:name="_Toc127182676"/>
              <w:bookmarkStart w:id="2838" w:name="_Toc127191860"/>
              <w:bookmarkStart w:id="2839" w:name="_Toc127278325"/>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2840" w:author="Kumar Baral" w:date="2022-12-12T16:54:00Z"/>
                <w:b/>
                <w:bCs/>
                <w:highlight w:val="yellow"/>
                <w:rPrChange w:id="2841" w:author="Kumar Baral" w:date="2022-12-12T16:18:00Z">
                  <w:rPr>
                    <w:del w:id="2842" w:author="Kumar Baral" w:date="2022-12-12T16:54:00Z"/>
                    <w:b/>
                    <w:bCs/>
                  </w:rPr>
                </w:rPrChange>
              </w:rPr>
            </w:pPr>
            <w:del w:id="2843" w:author="Kumar Baral" w:date="2022-12-12T16:54:00Z">
              <w:r w:rsidRPr="0045721D" w:rsidDel="00A04755">
                <w:rPr>
                  <w:b/>
                  <w:bCs/>
                  <w:highlight w:val="yellow"/>
                  <w:rPrChange w:id="2844" w:author="Kumar Baral" w:date="2022-12-12T16:18:00Z">
                    <w:rPr>
                      <w:b/>
                      <w:bCs/>
                    </w:rPr>
                  </w:rPrChange>
                </w:rPr>
                <w:delText>%</w:delText>
              </w:r>
              <w:bookmarkStart w:id="2845" w:name="_Toc121824701"/>
              <w:bookmarkStart w:id="2846" w:name="_Toc121825339"/>
              <w:bookmarkStart w:id="2847" w:name="_Toc121825979"/>
              <w:bookmarkStart w:id="2848" w:name="_Toc121826843"/>
              <w:bookmarkStart w:id="2849" w:name="_Toc121834266"/>
              <w:bookmarkStart w:id="2850" w:name="_Toc125550133"/>
              <w:bookmarkStart w:id="2851" w:name="_Toc125555628"/>
              <w:bookmarkStart w:id="2852" w:name="_Toc125557500"/>
              <w:bookmarkStart w:id="2853" w:name="_Toc125559387"/>
              <w:bookmarkStart w:id="2854" w:name="_Toc125618565"/>
              <w:bookmarkStart w:id="2855" w:name="_Toc125640012"/>
              <w:bookmarkStart w:id="2856" w:name="_Toc125642227"/>
              <w:bookmarkStart w:id="2857" w:name="_Toc125973997"/>
              <w:bookmarkStart w:id="2858" w:name="_Toc125974282"/>
              <w:bookmarkStart w:id="2859" w:name="_Toc126055199"/>
              <w:bookmarkStart w:id="2860" w:name="_Toc126057991"/>
              <w:bookmarkStart w:id="2861" w:name="_Toc127182340"/>
              <w:bookmarkStart w:id="2862" w:name="_Toc127182677"/>
              <w:bookmarkStart w:id="2863" w:name="_Toc127191861"/>
              <w:bookmarkStart w:id="2864" w:name="_Toc127278326"/>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2865" w:author="Kumar Baral" w:date="2022-12-12T16:54:00Z"/>
                <w:b/>
                <w:bCs/>
                <w:highlight w:val="yellow"/>
                <w:rPrChange w:id="2866" w:author="Kumar Baral" w:date="2022-12-12T16:18:00Z">
                  <w:rPr>
                    <w:del w:id="2867" w:author="Kumar Baral" w:date="2022-12-12T16:54:00Z"/>
                    <w:b/>
                    <w:bCs/>
                  </w:rPr>
                </w:rPrChange>
              </w:rPr>
            </w:pPr>
            <w:del w:id="2868" w:author="Kumar Baral" w:date="2022-12-12T16:54:00Z">
              <w:r w:rsidRPr="0045721D" w:rsidDel="00A04755">
                <w:rPr>
                  <w:b/>
                  <w:bCs/>
                  <w:highlight w:val="yellow"/>
                  <w:rPrChange w:id="2869" w:author="Kumar Baral" w:date="2022-12-12T16:18:00Z">
                    <w:rPr>
                      <w:b/>
                      <w:bCs/>
                    </w:rPr>
                  </w:rPrChange>
                </w:rPr>
                <w:delText>Area (km</w:delText>
              </w:r>
              <w:r w:rsidRPr="0045721D" w:rsidDel="00A04755">
                <w:rPr>
                  <w:b/>
                  <w:bCs/>
                  <w:highlight w:val="yellow"/>
                  <w:vertAlign w:val="superscript"/>
                  <w:rPrChange w:id="2870" w:author="Kumar Baral" w:date="2022-12-12T16:18:00Z">
                    <w:rPr>
                      <w:b/>
                      <w:bCs/>
                      <w:vertAlign w:val="superscript"/>
                    </w:rPr>
                  </w:rPrChange>
                </w:rPr>
                <w:delText>2</w:delText>
              </w:r>
              <w:r w:rsidRPr="0045721D" w:rsidDel="00A04755">
                <w:rPr>
                  <w:b/>
                  <w:bCs/>
                  <w:highlight w:val="yellow"/>
                  <w:rPrChange w:id="2871" w:author="Kumar Baral" w:date="2022-12-12T16:18:00Z">
                    <w:rPr>
                      <w:b/>
                      <w:bCs/>
                    </w:rPr>
                  </w:rPrChange>
                </w:rPr>
                <w:delText>)</w:delText>
              </w:r>
              <w:bookmarkStart w:id="2872" w:name="_Toc121824702"/>
              <w:bookmarkStart w:id="2873" w:name="_Toc121825340"/>
              <w:bookmarkStart w:id="2874" w:name="_Toc121825980"/>
              <w:bookmarkStart w:id="2875" w:name="_Toc121826844"/>
              <w:bookmarkStart w:id="2876" w:name="_Toc121834267"/>
              <w:bookmarkStart w:id="2877" w:name="_Toc125550134"/>
              <w:bookmarkStart w:id="2878" w:name="_Toc125555629"/>
              <w:bookmarkStart w:id="2879" w:name="_Toc125557501"/>
              <w:bookmarkStart w:id="2880" w:name="_Toc125559388"/>
              <w:bookmarkStart w:id="2881" w:name="_Toc125618566"/>
              <w:bookmarkStart w:id="2882" w:name="_Toc125640013"/>
              <w:bookmarkStart w:id="2883" w:name="_Toc125642228"/>
              <w:bookmarkStart w:id="2884" w:name="_Toc125973998"/>
              <w:bookmarkStart w:id="2885" w:name="_Toc125974283"/>
              <w:bookmarkStart w:id="2886" w:name="_Toc126055200"/>
              <w:bookmarkStart w:id="2887" w:name="_Toc126057992"/>
              <w:bookmarkStart w:id="2888" w:name="_Toc127182341"/>
              <w:bookmarkStart w:id="2889" w:name="_Toc127182678"/>
              <w:bookmarkStart w:id="2890" w:name="_Toc127191862"/>
              <w:bookmarkStart w:id="2891" w:name="_Toc127278327"/>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2892" w:author="Kumar Baral" w:date="2022-12-12T16:54:00Z"/>
                <w:b/>
                <w:bCs/>
                <w:highlight w:val="yellow"/>
                <w:rPrChange w:id="2893" w:author="Kumar Baral" w:date="2022-12-12T16:18:00Z">
                  <w:rPr>
                    <w:del w:id="2894" w:author="Kumar Baral" w:date="2022-12-12T16:54:00Z"/>
                    <w:b/>
                    <w:bCs/>
                  </w:rPr>
                </w:rPrChange>
              </w:rPr>
            </w:pPr>
            <w:del w:id="2895" w:author="Kumar Baral" w:date="2022-12-12T16:54:00Z">
              <w:r w:rsidRPr="0045721D" w:rsidDel="00A04755">
                <w:rPr>
                  <w:b/>
                  <w:bCs/>
                  <w:highlight w:val="yellow"/>
                  <w:rPrChange w:id="2896" w:author="Kumar Baral" w:date="2022-12-12T16:18:00Z">
                    <w:rPr>
                      <w:b/>
                      <w:bCs/>
                    </w:rPr>
                  </w:rPrChange>
                </w:rPr>
                <w:delText>%</w:delText>
              </w:r>
              <w:bookmarkStart w:id="2897" w:name="_Toc121824703"/>
              <w:bookmarkStart w:id="2898" w:name="_Toc121825341"/>
              <w:bookmarkStart w:id="2899" w:name="_Toc121825981"/>
              <w:bookmarkStart w:id="2900" w:name="_Toc121826845"/>
              <w:bookmarkStart w:id="2901" w:name="_Toc121834268"/>
              <w:bookmarkStart w:id="2902" w:name="_Toc125550135"/>
              <w:bookmarkStart w:id="2903" w:name="_Toc125555630"/>
              <w:bookmarkStart w:id="2904" w:name="_Toc125557502"/>
              <w:bookmarkStart w:id="2905" w:name="_Toc125559389"/>
              <w:bookmarkStart w:id="2906" w:name="_Toc125618567"/>
              <w:bookmarkStart w:id="2907" w:name="_Toc125640014"/>
              <w:bookmarkStart w:id="2908" w:name="_Toc125642229"/>
              <w:bookmarkStart w:id="2909" w:name="_Toc125973999"/>
              <w:bookmarkStart w:id="2910" w:name="_Toc125974284"/>
              <w:bookmarkStart w:id="2911" w:name="_Toc126055201"/>
              <w:bookmarkStart w:id="2912" w:name="_Toc126057993"/>
              <w:bookmarkStart w:id="2913" w:name="_Toc127182342"/>
              <w:bookmarkStart w:id="2914" w:name="_Toc127182679"/>
              <w:bookmarkStart w:id="2915" w:name="_Toc127191863"/>
              <w:bookmarkStart w:id="2916" w:name="_Toc127278328"/>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del>
          </w:p>
        </w:tc>
        <w:bookmarkStart w:id="2917" w:name="_Toc121824704"/>
        <w:bookmarkStart w:id="2918" w:name="_Toc121825342"/>
        <w:bookmarkStart w:id="2919" w:name="_Toc121825982"/>
        <w:bookmarkStart w:id="2920" w:name="_Toc121826846"/>
        <w:bookmarkStart w:id="2921" w:name="_Toc121834269"/>
        <w:bookmarkStart w:id="2922" w:name="_Toc125550136"/>
        <w:bookmarkStart w:id="2923" w:name="_Toc125555631"/>
        <w:bookmarkStart w:id="2924" w:name="_Toc125557503"/>
        <w:bookmarkStart w:id="2925" w:name="_Toc125559390"/>
        <w:bookmarkStart w:id="2926" w:name="_Toc125618568"/>
        <w:bookmarkStart w:id="2927" w:name="_Toc125640015"/>
        <w:bookmarkStart w:id="2928" w:name="_Toc125642230"/>
        <w:bookmarkStart w:id="2929" w:name="_Toc125974000"/>
        <w:bookmarkStart w:id="2930" w:name="_Toc125974285"/>
        <w:bookmarkStart w:id="2931" w:name="_Toc126055202"/>
        <w:bookmarkStart w:id="2932" w:name="_Toc126057994"/>
        <w:bookmarkStart w:id="2933" w:name="_Toc127182343"/>
        <w:bookmarkStart w:id="2934" w:name="_Toc127182680"/>
        <w:bookmarkStart w:id="2935" w:name="_Toc127191864"/>
        <w:bookmarkStart w:id="2936" w:name="_Toc127278329"/>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tr>
      <w:tr w:rsidR="006238CC" w:rsidRPr="0045721D" w:rsidDel="00A04755" w14:paraId="2E776681" w14:textId="36E8E579" w:rsidTr="00E9411B">
        <w:trPr>
          <w:trHeight w:val="360"/>
          <w:jc w:val="center"/>
          <w:del w:id="293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2938" w:author="Kumar Baral" w:date="2022-12-12T16:54:00Z"/>
                <w:highlight w:val="yellow"/>
                <w:rPrChange w:id="2939" w:author="Kumar Baral" w:date="2022-12-12T16:18:00Z">
                  <w:rPr>
                    <w:del w:id="2940" w:author="Kumar Baral" w:date="2022-12-12T16:54:00Z"/>
                  </w:rPr>
                </w:rPrChange>
              </w:rPr>
            </w:pPr>
            <w:del w:id="2941" w:author="Kumar Baral" w:date="2022-12-12T16:54:00Z">
              <w:r w:rsidRPr="0045721D" w:rsidDel="00A04755">
                <w:rPr>
                  <w:highlight w:val="yellow"/>
                  <w:rPrChange w:id="2942" w:author="Kumar Baral" w:date="2022-12-12T16:18:00Z">
                    <w:rPr/>
                  </w:rPrChange>
                </w:rPr>
                <w:delText>Above 5000 masl</w:delText>
              </w:r>
              <w:bookmarkStart w:id="2943" w:name="_Toc121824705"/>
              <w:bookmarkStart w:id="2944" w:name="_Toc121825343"/>
              <w:bookmarkStart w:id="2945" w:name="_Toc121825983"/>
              <w:bookmarkStart w:id="2946" w:name="_Toc121826847"/>
              <w:bookmarkStart w:id="2947" w:name="_Toc121834270"/>
              <w:bookmarkStart w:id="2948" w:name="_Toc125550137"/>
              <w:bookmarkStart w:id="2949" w:name="_Toc125555632"/>
              <w:bookmarkStart w:id="2950" w:name="_Toc125557504"/>
              <w:bookmarkStart w:id="2951" w:name="_Toc125559391"/>
              <w:bookmarkStart w:id="2952" w:name="_Toc125618569"/>
              <w:bookmarkStart w:id="2953" w:name="_Toc125640016"/>
              <w:bookmarkStart w:id="2954" w:name="_Toc125642231"/>
              <w:bookmarkStart w:id="2955" w:name="_Toc125974001"/>
              <w:bookmarkStart w:id="2956" w:name="_Toc125974286"/>
              <w:bookmarkStart w:id="2957" w:name="_Toc126055203"/>
              <w:bookmarkStart w:id="2958" w:name="_Toc126057995"/>
              <w:bookmarkStart w:id="2959" w:name="_Toc127182344"/>
              <w:bookmarkStart w:id="2960" w:name="_Toc127182681"/>
              <w:bookmarkStart w:id="2961" w:name="_Toc127191865"/>
              <w:bookmarkStart w:id="2962" w:name="_Toc127278330"/>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2963" w:author="Kumar Baral" w:date="2022-12-12T16:54:00Z"/>
                <w:highlight w:val="yellow"/>
                <w:rPrChange w:id="2964" w:author="Kumar Baral" w:date="2022-12-12T16:18:00Z">
                  <w:rPr>
                    <w:del w:id="2965" w:author="Kumar Baral" w:date="2022-12-12T16:54:00Z"/>
                  </w:rPr>
                </w:rPrChange>
              </w:rPr>
            </w:pPr>
            <w:del w:id="2966" w:author="Kumar Baral" w:date="2022-12-12T16:54:00Z">
              <w:r w:rsidRPr="0045721D" w:rsidDel="00A04755">
                <w:rPr>
                  <w:highlight w:val="yellow"/>
                  <w:rPrChange w:id="2967" w:author="Kumar Baral" w:date="2022-12-12T16:18:00Z">
                    <w:rPr/>
                  </w:rPrChange>
                </w:rPr>
                <w:delText>129.82</w:delText>
              </w:r>
              <w:bookmarkStart w:id="2968" w:name="_Toc121824706"/>
              <w:bookmarkStart w:id="2969" w:name="_Toc121825344"/>
              <w:bookmarkStart w:id="2970" w:name="_Toc121825984"/>
              <w:bookmarkStart w:id="2971" w:name="_Toc121826848"/>
              <w:bookmarkStart w:id="2972" w:name="_Toc121834271"/>
              <w:bookmarkStart w:id="2973" w:name="_Toc125550138"/>
              <w:bookmarkStart w:id="2974" w:name="_Toc125555633"/>
              <w:bookmarkStart w:id="2975" w:name="_Toc125557505"/>
              <w:bookmarkStart w:id="2976" w:name="_Toc125559392"/>
              <w:bookmarkStart w:id="2977" w:name="_Toc125618570"/>
              <w:bookmarkStart w:id="2978" w:name="_Toc125640017"/>
              <w:bookmarkStart w:id="2979" w:name="_Toc125642232"/>
              <w:bookmarkStart w:id="2980" w:name="_Toc125974002"/>
              <w:bookmarkStart w:id="2981" w:name="_Toc125974287"/>
              <w:bookmarkStart w:id="2982" w:name="_Toc126055204"/>
              <w:bookmarkStart w:id="2983" w:name="_Toc126057996"/>
              <w:bookmarkStart w:id="2984" w:name="_Toc127182345"/>
              <w:bookmarkStart w:id="2985" w:name="_Toc127182682"/>
              <w:bookmarkStart w:id="2986" w:name="_Toc127191866"/>
              <w:bookmarkStart w:id="2987" w:name="_Toc127278331"/>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2988" w:author="Kumar Baral" w:date="2022-12-12T16:54:00Z"/>
                <w:highlight w:val="yellow"/>
                <w:rPrChange w:id="2989" w:author="Kumar Baral" w:date="2022-12-12T16:18:00Z">
                  <w:rPr>
                    <w:del w:id="2990" w:author="Kumar Baral" w:date="2022-12-12T16:54:00Z"/>
                  </w:rPr>
                </w:rPrChange>
              </w:rPr>
            </w:pPr>
            <w:del w:id="2991" w:author="Kumar Baral" w:date="2022-12-12T16:54:00Z">
              <w:r w:rsidRPr="0045721D" w:rsidDel="00A04755">
                <w:rPr>
                  <w:highlight w:val="yellow"/>
                  <w:rPrChange w:id="2992" w:author="Kumar Baral" w:date="2022-12-12T16:18:00Z">
                    <w:rPr/>
                  </w:rPrChange>
                </w:rPr>
                <w:delText>61.6%</w:delText>
              </w:r>
              <w:bookmarkStart w:id="2993" w:name="_Toc121824707"/>
              <w:bookmarkStart w:id="2994" w:name="_Toc121825345"/>
              <w:bookmarkStart w:id="2995" w:name="_Toc121825985"/>
              <w:bookmarkStart w:id="2996" w:name="_Toc121826849"/>
              <w:bookmarkStart w:id="2997" w:name="_Toc121834272"/>
              <w:bookmarkStart w:id="2998" w:name="_Toc125550139"/>
              <w:bookmarkStart w:id="2999" w:name="_Toc125555634"/>
              <w:bookmarkStart w:id="3000" w:name="_Toc125557506"/>
              <w:bookmarkStart w:id="3001" w:name="_Toc125559393"/>
              <w:bookmarkStart w:id="3002" w:name="_Toc125618571"/>
              <w:bookmarkStart w:id="3003" w:name="_Toc125640018"/>
              <w:bookmarkStart w:id="3004" w:name="_Toc125642233"/>
              <w:bookmarkStart w:id="3005" w:name="_Toc125974003"/>
              <w:bookmarkStart w:id="3006" w:name="_Toc125974288"/>
              <w:bookmarkStart w:id="3007" w:name="_Toc126055205"/>
              <w:bookmarkStart w:id="3008" w:name="_Toc126057997"/>
              <w:bookmarkStart w:id="3009" w:name="_Toc127182346"/>
              <w:bookmarkStart w:id="3010" w:name="_Toc127182683"/>
              <w:bookmarkStart w:id="3011" w:name="_Toc127191867"/>
              <w:bookmarkStart w:id="3012" w:name="_Toc12727833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013" w:author="Kumar Baral" w:date="2022-12-12T16:54:00Z"/>
                <w:highlight w:val="yellow"/>
                <w:rPrChange w:id="3014" w:author="Kumar Baral" w:date="2022-12-12T16:18:00Z">
                  <w:rPr>
                    <w:del w:id="3015" w:author="Kumar Baral" w:date="2022-12-12T16:54:00Z"/>
                  </w:rPr>
                </w:rPrChange>
              </w:rPr>
            </w:pPr>
            <w:del w:id="3016" w:author="Kumar Baral" w:date="2022-12-12T16:54:00Z">
              <w:r w:rsidRPr="0045721D" w:rsidDel="00A04755">
                <w:rPr>
                  <w:highlight w:val="yellow"/>
                  <w:rPrChange w:id="3017" w:author="Kumar Baral" w:date="2022-12-12T16:18:00Z">
                    <w:rPr/>
                  </w:rPrChange>
                </w:rPr>
                <w:delText>56.84</w:delText>
              </w:r>
              <w:bookmarkStart w:id="3018" w:name="_Toc121824708"/>
              <w:bookmarkStart w:id="3019" w:name="_Toc121825346"/>
              <w:bookmarkStart w:id="3020" w:name="_Toc121825986"/>
              <w:bookmarkStart w:id="3021" w:name="_Toc121826850"/>
              <w:bookmarkStart w:id="3022" w:name="_Toc121834273"/>
              <w:bookmarkStart w:id="3023" w:name="_Toc125550140"/>
              <w:bookmarkStart w:id="3024" w:name="_Toc125555635"/>
              <w:bookmarkStart w:id="3025" w:name="_Toc125557507"/>
              <w:bookmarkStart w:id="3026" w:name="_Toc125559394"/>
              <w:bookmarkStart w:id="3027" w:name="_Toc125618572"/>
              <w:bookmarkStart w:id="3028" w:name="_Toc125640019"/>
              <w:bookmarkStart w:id="3029" w:name="_Toc125642234"/>
              <w:bookmarkStart w:id="3030" w:name="_Toc125974004"/>
              <w:bookmarkStart w:id="3031" w:name="_Toc125974289"/>
              <w:bookmarkStart w:id="3032" w:name="_Toc126055206"/>
              <w:bookmarkStart w:id="3033" w:name="_Toc126057998"/>
              <w:bookmarkStart w:id="3034" w:name="_Toc127182347"/>
              <w:bookmarkStart w:id="3035" w:name="_Toc127182684"/>
              <w:bookmarkStart w:id="3036" w:name="_Toc127191868"/>
              <w:bookmarkStart w:id="3037" w:name="_Toc127278333"/>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038" w:author="Kumar Baral" w:date="2022-12-12T16:54:00Z"/>
                <w:highlight w:val="yellow"/>
                <w:rPrChange w:id="3039" w:author="Kumar Baral" w:date="2022-12-12T16:18:00Z">
                  <w:rPr>
                    <w:del w:id="3040" w:author="Kumar Baral" w:date="2022-12-12T16:54:00Z"/>
                  </w:rPr>
                </w:rPrChange>
              </w:rPr>
            </w:pPr>
            <w:del w:id="3041" w:author="Kumar Baral" w:date="2022-12-12T16:54:00Z">
              <w:r w:rsidRPr="0045721D" w:rsidDel="00A04755">
                <w:rPr>
                  <w:highlight w:val="yellow"/>
                  <w:rPrChange w:id="3042" w:author="Kumar Baral" w:date="2022-12-12T16:18:00Z">
                    <w:rPr/>
                  </w:rPrChange>
                </w:rPr>
                <w:delText>59.7%</w:delText>
              </w:r>
              <w:bookmarkStart w:id="3043" w:name="_Toc121824709"/>
              <w:bookmarkStart w:id="3044" w:name="_Toc121825347"/>
              <w:bookmarkStart w:id="3045" w:name="_Toc121825987"/>
              <w:bookmarkStart w:id="3046" w:name="_Toc121826851"/>
              <w:bookmarkStart w:id="3047" w:name="_Toc121834274"/>
              <w:bookmarkStart w:id="3048" w:name="_Toc125550141"/>
              <w:bookmarkStart w:id="3049" w:name="_Toc125555636"/>
              <w:bookmarkStart w:id="3050" w:name="_Toc125557508"/>
              <w:bookmarkStart w:id="3051" w:name="_Toc125559395"/>
              <w:bookmarkStart w:id="3052" w:name="_Toc125618573"/>
              <w:bookmarkStart w:id="3053" w:name="_Toc125640020"/>
              <w:bookmarkStart w:id="3054" w:name="_Toc125642235"/>
              <w:bookmarkStart w:id="3055" w:name="_Toc125974005"/>
              <w:bookmarkStart w:id="3056" w:name="_Toc125974290"/>
              <w:bookmarkStart w:id="3057" w:name="_Toc126055207"/>
              <w:bookmarkStart w:id="3058" w:name="_Toc126057999"/>
              <w:bookmarkStart w:id="3059" w:name="_Toc127182348"/>
              <w:bookmarkStart w:id="3060" w:name="_Toc127182685"/>
              <w:bookmarkStart w:id="3061" w:name="_Toc127191869"/>
              <w:bookmarkStart w:id="3062" w:name="_Toc127278334"/>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063" w:author="Kumar Baral" w:date="2022-12-12T16:54:00Z"/>
                <w:highlight w:val="yellow"/>
                <w:rPrChange w:id="3064" w:author="Kumar Baral" w:date="2022-12-12T16:18:00Z">
                  <w:rPr>
                    <w:del w:id="3065" w:author="Kumar Baral" w:date="2022-12-12T16:54:00Z"/>
                  </w:rPr>
                </w:rPrChange>
              </w:rPr>
            </w:pPr>
            <w:del w:id="3066" w:author="Kumar Baral" w:date="2022-12-12T16:54:00Z">
              <w:r w:rsidRPr="0045721D" w:rsidDel="00A04755">
                <w:rPr>
                  <w:highlight w:val="yellow"/>
                  <w:rPrChange w:id="3067" w:author="Kumar Baral" w:date="2022-12-12T16:18:00Z">
                    <w:rPr/>
                  </w:rPrChange>
                </w:rPr>
                <w:delText>186.66</w:delText>
              </w:r>
              <w:bookmarkStart w:id="3068" w:name="_Toc121824710"/>
              <w:bookmarkStart w:id="3069" w:name="_Toc121825348"/>
              <w:bookmarkStart w:id="3070" w:name="_Toc121825988"/>
              <w:bookmarkStart w:id="3071" w:name="_Toc121826852"/>
              <w:bookmarkStart w:id="3072" w:name="_Toc121834275"/>
              <w:bookmarkStart w:id="3073" w:name="_Toc125550142"/>
              <w:bookmarkStart w:id="3074" w:name="_Toc125555637"/>
              <w:bookmarkStart w:id="3075" w:name="_Toc125557509"/>
              <w:bookmarkStart w:id="3076" w:name="_Toc125559396"/>
              <w:bookmarkStart w:id="3077" w:name="_Toc125618574"/>
              <w:bookmarkStart w:id="3078" w:name="_Toc125640021"/>
              <w:bookmarkStart w:id="3079" w:name="_Toc125642236"/>
              <w:bookmarkStart w:id="3080" w:name="_Toc125974006"/>
              <w:bookmarkStart w:id="3081" w:name="_Toc125974291"/>
              <w:bookmarkStart w:id="3082" w:name="_Toc126055208"/>
              <w:bookmarkStart w:id="3083" w:name="_Toc126058000"/>
              <w:bookmarkStart w:id="3084" w:name="_Toc127182349"/>
              <w:bookmarkStart w:id="3085" w:name="_Toc127182686"/>
              <w:bookmarkStart w:id="3086" w:name="_Toc127191870"/>
              <w:bookmarkStart w:id="3087" w:name="_Toc127278335"/>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088" w:author="Kumar Baral" w:date="2022-12-12T16:54:00Z"/>
                <w:highlight w:val="yellow"/>
                <w:rPrChange w:id="3089" w:author="Kumar Baral" w:date="2022-12-12T16:18:00Z">
                  <w:rPr>
                    <w:del w:id="3090" w:author="Kumar Baral" w:date="2022-12-12T16:54:00Z"/>
                  </w:rPr>
                </w:rPrChange>
              </w:rPr>
            </w:pPr>
            <w:del w:id="3091" w:author="Kumar Baral" w:date="2022-12-12T16:54:00Z">
              <w:r w:rsidRPr="0045721D" w:rsidDel="00A04755">
                <w:rPr>
                  <w:highlight w:val="yellow"/>
                  <w:rPrChange w:id="3092" w:author="Kumar Baral" w:date="2022-12-12T16:18:00Z">
                    <w:rPr/>
                  </w:rPrChange>
                </w:rPr>
                <w:delText>61.0%</w:delText>
              </w:r>
              <w:bookmarkStart w:id="3093" w:name="_Toc121824711"/>
              <w:bookmarkStart w:id="3094" w:name="_Toc121825349"/>
              <w:bookmarkStart w:id="3095" w:name="_Toc121825989"/>
              <w:bookmarkStart w:id="3096" w:name="_Toc121826853"/>
              <w:bookmarkStart w:id="3097" w:name="_Toc121834276"/>
              <w:bookmarkStart w:id="3098" w:name="_Toc125550143"/>
              <w:bookmarkStart w:id="3099" w:name="_Toc125555638"/>
              <w:bookmarkStart w:id="3100" w:name="_Toc125557510"/>
              <w:bookmarkStart w:id="3101" w:name="_Toc125559397"/>
              <w:bookmarkStart w:id="3102" w:name="_Toc125618575"/>
              <w:bookmarkStart w:id="3103" w:name="_Toc125640022"/>
              <w:bookmarkStart w:id="3104" w:name="_Toc125642237"/>
              <w:bookmarkStart w:id="3105" w:name="_Toc125974007"/>
              <w:bookmarkStart w:id="3106" w:name="_Toc125974292"/>
              <w:bookmarkStart w:id="3107" w:name="_Toc126055209"/>
              <w:bookmarkStart w:id="3108" w:name="_Toc126058001"/>
              <w:bookmarkStart w:id="3109" w:name="_Toc127182350"/>
              <w:bookmarkStart w:id="3110" w:name="_Toc127182687"/>
              <w:bookmarkStart w:id="3111" w:name="_Toc127191871"/>
              <w:bookmarkStart w:id="3112" w:name="_Toc127278336"/>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113" w:author="Kumar Baral" w:date="2022-12-12T16:54:00Z"/>
                <w:highlight w:val="yellow"/>
                <w:rPrChange w:id="3114" w:author="Kumar Baral" w:date="2022-12-12T16:18:00Z">
                  <w:rPr>
                    <w:del w:id="3115" w:author="Kumar Baral" w:date="2022-12-12T16:54:00Z"/>
                  </w:rPr>
                </w:rPrChange>
              </w:rPr>
            </w:pPr>
            <w:del w:id="3116" w:author="Kumar Baral" w:date="2022-12-12T16:54:00Z">
              <w:r w:rsidRPr="0045721D" w:rsidDel="00A04755">
                <w:rPr>
                  <w:highlight w:val="yellow"/>
                  <w:rPrChange w:id="3117" w:author="Kumar Baral" w:date="2022-12-12T16:18:00Z">
                    <w:rPr/>
                  </w:rPrChange>
                </w:rPr>
                <w:delText>187.70</w:delText>
              </w:r>
              <w:bookmarkStart w:id="3118" w:name="_Toc121824712"/>
              <w:bookmarkStart w:id="3119" w:name="_Toc121825350"/>
              <w:bookmarkStart w:id="3120" w:name="_Toc121825990"/>
              <w:bookmarkStart w:id="3121" w:name="_Toc121826854"/>
              <w:bookmarkStart w:id="3122" w:name="_Toc121834277"/>
              <w:bookmarkStart w:id="3123" w:name="_Toc125550144"/>
              <w:bookmarkStart w:id="3124" w:name="_Toc125555639"/>
              <w:bookmarkStart w:id="3125" w:name="_Toc125557511"/>
              <w:bookmarkStart w:id="3126" w:name="_Toc125559398"/>
              <w:bookmarkStart w:id="3127" w:name="_Toc125618576"/>
              <w:bookmarkStart w:id="3128" w:name="_Toc125640023"/>
              <w:bookmarkStart w:id="3129" w:name="_Toc125642238"/>
              <w:bookmarkStart w:id="3130" w:name="_Toc125974008"/>
              <w:bookmarkStart w:id="3131" w:name="_Toc125974293"/>
              <w:bookmarkStart w:id="3132" w:name="_Toc126055210"/>
              <w:bookmarkStart w:id="3133" w:name="_Toc126058002"/>
              <w:bookmarkStart w:id="3134" w:name="_Toc127182351"/>
              <w:bookmarkStart w:id="3135" w:name="_Toc127182688"/>
              <w:bookmarkStart w:id="3136" w:name="_Toc127191872"/>
              <w:bookmarkStart w:id="3137" w:name="_Toc12727833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138" w:author="Kumar Baral" w:date="2022-12-12T16:54:00Z"/>
                <w:highlight w:val="yellow"/>
                <w:rPrChange w:id="3139" w:author="Kumar Baral" w:date="2022-12-12T16:18:00Z">
                  <w:rPr>
                    <w:del w:id="3140" w:author="Kumar Baral" w:date="2022-12-12T16:54:00Z"/>
                  </w:rPr>
                </w:rPrChange>
              </w:rPr>
            </w:pPr>
            <w:del w:id="3141" w:author="Kumar Baral" w:date="2022-12-12T16:54:00Z">
              <w:r w:rsidRPr="0045721D" w:rsidDel="00A04755">
                <w:rPr>
                  <w:highlight w:val="yellow"/>
                  <w:rPrChange w:id="3142" w:author="Kumar Baral" w:date="2022-12-12T16:18:00Z">
                    <w:rPr/>
                  </w:rPrChange>
                </w:rPr>
                <w:delText>53.43%</w:delText>
              </w:r>
              <w:bookmarkStart w:id="3143" w:name="_Toc121824713"/>
              <w:bookmarkStart w:id="3144" w:name="_Toc121825351"/>
              <w:bookmarkStart w:id="3145" w:name="_Toc121825991"/>
              <w:bookmarkStart w:id="3146" w:name="_Toc121826855"/>
              <w:bookmarkStart w:id="3147" w:name="_Toc121834278"/>
              <w:bookmarkStart w:id="3148" w:name="_Toc125550145"/>
              <w:bookmarkStart w:id="3149" w:name="_Toc125555640"/>
              <w:bookmarkStart w:id="3150" w:name="_Toc125557512"/>
              <w:bookmarkStart w:id="3151" w:name="_Toc125559399"/>
              <w:bookmarkStart w:id="3152" w:name="_Toc125618577"/>
              <w:bookmarkStart w:id="3153" w:name="_Toc125640024"/>
              <w:bookmarkStart w:id="3154" w:name="_Toc125642239"/>
              <w:bookmarkStart w:id="3155" w:name="_Toc125974009"/>
              <w:bookmarkStart w:id="3156" w:name="_Toc125974294"/>
              <w:bookmarkStart w:id="3157" w:name="_Toc126055211"/>
              <w:bookmarkStart w:id="3158" w:name="_Toc126058003"/>
              <w:bookmarkStart w:id="3159" w:name="_Toc127182352"/>
              <w:bookmarkStart w:id="3160" w:name="_Toc127182689"/>
              <w:bookmarkStart w:id="3161" w:name="_Toc127191873"/>
              <w:bookmarkStart w:id="3162" w:name="_Toc127278338"/>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del>
          </w:p>
        </w:tc>
        <w:bookmarkStart w:id="3163" w:name="_Toc121824714"/>
        <w:bookmarkStart w:id="3164" w:name="_Toc121825352"/>
        <w:bookmarkStart w:id="3165" w:name="_Toc121825992"/>
        <w:bookmarkStart w:id="3166" w:name="_Toc121826856"/>
        <w:bookmarkStart w:id="3167" w:name="_Toc121834279"/>
        <w:bookmarkStart w:id="3168" w:name="_Toc125550146"/>
        <w:bookmarkStart w:id="3169" w:name="_Toc125555641"/>
        <w:bookmarkStart w:id="3170" w:name="_Toc125557513"/>
        <w:bookmarkStart w:id="3171" w:name="_Toc125559400"/>
        <w:bookmarkStart w:id="3172" w:name="_Toc125618578"/>
        <w:bookmarkStart w:id="3173" w:name="_Toc125640025"/>
        <w:bookmarkStart w:id="3174" w:name="_Toc125642240"/>
        <w:bookmarkStart w:id="3175" w:name="_Toc125974010"/>
        <w:bookmarkStart w:id="3176" w:name="_Toc125974295"/>
        <w:bookmarkStart w:id="3177" w:name="_Toc126055212"/>
        <w:bookmarkStart w:id="3178" w:name="_Toc126058004"/>
        <w:bookmarkStart w:id="3179" w:name="_Toc127182353"/>
        <w:bookmarkStart w:id="3180" w:name="_Toc127182690"/>
        <w:bookmarkStart w:id="3181" w:name="_Toc127191874"/>
        <w:bookmarkStart w:id="3182" w:name="_Toc127278339"/>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tr>
      <w:tr w:rsidR="006238CC" w:rsidRPr="0045721D" w:rsidDel="00A04755" w14:paraId="58CD18F3" w14:textId="20453F43" w:rsidTr="00E9411B">
        <w:trPr>
          <w:trHeight w:val="360"/>
          <w:jc w:val="center"/>
          <w:del w:id="318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184" w:author="Kumar Baral" w:date="2022-12-12T16:54:00Z"/>
                <w:highlight w:val="yellow"/>
                <w:rPrChange w:id="3185" w:author="Kumar Baral" w:date="2022-12-12T16:18:00Z">
                  <w:rPr>
                    <w:del w:id="3186" w:author="Kumar Baral" w:date="2022-12-12T16:54:00Z"/>
                  </w:rPr>
                </w:rPrChange>
              </w:rPr>
            </w:pPr>
            <w:del w:id="3187" w:author="Kumar Baral" w:date="2022-12-12T16:54:00Z">
              <w:r w:rsidRPr="0045721D" w:rsidDel="00A04755">
                <w:rPr>
                  <w:highlight w:val="yellow"/>
                  <w:rPrChange w:id="3188" w:author="Kumar Baral" w:date="2022-12-12T16:18:00Z">
                    <w:rPr/>
                  </w:rPrChange>
                </w:rPr>
                <w:delText>Between 3000-5000 masl</w:delText>
              </w:r>
              <w:bookmarkStart w:id="3189" w:name="_Toc121824715"/>
              <w:bookmarkStart w:id="3190" w:name="_Toc121825353"/>
              <w:bookmarkStart w:id="3191" w:name="_Toc121825993"/>
              <w:bookmarkStart w:id="3192" w:name="_Toc121826857"/>
              <w:bookmarkStart w:id="3193" w:name="_Toc121834280"/>
              <w:bookmarkStart w:id="3194" w:name="_Toc125550147"/>
              <w:bookmarkStart w:id="3195" w:name="_Toc125555642"/>
              <w:bookmarkStart w:id="3196" w:name="_Toc125557514"/>
              <w:bookmarkStart w:id="3197" w:name="_Toc125559401"/>
              <w:bookmarkStart w:id="3198" w:name="_Toc125618579"/>
              <w:bookmarkStart w:id="3199" w:name="_Toc125640026"/>
              <w:bookmarkStart w:id="3200" w:name="_Toc125642241"/>
              <w:bookmarkStart w:id="3201" w:name="_Toc125974011"/>
              <w:bookmarkStart w:id="3202" w:name="_Toc125974296"/>
              <w:bookmarkStart w:id="3203" w:name="_Toc126055213"/>
              <w:bookmarkStart w:id="3204" w:name="_Toc126058005"/>
              <w:bookmarkStart w:id="3205" w:name="_Toc127182354"/>
              <w:bookmarkStart w:id="3206" w:name="_Toc127182691"/>
              <w:bookmarkStart w:id="3207" w:name="_Toc127191875"/>
              <w:bookmarkStart w:id="3208" w:name="_Toc127278340"/>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209" w:author="Kumar Baral" w:date="2022-12-12T16:54:00Z"/>
                <w:highlight w:val="yellow"/>
                <w:rPrChange w:id="3210" w:author="Kumar Baral" w:date="2022-12-12T16:18:00Z">
                  <w:rPr>
                    <w:del w:id="3211" w:author="Kumar Baral" w:date="2022-12-12T16:54:00Z"/>
                  </w:rPr>
                </w:rPrChange>
              </w:rPr>
            </w:pPr>
            <w:del w:id="3212" w:author="Kumar Baral" w:date="2022-12-12T16:54:00Z">
              <w:r w:rsidRPr="0045721D" w:rsidDel="00A04755">
                <w:rPr>
                  <w:highlight w:val="yellow"/>
                  <w:rPrChange w:id="3213" w:author="Kumar Baral" w:date="2022-12-12T16:18:00Z">
                    <w:rPr/>
                  </w:rPrChange>
                </w:rPr>
                <w:delText>77.90</w:delText>
              </w:r>
              <w:bookmarkStart w:id="3214" w:name="_Toc121824716"/>
              <w:bookmarkStart w:id="3215" w:name="_Toc121825354"/>
              <w:bookmarkStart w:id="3216" w:name="_Toc121825994"/>
              <w:bookmarkStart w:id="3217" w:name="_Toc121826858"/>
              <w:bookmarkStart w:id="3218" w:name="_Toc121834281"/>
              <w:bookmarkStart w:id="3219" w:name="_Toc125550148"/>
              <w:bookmarkStart w:id="3220" w:name="_Toc125555643"/>
              <w:bookmarkStart w:id="3221" w:name="_Toc125557515"/>
              <w:bookmarkStart w:id="3222" w:name="_Toc125559402"/>
              <w:bookmarkStart w:id="3223" w:name="_Toc125618580"/>
              <w:bookmarkStart w:id="3224" w:name="_Toc125640027"/>
              <w:bookmarkStart w:id="3225" w:name="_Toc125642242"/>
              <w:bookmarkStart w:id="3226" w:name="_Toc125974012"/>
              <w:bookmarkStart w:id="3227" w:name="_Toc125974297"/>
              <w:bookmarkStart w:id="3228" w:name="_Toc126055214"/>
              <w:bookmarkStart w:id="3229" w:name="_Toc126058006"/>
              <w:bookmarkStart w:id="3230" w:name="_Toc127182355"/>
              <w:bookmarkStart w:id="3231" w:name="_Toc127182692"/>
              <w:bookmarkStart w:id="3232" w:name="_Toc127191876"/>
              <w:bookmarkStart w:id="3233" w:name="_Toc127278341"/>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234" w:author="Kumar Baral" w:date="2022-12-12T16:54:00Z"/>
                <w:highlight w:val="yellow"/>
                <w:rPrChange w:id="3235" w:author="Kumar Baral" w:date="2022-12-12T16:18:00Z">
                  <w:rPr>
                    <w:del w:id="3236" w:author="Kumar Baral" w:date="2022-12-12T16:54:00Z"/>
                  </w:rPr>
                </w:rPrChange>
              </w:rPr>
            </w:pPr>
            <w:del w:id="3237" w:author="Kumar Baral" w:date="2022-12-12T16:54:00Z">
              <w:r w:rsidRPr="0045721D" w:rsidDel="00A04755">
                <w:rPr>
                  <w:highlight w:val="yellow"/>
                  <w:rPrChange w:id="3238" w:author="Kumar Baral" w:date="2022-12-12T16:18:00Z">
                    <w:rPr/>
                  </w:rPrChange>
                </w:rPr>
                <w:delText>37.0%</w:delText>
              </w:r>
              <w:bookmarkStart w:id="3239" w:name="_Toc121824717"/>
              <w:bookmarkStart w:id="3240" w:name="_Toc121825355"/>
              <w:bookmarkStart w:id="3241" w:name="_Toc121825995"/>
              <w:bookmarkStart w:id="3242" w:name="_Toc121826859"/>
              <w:bookmarkStart w:id="3243" w:name="_Toc121834282"/>
              <w:bookmarkStart w:id="3244" w:name="_Toc125550149"/>
              <w:bookmarkStart w:id="3245" w:name="_Toc125555644"/>
              <w:bookmarkStart w:id="3246" w:name="_Toc125557516"/>
              <w:bookmarkStart w:id="3247" w:name="_Toc125559403"/>
              <w:bookmarkStart w:id="3248" w:name="_Toc125618581"/>
              <w:bookmarkStart w:id="3249" w:name="_Toc125640028"/>
              <w:bookmarkStart w:id="3250" w:name="_Toc125642243"/>
              <w:bookmarkStart w:id="3251" w:name="_Toc125974013"/>
              <w:bookmarkStart w:id="3252" w:name="_Toc125974298"/>
              <w:bookmarkStart w:id="3253" w:name="_Toc126055215"/>
              <w:bookmarkStart w:id="3254" w:name="_Toc126058007"/>
              <w:bookmarkStart w:id="3255" w:name="_Toc127182356"/>
              <w:bookmarkStart w:id="3256" w:name="_Toc127182693"/>
              <w:bookmarkStart w:id="3257" w:name="_Toc127191877"/>
              <w:bookmarkStart w:id="3258" w:name="_Toc127278342"/>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3259" w:author="Kumar Baral" w:date="2022-12-12T16:54:00Z"/>
                <w:highlight w:val="yellow"/>
                <w:rPrChange w:id="3260" w:author="Kumar Baral" w:date="2022-12-12T16:18:00Z">
                  <w:rPr>
                    <w:del w:id="3261" w:author="Kumar Baral" w:date="2022-12-12T16:54:00Z"/>
                  </w:rPr>
                </w:rPrChange>
              </w:rPr>
            </w:pPr>
            <w:del w:id="3262" w:author="Kumar Baral" w:date="2022-12-12T16:54:00Z">
              <w:r w:rsidRPr="0045721D" w:rsidDel="00A04755">
                <w:rPr>
                  <w:highlight w:val="yellow"/>
                  <w:rPrChange w:id="3263" w:author="Kumar Baral" w:date="2022-12-12T16:18:00Z">
                    <w:rPr/>
                  </w:rPrChange>
                </w:rPr>
                <w:delText>34.89</w:delText>
              </w:r>
              <w:bookmarkStart w:id="3264" w:name="_Toc121824718"/>
              <w:bookmarkStart w:id="3265" w:name="_Toc121825356"/>
              <w:bookmarkStart w:id="3266" w:name="_Toc121825996"/>
              <w:bookmarkStart w:id="3267" w:name="_Toc121826860"/>
              <w:bookmarkStart w:id="3268" w:name="_Toc121834283"/>
              <w:bookmarkStart w:id="3269" w:name="_Toc125550150"/>
              <w:bookmarkStart w:id="3270" w:name="_Toc125555645"/>
              <w:bookmarkStart w:id="3271" w:name="_Toc125557517"/>
              <w:bookmarkStart w:id="3272" w:name="_Toc125559404"/>
              <w:bookmarkStart w:id="3273" w:name="_Toc125618582"/>
              <w:bookmarkStart w:id="3274" w:name="_Toc125640029"/>
              <w:bookmarkStart w:id="3275" w:name="_Toc125642244"/>
              <w:bookmarkStart w:id="3276" w:name="_Toc125974014"/>
              <w:bookmarkStart w:id="3277" w:name="_Toc125974299"/>
              <w:bookmarkStart w:id="3278" w:name="_Toc126055216"/>
              <w:bookmarkStart w:id="3279" w:name="_Toc126058008"/>
              <w:bookmarkStart w:id="3280" w:name="_Toc127182357"/>
              <w:bookmarkStart w:id="3281" w:name="_Toc127182694"/>
              <w:bookmarkStart w:id="3282" w:name="_Toc127191878"/>
              <w:bookmarkStart w:id="3283" w:name="_Toc12727834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3284" w:author="Kumar Baral" w:date="2022-12-12T16:54:00Z"/>
                <w:highlight w:val="yellow"/>
                <w:rPrChange w:id="3285" w:author="Kumar Baral" w:date="2022-12-12T16:18:00Z">
                  <w:rPr>
                    <w:del w:id="3286" w:author="Kumar Baral" w:date="2022-12-12T16:54:00Z"/>
                  </w:rPr>
                </w:rPrChange>
              </w:rPr>
            </w:pPr>
            <w:del w:id="3287" w:author="Kumar Baral" w:date="2022-12-12T16:54:00Z">
              <w:r w:rsidRPr="0045721D" w:rsidDel="00A04755">
                <w:rPr>
                  <w:highlight w:val="yellow"/>
                  <w:rPrChange w:id="3288" w:author="Kumar Baral" w:date="2022-12-12T16:18:00Z">
                    <w:rPr/>
                  </w:rPrChange>
                </w:rPr>
                <w:delText>36.6%</w:delText>
              </w:r>
              <w:bookmarkStart w:id="3289" w:name="_Toc121824719"/>
              <w:bookmarkStart w:id="3290" w:name="_Toc121825357"/>
              <w:bookmarkStart w:id="3291" w:name="_Toc121825997"/>
              <w:bookmarkStart w:id="3292" w:name="_Toc121826861"/>
              <w:bookmarkStart w:id="3293" w:name="_Toc121834284"/>
              <w:bookmarkStart w:id="3294" w:name="_Toc125550151"/>
              <w:bookmarkStart w:id="3295" w:name="_Toc125555646"/>
              <w:bookmarkStart w:id="3296" w:name="_Toc125557518"/>
              <w:bookmarkStart w:id="3297" w:name="_Toc125559405"/>
              <w:bookmarkStart w:id="3298" w:name="_Toc125618583"/>
              <w:bookmarkStart w:id="3299" w:name="_Toc125640030"/>
              <w:bookmarkStart w:id="3300" w:name="_Toc125642245"/>
              <w:bookmarkStart w:id="3301" w:name="_Toc125974015"/>
              <w:bookmarkStart w:id="3302" w:name="_Toc125974300"/>
              <w:bookmarkStart w:id="3303" w:name="_Toc126055217"/>
              <w:bookmarkStart w:id="3304" w:name="_Toc126058009"/>
              <w:bookmarkStart w:id="3305" w:name="_Toc127182358"/>
              <w:bookmarkStart w:id="3306" w:name="_Toc127182695"/>
              <w:bookmarkStart w:id="3307" w:name="_Toc127191879"/>
              <w:bookmarkStart w:id="3308" w:name="_Toc127278344"/>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3309" w:author="Kumar Baral" w:date="2022-12-12T16:54:00Z"/>
                <w:highlight w:val="yellow"/>
                <w:rPrChange w:id="3310" w:author="Kumar Baral" w:date="2022-12-12T16:18:00Z">
                  <w:rPr>
                    <w:del w:id="3311" w:author="Kumar Baral" w:date="2022-12-12T16:54:00Z"/>
                  </w:rPr>
                </w:rPrChange>
              </w:rPr>
            </w:pPr>
            <w:del w:id="3312" w:author="Kumar Baral" w:date="2022-12-12T16:54:00Z">
              <w:r w:rsidRPr="0045721D" w:rsidDel="00A04755">
                <w:rPr>
                  <w:highlight w:val="yellow"/>
                  <w:rPrChange w:id="3313" w:author="Kumar Baral" w:date="2022-12-12T16:18:00Z">
                    <w:rPr/>
                  </w:rPrChange>
                </w:rPr>
                <w:delText>112.79</w:delText>
              </w:r>
              <w:bookmarkStart w:id="3314" w:name="_Toc121824720"/>
              <w:bookmarkStart w:id="3315" w:name="_Toc121825358"/>
              <w:bookmarkStart w:id="3316" w:name="_Toc121825998"/>
              <w:bookmarkStart w:id="3317" w:name="_Toc121826862"/>
              <w:bookmarkStart w:id="3318" w:name="_Toc121834285"/>
              <w:bookmarkStart w:id="3319" w:name="_Toc125550152"/>
              <w:bookmarkStart w:id="3320" w:name="_Toc125555647"/>
              <w:bookmarkStart w:id="3321" w:name="_Toc125557519"/>
              <w:bookmarkStart w:id="3322" w:name="_Toc125559406"/>
              <w:bookmarkStart w:id="3323" w:name="_Toc125618584"/>
              <w:bookmarkStart w:id="3324" w:name="_Toc125640031"/>
              <w:bookmarkStart w:id="3325" w:name="_Toc125642246"/>
              <w:bookmarkStart w:id="3326" w:name="_Toc125974016"/>
              <w:bookmarkStart w:id="3327" w:name="_Toc125974301"/>
              <w:bookmarkStart w:id="3328" w:name="_Toc126055218"/>
              <w:bookmarkStart w:id="3329" w:name="_Toc126058010"/>
              <w:bookmarkStart w:id="3330" w:name="_Toc127182359"/>
              <w:bookmarkStart w:id="3331" w:name="_Toc127182696"/>
              <w:bookmarkStart w:id="3332" w:name="_Toc127191880"/>
              <w:bookmarkStart w:id="3333" w:name="_Toc127278345"/>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3334" w:author="Kumar Baral" w:date="2022-12-12T16:54:00Z"/>
                <w:highlight w:val="yellow"/>
                <w:rPrChange w:id="3335" w:author="Kumar Baral" w:date="2022-12-12T16:18:00Z">
                  <w:rPr>
                    <w:del w:id="3336" w:author="Kumar Baral" w:date="2022-12-12T16:54:00Z"/>
                  </w:rPr>
                </w:rPrChange>
              </w:rPr>
            </w:pPr>
            <w:del w:id="3337" w:author="Kumar Baral" w:date="2022-12-12T16:54:00Z">
              <w:r w:rsidRPr="0045721D" w:rsidDel="00A04755">
                <w:rPr>
                  <w:highlight w:val="yellow"/>
                  <w:rPrChange w:id="3338" w:author="Kumar Baral" w:date="2022-12-12T16:18:00Z">
                    <w:rPr/>
                  </w:rPrChange>
                </w:rPr>
                <w:delText>36.9%</w:delText>
              </w:r>
              <w:bookmarkStart w:id="3339" w:name="_Toc121824721"/>
              <w:bookmarkStart w:id="3340" w:name="_Toc121825359"/>
              <w:bookmarkStart w:id="3341" w:name="_Toc121825999"/>
              <w:bookmarkStart w:id="3342" w:name="_Toc121826863"/>
              <w:bookmarkStart w:id="3343" w:name="_Toc121834286"/>
              <w:bookmarkStart w:id="3344" w:name="_Toc125550153"/>
              <w:bookmarkStart w:id="3345" w:name="_Toc125555648"/>
              <w:bookmarkStart w:id="3346" w:name="_Toc125557520"/>
              <w:bookmarkStart w:id="3347" w:name="_Toc125559407"/>
              <w:bookmarkStart w:id="3348" w:name="_Toc125618585"/>
              <w:bookmarkStart w:id="3349" w:name="_Toc125640032"/>
              <w:bookmarkStart w:id="3350" w:name="_Toc125642247"/>
              <w:bookmarkStart w:id="3351" w:name="_Toc125974017"/>
              <w:bookmarkStart w:id="3352" w:name="_Toc125974302"/>
              <w:bookmarkStart w:id="3353" w:name="_Toc126055219"/>
              <w:bookmarkStart w:id="3354" w:name="_Toc126058011"/>
              <w:bookmarkStart w:id="3355" w:name="_Toc127182360"/>
              <w:bookmarkStart w:id="3356" w:name="_Toc127182697"/>
              <w:bookmarkStart w:id="3357" w:name="_Toc127191881"/>
              <w:bookmarkStart w:id="3358" w:name="_Toc127278346"/>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3359" w:author="Kumar Baral" w:date="2022-12-12T16:54:00Z"/>
                <w:highlight w:val="yellow"/>
                <w:rPrChange w:id="3360" w:author="Kumar Baral" w:date="2022-12-12T16:18:00Z">
                  <w:rPr>
                    <w:del w:id="3361" w:author="Kumar Baral" w:date="2022-12-12T16:54:00Z"/>
                  </w:rPr>
                </w:rPrChange>
              </w:rPr>
            </w:pPr>
            <w:del w:id="3362" w:author="Kumar Baral" w:date="2022-12-12T16:54:00Z">
              <w:r w:rsidRPr="0045721D" w:rsidDel="00A04755">
                <w:rPr>
                  <w:highlight w:val="yellow"/>
                  <w:rPrChange w:id="3363" w:author="Kumar Baral" w:date="2022-12-12T16:18:00Z">
                    <w:rPr/>
                  </w:rPrChange>
                </w:rPr>
                <w:delText>135.30</w:delText>
              </w:r>
              <w:bookmarkStart w:id="3364" w:name="_Toc121824722"/>
              <w:bookmarkStart w:id="3365" w:name="_Toc121825360"/>
              <w:bookmarkStart w:id="3366" w:name="_Toc121826000"/>
              <w:bookmarkStart w:id="3367" w:name="_Toc121826864"/>
              <w:bookmarkStart w:id="3368" w:name="_Toc121834287"/>
              <w:bookmarkStart w:id="3369" w:name="_Toc125550154"/>
              <w:bookmarkStart w:id="3370" w:name="_Toc125555649"/>
              <w:bookmarkStart w:id="3371" w:name="_Toc125557521"/>
              <w:bookmarkStart w:id="3372" w:name="_Toc125559408"/>
              <w:bookmarkStart w:id="3373" w:name="_Toc125618586"/>
              <w:bookmarkStart w:id="3374" w:name="_Toc125640033"/>
              <w:bookmarkStart w:id="3375" w:name="_Toc125642248"/>
              <w:bookmarkStart w:id="3376" w:name="_Toc125974018"/>
              <w:bookmarkStart w:id="3377" w:name="_Toc125974303"/>
              <w:bookmarkStart w:id="3378" w:name="_Toc126055220"/>
              <w:bookmarkStart w:id="3379" w:name="_Toc126058012"/>
              <w:bookmarkStart w:id="3380" w:name="_Toc127182361"/>
              <w:bookmarkStart w:id="3381" w:name="_Toc127182698"/>
              <w:bookmarkStart w:id="3382" w:name="_Toc127191882"/>
              <w:bookmarkStart w:id="3383" w:name="_Toc127278347"/>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3384" w:author="Kumar Baral" w:date="2022-12-12T16:54:00Z"/>
                <w:highlight w:val="yellow"/>
                <w:rPrChange w:id="3385" w:author="Kumar Baral" w:date="2022-12-12T16:18:00Z">
                  <w:rPr>
                    <w:del w:id="3386" w:author="Kumar Baral" w:date="2022-12-12T16:54:00Z"/>
                  </w:rPr>
                </w:rPrChange>
              </w:rPr>
            </w:pPr>
            <w:del w:id="3387" w:author="Kumar Baral" w:date="2022-12-12T16:54:00Z">
              <w:r w:rsidRPr="0045721D" w:rsidDel="00A04755">
                <w:rPr>
                  <w:highlight w:val="yellow"/>
                  <w:rPrChange w:id="3388" w:author="Kumar Baral" w:date="2022-12-12T16:18:00Z">
                    <w:rPr/>
                  </w:rPrChange>
                </w:rPr>
                <w:delText>38.51%</w:delText>
              </w:r>
              <w:bookmarkStart w:id="3389" w:name="_Toc121824723"/>
              <w:bookmarkStart w:id="3390" w:name="_Toc121825361"/>
              <w:bookmarkStart w:id="3391" w:name="_Toc121826001"/>
              <w:bookmarkStart w:id="3392" w:name="_Toc121826865"/>
              <w:bookmarkStart w:id="3393" w:name="_Toc121834288"/>
              <w:bookmarkStart w:id="3394" w:name="_Toc125550155"/>
              <w:bookmarkStart w:id="3395" w:name="_Toc125555650"/>
              <w:bookmarkStart w:id="3396" w:name="_Toc125557522"/>
              <w:bookmarkStart w:id="3397" w:name="_Toc125559409"/>
              <w:bookmarkStart w:id="3398" w:name="_Toc125618587"/>
              <w:bookmarkStart w:id="3399" w:name="_Toc125640034"/>
              <w:bookmarkStart w:id="3400" w:name="_Toc125642249"/>
              <w:bookmarkStart w:id="3401" w:name="_Toc125974019"/>
              <w:bookmarkStart w:id="3402" w:name="_Toc125974304"/>
              <w:bookmarkStart w:id="3403" w:name="_Toc126055221"/>
              <w:bookmarkStart w:id="3404" w:name="_Toc126058013"/>
              <w:bookmarkStart w:id="3405" w:name="_Toc127182362"/>
              <w:bookmarkStart w:id="3406" w:name="_Toc127182699"/>
              <w:bookmarkStart w:id="3407" w:name="_Toc127191883"/>
              <w:bookmarkStart w:id="3408" w:name="_Toc12727834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del>
          </w:p>
        </w:tc>
        <w:bookmarkStart w:id="3409" w:name="_Toc121824724"/>
        <w:bookmarkStart w:id="3410" w:name="_Toc121825362"/>
        <w:bookmarkStart w:id="3411" w:name="_Toc121826002"/>
        <w:bookmarkStart w:id="3412" w:name="_Toc121826866"/>
        <w:bookmarkStart w:id="3413" w:name="_Toc121834289"/>
        <w:bookmarkStart w:id="3414" w:name="_Toc125550156"/>
        <w:bookmarkStart w:id="3415" w:name="_Toc125555651"/>
        <w:bookmarkStart w:id="3416" w:name="_Toc125557523"/>
        <w:bookmarkStart w:id="3417" w:name="_Toc125559410"/>
        <w:bookmarkStart w:id="3418" w:name="_Toc125618588"/>
        <w:bookmarkStart w:id="3419" w:name="_Toc125640035"/>
        <w:bookmarkStart w:id="3420" w:name="_Toc125642250"/>
        <w:bookmarkStart w:id="3421" w:name="_Toc125974020"/>
        <w:bookmarkStart w:id="3422" w:name="_Toc125974305"/>
        <w:bookmarkStart w:id="3423" w:name="_Toc126055222"/>
        <w:bookmarkStart w:id="3424" w:name="_Toc126058014"/>
        <w:bookmarkStart w:id="3425" w:name="_Toc127182363"/>
        <w:bookmarkStart w:id="3426" w:name="_Toc127182700"/>
        <w:bookmarkStart w:id="3427" w:name="_Toc127191884"/>
        <w:bookmarkStart w:id="3428" w:name="_Toc127278349"/>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tr>
      <w:tr w:rsidR="006238CC" w:rsidRPr="0045721D" w:rsidDel="00A04755" w14:paraId="75113595" w14:textId="7DE6762A" w:rsidTr="00E9411B">
        <w:trPr>
          <w:trHeight w:val="360"/>
          <w:jc w:val="center"/>
          <w:del w:id="3429"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3430" w:author="Kumar Baral" w:date="2022-12-12T16:54:00Z"/>
                <w:highlight w:val="yellow"/>
                <w:rPrChange w:id="3431" w:author="Kumar Baral" w:date="2022-12-12T16:18:00Z">
                  <w:rPr>
                    <w:del w:id="3432" w:author="Kumar Baral" w:date="2022-12-12T16:54:00Z"/>
                  </w:rPr>
                </w:rPrChange>
              </w:rPr>
            </w:pPr>
            <w:del w:id="3433" w:author="Kumar Baral" w:date="2022-12-12T16:54:00Z">
              <w:r w:rsidRPr="0045721D" w:rsidDel="00A04755">
                <w:rPr>
                  <w:highlight w:val="yellow"/>
                  <w:rPrChange w:id="3434" w:author="Kumar Baral" w:date="2022-12-12T16:18:00Z">
                    <w:rPr/>
                  </w:rPrChange>
                </w:rPr>
                <w:delText>Area below 3000 masl</w:delText>
              </w:r>
              <w:bookmarkStart w:id="3435" w:name="_Toc121824725"/>
              <w:bookmarkStart w:id="3436" w:name="_Toc121825363"/>
              <w:bookmarkStart w:id="3437" w:name="_Toc121826003"/>
              <w:bookmarkStart w:id="3438" w:name="_Toc121826867"/>
              <w:bookmarkStart w:id="3439" w:name="_Toc121834290"/>
              <w:bookmarkStart w:id="3440" w:name="_Toc125550157"/>
              <w:bookmarkStart w:id="3441" w:name="_Toc125555652"/>
              <w:bookmarkStart w:id="3442" w:name="_Toc125557524"/>
              <w:bookmarkStart w:id="3443" w:name="_Toc125559411"/>
              <w:bookmarkStart w:id="3444" w:name="_Toc125618589"/>
              <w:bookmarkStart w:id="3445" w:name="_Toc125640036"/>
              <w:bookmarkStart w:id="3446" w:name="_Toc125642251"/>
              <w:bookmarkStart w:id="3447" w:name="_Toc125974021"/>
              <w:bookmarkStart w:id="3448" w:name="_Toc125974306"/>
              <w:bookmarkStart w:id="3449" w:name="_Toc126055223"/>
              <w:bookmarkStart w:id="3450" w:name="_Toc126058015"/>
              <w:bookmarkStart w:id="3451" w:name="_Toc127182364"/>
              <w:bookmarkStart w:id="3452" w:name="_Toc127182701"/>
              <w:bookmarkStart w:id="3453" w:name="_Toc127191885"/>
              <w:bookmarkStart w:id="3454" w:name="_Toc127278350"/>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3455" w:author="Kumar Baral" w:date="2022-12-12T16:54:00Z"/>
                <w:highlight w:val="yellow"/>
                <w:rPrChange w:id="3456" w:author="Kumar Baral" w:date="2022-12-12T16:18:00Z">
                  <w:rPr>
                    <w:del w:id="3457" w:author="Kumar Baral" w:date="2022-12-12T16:54:00Z"/>
                  </w:rPr>
                </w:rPrChange>
              </w:rPr>
            </w:pPr>
            <w:del w:id="3458" w:author="Kumar Baral" w:date="2022-12-12T16:54:00Z">
              <w:r w:rsidRPr="0045721D" w:rsidDel="00A04755">
                <w:rPr>
                  <w:highlight w:val="yellow"/>
                  <w:rPrChange w:id="3459" w:author="Kumar Baral" w:date="2022-12-12T16:18:00Z">
                    <w:rPr/>
                  </w:rPrChange>
                </w:rPr>
                <w:delText>3.06</w:delText>
              </w:r>
              <w:bookmarkStart w:id="3460" w:name="_Toc121824726"/>
              <w:bookmarkStart w:id="3461" w:name="_Toc121825364"/>
              <w:bookmarkStart w:id="3462" w:name="_Toc121826004"/>
              <w:bookmarkStart w:id="3463" w:name="_Toc121826868"/>
              <w:bookmarkStart w:id="3464" w:name="_Toc121834291"/>
              <w:bookmarkStart w:id="3465" w:name="_Toc125550158"/>
              <w:bookmarkStart w:id="3466" w:name="_Toc125555653"/>
              <w:bookmarkStart w:id="3467" w:name="_Toc125557525"/>
              <w:bookmarkStart w:id="3468" w:name="_Toc125559412"/>
              <w:bookmarkStart w:id="3469" w:name="_Toc125618590"/>
              <w:bookmarkStart w:id="3470" w:name="_Toc125640037"/>
              <w:bookmarkStart w:id="3471" w:name="_Toc125642252"/>
              <w:bookmarkStart w:id="3472" w:name="_Toc125974022"/>
              <w:bookmarkStart w:id="3473" w:name="_Toc125974307"/>
              <w:bookmarkStart w:id="3474" w:name="_Toc126055224"/>
              <w:bookmarkStart w:id="3475" w:name="_Toc126058016"/>
              <w:bookmarkStart w:id="3476" w:name="_Toc127182365"/>
              <w:bookmarkStart w:id="3477" w:name="_Toc127182702"/>
              <w:bookmarkStart w:id="3478" w:name="_Toc127191886"/>
              <w:bookmarkStart w:id="3479" w:name="_Toc127278351"/>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3480" w:author="Kumar Baral" w:date="2022-12-12T16:54:00Z"/>
                <w:highlight w:val="yellow"/>
                <w:rPrChange w:id="3481" w:author="Kumar Baral" w:date="2022-12-12T16:18:00Z">
                  <w:rPr>
                    <w:del w:id="3482" w:author="Kumar Baral" w:date="2022-12-12T16:54:00Z"/>
                  </w:rPr>
                </w:rPrChange>
              </w:rPr>
            </w:pPr>
            <w:del w:id="3483" w:author="Kumar Baral" w:date="2022-12-12T16:54:00Z">
              <w:r w:rsidRPr="0045721D" w:rsidDel="00A04755">
                <w:rPr>
                  <w:highlight w:val="yellow"/>
                  <w:rPrChange w:id="3484" w:author="Kumar Baral" w:date="2022-12-12T16:18:00Z">
                    <w:rPr/>
                  </w:rPrChange>
                </w:rPr>
                <w:delText>1.5%</w:delText>
              </w:r>
              <w:bookmarkStart w:id="3485" w:name="_Toc121824727"/>
              <w:bookmarkStart w:id="3486" w:name="_Toc121825365"/>
              <w:bookmarkStart w:id="3487" w:name="_Toc121826005"/>
              <w:bookmarkStart w:id="3488" w:name="_Toc121826869"/>
              <w:bookmarkStart w:id="3489" w:name="_Toc121834292"/>
              <w:bookmarkStart w:id="3490" w:name="_Toc125550159"/>
              <w:bookmarkStart w:id="3491" w:name="_Toc125555654"/>
              <w:bookmarkStart w:id="3492" w:name="_Toc125557526"/>
              <w:bookmarkStart w:id="3493" w:name="_Toc125559413"/>
              <w:bookmarkStart w:id="3494" w:name="_Toc125618591"/>
              <w:bookmarkStart w:id="3495" w:name="_Toc125640038"/>
              <w:bookmarkStart w:id="3496" w:name="_Toc125642253"/>
              <w:bookmarkStart w:id="3497" w:name="_Toc125974023"/>
              <w:bookmarkStart w:id="3498" w:name="_Toc125974308"/>
              <w:bookmarkStart w:id="3499" w:name="_Toc126055225"/>
              <w:bookmarkStart w:id="3500" w:name="_Toc126058017"/>
              <w:bookmarkStart w:id="3501" w:name="_Toc127182366"/>
              <w:bookmarkStart w:id="3502" w:name="_Toc127182703"/>
              <w:bookmarkStart w:id="3503" w:name="_Toc127191887"/>
              <w:bookmarkStart w:id="3504" w:name="_Toc127278352"/>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3505" w:author="Kumar Baral" w:date="2022-12-12T16:54:00Z"/>
                <w:highlight w:val="yellow"/>
                <w:rPrChange w:id="3506" w:author="Kumar Baral" w:date="2022-12-12T16:18:00Z">
                  <w:rPr>
                    <w:del w:id="3507" w:author="Kumar Baral" w:date="2022-12-12T16:54:00Z"/>
                  </w:rPr>
                </w:rPrChange>
              </w:rPr>
            </w:pPr>
            <w:del w:id="3508" w:author="Kumar Baral" w:date="2022-12-12T16:54:00Z">
              <w:r w:rsidRPr="0045721D" w:rsidDel="00A04755">
                <w:rPr>
                  <w:highlight w:val="yellow"/>
                  <w:rPrChange w:id="3509" w:author="Kumar Baral" w:date="2022-12-12T16:18:00Z">
                    <w:rPr/>
                  </w:rPrChange>
                </w:rPr>
                <w:delText>3.49</w:delText>
              </w:r>
              <w:bookmarkStart w:id="3510" w:name="_Toc121824728"/>
              <w:bookmarkStart w:id="3511" w:name="_Toc121825366"/>
              <w:bookmarkStart w:id="3512" w:name="_Toc121826006"/>
              <w:bookmarkStart w:id="3513" w:name="_Toc121826870"/>
              <w:bookmarkStart w:id="3514" w:name="_Toc121834293"/>
              <w:bookmarkStart w:id="3515" w:name="_Toc125550160"/>
              <w:bookmarkStart w:id="3516" w:name="_Toc125555655"/>
              <w:bookmarkStart w:id="3517" w:name="_Toc125557527"/>
              <w:bookmarkStart w:id="3518" w:name="_Toc125559414"/>
              <w:bookmarkStart w:id="3519" w:name="_Toc125618592"/>
              <w:bookmarkStart w:id="3520" w:name="_Toc125640039"/>
              <w:bookmarkStart w:id="3521" w:name="_Toc125642254"/>
              <w:bookmarkStart w:id="3522" w:name="_Toc125974024"/>
              <w:bookmarkStart w:id="3523" w:name="_Toc125974309"/>
              <w:bookmarkStart w:id="3524" w:name="_Toc126055226"/>
              <w:bookmarkStart w:id="3525" w:name="_Toc126058018"/>
              <w:bookmarkStart w:id="3526" w:name="_Toc127182367"/>
              <w:bookmarkStart w:id="3527" w:name="_Toc127182704"/>
              <w:bookmarkStart w:id="3528" w:name="_Toc127191888"/>
              <w:bookmarkStart w:id="3529" w:name="_Toc127278353"/>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3530" w:author="Kumar Baral" w:date="2022-12-12T16:54:00Z"/>
                <w:highlight w:val="yellow"/>
                <w:rPrChange w:id="3531" w:author="Kumar Baral" w:date="2022-12-12T16:18:00Z">
                  <w:rPr>
                    <w:del w:id="3532" w:author="Kumar Baral" w:date="2022-12-12T16:54:00Z"/>
                  </w:rPr>
                </w:rPrChange>
              </w:rPr>
            </w:pPr>
            <w:del w:id="3533" w:author="Kumar Baral" w:date="2022-12-12T16:54:00Z">
              <w:r w:rsidRPr="0045721D" w:rsidDel="00A04755">
                <w:rPr>
                  <w:highlight w:val="yellow"/>
                  <w:rPrChange w:id="3534" w:author="Kumar Baral" w:date="2022-12-12T16:18:00Z">
                    <w:rPr/>
                  </w:rPrChange>
                </w:rPr>
                <w:delText>3.7%</w:delText>
              </w:r>
              <w:bookmarkStart w:id="3535" w:name="_Toc121824729"/>
              <w:bookmarkStart w:id="3536" w:name="_Toc121825367"/>
              <w:bookmarkStart w:id="3537" w:name="_Toc121826007"/>
              <w:bookmarkStart w:id="3538" w:name="_Toc121826871"/>
              <w:bookmarkStart w:id="3539" w:name="_Toc121834294"/>
              <w:bookmarkStart w:id="3540" w:name="_Toc125550161"/>
              <w:bookmarkStart w:id="3541" w:name="_Toc125555656"/>
              <w:bookmarkStart w:id="3542" w:name="_Toc125557528"/>
              <w:bookmarkStart w:id="3543" w:name="_Toc125559415"/>
              <w:bookmarkStart w:id="3544" w:name="_Toc125618593"/>
              <w:bookmarkStart w:id="3545" w:name="_Toc125640040"/>
              <w:bookmarkStart w:id="3546" w:name="_Toc125642255"/>
              <w:bookmarkStart w:id="3547" w:name="_Toc125974025"/>
              <w:bookmarkStart w:id="3548" w:name="_Toc125974310"/>
              <w:bookmarkStart w:id="3549" w:name="_Toc126055227"/>
              <w:bookmarkStart w:id="3550" w:name="_Toc126058019"/>
              <w:bookmarkStart w:id="3551" w:name="_Toc127182368"/>
              <w:bookmarkStart w:id="3552" w:name="_Toc127182705"/>
              <w:bookmarkStart w:id="3553" w:name="_Toc127191889"/>
              <w:bookmarkStart w:id="3554" w:name="_Toc12727835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3555" w:author="Kumar Baral" w:date="2022-12-12T16:54:00Z"/>
                <w:highlight w:val="yellow"/>
                <w:rPrChange w:id="3556" w:author="Kumar Baral" w:date="2022-12-12T16:18:00Z">
                  <w:rPr>
                    <w:del w:id="3557" w:author="Kumar Baral" w:date="2022-12-12T16:54:00Z"/>
                  </w:rPr>
                </w:rPrChange>
              </w:rPr>
            </w:pPr>
            <w:del w:id="3558" w:author="Kumar Baral" w:date="2022-12-12T16:54:00Z">
              <w:r w:rsidRPr="0045721D" w:rsidDel="00A04755">
                <w:rPr>
                  <w:highlight w:val="yellow"/>
                  <w:rPrChange w:id="3559" w:author="Kumar Baral" w:date="2022-12-12T16:18:00Z">
                    <w:rPr/>
                  </w:rPrChange>
                </w:rPr>
                <w:delText>6.55</w:delText>
              </w:r>
              <w:bookmarkStart w:id="3560" w:name="_Toc121824730"/>
              <w:bookmarkStart w:id="3561" w:name="_Toc121825368"/>
              <w:bookmarkStart w:id="3562" w:name="_Toc121826008"/>
              <w:bookmarkStart w:id="3563" w:name="_Toc121826872"/>
              <w:bookmarkStart w:id="3564" w:name="_Toc121834295"/>
              <w:bookmarkStart w:id="3565" w:name="_Toc125550162"/>
              <w:bookmarkStart w:id="3566" w:name="_Toc125555657"/>
              <w:bookmarkStart w:id="3567" w:name="_Toc125557529"/>
              <w:bookmarkStart w:id="3568" w:name="_Toc125559416"/>
              <w:bookmarkStart w:id="3569" w:name="_Toc125618594"/>
              <w:bookmarkStart w:id="3570" w:name="_Toc125640041"/>
              <w:bookmarkStart w:id="3571" w:name="_Toc125642256"/>
              <w:bookmarkStart w:id="3572" w:name="_Toc125974026"/>
              <w:bookmarkStart w:id="3573" w:name="_Toc125974311"/>
              <w:bookmarkStart w:id="3574" w:name="_Toc126055228"/>
              <w:bookmarkStart w:id="3575" w:name="_Toc126058020"/>
              <w:bookmarkStart w:id="3576" w:name="_Toc127182369"/>
              <w:bookmarkStart w:id="3577" w:name="_Toc127182706"/>
              <w:bookmarkStart w:id="3578" w:name="_Toc127191890"/>
              <w:bookmarkStart w:id="3579" w:name="_Toc127278355"/>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3580" w:author="Kumar Baral" w:date="2022-12-12T16:54:00Z"/>
                <w:highlight w:val="yellow"/>
                <w:rPrChange w:id="3581" w:author="Kumar Baral" w:date="2022-12-12T16:18:00Z">
                  <w:rPr>
                    <w:del w:id="3582" w:author="Kumar Baral" w:date="2022-12-12T16:54:00Z"/>
                  </w:rPr>
                </w:rPrChange>
              </w:rPr>
            </w:pPr>
            <w:del w:id="3583" w:author="Kumar Baral" w:date="2022-12-12T16:54:00Z">
              <w:r w:rsidRPr="0045721D" w:rsidDel="00A04755">
                <w:rPr>
                  <w:highlight w:val="yellow"/>
                  <w:rPrChange w:id="3584" w:author="Kumar Baral" w:date="2022-12-12T16:18:00Z">
                    <w:rPr/>
                  </w:rPrChange>
                </w:rPr>
                <w:delText>2.1%</w:delText>
              </w:r>
              <w:bookmarkStart w:id="3585" w:name="_Toc121824731"/>
              <w:bookmarkStart w:id="3586" w:name="_Toc121825369"/>
              <w:bookmarkStart w:id="3587" w:name="_Toc121826009"/>
              <w:bookmarkStart w:id="3588" w:name="_Toc121826873"/>
              <w:bookmarkStart w:id="3589" w:name="_Toc121834296"/>
              <w:bookmarkStart w:id="3590" w:name="_Toc125550163"/>
              <w:bookmarkStart w:id="3591" w:name="_Toc125555658"/>
              <w:bookmarkStart w:id="3592" w:name="_Toc125557530"/>
              <w:bookmarkStart w:id="3593" w:name="_Toc125559417"/>
              <w:bookmarkStart w:id="3594" w:name="_Toc125618595"/>
              <w:bookmarkStart w:id="3595" w:name="_Toc125640042"/>
              <w:bookmarkStart w:id="3596" w:name="_Toc125642257"/>
              <w:bookmarkStart w:id="3597" w:name="_Toc125974027"/>
              <w:bookmarkStart w:id="3598" w:name="_Toc125974312"/>
              <w:bookmarkStart w:id="3599" w:name="_Toc126055229"/>
              <w:bookmarkStart w:id="3600" w:name="_Toc126058021"/>
              <w:bookmarkStart w:id="3601" w:name="_Toc127182370"/>
              <w:bookmarkStart w:id="3602" w:name="_Toc127182707"/>
              <w:bookmarkStart w:id="3603" w:name="_Toc127191891"/>
              <w:bookmarkStart w:id="3604" w:name="_Toc127278356"/>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3605" w:author="Kumar Baral" w:date="2022-12-12T16:54:00Z"/>
                <w:highlight w:val="yellow"/>
                <w:rPrChange w:id="3606" w:author="Kumar Baral" w:date="2022-12-12T16:18:00Z">
                  <w:rPr>
                    <w:del w:id="3607" w:author="Kumar Baral" w:date="2022-12-12T16:54:00Z"/>
                  </w:rPr>
                </w:rPrChange>
              </w:rPr>
            </w:pPr>
            <w:del w:id="3608" w:author="Kumar Baral" w:date="2022-12-12T16:54:00Z">
              <w:r w:rsidRPr="0045721D" w:rsidDel="00A04755">
                <w:rPr>
                  <w:highlight w:val="yellow"/>
                  <w:rPrChange w:id="3609" w:author="Kumar Baral" w:date="2022-12-12T16:18:00Z">
                    <w:rPr/>
                  </w:rPrChange>
                </w:rPr>
                <w:delText>28.30</w:delText>
              </w:r>
              <w:bookmarkStart w:id="3610" w:name="_Toc121824732"/>
              <w:bookmarkStart w:id="3611" w:name="_Toc121825370"/>
              <w:bookmarkStart w:id="3612" w:name="_Toc121826010"/>
              <w:bookmarkStart w:id="3613" w:name="_Toc121826874"/>
              <w:bookmarkStart w:id="3614" w:name="_Toc121834297"/>
              <w:bookmarkStart w:id="3615" w:name="_Toc125550164"/>
              <w:bookmarkStart w:id="3616" w:name="_Toc125555659"/>
              <w:bookmarkStart w:id="3617" w:name="_Toc125557531"/>
              <w:bookmarkStart w:id="3618" w:name="_Toc125559418"/>
              <w:bookmarkStart w:id="3619" w:name="_Toc125618596"/>
              <w:bookmarkStart w:id="3620" w:name="_Toc125640043"/>
              <w:bookmarkStart w:id="3621" w:name="_Toc125642258"/>
              <w:bookmarkStart w:id="3622" w:name="_Toc125974028"/>
              <w:bookmarkStart w:id="3623" w:name="_Toc125974313"/>
              <w:bookmarkStart w:id="3624" w:name="_Toc126055230"/>
              <w:bookmarkStart w:id="3625" w:name="_Toc126058022"/>
              <w:bookmarkStart w:id="3626" w:name="_Toc127182371"/>
              <w:bookmarkStart w:id="3627" w:name="_Toc127182708"/>
              <w:bookmarkStart w:id="3628" w:name="_Toc127191892"/>
              <w:bookmarkStart w:id="3629" w:name="_Toc127278357"/>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3630" w:author="Kumar Baral" w:date="2022-12-12T16:54:00Z"/>
                <w:highlight w:val="yellow"/>
                <w:rPrChange w:id="3631" w:author="Kumar Baral" w:date="2022-12-12T16:18:00Z">
                  <w:rPr>
                    <w:del w:id="3632" w:author="Kumar Baral" w:date="2022-12-12T16:54:00Z"/>
                  </w:rPr>
                </w:rPrChange>
              </w:rPr>
            </w:pPr>
            <w:del w:id="3633" w:author="Kumar Baral" w:date="2022-12-12T16:54:00Z">
              <w:r w:rsidRPr="0045721D" w:rsidDel="00A04755">
                <w:rPr>
                  <w:highlight w:val="yellow"/>
                  <w:rPrChange w:id="3634" w:author="Kumar Baral" w:date="2022-12-12T16:18:00Z">
                    <w:rPr/>
                  </w:rPrChange>
                </w:rPr>
                <w:delText>8.06%</w:delText>
              </w:r>
              <w:bookmarkStart w:id="3635" w:name="_Toc121824733"/>
              <w:bookmarkStart w:id="3636" w:name="_Toc121825371"/>
              <w:bookmarkStart w:id="3637" w:name="_Toc121826011"/>
              <w:bookmarkStart w:id="3638" w:name="_Toc121826875"/>
              <w:bookmarkStart w:id="3639" w:name="_Toc121834298"/>
              <w:bookmarkStart w:id="3640" w:name="_Toc125550165"/>
              <w:bookmarkStart w:id="3641" w:name="_Toc125555660"/>
              <w:bookmarkStart w:id="3642" w:name="_Toc125557532"/>
              <w:bookmarkStart w:id="3643" w:name="_Toc125559419"/>
              <w:bookmarkStart w:id="3644" w:name="_Toc125618597"/>
              <w:bookmarkStart w:id="3645" w:name="_Toc125640044"/>
              <w:bookmarkStart w:id="3646" w:name="_Toc125642259"/>
              <w:bookmarkStart w:id="3647" w:name="_Toc125974029"/>
              <w:bookmarkStart w:id="3648" w:name="_Toc125974314"/>
              <w:bookmarkStart w:id="3649" w:name="_Toc126055231"/>
              <w:bookmarkStart w:id="3650" w:name="_Toc126058023"/>
              <w:bookmarkStart w:id="3651" w:name="_Toc127182372"/>
              <w:bookmarkStart w:id="3652" w:name="_Toc127182709"/>
              <w:bookmarkStart w:id="3653" w:name="_Toc127191893"/>
              <w:bookmarkStart w:id="3654" w:name="_Toc127278358"/>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del>
          </w:p>
        </w:tc>
        <w:bookmarkStart w:id="3655" w:name="_Toc121824734"/>
        <w:bookmarkStart w:id="3656" w:name="_Toc121825372"/>
        <w:bookmarkStart w:id="3657" w:name="_Toc121826012"/>
        <w:bookmarkStart w:id="3658" w:name="_Toc121826876"/>
        <w:bookmarkStart w:id="3659" w:name="_Toc121834299"/>
        <w:bookmarkStart w:id="3660" w:name="_Toc125550166"/>
        <w:bookmarkStart w:id="3661" w:name="_Toc125555661"/>
        <w:bookmarkStart w:id="3662" w:name="_Toc125557533"/>
        <w:bookmarkStart w:id="3663" w:name="_Toc125559420"/>
        <w:bookmarkStart w:id="3664" w:name="_Toc125618598"/>
        <w:bookmarkStart w:id="3665" w:name="_Toc125640045"/>
        <w:bookmarkStart w:id="3666" w:name="_Toc125642260"/>
        <w:bookmarkStart w:id="3667" w:name="_Toc125974030"/>
        <w:bookmarkStart w:id="3668" w:name="_Toc125974315"/>
        <w:bookmarkStart w:id="3669" w:name="_Toc126055232"/>
        <w:bookmarkStart w:id="3670" w:name="_Toc126058024"/>
        <w:bookmarkStart w:id="3671" w:name="_Toc127182373"/>
        <w:bookmarkStart w:id="3672" w:name="_Toc127182710"/>
        <w:bookmarkStart w:id="3673" w:name="_Toc127191894"/>
        <w:bookmarkStart w:id="3674" w:name="_Toc127278359"/>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tr>
      <w:tr w:rsidR="006238CC" w:rsidRPr="0045721D" w:rsidDel="00A04755" w14:paraId="2FCF56CB" w14:textId="3C5E2E89" w:rsidTr="00E9411B">
        <w:trPr>
          <w:trHeight w:val="360"/>
          <w:jc w:val="center"/>
          <w:del w:id="367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3676" w:author="Kumar Baral" w:date="2022-12-12T16:54:00Z"/>
                <w:highlight w:val="yellow"/>
                <w:rPrChange w:id="3677" w:author="Kumar Baral" w:date="2022-12-12T16:18:00Z">
                  <w:rPr>
                    <w:del w:id="3678" w:author="Kumar Baral" w:date="2022-12-12T16:54:00Z"/>
                  </w:rPr>
                </w:rPrChange>
              </w:rPr>
            </w:pPr>
            <w:del w:id="3679" w:author="Kumar Baral" w:date="2022-12-12T16:54:00Z">
              <w:r w:rsidRPr="0045721D" w:rsidDel="00A04755">
                <w:rPr>
                  <w:highlight w:val="yellow"/>
                  <w:rPrChange w:id="3680" w:author="Kumar Baral" w:date="2022-12-12T16:18:00Z">
                    <w:rPr/>
                  </w:rPrChange>
                </w:rPr>
                <w:delText>Total</w:delText>
              </w:r>
              <w:bookmarkStart w:id="3681" w:name="_Toc121824735"/>
              <w:bookmarkStart w:id="3682" w:name="_Toc121825373"/>
              <w:bookmarkStart w:id="3683" w:name="_Toc121826013"/>
              <w:bookmarkStart w:id="3684" w:name="_Toc121826877"/>
              <w:bookmarkStart w:id="3685" w:name="_Toc121834300"/>
              <w:bookmarkStart w:id="3686" w:name="_Toc125550167"/>
              <w:bookmarkStart w:id="3687" w:name="_Toc125555662"/>
              <w:bookmarkStart w:id="3688" w:name="_Toc125557534"/>
              <w:bookmarkStart w:id="3689" w:name="_Toc125559421"/>
              <w:bookmarkStart w:id="3690" w:name="_Toc125618599"/>
              <w:bookmarkStart w:id="3691" w:name="_Toc125640046"/>
              <w:bookmarkStart w:id="3692" w:name="_Toc125642261"/>
              <w:bookmarkStart w:id="3693" w:name="_Toc125974031"/>
              <w:bookmarkStart w:id="3694" w:name="_Toc125974316"/>
              <w:bookmarkStart w:id="3695" w:name="_Toc126055233"/>
              <w:bookmarkStart w:id="3696" w:name="_Toc126058025"/>
              <w:bookmarkStart w:id="3697" w:name="_Toc127182374"/>
              <w:bookmarkStart w:id="3698" w:name="_Toc127182711"/>
              <w:bookmarkStart w:id="3699" w:name="_Toc127191895"/>
              <w:bookmarkStart w:id="3700" w:name="_Toc12727836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3701" w:author="Kumar Baral" w:date="2022-12-12T16:54:00Z"/>
                <w:highlight w:val="yellow"/>
                <w:rPrChange w:id="3702" w:author="Kumar Baral" w:date="2022-12-12T16:18:00Z">
                  <w:rPr>
                    <w:del w:id="3703" w:author="Kumar Baral" w:date="2022-12-12T16:54:00Z"/>
                  </w:rPr>
                </w:rPrChange>
              </w:rPr>
            </w:pPr>
            <w:del w:id="3704" w:author="Kumar Baral" w:date="2022-12-12T16:54:00Z">
              <w:r w:rsidRPr="0045721D" w:rsidDel="00A04755">
                <w:rPr>
                  <w:highlight w:val="yellow"/>
                  <w:rPrChange w:id="3705" w:author="Kumar Baral" w:date="2022-12-12T16:18:00Z">
                    <w:rPr/>
                  </w:rPrChange>
                </w:rPr>
                <w:delText>210.79</w:delText>
              </w:r>
              <w:bookmarkStart w:id="3706" w:name="_Toc121824736"/>
              <w:bookmarkStart w:id="3707" w:name="_Toc121825374"/>
              <w:bookmarkStart w:id="3708" w:name="_Toc121826014"/>
              <w:bookmarkStart w:id="3709" w:name="_Toc121826878"/>
              <w:bookmarkStart w:id="3710" w:name="_Toc121834301"/>
              <w:bookmarkStart w:id="3711" w:name="_Toc125550168"/>
              <w:bookmarkStart w:id="3712" w:name="_Toc125555663"/>
              <w:bookmarkStart w:id="3713" w:name="_Toc125557535"/>
              <w:bookmarkStart w:id="3714" w:name="_Toc125559422"/>
              <w:bookmarkStart w:id="3715" w:name="_Toc125618600"/>
              <w:bookmarkStart w:id="3716" w:name="_Toc125640047"/>
              <w:bookmarkStart w:id="3717" w:name="_Toc125642262"/>
              <w:bookmarkStart w:id="3718" w:name="_Toc125974032"/>
              <w:bookmarkStart w:id="3719" w:name="_Toc125974317"/>
              <w:bookmarkStart w:id="3720" w:name="_Toc126055234"/>
              <w:bookmarkStart w:id="3721" w:name="_Toc126058026"/>
              <w:bookmarkStart w:id="3722" w:name="_Toc127182375"/>
              <w:bookmarkStart w:id="3723" w:name="_Toc127182712"/>
              <w:bookmarkStart w:id="3724" w:name="_Toc127191896"/>
              <w:bookmarkStart w:id="3725" w:name="_Toc127278361"/>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3726" w:author="Kumar Baral" w:date="2022-12-12T16:54:00Z"/>
                <w:highlight w:val="yellow"/>
                <w:rPrChange w:id="3727" w:author="Kumar Baral" w:date="2022-12-12T16:18:00Z">
                  <w:rPr>
                    <w:del w:id="3728" w:author="Kumar Baral" w:date="2022-12-12T16:54:00Z"/>
                  </w:rPr>
                </w:rPrChange>
              </w:rPr>
            </w:pPr>
            <w:del w:id="3729" w:author="Kumar Baral" w:date="2022-12-12T16:54:00Z">
              <w:r w:rsidRPr="0045721D" w:rsidDel="00A04755">
                <w:rPr>
                  <w:highlight w:val="yellow"/>
                  <w:rPrChange w:id="3730" w:author="Kumar Baral" w:date="2022-12-12T16:18:00Z">
                    <w:rPr/>
                  </w:rPrChange>
                </w:rPr>
                <w:delText>100%</w:delText>
              </w:r>
              <w:bookmarkStart w:id="3731" w:name="_Toc121824737"/>
              <w:bookmarkStart w:id="3732" w:name="_Toc121825375"/>
              <w:bookmarkStart w:id="3733" w:name="_Toc121826015"/>
              <w:bookmarkStart w:id="3734" w:name="_Toc121826879"/>
              <w:bookmarkStart w:id="3735" w:name="_Toc121834302"/>
              <w:bookmarkStart w:id="3736" w:name="_Toc125550169"/>
              <w:bookmarkStart w:id="3737" w:name="_Toc125555664"/>
              <w:bookmarkStart w:id="3738" w:name="_Toc125557536"/>
              <w:bookmarkStart w:id="3739" w:name="_Toc125559423"/>
              <w:bookmarkStart w:id="3740" w:name="_Toc125618601"/>
              <w:bookmarkStart w:id="3741" w:name="_Toc125640048"/>
              <w:bookmarkStart w:id="3742" w:name="_Toc125642263"/>
              <w:bookmarkStart w:id="3743" w:name="_Toc125974033"/>
              <w:bookmarkStart w:id="3744" w:name="_Toc125974318"/>
              <w:bookmarkStart w:id="3745" w:name="_Toc126055235"/>
              <w:bookmarkStart w:id="3746" w:name="_Toc126058027"/>
              <w:bookmarkStart w:id="3747" w:name="_Toc127182376"/>
              <w:bookmarkStart w:id="3748" w:name="_Toc127182713"/>
              <w:bookmarkStart w:id="3749" w:name="_Toc127191897"/>
              <w:bookmarkStart w:id="3750" w:name="_Toc127278362"/>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3751" w:author="Kumar Baral" w:date="2022-12-12T16:54:00Z"/>
                <w:highlight w:val="yellow"/>
                <w:rPrChange w:id="3752" w:author="Kumar Baral" w:date="2022-12-12T16:18:00Z">
                  <w:rPr>
                    <w:del w:id="3753" w:author="Kumar Baral" w:date="2022-12-12T16:54:00Z"/>
                  </w:rPr>
                </w:rPrChange>
              </w:rPr>
            </w:pPr>
            <w:del w:id="3754" w:author="Kumar Baral" w:date="2022-12-12T16:54:00Z">
              <w:r w:rsidRPr="0045721D" w:rsidDel="00A04755">
                <w:rPr>
                  <w:highlight w:val="yellow"/>
                  <w:rPrChange w:id="3755" w:author="Kumar Baral" w:date="2022-12-12T16:18:00Z">
                    <w:rPr/>
                  </w:rPrChange>
                </w:rPr>
                <w:delText>95.21</w:delText>
              </w:r>
              <w:bookmarkStart w:id="3756" w:name="_Toc121824738"/>
              <w:bookmarkStart w:id="3757" w:name="_Toc121825376"/>
              <w:bookmarkStart w:id="3758" w:name="_Toc121826016"/>
              <w:bookmarkStart w:id="3759" w:name="_Toc121826880"/>
              <w:bookmarkStart w:id="3760" w:name="_Toc121834303"/>
              <w:bookmarkStart w:id="3761" w:name="_Toc125550170"/>
              <w:bookmarkStart w:id="3762" w:name="_Toc125555665"/>
              <w:bookmarkStart w:id="3763" w:name="_Toc125557537"/>
              <w:bookmarkStart w:id="3764" w:name="_Toc125559424"/>
              <w:bookmarkStart w:id="3765" w:name="_Toc125618602"/>
              <w:bookmarkStart w:id="3766" w:name="_Toc125640049"/>
              <w:bookmarkStart w:id="3767" w:name="_Toc125642264"/>
              <w:bookmarkStart w:id="3768" w:name="_Toc125974034"/>
              <w:bookmarkStart w:id="3769" w:name="_Toc125974319"/>
              <w:bookmarkStart w:id="3770" w:name="_Toc126055236"/>
              <w:bookmarkStart w:id="3771" w:name="_Toc126058028"/>
              <w:bookmarkStart w:id="3772" w:name="_Toc127182377"/>
              <w:bookmarkStart w:id="3773" w:name="_Toc127182714"/>
              <w:bookmarkStart w:id="3774" w:name="_Toc127191898"/>
              <w:bookmarkStart w:id="3775" w:name="_Toc127278363"/>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3776" w:author="Kumar Baral" w:date="2022-12-12T16:54:00Z"/>
                <w:highlight w:val="yellow"/>
                <w:rPrChange w:id="3777" w:author="Kumar Baral" w:date="2022-12-12T16:18:00Z">
                  <w:rPr>
                    <w:del w:id="3778" w:author="Kumar Baral" w:date="2022-12-12T16:54:00Z"/>
                  </w:rPr>
                </w:rPrChange>
              </w:rPr>
            </w:pPr>
            <w:del w:id="3779" w:author="Kumar Baral" w:date="2022-12-12T16:54:00Z">
              <w:r w:rsidRPr="0045721D" w:rsidDel="00A04755">
                <w:rPr>
                  <w:highlight w:val="yellow"/>
                  <w:rPrChange w:id="3780" w:author="Kumar Baral" w:date="2022-12-12T16:18:00Z">
                    <w:rPr/>
                  </w:rPrChange>
                </w:rPr>
                <w:delText>100%</w:delText>
              </w:r>
              <w:bookmarkStart w:id="3781" w:name="_Toc121824739"/>
              <w:bookmarkStart w:id="3782" w:name="_Toc121825377"/>
              <w:bookmarkStart w:id="3783" w:name="_Toc121826017"/>
              <w:bookmarkStart w:id="3784" w:name="_Toc121826881"/>
              <w:bookmarkStart w:id="3785" w:name="_Toc121834304"/>
              <w:bookmarkStart w:id="3786" w:name="_Toc125550171"/>
              <w:bookmarkStart w:id="3787" w:name="_Toc125555666"/>
              <w:bookmarkStart w:id="3788" w:name="_Toc125557538"/>
              <w:bookmarkStart w:id="3789" w:name="_Toc125559425"/>
              <w:bookmarkStart w:id="3790" w:name="_Toc125618603"/>
              <w:bookmarkStart w:id="3791" w:name="_Toc125640050"/>
              <w:bookmarkStart w:id="3792" w:name="_Toc125642265"/>
              <w:bookmarkStart w:id="3793" w:name="_Toc125974035"/>
              <w:bookmarkStart w:id="3794" w:name="_Toc125974320"/>
              <w:bookmarkStart w:id="3795" w:name="_Toc126055237"/>
              <w:bookmarkStart w:id="3796" w:name="_Toc126058029"/>
              <w:bookmarkStart w:id="3797" w:name="_Toc127182378"/>
              <w:bookmarkStart w:id="3798" w:name="_Toc127182715"/>
              <w:bookmarkStart w:id="3799" w:name="_Toc127191899"/>
              <w:bookmarkStart w:id="3800" w:name="_Toc127278364"/>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3801" w:author="Kumar Baral" w:date="2022-12-12T16:54:00Z"/>
                <w:highlight w:val="yellow"/>
                <w:rPrChange w:id="3802" w:author="Kumar Baral" w:date="2022-12-12T16:18:00Z">
                  <w:rPr>
                    <w:del w:id="3803" w:author="Kumar Baral" w:date="2022-12-12T16:54:00Z"/>
                  </w:rPr>
                </w:rPrChange>
              </w:rPr>
            </w:pPr>
            <w:del w:id="3804" w:author="Kumar Baral" w:date="2022-12-12T16:54:00Z">
              <w:r w:rsidRPr="0045721D" w:rsidDel="00A04755">
                <w:rPr>
                  <w:highlight w:val="yellow"/>
                  <w:rPrChange w:id="3805" w:author="Kumar Baral" w:date="2022-12-12T16:18:00Z">
                    <w:rPr/>
                  </w:rPrChange>
                </w:rPr>
                <w:delText>306</w:delText>
              </w:r>
              <w:bookmarkStart w:id="3806" w:name="_Toc121824740"/>
              <w:bookmarkStart w:id="3807" w:name="_Toc121825378"/>
              <w:bookmarkStart w:id="3808" w:name="_Toc121826018"/>
              <w:bookmarkStart w:id="3809" w:name="_Toc121826882"/>
              <w:bookmarkStart w:id="3810" w:name="_Toc121834305"/>
              <w:bookmarkStart w:id="3811" w:name="_Toc125550172"/>
              <w:bookmarkStart w:id="3812" w:name="_Toc125555667"/>
              <w:bookmarkStart w:id="3813" w:name="_Toc125557539"/>
              <w:bookmarkStart w:id="3814" w:name="_Toc125559426"/>
              <w:bookmarkStart w:id="3815" w:name="_Toc125618604"/>
              <w:bookmarkStart w:id="3816" w:name="_Toc125640051"/>
              <w:bookmarkStart w:id="3817" w:name="_Toc125642266"/>
              <w:bookmarkStart w:id="3818" w:name="_Toc125974036"/>
              <w:bookmarkStart w:id="3819" w:name="_Toc125974321"/>
              <w:bookmarkStart w:id="3820" w:name="_Toc126055238"/>
              <w:bookmarkStart w:id="3821" w:name="_Toc126058030"/>
              <w:bookmarkStart w:id="3822" w:name="_Toc127182379"/>
              <w:bookmarkStart w:id="3823" w:name="_Toc127182716"/>
              <w:bookmarkStart w:id="3824" w:name="_Toc127191900"/>
              <w:bookmarkStart w:id="3825" w:name="_Toc12727836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3826" w:author="Kumar Baral" w:date="2022-12-12T16:54:00Z"/>
                <w:highlight w:val="yellow"/>
                <w:rPrChange w:id="3827" w:author="Kumar Baral" w:date="2022-12-12T16:18:00Z">
                  <w:rPr>
                    <w:del w:id="3828" w:author="Kumar Baral" w:date="2022-12-12T16:54:00Z"/>
                  </w:rPr>
                </w:rPrChange>
              </w:rPr>
            </w:pPr>
            <w:del w:id="3829" w:author="Kumar Baral" w:date="2022-12-12T16:54:00Z">
              <w:r w:rsidRPr="0045721D" w:rsidDel="00A04755">
                <w:rPr>
                  <w:highlight w:val="yellow"/>
                  <w:rPrChange w:id="3830" w:author="Kumar Baral" w:date="2022-12-12T16:18:00Z">
                    <w:rPr/>
                  </w:rPrChange>
                </w:rPr>
                <w:delText>100%</w:delText>
              </w:r>
              <w:bookmarkStart w:id="3831" w:name="_Toc121824741"/>
              <w:bookmarkStart w:id="3832" w:name="_Toc121825379"/>
              <w:bookmarkStart w:id="3833" w:name="_Toc121826019"/>
              <w:bookmarkStart w:id="3834" w:name="_Toc121826883"/>
              <w:bookmarkStart w:id="3835" w:name="_Toc121834306"/>
              <w:bookmarkStart w:id="3836" w:name="_Toc125550173"/>
              <w:bookmarkStart w:id="3837" w:name="_Toc125555668"/>
              <w:bookmarkStart w:id="3838" w:name="_Toc125557540"/>
              <w:bookmarkStart w:id="3839" w:name="_Toc125559427"/>
              <w:bookmarkStart w:id="3840" w:name="_Toc125618605"/>
              <w:bookmarkStart w:id="3841" w:name="_Toc125640052"/>
              <w:bookmarkStart w:id="3842" w:name="_Toc125642267"/>
              <w:bookmarkStart w:id="3843" w:name="_Toc125974037"/>
              <w:bookmarkStart w:id="3844" w:name="_Toc125974322"/>
              <w:bookmarkStart w:id="3845" w:name="_Toc126055239"/>
              <w:bookmarkStart w:id="3846" w:name="_Toc126058031"/>
              <w:bookmarkStart w:id="3847" w:name="_Toc127182380"/>
              <w:bookmarkStart w:id="3848" w:name="_Toc127182717"/>
              <w:bookmarkStart w:id="3849" w:name="_Toc127191901"/>
              <w:bookmarkStart w:id="3850" w:name="_Toc127278366"/>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3851" w:author="Kumar Baral" w:date="2022-12-12T16:54:00Z"/>
                <w:highlight w:val="yellow"/>
                <w:rPrChange w:id="3852" w:author="Kumar Baral" w:date="2022-12-12T16:18:00Z">
                  <w:rPr>
                    <w:del w:id="3853" w:author="Kumar Baral" w:date="2022-12-12T16:54:00Z"/>
                  </w:rPr>
                </w:rPrChange>
              </w:rPr>
            </w:pPr>
            <w:del w:id="3854" w:author="Kumar Baral" w:date="2022-12-12T16:54:00Z">
              <w:r w:rsidRPr="0045721D" w:rsidDel="00A04755">
                <w:rPr>
                  <w:highlight w:val="yellow"/>
                  <w:rPrChange w:id="3855" w:author="Kumar Baral" w:date="2022-12-12T16:18:00Z">
                    <w:rPr/>
                  </w:rPrChange>
                </w:rPr>
                <w:delText>351.30</w:delText>
              </w:r>
              <w:bookmarkStart w:id="3856" w:name="_Toc121824742"/>
              <w:bookmarkStart w:id="3857" w:name="_Toc121825380"/>
              <w:bookmarkStart w:id="3858" w:name="_Toc121826020"/>
              <w:bookmarkStart w:id="3859" w:name="_Toc121826884"/>
              <w:bookmarkStart w:id="3860" w:name="_Toc121834307"/>
              <w:bookmarkStart w:id="3861" w:name="_Toc125550174"/>
              <w:bookmarkStart w:id="3862" w:name="_Toc125555669"/>
              <w:bookmarkStart w:id="3863" w:name="_Toc125557541"/>
              <w:bookmarkStart w:id="3864" w:name="_Toc125559428"/>
              <w:bookmarkStart w:id="3865" w:name="_Toc125618606"/>
              <w:bookmarkStart w:id="3866" w:name="_Toc125640053"/>
              <w:bookmarkStart w:id="3867" w:name="_Toc125642268"/>
              <w:bookmarkStart w:id="3868" w:name="_Toc125974038"/>
              <w:bookmarkStart w:id="3869" w:name="_Toc125974323"/>
              <w:bookmarkStart w:id="3870" w:name="_Toc126055240"/>
              <w:bookmarkStart w:id="3871" w:name="_Toc126058032"/>
              <w:bookmarkStart w:id="3872" w:name="_Toc127182381"/>
              <w:bookmarkStart w:id="3873" w:name="_Toc127182718"/>
              <w:bookmarkStart w:id="3874" w:name="_Toc127191902"/>
              <w:bookmarkStart w:id="3875" w:name="_Toc127278367"/>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3876" w:author="Kumar Baral" w:date="2022-12-12T16:54:00Z"/>
                <w:highlight w:val="yellow"/>
                <w:rPrChange w:id="3877" w:author="Kumar Baral" w:date="2022-12-12T16:18:00Z">
                  <w:rPr>
                    <w:del w:id="3878" w:author="Kumar Baral" w:date="2022-12-12T16:54:00Z"/>
                  </w:rPr>
                </w:rPrChange>
              </w:rPr>
            </w:pPr>
            <w:del w:id="3879" w:author="Kumar Baral" w:date="2022-12-12T16:54:00Z">
              <w:r w:rsidRPr="0045721D" w:rsidDel="00A04755">
                <w:rPr>
                  <w:highlight w:val="yellow"/>
                  <w:rPrChange w:id="3880" w:author="Kumar Baral" w:date="2022-12-12T16:18:00Z">
                    <w:rPr/>
                  </w:rPrChange>
                </w:rPr>
                <w:delText>100.00%</w:delText>
              </w:r>
              <w:bookmarkStart w:id="3881" w:name="_Toc121824743"/>
              <w:bookmarkStart w:id="3882" w:name="_Toc121825381"/>
              <w:bookmarkStart w:id="3883" w:name="_Toc121826021"/>
              <w:bookmarkStart w:id="3884" w:name="_Toc121826885"/>
              <w:bookmarkStart w:id="3885" w:name="_Toc121834308"/>
              <w:bookmarkStart w:id="3886" w:name="_Toc125550175"/>
              <w:bookmarkStart w:id="3887" w:name="_Toc125555670"/>
              <w:bookmarkStart w:id="3888" w:name="_Toc125557542"/>
              <w:bookmarkStart w:id="3889" w:name="_Toc125559429"/>
              <w:bookmarkStart w:id="3890" w:name="_Toc125618607"/>
              <w:bookmarkStart w:id="3891" w:name="_Toc125640054"/>
              <w:bookmarkStart w:id="3892" w:name="_Toc125642269"/>
              <w:bookmarkStart w:id="3893" w:name="_Toc125974039"/>
              <w:bookmarkStart w:id="3894" w:name="_Toc125974324"/>
              <w:bookmarkStart w:id="3895" w:name="_Toc126055241"/>
              <w:bookmarkStart w:id="3896" w:name="_Toc126058033"/>
              <w:bookmarkStart w:id="3897" w:name="_Toc127182382"/>
              <w:bookmarkStart w:id="3898" w:name="_Toc127182719"/>
              <w:bookmarkStart w:id="3899" w:name="_Toc127191903"/>
              <w:bookmarkStart w:id="3900" w:name="_Toc127278368"/>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del>
          </w:p>
        </w:tc>
        <w:bookmarkStart w:id="3901" w:name="_Toc121824744"/>
        <w:bookmarkStart w:id="3902" w:name="_Toc121825382"/>
        <w:bookmarkStart w:id="3903" w:name="_Toc121826022"/>
        <w:bookmarkStart w:id="3904" w:name="_Toc121826886"/>
        <w:bookmarkStart w:id="3905" w:name="_Toc121834309"/>
        <w:bookmarkStart w:id="3906" w:name="_Toc125550176"/>
        <w:bookmarkStart w:id="3907" w:name="_Toc125555671"/>
        <w:bookmarkStart w:id="3908" w:name="_Toc125557543"/>
        <w:bookmarkStart w:id="3909" w:name="_Toc125559430"/>
        <w:bookmarkStart w:id="3910" w:name="_Toc125618608"/>
        <w:bookmarkStart w:id="3911" w:name="_Toc125640055"/>
        <w:bookmarkStart w:id="3912" w:name="_Toc125642270"/>
        <w:bookmarkStart w:id="3913" w:name="_Toc125974040"/>
        <w:bookmarkStart w:id="3914" w:name="_Toc125974325"/>
        <w:bookmarkStart w:id="3915" w:name="_Toc126055242"/>
        <w:bookmarkStart w:id="3916" w:name="_Toc126058034"/>
        <w:bookmarkStart w:id="3917" w:name="_Toc127182383"/>
        <w:bookmarkStart w:id="3918" w:name="_Toc127182720"/>
        <w:bookmarkStart w:id="3919" w:name="_Toc127191904"/>
        <w:bookmarkStart w:id="3920" w:name="_Toc127278369"/>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tr>
    </w:tbl>
    <w:p w14:paraId="40417713" w14:textId="042C19B6" w:rsidR="006238CC" w:rsidRPr="0045721D" w:rsidDel="00A04755" w:rsidRDefault="006238CC" w:rsidP="006238CC">
      <w:pPr>
        <w:rPr>
          <w:del w:id="3921" w:author="Kumar Baral" w:date="2022-12-12T16:54:00Z"/>
          <w:highlight w:val="yellow"/>
          <w:rPrChange w:id="3922" w:author="Kumar Baral" w:date="2022-12-12T16:18:00Z">
            <w:rPr>
              <w:del w:id="3923" w:author="Kumar Baral" w:date="2022-12-12T16:54:00Z"/>
            </w:rPr>
          </w:rPrChange>
        </w:rPr>
      </w:pPr>
      <w:bookmarkStart w:id="3924" w:name="_Toc121824745"/>
      <w:bookmarkStart w:id="3925" w:name="_Toc121825383"/>
      <w:bookmarkStart w:id="3926" w:name="_Toc121826023"/>
      <w:bookmarkStart w:id="3927" w:name="_Toc121826887"/>
      <w:bookmarkStart w:id="3928" w:name="_Toc121834310"/>
      <w:bookmarkStart w:id="3929" w:name="_Toc125550177"/>
      <w:bookmarkStart w:id="3930" w:name="_Toc125555672"/>
      <w:bookmarkStart w:id="3931" w:name="_Toc125557544"/>
      <w:bookmarkStart w:id="3932" w:name="_Toc125559431"/>
      <w:bookmarkStart w:id="3933" w:name="_Toc125618609"/>
      <w:bookmarkStart w:id="3934" w:name="_Toc125640056"/>
      <w:bookmarkStart w:id="3935" w:name="_Toc125642271"/>
      <w:bookmarkStart w:id="3936" w:name="_Toc125974041"/>
      <w:bookmarkStart w:id="3937" w:name="_Toc125974326"/>
      <w:bookmarkStart w:id="3938" w:name="_Toc126055243"/>
      <w:bookmarkStart w:id="3939" w:name="_Toc126058035"/>
      <w:bookmarkStart w:id="3940" w:name="_Toc127182384"/>
      <w:bookmarkStart w:id="3941" w:name="_Toc127182721"/>
      <w:bookmarkStart w:id="3942" w:name="_Toc127191905"/>
      <w:bookmarkStart w:id="3943" w:name="_Toc127278370"/>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p>
    <w:p w14:paraId="22EA76FB" w14:textId="62F8D74C" w:rsidR="006238CC" w:rsidRPr="0045721D" w:rsidDel="00A04755" w:rsidRDefault="008F6CE4" w:rsidP="006238CC">
      <w:pPr>
        <w:keepNext/>
        <w:rPr>
          <w:del w:id="3944" w:author="Kumar Baral" w:date="2022-12-12T16:54:00Z"/>
          <w:highlight w:val="yellow"/>
          <w:rPrChange w:id="3945" w:author="Kumar Baral" w:date="2022-12-12T16:18:00Z">
            <w:rPr>
              <w:del w:id="3946" w:author="Kumar Baral" w:date="2022-12-12T16:54:00Z"/>
            </w:rPr>
          </w:rPrChange>
        </w:rPr>
      </w:pPr>
      <w:del w:id="3947" w:author="Kumar Baral" w:date="2022-12-12T16:54:00Z">
        <w:r w:rsidRPr="0045721D" w:rsidDel="00A04755">
          <w:rPr>
            <w:noProof/>
            <w:highlight w:val="yellow"/>
            <w:lang w:bidi="ne-NP"/>
            <w:rPrChange w:id="3948"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3949" w:name="_Toc121824746"/>
        <w:bookmarkStart w:id="3950" w:name="_Toc121825384"/>
        <w:bookmarkStart w:id="3951" w:name="_Toc121826024"/>
        <w:bookmarkStart w:id="3952" w:name="_Toc121826888"/>
        <w:bookmarkStart w:id="3953" w:name="_Toc121834311"/>
        <w:bookmarkStart w:id="3954" w:name="_Toc125550178"/>
        <w:bookmarkStart w:id="3955" w:name="_Toc125555673"/>
        <w:bookmarkStart w:id="3956" w:name="_Toc125557545"/>
        <w:bookmarkStart w:id="3957" w:name="_Toc125559432"/>
        <w:bookmarkStart w:id="3958" w:name="_Toc125618610"/>
        <w:bookmarkStart w:id="3959" w:name="_Toc125640057"/>
        <w:bookmarkStart w:id="3960" w:name="_Toc125642272"/>
        <w:bookmarkStart w:id="3961" w:name="_Toc125974042"/>
        <w:bookmarkStart w:id="3962" w:name="_Toc125974327"/>
        <w:bookmarkStart w:id="3963" w:name="_Toc126055244"/>
        <w:bookmarkStart w:id="3964" w:name="_Toc126058036"/>
        <w:bookmarkStart w:id="3965" w:name="_Toc127182385"/>
        <w:bookmarkStart w:id="3966" w:name="_Toc127182722"/>
        <w:bookmarkStart w:id="3967" w:name="_Toc127191906"/>
        <w:bookmarkStart w:id="3968" w:name="_Toc127278371"/>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del>
    </w:p>
    <w:p w14:paraId="526587E8" w14:textId="0AD8E754" w:rsidR="006238CC" w:rsidRPr="0045721D" w:rsidDel="00A04755" w:rsidRDefault="006238CC" w:rsidP="006238CC">
      <w:pPr>
        <w:pStyle w:val="Caption"/>
        <w:rPr>
          <w:del w:id="3969" w:author="Kumar Baral" w:date="2022-12-12T16:54:00Z"/>
          <w:highlight w:val="yellow"/>
          <w:rPrChange w:id="3970" w:author="Kumar Baral" w:date="2022-12-12T16:18:00Z">
            <w:rPr>
              <w:del w:id="3971" w:author="Kumar Baral" w:date="2022-12-12T16:54:00Z"/>
            </w:rPr>
          </w:rPrChange>
        </w:rPr>
      </w:pPr>
      <w:bookmarkStart w:id="3972" w:name="_Ref72830932"/>
      <w:del w:id="3973" w:author="Kumar Baral" w:date="2022-12-12T16:54:00Z">
        <w:r w:rsidRPr="0045721D" w:rsidDel="00A04755">
          <w:rPr>
            <w:highlight w:val="yellow"/>
            <w:rPrChange w:id="3974" w:author="Kumar Baral" w:date="2022-12-12T16:18:00Z">
              <w:rPr/>
            </w:rPrChange>
          </w:rPr>
          <w:delText xml:space="preserve">Figure </w:delText>
        </w:r>
      </w:del>
      <w:del w:id="3975" w:author="Kumar Baral" w:date="2022-12-12T16:52:00Z">
        <w:r w:rsidR="003D276E" w:rsidRPr="0045721D" w:rsidDel="00A04755">
          <w:rPr>
            <w:highlight w:val="yellow"/>
            <w:rPrChange w:id="3976" w:author="Kumar Baral" w:date="2022-12-12T16:18:00Z">
              <w:rPr/>
            </w:rPrChange>
          </w:rPr>
          <w:fldChar w:fldCharType="begin"/>
        </w:r>
        <w:r w:rsidR="003D276E" w:rsidRPr="0045721D" w:rsidDel="00A04755">
          <w:rPr>
            <w:highlight w:val="yellow"/>
            <w:rPrChange w:id="3977" w:author="Kumar Baral" w:date="2022-12-12T16:18:00Z">
              <w:rPr/>
            </w:rPrChange>
          </w:rPr>
          <w:delInstrText xml:space="preserve"> STYLEREF 1 \s </w:delInstrText>
        </w:r>
        <w:r w:rsidR="003D276E" w:rsidRPr="0045721D" w:rsidDel="00A04755">
          <w:rPr>
            <w:highlight w:val="yellow"/>
            <w:rPrChange w:id="3978" w:author="Kumar Baral" w:date="2022-12-12T16:18:00Z">
              <w:rPr>
                <w:noProof/>
              </w:rPr>
            </w:rPrChange>
          </w:rPr>
          <w:fldChar w:fldCharType="separate"/>
        </w:r>
        <w:r w:rsidR="00EA54C4" w:rsidRPr="0045721D" w:rsidDel="00A04755">
          <w:rPr>
            <w:noProof/>
            <w:highlight w:val="yellow"/>
            <w:rPrChange w:id="3979" w:author="Kumar Baral" w:date="2022-12-12T16:18:00Z">
              <w:rPr>
                <w:noProof/>
              </w:rPr>
            </w:rPrChange>
          </w:rPr>
          <w:delText>2</w:delText>
        </w:r>
        <w:r w:rsidR="003D276E" w:rsidRPr="0045721D" w:rsidDel="00A04755">
          <w:rPr>
            <w:noProof/>
            <w:highlight w:val="yellow"/>
            <w:rPrChange w:id="3980" w:author="Kumar Baral" w:date="2022-12-12T16:18:00Z">
              <w:rPr>
                <w:noProof/>
              </w:rPr>
            </w:rPrChange>
          </w:rPr>
          <w:fldChar w:fldCharType="end"/>
        </w:r>
        <w:r w:rsidR="006B63D6" w:rsidRPr="0045721D" w:rsidDel="00A04755">
          <w:rPr>
            <w:highlight w:val="yellow"/>
            <w:rPrChange w:id="3981" w:author="Kumar Baral" w:date="2022-12-12T16:18:00Z">
              <w:rPr/>
            </w:rPrChange>
          </w:rPr>
          <w:noBreakHyphen/>
        </w:r>
        <w:r w:rsidR="003D276E" w:rsidRPr="0045721D" w:rsidDel="00A04755">
          <w:rPr>
            <w:highlight w:val="yellow"/>
            <w:rPrChange w:id="3982" w:author="Kumar Baral" w:date="2022-12-12T16:18:00Z">
              <w:rPr/>
            </w:rPrChange>
          </w:rPr>
          <w:fldChar w:fldCharType="begin"/>
        </w:r>
        <w:r w:rsidR="003D276E" w:rsidRPr="0045721D" w:rsidDel="00A04755">
          <w:rPr>
            <w:highlight w:val="yellow"/>
            <w:rPrChange w:id="3983" w:author="Kumar Baral" w:date="2022-12-12T16:18:00Z">
              <w:rPr/>
            </w:rPrChange>
          </w:rPr>
          <w:delInstrText xml:space="preserve"> SEQ Figure \* ARABIC \s 1 </w:delInstrText>
        </w:r>
        <w:r w:rsidR="003D276E" w:rsidRPr="0045721D" w:rsidDel="00A04755">
          <w:rPr>
            <w:highlight w:val="yellow"/>
            <w:rPrChange w:id="3984" w:author="Kumar Baral" w:date="2022-12-12T16:18:00Z">
              <w:rPr>
                <w:noProof/>
              </w:rPr>
            </w:rPrChange>
          </w:rPr>
          <w:fldChar w:fldCharType="separate"/>
        </w:r>
        <w:r w:rsidR="00EA54C4" w:rsidRPr="0045721D" w:rsidDel="00A04755">
          <w:rPr>
            <w:noProof/>
            <w:highlight w:val="yellow"/>
            <w:rPrChange w:id="3985" w:author="Kumar Baral" w:date="2022-12-12T16:18:00Z">
              <w:rPr>
                <w:noProof/>
              </w:rPr>
            </w:rPrChange>
          </w:rPr>
          <w:delText>2</w:delText>
        </w:r>
        <w:r w:rsidR="003D276E" w:rsidRPr="0045721D" w:rsidDel="00A04755">
          <w:rPr>
            <w:noProof/>
            <w:highlight w:val="yellow"/>
            <w:rPrChange w:id="3986" w:author="Kumar Baral" w:date="2022-12-12T16:18:00Z">
              <w:rPr>
                <w:noProof/>
              </w:rPr>
            </w:rPrChange>
          </w:rPr>
          <w:fldChar w:fldCharType="end"/>
        </w:r>
      </w:del>
      <w:bookmarkStart w:id="3987" w:name="_Toc62563723"/>
      <w:bookmarkEnd w:id="3972"/>
      <w:del w:id="3988" w:author="Kumar Baral" w:date="2022-12-12T16:54:00Z">
        <w:r w:rsidRPr="0045721D" w:rsidDel="00A04755">
          <w:rPr>
            <w:highlight w:val="yellow"/>
            <w:rPrChange w:id="3989" w:author="Kumar Baral" w:date="2022-12-12T16:18:00Z">
              <w:rPr/>
            </w:rPrChange>
          </w:rPr>
          <w:delText>: Catchment of Myagdi at Mangalghat station and</w:delText>
        </w:r>
        <w:r w:rsidR="00E339E3" w:rsidRPr="0045721D" w:rsidDel="00A04755">
          <w:rPr>
            <w:highlight w:val="yellow"/>
            <w:rPrChange w:id="3990" w:author="Kumar Baral" w:date="2022-12-12T16:18:00Z">
              <w:rPr/>
            </w:rPrChange>
          </w:rPr>
          <w:delText xml:space="preserve"> at</w:delText>
        </w:r>
        <w:r w:rsidRPr="0045721D" w:rsidDel="00A04755">
          <w:rPr>
            <w:highlight w:val="yellow"/>
            <w:rPrChange w:id="3991" w:author="Kumar Baral" w:date="2022-12-12T16:18:00Z">
              <w:rPr/>
            </w:rPrChange>
          </w:rPr>
          <w:delText xml:space="preserve"> </w:delText>
        </w:r>
        <w:r w:rsidR="004B5FEE" w:rsidRPr="0045721D" w:rsidDel="00A04755">
          <w:rPr>
            <w:highlight w:val="yellow"/>
            <w:rPrChange w:id="3992" w:author="Kumar Baral" w:date="2022-12-12T16:18:00Z">
              <w:rPr/>
            </w:rPrChange>
          </w:rPr>
          <w:delText xml:space="preserve">different headworks of </w:delText>
        </w:r>
        <w:r w:rsidRPr="0045721D" w:rsidDel="00A04755">
          <w:rPr>
            <w:highlight w:val="yellow"/>
            <w:rPrChange w:id="3993" w:author="Kumar Baral" w:date="2022-12-12T16:18:00Z">
              <w:rPr/>
            </w:rPrChange>
          </w:rPr>
          <w:delText>Myagdi Khola Hydropower Project</w:delText>
        </w:r>
        <w:bookmarkStart w:id="3994" w:name="_Toc121824747"/>
        <w:bookmarkStart w:id="3995" w:name="_Toc121825385"/>
        <w:bookmarkStart w:id="3996" w:name="_Toc121826025"/>
        <w:bookmarkStart w:id="3997" w:name="_Toc121826889"/>
        <w:bookmarkStart w:id="3998" w:name="_Toc121834312"/>
        <w:bookmarkStart w:id="3999" w:name="_Toc125550179"/>
        <w:bookmarkStart w:id="4000" w:name="_Toc125555674"/>
        <w:bookmarkStart w:id="4001" w:name="_Toc125557546"/>
        <w:bookmarkStart w:id="4002" w:name="_Toc125559433"/>
        <w:bookmarkStart w:id="4003" w:name="_Toc125618611"/>
        <w:bookmarkStart w:id="4004" w:name="_Toc125640058"/>
        <w:bookmarkStart w:id="4005" w:name="_Toc125642273"/>
        <w:bookmarkStart w:id="4006" w:name="_Toc125974043"/>
        <w:bookmarkStart w:id="4007" w:name="_Toc125974328"/>
        <w:bookmarkStart w:id="4008" w:name="_Toc126055245"/>
        <w:bookmarkStart w:id="4009" w:name="_Toc126058037"/>
        <w:bookmarkStart w:id="4010" w:name="_Toc127182386"/>
        <w:bookmarkStart w:id="4011" w:name="_Toc127182723"/>
        <w:bookmarkStart w:id="4012" w:name="_Toc127191907"/>
        <w:bookmarkStart w:id="4013" w:name="_Toc127278372"/>
        <w:bookmarkEnd w:id="3987"/>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del>
    </w:p>
    <w:p w14:paraId="1C1BABAC" w14:textId="017EF6AC" w:rsidR="006238CC" w:rsidRPr="0045721D" w:rsidDel="00A04755" w:rsidRDefault="006238CC" w:rsidP="006238CC">
      <w:pPr>
        <w:rPr>
          <w:del w:id="4014" w:author="Kumar Baral" w:date="2022-12-12T16:54:00Z"/>
          <w:highlight w:val="yellow"/>
          <w:rPrChange w:id="4015" w:author="Kumar Baral" w:date="2022-12-12T16:18:00Z">
            <w:rPr>
              <w:del w:id="4016" w:author="Kumar Baral" w:date="2022-12-12T16:54:00Z"/>
            </w:rPr>
          </w:rPrChange>
        </w:rPr>
      </w:pPr>
      <w:del w:id="4017" w:author="Kumar Baral" w:date="2022-12-12T16:54:00Z">
        <w:r w:rsidRPr="0045721D" w:rsidDel="00A04755">
          <w:rPr>
            <w:highlight w:val="yellow"/>
            <w:rPrChange w:id="4018"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019" w:author="Kumar Baral" w:date="2022-12-12T16:18:00Z">
              <w:rPr/>
            </w:rPrChange>
          </w:rPr>
          <w:delText xml:space="preserve"> </w:delText>
        </w:r>
        <w:r w:rsidR="00A80D5B" w:rsidRPr="0045721D" w:rsidDel="00A04755">
          <w:rPr>
            <w:highlight w:val="yellow"/>
            <w:rPrChange w:id="4020" w:author="Kumar Baral" w:date="2022-12-12T16:18:00Z">
              <w:rPr/>
            </w:rPrChange>
          </w:rPr>
          <w:fldChar w:fldCharType="begin"/>
        </w:r>
        <w:r w:rsidR="00A80D5B" w:rsidRPr="0045721D" w:rsidDel="00A04755">
          <w:rPr>
            <w:highlight w:val="yellow"/>
            <w:rPrChange w:id="4021"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022" w:author="Kumar Baral" w:date="2022-12-12T16:18:00Z">
              <w:rPr>
                <w:highlight w:val="yellow"/>
              </w:rPr>
            </w:rPrChange>
          </w:rPr>
        </w:r>
        <w:r w:rsidR="00A80D5B" w:rsidRPr="0045721D" w:rsidDel="00A04755">
          <w:rPr>
            <w:highlight w:val="yellow"/>
            <w:rPrChange w:id="4023" w:author="Kumar Baral" w:date="2022-12-12T16:18:00Z">
              <w:rPr/>
            </w:rPrChange>
          </w:rPr>
          <w:fldChar w:fldCharType="separate"/>
        </w:r>
        <w:r w:rsidR="00EA54C4" w:rsidRPr="0045721D" w:rsidDel="00A04755">
          <w:rPr>
            <w:highlight w:val="yellow"/>
            <w:rPrChange w:id="4024" w:author="Kumar Baral" w:date="2022-12-12T16:18:00Z">
              <w:rPr/>
            </w:rPrChange>
          </w:rPr>
          <w:delText xml:space="preserve">Figure </w:delText>
        </w:r>
        <w:r w:rsidR="00EA54C4" w:rsidRPr="0045721D" w:rsidDel="00A04755">
          <w:rPr>
            <w:noProof/>
            <w:highlight w:val="yellow"/>
            <w:rPrChange w:id="4025" w:author="Kumar Baral" w:date="2022-12-12T16:18:00Z">
              <w:rPr>
                <w:noProof/>
              </w:rPr>
            </w:rPrChange>
          </w:rPr>
          <w:delText>2</w:delText>
        </w:r>
        <w:r w:rsidR="00EA54C4" w:rsidRPr="0045721D" w:rsidDel="00A04755">
          <w:rPr>
            <w:highlight w:val="yellow"/>
            <w:rPrChange w:id="4026" w:author="Kumar Baral" w:date="2022-12-12T16:18:00Z">
              <w:rPr/>
            </w:rPrChange>
          </w:rPr>
          <w:noBreakHyphen/>
        </w:r>
        <w:r w:rsidR="00EA54C4" w:rsidRPr="0045721D" w:rsidDel="00A04755">
          <w:rPr>
            <w:noProof/>
            <w:highlight w:val="yellow"/>
            <w:rPrChange w:id="4027" w:author="Kumar Baral" w:date="2022-12-12T16:18:00Z">
              <w:rPr>
                <w:noProof/>
              </w:rPr>
            </w:rPrChange>
          </w:rPr>
          <w:delText>2</w:delText>
        </w:r>
        <w:r w:rsidR="00A80D5B" w:rsidRPr="0045721D" w:rsidDel="00A04755">
          <w:rPr>
            <w:highlight w:val="yellow"/>
            <w:rPrChange w:id="4028" w:author="Kumar Baral" w:date="2022-12-12T16:18:00Z">
              <w:rPr/>
            </w:rPrChange>
          </w:rPr>
          <w:fldChar w:fldCharType="end"/>
        </w:r>
        <w:r w:rsidR="00A80D5B" w:rsidRPr="0045721D" w:rsidDel="00A04755">
          <w:rPr>
            <w:highlight w:val="yellow"/>
            <w:rPrChange w:id="4029" w:author="Kumar Baral" w:date="2022-12-12T16:18:00Z">
              <w:rPr/>
            </w:rPrChange>
          </w:rPr>
          <w:delText xml:space="preserve"> and</w:delText>
        </w:r>
        <w:r w:rsidRPr="0045721D" w:rsidDel="00A04755">
          <w:rPr>
            <w:highlight w:val="yellow"/>
            <w:rPrChange w:id="4030" w:author="Kumar Baral" w:date="2022-12-12T16:18:00Z">
              <w:rPr/>
            </w:rPrChange>
          </w:rPr>
          <w:delText xml:space="preserve"> </w:delText>
        </w:r>
        <w:r w:rsidR="00FE5FBC" w:rsidRPr="0045721D" w:rsidDel="00A04755">
          <w:rPr>
            <w:highlight w:val="yellow"/>
            <w:rPrChange w:id="4031" w:author="Kumar Baral" w:date="2022-12-12T16:18:00Z">
              <w:rPr/>
            </w:rPrChange>
          </w:rPr>
          <w:fldChar w:fldCharType="begin"/>
        </w:r>
        <w:r w:rsidR="00FE5FBC" w:rsidRPr="0045721D" w:rsidDel="00A04755">
          <w:rPr>
            <w:highlight w:val="yellow"/>
            <w:rPrChange w:id="4032"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033" w:author="Kumar Baral" w:date="2022-12-12T16:18:00Z">
              <w:rPr>
                <w:highlight w:val="yellow"/>
              </w:rPr>
            </w:rPrChange>
          </w:rPr>
        </w:r>
        <w:r w:rsidR="00FE5FBC" w:rsidRPr="0045721D" w:rsidDel="00A04755">
          <w:rPr>
            <w:highlight w:val="yellow"/>
            <w:rPrChange w:id="4034" w:author="Kumar Baral" w:date="2022-12-12T16:18:00Z">
              <w:rPr/>
            </w:rPrChange>
          </w:rPr>
          <w:fldChar w:fldCharType="separate"/>
        </w:r>
        <w:r w:rsidR="00EA54C4" w:rsidRPr="0045721D" w:rsidDel="00A04755">
          <w:rPr>
            <w:highlight w:val="yellow"/>
            <w:rPrChange w:id="4035" w:author="Kumar Baral" w:date="2022-12-12T16:18:00Z">
              <w:rPr/>
            </w:rPrChange>
          </w:rPr>
          <w:delText xml:space="preserve">Figure </w:delText>
        </w:r>
        <w:r w:rsidR="00EA54C4" w:rsidRPr="0045721D" w:rsidDel="00A04755">
          <w:rPr>
            <w:noProof/>
            <w:highlight w:val="yellow"/>
            <w:rPrChange w:id="4036" w:author="Kumar Baral" w:date="2022-12-12T16:18:00Z">
              <w:rPr>
                <w:noProof/>
              </w:rPr>
            </w:rPrChange>
          </w:rPr>
          <w:delText>2</w:delText>
        </w:r>
        <w:r w:rsidR="00EA54C4" w:rsidRPr="0045721D" w:rsidDel="00A04755">
          <w:rPr>
            <w:highlight w:val="yellow"/>
            <w:rPrChange w:id="4037" w:author="Kumar Baral" w:date="2022-12-12T16:18:00Z">
              <w:rPr/>
            </w:rPrChange>
          </w:rPr>
          <w:noBreakHyphen/>
        </w:r>
        <w:r w:rsidR="00EA54C4" w:rsidRPr="0045721D" w:rsidDel="00A04755">
          <w:rPr>
            <w:noProof/>
            <w:highlight w:val="yellow"/>
            <w:rPrChange w:id="4038" w:author="Kumar Baral" w:date="2022-12-12T16:18:00Z">
              <w:rPr>
                <w:noProof/>
              </w:rPr>
            </w:rPrChange>
          </w:rPr>
          <w:delText>3</w:delText>
        </w:r>
        <w:r w:rsidR="00FE5FBC" w:rsidRPr="0045721D" w:rsidDel="00A04755">
          <w:rPr>
            <w:highlight w:val="yellow"/>
            <w:rPrChange w:id="4039" w:author="Kumar Baral" w:date="2022-12-12T16:18:00Z">
              <w:rPr/>
            </w:rPrChange>
          </w:rPr>
          <w:fldChar w:fldCharType="end"/>
        </w:r>
        <w:r w:rsidRPr="0045721D" w:rsidDel="00A04755">
          <w:rPr>
            <w:highlight w:val="yellow"/>
            <w:rPrChange w:id="4040" w:author="Kumar Baral" w:date="2022-12-12T16:18:00Z">
              <w:rPr/>
            </w:rPrChange>
          </w:rPr>
          <w:delText>.</w:delText>
        </w:r>
        <w:bookmarkStart w:id="4041" w:name="_Toc121824748"/>
        <w:bookmarkStart w:id="4042" w:name="_Toc121825386"/>
        <w:bookmarkStart w:id="4043" w:name="_Toc121826026"/>
        <w:bookmarkStart w:id="4044" w:name="_Toc121826890"/>
        <w:bookmarkStart w:id="4045" w:name="_Toc121834313"/>
        <w:bookmarkStart w:id="4046" w:name="_Toc125550180"/>
        <w:bookmarkStart w:id="4047" w:name="_Toc125555675"/>
        <w:bookmarkStart w:id="4048" w:name="_Toc125557547"/>
        <w:bookmarkStart w:id="4049" w:name="_Toc125559434"/>
        <w:bookmarkStart w:id="4050" w:name="_Toc125618612"/>
        <w:bookmarkStart w:id="4051" w:name="_Toc125640059"/>
        <w:bookmarkStart w:id="4052" w:name="_Toc125642274"/>
        <w:bookmarkStart w:id="4053" w:name="_Toc125974044"/>
        <w:bookmarkStart w:id="4054" w:name="_Toc125974329"/>
        <w:bookmarkStart w:id="4055" w:name="_Toc126055246"/>
        <w:bookmarkStart w:id="4056" w:name="_Toc126058038"/>
        <w:bookmarkStart w:id="4057" w:name="_Toc127182387"/>
        <w:bookmarkStart w:id="4058" w:name="_Toc127182724"/>
        <w:bookmarkStart w:id="4059" w:name="_Toc127191908"/>
        <w:bookmarkStart w:id="4060" w:name="_Toc127278373"/>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del>
    </w:p>
    <w:p w14:paraId="574293CB" w14:textId="1FD0B128" w:rsidR="006238CC" w:rsidRPr="0045721D" w:rsidDel="00A04755" w:rsidRDefault="008F6CE4" w:rsidP="006238CC">
      <w:pPr>
        <w:keepNext/>
        <w:rPr>
          <w:del w:id="4061" w:author="Kumar Baral" w:date="2022-12-12T16:54:00Z"/>
          <w:highlight w:val="yellow"/>
          <w:rPrChange w:id="4062" w:author="Kumar Baral" w:date="2022-12-12T16:18:00Z">
            <w:rPr>
              <w:del w:id="4063" w:author="Kumar Baral" w:date="2022-12-12T16:54:00Z"/>
            </w:rPr>
          </w:rPrChange>
        </w:rPr>
      </w:pPr>
      <w:del w:id="4064" w:author="Kumar Baral" w:date="2022-12-12T16:54:00Z">
        <w:r w:rsidRPr="0045721D" w:rsidDel="00A04755">
          <w:rPr>
            <w:noProof/>
            <w:highlight w:val="yellow"/>
            <w:lang w:bidi="ne-NP"/>
            <w:rPrChange w:id="4065"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066" w:name="_Toc121824749"/>
        <w:bookmarkStart w:id="4067" w:name="_Toc121825387"/>
        <w:bookmarkStart w:id="4068" w:name="_Toc121826027"/>
        <w:bookmarkStart w:id="4069" w:name="_Toc121826891"/>
        <w:bookmarkStart w:id="4070" w:name="_Toc121834314"/>
        <w:bookmarkStart w:id="4071" w:name="_Toc125550181"/>
        <w:bookmarkStart w:id="4072" w:name="_Toc125555676"/>
        <w:bookmarkStart w:id="4073" w:name="_Toc125557548"/>
        <w:bookmarkStart w:id="4074" w:name="_Toc125559435"/>
        <w:bookmarkStart w:id="4075" w:name="_Toc125618613"/>
        <w:bookmarkStart w:id="4076" w:name="_Toc125640060"/>
        <w:bookmarkStart w:id="4077" w:name="_Toc125642275"/>
        <w:bookmarkStart w:id="4078" w:name="_Toc125974045"/>
        <w:bookmarkStart w:id="4079" w:name="_Toc125974330"/>
        <w:bookmarkStart w:id="4080" w:name="_Toc126055247"/>
        <w:bookmarkStart w:id="4081" w:name="_Toc126058039"/>
        <w:bookmarkStart w:id="4082" w:name="_Toc127182388"/>
        <w:bookmarkStart w:id="4083" w:name="_Toc127182725"/>
        <w:bookmarkStart w:id="4084" w:name="_Toc127191909"/>
        <w:bookmarkStart w:id="4085" w:name="_Toc127278374"/>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del>
    </w:p>
    <w:p w14:paraId="41E3497F" w14:textId="1FB58126" w:rsidR="006238CC" w:rsidRPr="006238CC" w:rsidDel="00A04755" w:rsidRDefault="006238CC" w:rsidP="006238CC">
      <w:pPr>
        <w:pStyle w:val="Caption"/>
        <w:rPr>
          <w:del w:id="4086" w:author="Kumar Baral" w:date="2022-12-12T16:54:00Z"/>
        </w:rPr>
      </w:pPr>
      <w:bookmarkStart w:id="4087" w:name="_Ref72830869"/>
      <w:del w:id="4088" w:author="Kumar Baral" w:date="2022-12-12T16:54:00Z">
        <w:r w:rsidRPr="0045721D" w:rsidDel="00A04755">
          <w:rPr>
            <w:highlight w:val="yellow"/>
            <w:rPrChange w:id="4089" w:author="Kumar Baral" w:date="2022-12-12T16:18:00Z">
              <w:rPr/>
            </w:rPrChange>
          </w:rPr>
          <w:delText xml:space="preserve">Figure </w:delText>
        </w:r>
      </w:del>
      <w:del w:id="4090" w:author="Kumar Baral" w:date="2022-12-12T16:52:00Z">
        <w:r w:rsidR="003D276E" w:rsidRPr="0045721D" w:rsidDel="00A04755">
          <w:rPr>
            <w:highlight w:val="yellow"/>
            <w:rPrChange w:id="4091" w:author="Kumar Baral" w:date="2022-12-12T16:18:00Z">
              <w:rPr/>
            </w:rPrChange>
          </w:rPr>
          <w:fldChar w:fldCharType="begin"/>
        </w:r>
        <w:r w:rsidR="003D276E" w:rsidRPr="0045721D" w:rsidDel="00A04755">
          <w:rPr>
            <w:highlight w:val="yellow"/>
            <w:rPrChange w:id="4092" w:author="Kumar Baral" w:date="2022-12-12T16:18:00Z">
              <w:rPr/>
            </w:rPrChange>
          </w:rPr>
          <w:delInstrText xml:space="preserve"> STYLEREF 1 \s </w:delInstrText>
        </w:r>
        <w:r w:rsidR="003D276E" w:rsidRPr="0045721D" w:rsidDel="00A04755">
          <w:rPr>
            <w:highlight w:val="yellow"/>
            <w:rPrChange w:id="4093" w:author="Kumar Baral" w:date="2022-12-12T16:18:00Z">
              <w:rPr>
                <w:noProof/>
              </w:rPr>
            </w:rPrChange>
          </w:rPr>
          <w:fldChar w:fldCharType="separate"/>
        </w:r>
        <w:r w:rsidR="00EA54C4" w:rsidRPr="0045721D" w:rsidDel="00A04755">
          <w:rPr>
            <w:noProof/>
            <w:highlight w:val="yellow"/>
            <w:rPrChange w:id="4094" w:author="Kumar Baral" w:date="2022-12-12T16:18:00Z">
              <w:rPr>
                <w:noProof/>
              </w:rPr>
            </w:rPrChange>
          </w:rPr>
          <w:delText>2</w:delText>
        </w:r>
        <w:r w:rsidR="003D276E" w:rsidRPr="0045721D" w:rsidDel="00A04755">
          <w:rPr>
            <w:noProof/>
            <w:highlight w:val="yellow"/>
            <w:rPrChange w:id="4095" w:author="Kumar Baral" w:date="2022-12-12T16:18:00Z">
              <w:rPr>
                <w:noProof/>
              </w:rPr>
            </w:rPrChange>
          </w:rPr>
          <w:fldChar w:fldCharType="end"/>
        </w:r>
        <w:r w:rsidR="006B63D6" w:rsidRPr="0045721D" w:rsidDel="00A04755">
          <w:rPr>
            <w:highlight w:val="yellow"/>
            <w:rPrChange w:id="4096" w:author="Kumar Baral" w:date="2022-12-12T16:18:00Z">
              <w:rPr/>
            </w:rPrChange>
          </w:rPr>
          <w:noBreakHyphen/>
        </w:r>
        <w:r w:rsidR="003D276E" w:rsidRPr="0045721D" w:rsidDel="00A04755">
          <w:rPr>
            <w:highlight w:val="yellow"/>
            <w:rPrChange w:id="4097" w:author="Kumar Baral" w:date="2022-12-12T16:18:00Z">
              <w:rPr/>
            </w:rPrChange>
          </w:rPr>
          <w:fldChar w:fldCharType="begin"/>
        </w:r>
        <w:r w:rsidR="003D276E" w:rsidRPr="0045721D" w:rsidDel="00A04755">
          <w:rPr>
            <w:highlight w:val="yellow"/>
            <w:rPrChange w:id="4098" w:author="Kumar Baral" w:date="2022-12-12T16:18:00Z">
              <w:rPr/>
            </w:rPrChange>
          </w:rPr>
          <w:delInstrText xml:space="preserve"> SEQ Figure \* ARABIC \s 1 </w:delInstrText>
        </w:r>
        <w:r w:rsidR="003D276E" w:rsidRPr="0045721D" w:rsidDel="00A04755">
          <w:rPr>
            <w:highlight w:val="yellow"/>
            <w:rPrChange w:id="4099" w:author="Kumar Baral" w:date="2022-12-12T16:18:00Z">
              <w:rPr>
                <w:noProof/>
              </w:rPr>
            </w:rPrChange>
          </w:rPr>
          <w:fldChar w:fldCharType="separate"/>
        </w:r>
        <w:r w:rsidR="00EA54C4" w:rsidRPr="0045721D" w:rsidDel="00A04755">
          <w:rPr>
            <w:noProof/>
            <w:highlight w:val="yellow"/>
            <w:rPrChange w:id="4100" w:author="Kumar Baral" w:date="2022-12-12T16:18:00Z">
              <w:rPr>
                <w:noProof/>
              </w:rPr>
            </w:rPrChange>
          </w:rPr>
          <w:delText>3</w:delText>
        </w:r>
        <w:r w:rsidR="003D276E" w:rsidRPr="0045721D" w:rsidDel="00A04755">
          <w:rPr>
            <w:noProof/>
            <w:highlight w:val="yellow"/>
            <w:rPrChange w:id="4101" w:author="Kumar Baral" w:date="2022-12-12T16:18:00Z">
              <w:rPr>
                <w:noProof/>
              </w:rPr>
            </w:rPrChange>
          </w:rPr>
          <w:fldChar w:fldCharType="end"/>
        </w:r>
      </w:del>
      <w:bookmarkStart w:id="4102" w:name="_Toc62563724"/>
      <w:bookmarkEnd w:id="4087"/>
      <w:del w:id="4103" w:author="Kumar Baral" w:date="2022-12-12T16:54:00Z">
        <w:r w:rsidRPr="0045721D" w:rsidDel="00A04755">
          <w:rPr>
            <w:highlight w:val="yellow"/>
            <w:rPrChange w:id="4104" w:author="Kumar Baral" w:date="2022-12-12T16:18:00Z">
              <w:rPr/>
            </w:rPrChange>
          </w:rPr>
          <w:delText>: Elevation wise area distribution of Catchment at Intake</w:delText>
        </w:r>
        <w:bookmarkStart w:id="4105" w:name="_Toc121824750"/>
        <w:bookmarkStart w:id="4106" w:name="_Toc121825388"/>
        <w:bookmarkStart w:id="4107" w:name="_Toc121826028"/>
        <w:bookmarkStart w:id="4108" w:name="_Toc121826892"/>
        <w:bookmarkStart w:id="4109" w:name="_Toc121834315"/>
        <w:bookmarkStart w:id="4110" w:name="_Toc125550182"/>
        <w:bookmarkStart w:id="4111" w:name="_Toc125555677"/>
        <w:bookmarkStart w:id="4112" w:name="_Toc125557549"/>
        <w:bookmarkStart w:id="4113" w:name="_Toc125559436"/>
        <w:bookmarkStart w:id="4114" w:name="_Toc125618614"/>
        <w:bookmarkStart w:id="4115" w:name="_Toc125640061"/>
        <w:bookmarkStart w:id="4116" w:name="_Toc125642276"/>
        <w:bookmarkStart w:id="4117" w:name="_Toc125974046"/>
        <w:bookmarkStart w:id="4118" w:name="_Toc125974331"/>
        <w:bookmarkStart w:id="4119" w:name="_Toc126055248"/>
        <w:bookmarkStart w:id="4120" w:name="_Toc126058040"/>
        <w:bookmarkStart w:id="4121" w:name="_Toc127182389"/>
        <w:bookmarkStart w:id="4122" w:name="_Toc127182726"/>
        <w:bookmarkStart w:id="4123" w:name="_Toc127191910"/>
        <w:bookmarkStart w:id="4124" w:name="_Toc127278375"/>
        <w:bookmarkEnd w:id="4102"/>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del>
    </w:p>
    <w:p w14:paraId="4787682D" w14:textId="384A7AEC" w:rsidR="006238CC" w:rsidRDefault="006238CC" w:rsidP="001F4328">
      <w:pPr>
        <w:pStyle w:val="Heading2"/>
      </w:pPr>
      <w:bookmarkStart w:id="4125" w:name="_Toc454649651"/>
      <w:bookmarkStart w:id="4126" w:name="_Toc477261916"/>
      <w:bookmarkStart w:id="4127" w:name="_Toc23762112"/>
      <w:bookmarkStart w:id="4128" w:name="_Toc68879954"/>
      <w:bookmarkStart w:id="4129" w:name="_Toc127278376"/>
      <w:bookmarkEnd w:id="1249"/>
      <w:bookmarkEnd w:id="1250"/>
      <w:bookmarkEnd w:id="1251"/>
      <w:bookmarkEnd w:id="1252"/>
      <w:bookmarkEnd w:id="1253"/>
      <w:bookmarkEnd w:id="1254"/>
      <w:r w:rsidRPr="006238CC">
        <w:t>Climate</w:t>
      </w:r>
      <w:bookmarkEnd w:id="4125"/>
      <w:bookmarkEnd w:id="4126"/>
      <w:bookmarkEnd w:id="4127"/>
      <w:bookmarkEnd w:id="4128"/>
      <w:bookmarkEnd w:id="4129"/>
    </w:p>
    <w:p w14:paraId="0139159F" w14:textId="09F43B93"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130" w:author="Kumar Baral" w:date="2023-02-13T11:21:00Z">
        <w:r w:rsidR="00F23E72" w:rsidRPr="008A7711">
          <w:t>Precipitation patterns</w:t>
        </w:r>
        <w:r w:rsidR="00F23E72">
          <w:rPr>
            <w:rFonts w:cstheme="minorBidi"/>
          </w:rPr>
          <w:t xml:space="preserve">, </w:t>
        </w:r>
      </w:ins>
      <w:ins w:id="4131" w:author="Kumar Baral" w:date="2023-02-13T11:22:00Z">
        <w:r w:rsidR="00F23E72">
          <w:t>t</w:t>
        </w:r>
      </w:ins>
      <w:ins w:id="4132" w:author="Kumar Baral" w:date="2023-02-13T11:21:00Z">
        <w:r w:rsidR="00F23E72" w:rsidRPr="008A7711">
          <w:t>emperature</w:t>
        </w:r>
        <w:r w:rsidR="00F23E72">
          <w:rPr>
            <w:rFonts w:cstheme="minorBidi"/>
          </w:rPr>
          <w:t>,</w:t>
        </w:r>
        <w:r w:rsidR="00F23E72" w:rsidRPr="00F23E72">
          <w:t xml:space="preserve"> </w:t>
        </w:r>
      </w:ins>
      <w:ins w:id="4133" w:author="Kumar Baral" w:date="2023-02-13T11:22:00Z">
        <w:r w:rsidR="00F23E72">
          <w:t>a</w:t>
        </w:r>
      </w:ins>
      <w:ins w:id="4134" w:author="Kumar Baral" w:date="2023-02-13T11:21:00Z">
        <w:r w:rsidR="00F23E72" w:rsidRPr="008A7711">
          <w:t>tmospheric circulation</w:t>
        </w:r>
      </w:ins>
      <w:ins w:id="4135" w:author="Kumar Baral" w:date="2023-02-13T11:22:00Z">
        <w:r w:rsidR="00F23E72">
          <w:t>,</w:t>
        </w:r>
      </w:ins>
      <w:ins w:id="4136" w:author="Kumar Baral" w:date="2023-02-13T11:21:00Z">
        <w:r w:rsidR="00F23E72">
          <w:rPr>
            <w:rFonts w:cstheme="minorBidi"/>
          </w:rPr>
          <w:t xml:space="preserve"> </w:t>
        </w:r>
      </w:ins>
      <w:ins w:id="4137" w:author="Kumar Baral" w:date="2023-02-13T11:22:00Z">
        <w:r w:rsidR="00F23E72">
          <w:t>cl</w:t>
        </w:r>
      </w:ins>
      <w:ins w:id="4138" w:author="Kumar Baral" w:date="2023-02-13T11:21:00Z">
        <w:r w:rsidR="00F23E72" w:rsidRPr="008A7711">
          <w:t>imate extremes</w:t>
        </w:r>
      </w:ins>
      <w:ins w:id="4139" w:author="Kumar Baral" w:date="2023-02-13T11:22:00Z">
        <w:r w:rsidR="00F23E72">
          <w:t>,</w:t>
        </w:r>
      </w:ins>
      <w:ins w:id="4140"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141" w:author="Kumar Baral" w:date="2023-02-13T11:22:00Z">
        <w:r w:rsidRPr="008A7711" w:rsidDel="00F23E72">
          <w:rPr>
            <w:rFonts w:cstheme="minorBidi"/>
          </w:rPr>
          <w:delText>The following</w:delText>
        </w:r>
      </w:del>
      <w:ins w:id="4142" w:author="Kumar Baral" w:date="2023-02-13T11:22:00Z">
        <w:r w:rsidR="00F23E72">
          <w:rPr>
            <w:rFonts w:cstheme="minorBidi"/>
          </w:rPr>
          <w:t>are the</w:t>
        </w:r>
      </w:ins>
      <w:r w:rsidRPr="008A7711">
        <w:rPr>
          <w:rFonts w:cstheme="minorBidi"/>
        </w:rPr>
        <w:t xml:space="preserve"> aspects of climate </w:t>
      </w:r>
      <w:ins w:id="4143" w:author="Kumar Baral" w:date="2023-02-13T11:22:00Z">
        <w:r w:rsidR="00F23E72">
          <w:rPr>
            <w:rFonts w:cstheme="minorBidi"/>
          </w:rPr>
          <w:t xml:space="preserve">that </w:t>
        </w:r>
      </w:ins>
      <w:r w:rsidRPr="008A7711">
        <w:rPr>
          <w:rFonts w:cstheme="minorBidi"/>
        </w:rPr>
        <w:t>should be considered when preparing a report on the</w:t>
      </w:r>
      <w:r w:rsidR="007C3DCD">
        <w:rPr>
          <w:rFonts w:cstheme="minorBidi"/>
        </w:rPr>
        <w:t xml:space="preserve"> impact of climate on hydrology.</w:t>
      </w:r>
    </w:p>
    <w:p w14:paraId="05FF32BB" w14:textId="5052373A" w:rsidR="000C7DC9" w:rsidRPr="009E5F89" w:rsidDel="00F23E72" w:rsidRDefault="000C7DC9" w:rsidP="000C7DC9">
      <w:pPr>
        <w:pStyle w:val="ListParagraph"/>
        <w:numPr>
          <w:ilvl w:val="0"/>
          <w:numId w:val="136"/>
        </w:numPr>
        <w:spacing w:before="0" w:after="160" w:line="259" w:lineRule="auto"/>
        <w:jc w:val="left"/>
        <w:rPr>
          <w:del w:id="4144" w:author="Kumar Baral" w:date="2023-02-13T11:21:00Z"/>
          <w:highlight w:val="yellow"/>
        </w:rPr>
      </w:pPr>
      <w:del w:id="4145" w:author="Kumar Baral" w:date="2023-02-13T11:21:00Z">
        <w:r w:rsidRPr="009E5F89" w:rsidDel="00F23E72">
          <w:rPr>
            <w:highlight w:val="yellow"/>
          </w:rPr>
          <w:delText>Precipitation patterns: The amount, frequency, and distribution of precipitation in a region greatly affect the water balance and runoff.</w:delText>
        </w:r>
      </w:del>
    </w:p>
    <w:p w14:paraId="2A49EBBB" w14:textId="74758179" w:rsidR="000C7DC9" w:rsidRPr="009E5F89" w:rsidDel="00F23E72" w:rsidRDefault="000C7DC9" w:rsidP="000C7DC9">
      <w:pPr>
        <w:pStyle w:val="ListParagraph"/>
        <w:numPr>
          <w:ilvl w:val="0"/>
          <w:numId w:val="136"/>
        </w:numPr>
        <w:spacing w:before="0" w:after="160" w:line="259" w:lineRule="auto"/>
        <w:jc w:val="left"/>
        <w:rPr>
          <w:del w:id="4146" w:author="Kumar Baral" w:date="2023-02-13T11:21:00Z"/>
          <w:highlight w:val="yellow"/>
        </w:rPr>
      </w:pPr>
      <w:del w:id="4147" w:author="Kumar Baral" w:date="2023-02-13T11:21:00Z">
        <w:r w:rsidRPr="009E5F89" w:rsidDel="00F23E72">
          <w:rPr>
            <w:highlight w:val="yellow"/>
          </w:rPr>
          <w:delText>Temperature: Temperature influences the rate of evaporation and snowmelt, which can affect runoff and water supply.</w:delText>
        </w:r>
      </w:del>
    </w:p>
    <w:p w14:paraId="70E521F5" w14:textId="5AF4EED3" w:rsidR="000C7DC9" w:rsidRPr="009E5F89" w:rsidDel="00F23E72" w:rsidRDefault="000C7DC9" w:rsidP="000C7DC9">
      <w:pPr>
        <w:pStyle w:val="ListParagraph"/>
        <w:numPr>
          <w:ilvl w:val="0"/>
          <w:numId w:val="136"/>
        </w:numPr>
        <w:spacing w:before="0" w:after="160" w:line="259" w:lineRule="auto"/>
        <w:jc w:val="left"/>
        <w:rPr>
          <w:del w:id="4148" w:author="Kumar Baral" w:date="2023-02-13T11:21:00Z"/>
          <w:highlight w:val="yellow"/>
        </w:rPr>
      </w:pPr>
      <w:del w:id="4149" w:author="Kumar Baral" w:date="2023-02-13T11:21:00Z">
        <w:r w:rsidRPr="009E5F89" w:rsidDel="00F23E72">
          <w:rPr>
            <w:highlight w:val="yellow"/>
          </w:rPr>
          <w:delText>Atmospheric circulation: The distribution of pressure systems and prevailing wind patterns can alter the amount and distribution of precipitation in a region.</w:delText>
        </w:r>
      </w:del>
    </w:p>
    <w:p w14:paraId="21549753" w14:textId="6535DCC5" w:rsidR="000C7DC9" w:rsidRPr="009E5F89" w:rsidDel="00F23E72" w:rsidRDefault="000C7DC9" w:rsidP="000C7DC9">
      <w:pPr>
        <w:pStyle w:val="ListParagraph"/>
        <w:numPr>
          <w:ilvl w:val="0"/>
          <w:numId w:val="136"/>
        </w:numPr>
        <w:spacing w:before="0" w:after="160" w:line="259" w:lineRule="auto"/>
        <w:jc w:val="left"/>
        <w:rPr>
          <w:del w:id="4150" w:author="Kumar Baral" w:date="2023-02-13T11:21:00Z"/>
          <w:highlight w:val="yellow"/>
        </w:rPr>
      </w:pPr>
      <w:del w:id="4151" w:author="Kumar Baral" w:date="2023-02-13T11:21:00Z">
        <w:r w:rsidRPr="009E5F89" w:rsidDel="00F23E72">
          <w:rPr>
            <w:highlight w:val="yellow"/>
          </w:rPr>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RPr="009E5F89" w:rsidDel="00F23E72" w:rsidRDefault="000C7DC9" w:rsidP="000C7DC9">
      <w:pPr>
        <w:pStyle w:val="ListParagraph"/>
        <w:numPr>
          <w:ilvl w:val="0"/>
          <w:numId w:val="136"/>
        </w:numPr>
        <w:spacing w:before="0" w:after="160" w:line="259" w:lineRule="auto"/>
        <w:jc w:val="left"/>
        <w:rPr>
          <w:del w:id="4152" w:author="Kumar Baral" w:date="2023-02-13T11:21:00Z"/>
          <w:highlight w:val="yellow"/>
        </w:rPr>
      </w:pPr>
      <w:del w:id="4153" w:author="Kumar Baral" w:date="2023-02-13T11:21:00Z">
        <w:r w:rsidRPr="009E5F89" w:rsidDel="00F23E72">
          <w:rPr>
            <w:highlight w:val="yellow"/>
          </w:rPr>
          <w:delText>Climate extremes: Climate extremes, such as droughts and floods, can have severe impacts on water resources, including water availability and quality.</w:delText>
        </w:r>
      </w:del>
    </w:p>
    <w:p w14:paraId="77E52692" w14:textId="189E30B7" w:rsidR="000C7DC9" w:rsidRPr="009E5F89" w:rsidDel="00F23E72" w:rsidRDefault="000C7DC9" w:rsidP="000C7DC9">
      <w:pPr>
        <w:pStyle w:val="ListParagraph"/>
        <w:numPr>
          <w:ilvl w:val="0"/>
          <w:numId w:val="136"/>
        </w:numPr>
        <w:spacing w:before="0" w:after="160" w:line="259" w:lineRule="auto"/>
        <w:jc w:val="left"/>
        <w:rPr>
          <w:del w:id="4154" w:author="Kumar Baral" w:date="2023-02-13T11:21:00Z"/>
          <w:rFonts w:cstheme="minorBidi"/>
          <w:highlight w:val="yellow"/>
        </w:rPr>
      </w:pPr>
      <w:del w:id="4155" w:author="Kumar Baral" w:date="2023-02-13T11:21:00Z">
        <w:r w:rsidRPr="009E5F89" w:rsidDel="00F23E72">
          <w:rPr>
            <w:rFonts w:cstheme="minorBidi"/>
            <w:highlight w:val="yellow"/>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9E5F89" w:rsidDel="00F23E72" w:rsidRDefault="000C7DC9" w:rsidP="000C7DC9">
      <w:pPr>
        <w:pStyle w:val="ListParagraph"/>
        <w:numPr>
          <w:ilvl w:val="0"/>
          <w:numId w:val="136"/>
        </w:numPr>
        <w:spacing w:before="0" w:after="160" w:line="259" w:lineRule="auto"/>
        <w:jc w:val="left"/>
        <w:rPr>
          <w:del w:id="4156" w:author="Kumar Baral" w:date="2023-02-13T11:21:00Z"/>
          <w:highlight w:val="yellow"/>
        </w:rPr>
      </w:pPr>
      <w:del w:id="4157" w:author="Kumar Baral" w:date="2023-02-13T11:21:00Z">
        <w:r w:rsidRPr="009E5F89" w:rsidDel="00F23E72">
          <w:rPr>
            <w:rFonts w:cstheme="minorBidi"/>
            <w:highlight w:val="yellow"/>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RPr="009E5F89" w:rsidDel="00F23E72" w:rsidRDefault="000C7DC9" w:rsidP="000C7DC9">
      <w:pPr>
        <w:rPr>
          <w:del w:id="4158" w:author="Kumar Baral" w:date="2023-02-13T11:22:00Z"/>
          <w:highlight w:val="yellow"/>
        </w:rPr>
      </w:pPr>
      <w:del w:id="4159" w:author="Kumar Baral" w:date="2023-02-13T11:22:00Z">
        <w:r w:rsidRPr="009E5F89" w:rsidDel="00F23E72">
          <w:rPr>
            <w:rFonts w:cstheme="minorBidi"/>
            <w:highlight w:val="yellow"/>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0FEE2759" w:rsidR="00F23E72" w:rsidRPr="008A7711" w:rsidRDefault="000C7DC9" w:rsidP="000C7DC9">
      <w:pPr>
        <w:rPr>
          <w:rFonts w:cstheme="minorBidi"/>
        </w:rPr>
      </w:pPr>
      <w:del w:id="4160" w:author="Kumar Baral" w:date="2023-02-13T11:22:00Z">
        <w:r w:rsidRPr="009E5F89" w:rsidDel="00F23E72">
          <w:rPr>
            <w:rFonts w:cstheme="minorBidi"/>
            <w:highlight w:val="yellow"/>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r w:rsidR="00DF647F">
        <w:t>No information about the temperature, humidity, evapotranspiration, wind speed is collected during this study. Moreover, there are no documents available to refer the climatic values in the previous studies.</w:t>
      </w:r>
    </w:p>
    <w:p w14:paraId="2AD746AF" w14:textId="77777777" w:rsidR="00F23E72" w:rsidRDefault="00F23E72" w:rsidP="00F23E72">
      <w:pPr>
        <w:pStyle w:val="Heading2"/>
        <w:ind w:left="630" w:hanging="666"/>
        <w:rPr>
          <w:ins w:id="4161" w:author="Kumar Baral" w:date="2023-02-13T11:25:00Z"/>
        </w:rPr>
      </w:pPr>
      <w:bookmarkStart w:id="4162" w:name="_Toc127278377"/>
      <w:ins w:id="4163" w:author="Kumar Baral" w:date="2023-02-13T11:25:00Z">
        <w:r>
          <w:t>Basin Rainfall</w:t>
        </w:r>
        <w:bookmarkEnd w:id="4162"/>
      </w:ins>
    </w:p>
    <w:p w14:paraId="14B3D16C" w14:textId="77777777" w:rsidR="00F23E72" w:rsidRDefault="00F23E72" w:rsidP="00F23E72">
      <w:pPr>
        <w:rPr>
          <w:ins w:id="4164" w:author="Kumar Baral" w:date="2023-02-13T11:25:00Z"/>
        </w:rPr>
      </w:pPr>
      <w:ins w:id="4165"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038A3948" w14:textId="04BED81C" w:rsidR="00DF647F" w:rsidRPr="008A7711" w:rsidRDefault="00DF647F" w:rsidP="00DF647F">
      <w:pPr>
        <w:rPr>
          <w:rFonts w:cstheme="minorBidi"/>
        </w:rPr>
      </w:pPr>
      <w:bookmarkStart w:id="4166" w:name="_Toc62563952"/>
      <w:bookmarkStart w:id="4167" w:name="_Toc454649675"/>
      <w:bookmarkStart w:id="4168" w:name="_Toc477261948"/>
      <w:bookmarkStart w:id="4169" w:name="_Toc23762144"/>
      <w:bookmarkStart w:id="4170" w:name="_Toc68879985"/>
      <w:bookmarkStart w:id="4171" w:name="_Toc127278378"/>
      <w:del w:id="4172" w:author="Kumar Baral" w:date="2023-02-13T11:22:00Z">
        <w:r w:rsidRPr="009E5F89" w:rsidDel="00F23E72">
          <w:rPr>
            <w:rFonts w:cstheme="minorBidi"/>
            <w:highlight w:val="yellow"/>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r>
        <w:t xml:space="preserve">No information about the </w:t>
      </w:r>
      <w:r>
        <w:t>basin rainfall</w:t>
      </w:r>
      <w:r>
        <w:t xml:space="preserve"> is collected during this </w:t>
      </w:r>
      <w:r>
        <w:t>study. T</w:t>
      </w:r>
      <w:r>
        <w:t xml:space="preserve">here are </w:t>
      </w:r>
      <w:r>
        <w:t xml:space="preserve">no </w:t>
      </w:r>
      <w:r>
        <w:t xml:space="preserve">documents </w:t>
      </w:r>
      <w:r>
        <w:t xml:space="preserve">such as previous study or reports </w:t>
      </w:r>
      <w:r>
        <w:t xml:space="preserve">available to refer the </w:t>
      </w:r>
      <w:r>
        <w:t>value of basin rainfall.</w:t>
      </w:r>
    </w:p>
    <w:p w14:paraId="369B6CB4" w14:textId="1DC27C5C" w:rsidR="006238CC" w:rsidRDefault="0045721D" w:rsidP="001F4328">
      <w:pPr>
        <w:pStyle w:val="Heading2"/>
        <w:rPr>
          <w:ins w:id="4173" w:author="Kumar Baral" w:date="2022-12-12T16:20:00Z"/>
        </w:rPr>
      </w:pPr>
      <w:ins w:id="4174" w:author="Kumar Baral" w:date="2022-12-12T16:18:00Z">
        <w:r>
          <w:t>Available Data</w:t>
        </w:r>
      </w:ins>
      <w:bookmarkEnd w:id="4166"/>
      <w:bookmarkEnd w:id="4171"/>
    </w:p>
    <w:p w14:paraId="1C3BA6CF" w14:textId="5FCDCB04" w:rsidR="0045721D" w:rsidRDefault="0045721D">
      <w:pPr>
        <w:pStyle w:val="Heading3"/>
      </w:pPr>
      <w:bookmarkStart w:id="4175" w:name="_Ref121774566"/>
      <w:bookmarkStart w:id="4176" w:name="_Toc127278379"/>
      <w:ins w:id="4177" w:author="Kumar Baral" w:date="2022-12-12T16:20:00Z">
        <w:r>
          <w:t xml:space="preserve">Hydrological </w:t>
        </w:r>
      </w:ins>
      <w:ins w:id="4178" w:author="Kumar Baral" w:date="2022-12-12T16:21:00Z">
        <w:r>
          <w:t>Data</w:t>
        </w:r>
      </w:ins>
      <w:bookmarkEnd w:id="4175"/>
      <w:bookmarkEnd w:id="4176"/>
    </w:p>
    <w:p w14:paraId="270C7456" w14:textId="74F68F25" w:rsidR="000C7DC9" w:rsidDel="00757369" w:rsidRDefault="000C7DC9" w:rsidP="000C7DC9">
      <w:pPr>
        <w:rPr>
          <w:del w:id="4179" w:author="Kumar Baral" w:date="2023-02-12T12:42:00Z"/>
        </w:rPr>
      </w:pPr>
      <w:r w:rsidRPr="00DF647F">
        <w:t xml:space="preserve">There is a provision of daily data recording station at the intake of the Jhimruk project. No Instantaneous </w:t>
      </w:r>
      <w:r w:rsidR="00DF647F" w:rsidRPr="00DF647F">
        <w:t xml:space="preserve">discharge </w:t>
      </w:r>
      <w:r w:rsidRPr="00DF647F">
        <w:t>data are found during the data collection procedure. The daily discharge measurement from the gauge is recorded from 199</w:t>
      </w:r>
      <w:r w:rsidR="00DC3AEA" w:rsidRPr="00DF647F">
        <w:t>1</w:t>
      </w:r>
      <w:r w:rsidRPr="00DF647F">
        <w:t>-2022. This latest data is used to evaluate the mean monthly discharge, mean annual discharge, flood discharge and low flow discharge as discussed below in this report.</w:t>
      </w:r>
      <w:r>
        <w:t xml:space="preserve"> </w:t>
      </w:r>
    </w:p>
    <w:p w14:paraId="090B0670" w14:textId="506BDC4B" w:rsidR="00650ED4" w:rsidRPr="0045721D" w:rsidDel="00F23E72" w:rsidRDefault="000C7DC9">
      <w:pPr>
        <w:rPr>
          <w:del w:id="4180" w:author="Kumar Baral" w:date="2023-02-13T11:25:00Z"/>
        </w:rPr>
        <w:pPrChange w:id="4181" w:author="Kumar Baral" w:date="2022-12-12T16:20:00Z">
          <w:pPr>
            <w:pStyle w:val="Heading2"/>
          </w:pPr>
        </w:pPrChange>
      </w:pPr>
      <w:del w:id="4182"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183" w:author="Kumar Baral" w:date="2023-02-10T16:15:00Z">
        <w:r w:rsidDel="00352BC0">
          <w:delText xml:space="preserve">Jhimruk </w:delText>
        </w:r>
      </w:del>
      <w:del w:id="4184"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185" w:author="Kumar Baral" w:date="2023-02-13T11:25:00Z"/>
        </w:rPr>
      </w:pPr>
      <w:del w:id="4186" w:author="Kumar Baral" w:date="2023-02-13T11:25:00Z">
        <w:r w:rsidRPr="006238CC" w:rsidDel="00F23E72">
          <w:br w:type="page"/>
        </w:r>
      </w:del>
    </w:p>
    <w:p w14:paraId="092023C9" w14:textId="684406E1" w:rsidR="000C7DC9" w:rsidDel="00F23E72" w:rsidRDefault="000C7DC9" w:rsidP="000C7DC9">
      <w:pPr>
        <w:pStyle w:val="Heading2"/>
        <w:ind w:left="630" w:hanging="666"/>
        <w:rPr>
          <w:del w:id="4187" w:author="Kumar Baral" w:date="2023-02-13T11:24:00Z"/>
        </w:rPr>
      </w:pPr>
      <w:bookmarkStart w:id="4188" w:name="_Toc62563953"/>
    </w:p>
    <w:p w14:paraId="2FC52111" w14:textId="6BB59660" w:rsidR="000C7DC9" w:rsidDel="00F23E72" w:rsidRDefault="000C7DC9" w:rsidP="000C7DC9">
      <w:pPr>
        <w:rPr>
          <w:del w:id="4189" w:author="Kumar Baral" w:date="2023-02-13T11:25:00Z"/>
        </w:rPr>
      </w:pPr>
      <w:del w:id="4190"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191" w:author="Kumar Baral" w:date="2023-02-13T09:53:00Z"/>
          <w:rFonts w:eastAsiaTheme="minorHAnsi" w:cstheme="minorBidi"/>
          <w:szCs w:val="22"/>
        </w:rPr>
      </w:pPr>
      <w:del w:id="4192"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193" w:author="Kumar Baral" w:date="2023-02-13T09:53:00Z"/>
          <w:rFonts w:eastAsiaTheme="minorHAnsi" w:cstheme="minorBidi"/>
          <w:szCs w:val="22"/>
        </w:rPr>
      </w:pPr>
      <w:del w:id="4194"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195" w:author="Kumar Baral" w:date="2023-02-13T09:53:00Z"/>
          <w:rFonts w:eastAsiaTheme="minorHAnsi" w:cstheme="minorBidi"/>
          <w:szCs w:val="22"/>
        </w:rPr>
      </w:pPr>
      <w:del w:id="4196"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197" w:author="Kumar Baral" w:date="2022-12-12T16:33:00Z">
          <w:pPr>
            <w:pStyle w:val="Heading3"/>
          </w:pPr>
        </w:pPrChange>
      </w:pPr>
      <w:del w:id="4198"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4199"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4200" w:author="Kumar Baral" w:date="2022-12-12T16:33:00Z">
        <w:r w:rsidR="006238CC" w:rsidRPr="006238CC" w:rsidDel="00650ED4">
          <w:delText>Thiessen Polygon Method</w:delText>
        </w:r>
      </w:del>
      <w:bookmarkEnd w:id="4188"/>
    </w:p>
    <w:p w14:paraId="1A0A4A86" w14:textId="663893AD" w:rsidR="006238CC" w:rsidRPr="006238CC" w:rsidDel="00650ED4" w:rsidRDefault="006238CC" w:rsidP="006238CC">
      <w:pPr>
        <w:rPr>
          <w:del w:id="4201" w:author="Kumar Baral" w:date="2022-12-12T16:36:00Z"/>
        </w:rPr>
      </w:pPr>
      <w:del w:id="4202"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4203" w:name="_Toc121824757"/>
        <w:bookmarkStart w:id="4204" w:name="_Toc121825395"/>
        <w:bookmarkStart w:id="4205" w:name="_Toc121826035"/>
        <w:bookmarkStart w:id="4206" w:name="_Toc121826899"/>
        <w:bookmarkStart w:id="4207" w:name="_Toc121834322"/>
        <w:bookmarkStart w:id="4208" w:name="_Toc125550189"/>
        <w:bookmarkStart w:id="4209" w:name="_Toc125555684"/>
        <w:bookmarkStart w:id="4210" w:name="_Toc125557556"/>
        <w:bookmarkStart w:id="4211" w:name="_Toc125559443"/>
        <w:bookmarkStart w:id="4212" w:name="_Toc125618621"/>
        <w:bookmarkStart w:id="4213" w:name="_Toc125640068"/>
        <w:bookmarkStart w:id="4214" w:name="_Toc125642283"/>
        <w:bookmarkStart w:id="4215" w:name="_Toc125974053"/>
        <w:bookmarkStart w:id="4216" w:name="_Toc125974338"/>
        <w:bookmarkStart w:id="4217" w:name="_Toc126055255"/>
        <w:bookmarkStart w:id="4218" w:name="_Toc126058047"/>
        <w:bookmarkStart w:id="4219" w:name="_Toc127182394"/>
        <w:bookmarkStart w:id="4220" w:name="_Toc127182731"/>
        <w:bookmarkStart w:id="4221" w:name="_Toc127191915"/>
        <w:bookmarkStart w:id="4222" w:name="_Toc127278380"/>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del>
    </w:p>
    <w:p w14:paraId="27B3F7CB" w14:textId="7275F25A" w:rsidR="006238CC" w:rsidDel="00650ED4" w:rsidRDefault="008F6CE4" w:rsidP="006238CC">
      <w:pPr>
        <w:keepNext/>
        <w:rPr>
          <w:del w:id="4223" w:author="Kumar Baral" w:date="2022-12-12T16:36:00Z"/>
        </w:rPr>
      </w:pPr>
      <w:del w:id="4224"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4225" w:name="_Toc121824758"/>
        <w:bookmarkStart w:id="4226" w:name="_Toc121825396"/>
        <w:bookmarkStart w:id="4227" w:name="_Toc121826036"/>
        <w:bookmarkStart w:id="4228" w:name="_Toc121826900"/>
        <w:bookmarkStart w:id="4229" w:name="_Toc121834323"/>
        <w:bookmarkStart w:id="4230" w:name="_Toc125550190"/>
        <w:bookmarkStart w:id="4231" w:name="_Toc125555685"/>
        <w:bookmarkStart w:id="4232" w:name="_Toc125557557"/>
        <w:bookmarkStart w:id="4233" w:name="_Toc125559444"/>
        <w:bookmarkStart w:id="4234" w:name="_Toc125618622"/>
        <w:bookmarkStart w:id="4235" w:name="_Toc125640069"/>
        <w:bookmarkStart w:id="4236" w:name="_Toc125642284"/>
        <w:bookmarkStart w:id="4237" w:name="_Toc125974054"/>
        <w:bookmarkStart w:id="4238" w:name="_Toc125974339"/>
        <w:bookmarkStart w:id="4239" w:name="_Toc126055256"/>
        <w:bookmarkStart w:id="4240" w:name="_Toc126058048"/>
        <w:bookmarkStart w:id="4241" w:name="_Toc127182395"/>
        <w:bookmarkStart w:id="4242" w:name="_Toc127182732"/>
        <w:bookmarkStart w:id="4243" w:name="_Toc127191916"/>
        <w:bookmarkStart w:id="4244" w:name="_Toc127278381"/>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del>
    </w:p>
    <w:p w14:paraId="161C3E4A" w14:textId="56B56AE4" w:rsidR="006238CC" w:rsidRPr="006238CC" w:rsidDel="00650ED4" w:rsidRDefault="006238CC" w:rsidP="006238CC">
      <w:pPr>
        <w:pStyle w:val="Caption"/>
        <w:rPr>
          <w:del w:id="4245" w:author="Kumar Baral" w:date="2022-12-12T16:36:00Z"/>
        </w:rPr>
      </w:pPr>
      <w:del w:id="4246"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4247" w:name="_Toc62563726"/>
        <w:r w:rsidRPr="006238CC" w:rsidDel="00650ED4">
          <w:delText>: Thiessen polygon for catchment of Myagdi Khola Hydropower Project</w:delText>
        </w:r>
        <w:bookmarkStart w:id="4248" w:name="_Toc121824759"/>
        <w:bookmarkStart w:id="4249" w:name="_Toc121825397"/>
        <w:bookmarkStart w:id="4250" w:name="_Toc121826037"/>
        <w:bookmarkStart w:id="4251" w:name="_Toc121826901"/>
        <w:bookmarkStart w:id="4252" w:name="_Toc121834324"/>
        <w:bookmarkStart w:id="4253" w:name="_Toc125550191"/>
        <w:bookmarkStart w:id="4254" w:name="_Toc125555686"/>
        <w:bookmarkStart w:id="4255" w:name="_Toc125557558"/>
        <w:bookmarkStart w:id="4256" w:name="_Toc125559445"/>
        <w:bookmarkStart w:id="4257" w:name="_Toc125618623"/>
        <w:bookmarkStart w:id="4258" w:name="_Toc125640070"/>
        <w:bookmarkStart w:id="4259" w:name="_Toc125642285"/>
        <w:bookmarkStart w:id="4260" w:name="_Toc125974055"/>
        <w:bookmarkStart w:id="4261" w:name="_Toc125974340"/>
        <w:bookmarkStart w:id="4262" w:name="_Toc126055257"/>
        <w:bookmarkStart w:id="4263" w:name="_Toc126058049"/>
        <w:bookmarkStart w:id="4264" w:name="_Toc127182396"/>
        <w:bookmarkStart w:id="4265" w:name="_Toc127182733"/>
        <w:bookmarkStart w:id="4266" w:name="_Toc127191917"/>
        <w:bookmarkStart w:id="4267" w:name="_Toc127278382"/>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del>
    </w:p>
    <w:p w14:paraId="548E6171" w14:textId="6F683173" w:rsidR="006238CC" w:rsidRPr="00D550BD" w:rsidDel="00650ED4" w:rsidRDefault="006238CC" w:rsidP="001F4328">
      <w:pPr>
        <w:pStyle w:val="Heading3"/>
        <w:rPr>
          <w:del w:id="4268" w:author="Kumar Baral" w:date="2022-12-12T16:36:00Z"/>
        </w:rPr>
      </w:pPr>
      <w:bookmarkStart w:id="4269" w:name="_Toc62563954"/>
      <w:del w:id="4270" w:author="Kumar Baral" w:date="2022-12-12T16:36:00Z">
        <w:r w:rsidRPr="00D550BD" w:rsidDel="00650ED4">
          <w:delText>Inverse Distance Weighted Method</w:delText>
        </w:r>
        <w:bookmarkStart w:id="4271" w:name="_Toc121824760"/>
        <w:bookmarkStart w:id="4272" w:name="_Toc121825398"/>
        <w:bookmarkStart w:id="4273" w:name="_Toc121826038"/>
        <w:bookmarkStart w:id="4274" w:name="_Toc121826902"/>
        <w:bookmarkStart w:id="4275" w:name="_Toc121834325"/>
        <w:bookmarkStart w:id="4276" w:name="_Toc125550192"/>
        <w:bookmarkStart w:id="4277" w:name="_Toc125555687"/>
        <w:bookmarkStart w:id="4278" w:name="_Toc125557559"/>
        <w:bookmarkStart w:id="4279" w:name="_Toc125559446"/>
        <w:bookmarkStart w:id="4280" w:name="_Toc125618624"/>
        <w:bookmarkStart w:id="4281" w:name="_Toc125640071"/>
        <w:bookmarkStart w:id="4282" w:name="_Toc125642286"/>
        <w:bookmarkStart w:id="4283" w:name="_Toc125974056"/>
        <w:bookmarkStart w:id="4284" w:name="_Toc125974341"/>
        <w:bookmarkStart w:id="4285" w:name="_Toc126055258"/>
        <w:bookmarkStart w:id="4286" w:name="_Toc126058050"/>
        <w:bookmarkStart w:id="4287" w:name="_Toc127182397"/>
        <w:bookmarkStart w:id="4288" w:name="_Toc127182734"/>
        <w:bookmarkStart w:id="4289" w:name="_Toc127191918"/>
        <w:bookmarkStart w:id="4290" w:name="_Toc127278383"/>
        <w:bookmarkEnd w:id="4269"/>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del>
    </w:p>
    <w:p w14:paraId="753D0D9B" w14:textId="06F0FA0D" w:rsidR="006238CC" w:rsidRPr="006238CC" w:rsidDel="00650ED4" w:rsidRDefault="006238CC" w:rsidP="006238CC">
      <w:pPr>
        <w:rPr>
          <w:del w:id="4291" w:author="Kumar Baral" w:date="2022-12-12T16:36:00Z"/>
        </w:rPr>
      </w:pPr>
      <w:del w:id="4292"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4293" w:name="_Toc121824761"/>
        <w:bookmarkStart w:id="4294" w:name="_Toc121825399"/>
        <w:bookmarkStart w:id="4295" w:name="_Toc121826039"/>
        <w:bookmarkStart w:id="4296" w:name="_Toc121826903"/>
        <w:bookmarkStart w:id="4297" w:name="_Toc121834326"/>
        <w:bookmarkStart w:id="4298" w:name="_Toc125550193"/>
        <w:bookmarkStart w:id="4299" w:name="_Toc125555688"/>
        <w:bookmarkStart w:id="4300" w:name="_Toc125557560"/>
        <w:bookmarkStart w:id="4301" w:name="_Toc125559447"/>
        <w:bookmarkStart w:id="4302" w:name="_Toc125618625"/>
        <w:bookmarkStart w:id="4303" w:name="_Toc125640072"/>
        <w:bookmarkStart w:id="4304" w:name="_Toc125642287"/>
        <w:bookmarkStart w:id="4305" w:name="_Toc125974057"/>
        <w:bookmarkStart w:id="4306" w:name="_Toc125974342"/>
        <w:bookmarkStart w:id="4307" w:name="_Toc126055259"/>
        <w:bookmarkStart w:id="4308" w:name="_Toc126058051"/>
        <w:bookmarkStart w:id="4309" w:name="_Toc127182398"/>
        <w:bookmarkStart w:id="4310" w:name="_Toc127182735"/>
        <w:bookmarkStart w:id="4311" w:name="_Toc127191919"/>
        <w:bookmarkStart w:id="4312" w:name="_Toc127278384"/>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del>
    </w:p>
    <w:p w14:paraId="30389D63" w14:textId="7F609C38" w:rsidR="00D550BD" w:rsidDel="00650ED4" w:rsidRDefault="008F6CE4" w:rsidP="00D550BD">
      <w:pPr>
        <w:keepNext/>
        <w:rPr>
          <w:del w:id="4313" w:author="Kumar Baral" w:date="2022-12-12T16:36:00Z"/>
        </w:rPr>
      </w:pPr>
      <w:del w:id="4314"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4315" w:name="_Toc121824762"/>
        <w:bookmarkStart w:id="4316" w:name="_Toc121825400"/>
        <w:bookmarkStart w:id="4317" w:name="_Toc121826040"/>
        <w:bookmarkStart w:id="4318" w:name="_Toc121826904"/>
        <w:bookmarkStart w:id="4319" w:name="_Toc121834327"/>
        <w:bookmarkStart w:id="4320" w:name="_Toc125550194"/>
        <w:bookmarkStart w:id="4321" w:name="_Toc125555689"/>
        <w:bookmarkStart w:id="4322" w:name="_Toc125557561"/>
        <w:bookmarkStart w:id="4323" w:name="_Toc125559448"/>
        <w:bookmarkStart w:id="4324" w:name="_Toc125618626"/>
        <w:bookmarkStart w:id="4325" w:name="_Toc125640073"/>
        <w:bookmarkStart w:id="4326" w:name="_Toc125642288"/>
        <w:bookmarkStart w:id="4327" w:name="_Toc125974058"/>
        <w:bookmarkStart w:id="4328" w:name="_Toc125974343"/>
        <w:bookmarkStart w:id="4329" w:name="_Toc126055260"/>
        <w:bookmarkStart w:id="4330" w:name="_Toc126058052"/>
        <w:bookmarkStart w:id="4331" w:name="_Toc127182399"/>
        <w:bookmarkStart w:id="4332" w:name="_Toc127182736"/>
        <w:bookmarkStart w:id="4333" w:name="_Toc127191920"/>
        <w:bookmarkStart w:id="4334" w:name="_Toc127278385"/>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del>
    </w:p>
    <w:p w14:paraId="27881BB4" w14:textId="358EA5AB" w:rsidR="006238CC" w:rsidRPr="006238CC" w:rsidDel="00650ED4" w:rsidRDefault="00D550BD" w:rsidP="00D550BD">
      <w:pPr>
        <w:pStyle w:val="Caption"/>
        <w:rPr>
          <w:del w:id="4335" w:author="Kumar Baral" w:date="2022-12-12T16:36:00Z"/>
        </w:rPr>
      </w:pPr>
      <w:del w:id="4336"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4337" w:name="_Toc62563727"/>
        <w:r w:rsidR="006238CC" w:rsidRPr="006238CC" w:rsidDel="00650ED4">
          <w:delText>: Inverse distance weighted map for catchment of Myagdi Khola hydropower project</w:delText>
        </w:r>
        <w:bookmarkStart w:id="4338" w:name="_Toc121824763"/>
        <w:bookmarkStart w:id="4339" w:name="_Toc121825401"/>
        <w:bookmarkStart w:id="4340" w:name="_Toc121826041"/>
        <w:bookmarkStart w:id="4341" w:name="_Toc121826905"/>
        <w:bookmarkStart w:id="4342" w:name="_Toc121834328"/>
        <w:bookmarkStart w:id="4343" w:name="_Toc125550195"/>
        <w:bookmarkStart w:id="4344" w:name="_Toc125555690"/>
        <w:bookmarkStart w:id="4345" w:name="_Toc125557562"/>
        <w:bookmarkStart w:id="4346" w:name="_Toc125559449"/>
        <w:bookmarkStart w:id="4347" w:name="_Toc125618627"/>
        <w:bookmarkStart w:id="4348" w:name="_Toc125640074"/>
        <w:bookmarkStart w:id="4349" w:name="_Toc125642289"/>
        <w:bookmarkStart w:id="4350" w:name="_Toc125974059"/>
        <w:bookmarkStart w:id="4351" w:name="_Toc125974344"/>
        <w:bookmarkStart w:id="4352" w:name="_Toc126055261"/>
        <w:bookmarkStart w:id="4353" w:name="_Toc126058053"/>
        <w:bookmarkStart w:id="4354" w:name="_Toc127182400"/>
        <w:bookmarkStart w:id="4355" w:name="_Toc127182737"/>
        <w:bookmarkStart w:id="4356" w:name="_Toc127191921"/>
        <w:bookmarkStart w:id="4357" w:name="_Toc12727838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del>
    </w:p>
    <w:p w14:paraId="2B9B9DCF" w14:textId="3B5EEC4E" w:rsidR="006238CC" w:rsidRPr="006238CC" w:rsidDel="00650ED4" w:rsidRDefault="006238CC" w:rsidP="006238CC">
      <w:pPr>
        <w:rPr>
          <w:del w:id="4358" w:author="Kumar Baral" w:date="2022-12-12T16:36:00Z"/>
        </w:rPr>
      </w:pPr>
      <w:del w:id="4359"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4360" w:name="_Toc121824764"/>
        <w:bookmarkStart w:id="4361" w:name="_Toc121825402"/>
        <w:bookmarkStart w:id="4362" w:name="_Toc121826042"/>
        <w:bookmarkStart w:id="4363" w:name="_Toc121826906"/>
        <w:bookmarkStart w:id="4364" w:name="_Toc121834329"/>
        <w:bookmarkStart w:id="4365" w:name="_Toc125550196"/>
        <w:bookmarkStart w:id="4366" w:name="_Toc125555691"/>
        <w:bookmarkStart w:id="4367" w:name="_Toc125557563"/>
        <w:bookmarkStart w:id="4368" w:name="_Toc125559450"/>
        <w:bookmarkStart w:id="4369" w:name="_Toc125618628"/>
        <w:bookmarkStart w:id="4370" w:name="_Toc125640075"/>
        <w:bookmarkStart w:id="4371" w:name="_Toc125642290"/>
        <w:bookmarkStart w:id="4372" w:name="_Toc125974060"/>
        <w:bookmarkStart w:id="4373" w:name="_Toc125974345"/>
        <w:bookmarkStart w:id="4374" w:name="_Toc126055262"/>
        <w:bookmarkStart w:id="4375" w:name="_Toc126058054"/>
        <w:bookmarkStart w:id="4376" w:name="_Toc127182401"/>
        <w:bookmarkStart w:id="4377" w:name="_Toc127182738"/>
        <w:bookmarkStart w:id="4378" w:name="_Toc127191922"/>
        <w:bookmarkStart w:id="4379" w:name="_Toc127278387"/>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del>
    </w:p>
    <w:p w14:paraId="0C01EABD" w14:textId="2F9AE158" w:rsidR="006238CC" w:rsidRDefault="00347AC2" w:rsidP="00573E74">
      <w:pPr>
        <w:pStyle w:val="Heading2"/>
        <w:rPr>
          <w:ins w:id="4380" w:author="Kumar Baral" w:date="2022-12-12T16:37:00Z"/>
        </w:rPr>
      </w:pPr>
      <w:bookmarkStart w:id="4381" w:name="_Toc402364319"/>
      <w:bookmarkStart w:id="4382" w:name="_Toc474766069"/>
      <w:bookmarkStart w:id="4383" w:name="_Toc62563955"/>
      <w:bookmarkStart w:id="4384" w:name="_Toc127278388"/>
      <w:ins w:id="4385" w:author="Kumar Baral" w:date="2022-12-12T16:36:00Z">
        <w:r>
          <w:t>Long Term Mean Monthly Flow</w:t>
        </w:r>
      </w:ins>
      <w:bookmarkEnd w:id="4384"/>
      <w:del w:id="4386" w:author="Kumar Baral" w:date="2022-12-12T16:36:00Z">
        <w:r w:rsidR="006238CC" w:rsidRPr="006238CC" w:rsidDel="00347AC2">
          <w:delText>Flow Measurement</w:delText>
        </w:r>
      </w:del>
      <w:bookmarkEnd w:id="4381"/>
      <w:bookmarkEnd w:id="4382"/>
      <w:bookmarkEnd w:id="4383"/>
      <w:r w:rsidR="006238CC" w:rsidRPr="006238CC">
        <w:t xml:space="preserve"> </w:t>
      </w:r>
    </w:p>
    <w:p w14:paraId="011976E3" w14:textId="5F59F0F1" w:rsidR="002A46D1" w:rsidRDefault="002A46D1" w:rsidP="002A46D1">
      <w:pPr>
        <w:pStyle w:val="Heading3"/>
      </w:pPr>
      <w:bookmarkStart w:id="4387" w:name="_Toc92369059"/>
      <w:bookmarkStart w:id="4388" w:name="_Toc92876304"/>
      <w:del w:id="4389" w:author="Kumar Baral" w:date="2023-02-13T14:48:00Z">
        <w:r w:rsidDel="00F94B2D">
          <w:delText>Direct measured data</w:delText>
        </w:r>
      </w:del>
      <w:bookmarkStart w:id="4390" w:name="_Toc127278389"/>
      <w:ins w:id="4391" w:author="Kumar Baral" w:date="2023-02-13T14:48:00Z">
        <w:r w:rsidR="00F94B2D">
          <w:t>Daily Series, Monthly Series and Mean Monthly Flow</w:t>
        </w:r>
      </w:ins>
      <w:bookmarkEnd w:id="4390"/>
    </w:p>
    <w:p w14:paraId="433C8034" w14:textId="00F5748F" w:rsidR="00DA5C2A" w:rsidRDefault="00DA5C2A" w:rsidP="005C2E26">
      <w:pPr>
        <w:rPr>
          <w:rFonts w:eastAsiaTheme="minorHAnsi" w:cstheme="minorBidi"/>
          <w:szCs w:val="22"/>
        </w:rPr>
      </w:pPr>
      <w:ins w:id="4392" w:author="Kumar Baral" w:date="2023-02-13T15:04:00Z">
        <w:r w:rsidRPr="00DA5C2A">
          <w:rPr>
            <w:rFonts w:eastAsiaTheme="minorHAnsi" w:cstheme="minorBidi"/>
            <w:szCs w:val="22"/>
            <w:rPrChange w:id="4393"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4394" w:author="Kumar Baral" w:date="2023-02-13T15:05:00Z">
        <w:r w:rsidRPr="00DA5C2A">
          <w:rPr>
            <w:rFonts w:eastAsiaTheme="minorHAnsi" w:cstheme="minorBidi"/>
            <w:szCs w:val="22"/>
            <w:rPrChange w:id="4395"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4396" w:author="Kumar Baral" w:date="2023-02-13T15:05:00Z">
              <w:rPr>
                <w:rFonts w:ascii="Segoe UI" w:hAnsi="Segoe UI" w:cs="Segoe UI"/>
                <w:color w:val="D1D5DB"/>
                <w:shd w:val="clear" w:color="auto" w:fill="444654"/>
              </w:rPr>
            </w:rPrChange>
          </w:rPr>
          <w:t xml:space="preserve"> identify patterns in the flow of water, such as seasonal </w:t>
        </w:r>
        <w:r w:rsidRPr="00DA5C2A">
          <w:rPr>
            <w:rFonts w:eastAsiaTheme="minorHAnsi" w:cstheme="minorBidi"/>
            <w:szCs w:val="22"/>
            <w:rPrChange w:id="4397" w:author="Kumar Baral" w:date="2023-02-13T15:05:00Z">
              <w:rPr>
                <w:rFonts w:ascii="Segoe UI" w:hAnsi="Segoe UI" w:cs="Segoe UI"/>
                <w:color w:val="D1D5DB"/>
                <w:shd w:val="clear" w:color="auto" w:fill="444654"/>
              </w:rPr>
            </w:rPrChange>
          </w:rPr>
          <w:lastRenderedPageBreak/>
          <w:t>changes, drought periods, and flood events. This information can be used to understand the water cycle and make informed decisions about water management</w:t>
        </w:r>
        <w:r>
          <w:rPr>
            <w:rFonts w:eastAsiaTheme="minorHAnsi" w:cstheme="minorBidi"/>
            <w:szCs w:val="22"/>
          </w:rPr>
          <w:t>.</w:t>
        </w:r>
      </w:ins>
    </w:p>
    <w:p w14:paraId="63854127" w14:textId="0E295725" w:rsidR="0062160E" w:rsidRDefault="0062160E" w:rsidP="0062160E">
      <w:pPr>
        <w:rPr>
          <w:ins w:id="4398" w:author="Kumar Baral" w:date="2023-02-13T15:05:00Z"/>
          <w:rFonts w:eastAsiaTheme="minorHAnsi" w:cstheme="minorBidi"/>
          <w:szCs w:val="22"/>
        </w:rPr>
      </w:pPr>
      <w:r>
        <w:rPr>
          <w:rFonts w:eastAsiaTheme="minorHAnsi" w:cstheme="minorBidi"/>
          <w:szCs w:val="22"/>
        </w:rPr>
        <w:t xml:space="preserve">Daily series </w:t>
      </w:r>
      <w:ins w:id="4399" w:author="Kumar Baral" w:date="2023-02-13T14:21:00Z">
        <w:r w:rsidRPr="001C0EA0">
          <w:t xml:space="preserve">has been carried out using the </w:t>
        </w:r>
      </w:ins>
      <w:proofErr w:type="spellStart"/>
      <w:r w:rsidR="00BE057B">
        <w:t>measrued</w:t>
      </w:r>
      <w:proofErr w:type="spellEnd"/>
      <w:ins w:id="4400" w:author="Kumar Baral" w:date="2023-02-13T14:21:00Z">
        <w:r>
          <w:t xml:space="preserve"> daily inflow series (20</w:t>
        </w:r>
      </w:ins>
      <w:r>
        <w:t>5</w:t>
      </w:r>
      <w:ins w:id="4401" w:author="Kumar Baral" w:date="2023-02-13T14:21:00Z">
        <w:r>
          <w:t>1/</w:t>
        </w:r>
      </w:ins>
      <w:r>
        <w:t>5</w:t>
      </w:r>
      <w:ins w:id="4402" w:author="Kumar Baral" w:date="2023-02-13T14:21:00Z">
        <w:r>
          <w:t>2-2079/80</w:t>
        </w:r>
        <w:r w:rsidRPr="001C0EA0">
          <w:t xml:space="preserve">) of </w:t>
        </w:r>
      </w:ins>
      <w:r>
        <w:t>Jhimruk</w:t>
      </w:r>
      <w:ins w:id="4403" w:author="Kumar Baral" w:date="2023-02-13T14:22:00Z">
        <w:r>
          <w:t xml:space="preserve"> Khola</w:t>
        </w:r>
      </w:ins>
      <w:ins w:id="4404" w:author="Kumar Baral" w:date="2023-02-13T14:21:00Z">
        <w:r w:rsidRPr="001C0EA0">
          <w:t xml:space="preserve"> at the intake</w:t>
        </w:r>
      </w:ins>
      <w:r>
        <w:t xml:space="preserve"> and shown in </w:t>
      </w:r>
      <w:r>
        <w:fldChar w:fldCharType="begin"/>
      </w:r>
      <w:r>
        <w:instrText xml:space="preserve"> REF _Ref127193169 \h </w:instrText>
      </w:r>
      <w:r>
        <w:fldChar w:fldCharType="separate"/>
      </w:r>
      <w:ins w:id="4405" w:author="Kumar Baral" w:date="2023-02-13T12:09:00Z">
        <w:r>
          <w:t xml:space="preserve">Figure </w:t>
        </w:r>
      </w:ins>
      <w:r>
        <w:rPr>
          <w:noProof/>
        </w:rPr>
        <w:t>1</w:t>
      </w:r>
      <w:ins w:id="4406" w:author="Kumar Baral" w:date="2023-02-13T14:03:00Z">
        <w:r>
          <w:noBreakHyphen/>
        </w:r>
      </w:ins>
      <w:r>
        <w:rPr>
          <w:noProof/>
        </w:rPr>
        <w:t>2</w:t>
      </w:r>
      <w:r>
        <w:fldChar w:fldCharType="end"/>
      </w:r>
      <w:ins w:id="4407" w:author="Kumar Baral" w:date="2023-02-13T14:21:00Z">
        <w:r w:rsidRPr="001C0EA0">
          <w:t>.</w:t>
        </w:r>
      </w:ins>
    </w:p>
    <w:p w14:paraId="53DED5EA" w14:textId="7796E6C8" w:rsidR="009E226B" w:rsidRDefault="001611DE" w:rsidP="005C2E26">
      <w:pPr>
        <w:rPr>
          <w:rFonts w:eastAsiaTheme="minorHAnsi" w:cstheme="minorBidi"/>
          <w:szCs w:val="22"/>
        </w:rPr>
      </w:pPr>
      <w:r w:rsidRPr="00303120">
        <w:rPr>
          <w:rFonts w:eastAsiaTheme="minorHAnsi" w:cstheme="minorBidi"/>
          <w:szCs w:val="22"/>
        </w:rPr>
        <w:fldChar w:fldCharType="begin"/>
      </w:r>
      <w:r w:rsidRPr="00303120">
        <w:rPr>
          <w:rFonts w:eastAsiaTheme="minorHAnsi" w:cstheme="minorBidi"/>
          <w:szCs w:val="22"/>
        </w:rPr>
        <w:instrText xml:space="preserve"> REF _Ref127193169 \h </w:instrText>
      </w:r>
      <w:r w:rsidRPr="00303120">
        <w:rPr>
          <w:rFonts w:eastAsiaTheme="minorHAnsi" w:cstheme="minorBidi"/>
          <w:szCs w:val="22"/>
        </w:rPr>
      </w:r>
      <w:r w:rsidR="009E5F89" w:rsidRPr="00303120">
        <w:rPr>
          <w:rFonts w:eastAsiaTheme="minorHAnsi" w:cstheme="minorBidi"/>
          <w:szCs w:val="22"/>
        </w:rPr>
        <w:instrText xml:space="preserve"> \* MERGEFORMAT </w:instrText>
      </w:r>
      <w:r w:rsidRPr="00303120">
        <w:rPr>
          <w:rFonts w:eastAsiaTheme="minorHAnsi" w:cstheme="minorBidi"/>
          <w:szCs w:val="22"/>
        </w:rPr>
        <w:fldChar w:fldCharType="separate"/>
      </w:r>
      <w:ins w:id="4408" w:author="Kumar Baral" w:date="2023-02-13T12:09:00Z">
        <w:r w:rsidR="007C3DCD" w:rsidRPr="00303120">
          <w:t xml:space="preserve">Figure </w:t>
        </w:r>
      </w:ins>
      <w:r w:rsidR="007C3DCD" w:rsidRPr="00303120">
        <w:rPr>
          <w:noProof/>
        </w:rPr>
        <w:t>1</w:t>
      </w:r>
      <w:ins w:id="4409" w:author="Kumar Baral" w:date="2023-02-13T14:03:00Z">
        <w:r w:rsidR="007C3DCD" w:rsidRPr="00303120">
          <w:rPr>
            <w:noProof/>
          </w:rPr>
          <w:noBreakHyphen/>
        </w:r>
      </w:ins>
      <w:r w:rsidR="007C3DCD" w:rsidRPr="00303120">
        <w:rPr>
          <w:noProof/>
        </w:rPr>
        <w:t>2</w:t>
      </w:r>
      <w:r w:rsidRPr="00303120">
        <w:rPr>
          <w:rFonts w:eastAsiaTheme="minorHAnsi" w:cstheme="minorBidi"/>
          <w:szCs w:val="22"/>
        </w:rPr>
        <w:fldChar w:fldCharType="end"/>
      </w:r>
      <w:r w:rsidRPr="00303120">
        <w:rPr>
          <w:rFonts w:eastAsiaTheme="minorHAnsi" w:cstheme="minorBidi"/>
          <w:szCs w:val="22"/>
        </w:rPr>
        <w:t xml:space="preserve"> shows the daily variation of discharge over the period of the time. Considering the </w:t>
      </w:r>
      <w:r w:rsidR="00303120" w:rsidRPr="00303120">
        <w:rPr>
          <w:rFonts w:eastAsiaTheme="minorHAnsi" w:cstheme="minorBidi"/>
          <w:szCs w:val="22"/>
        </w:rPr>
        <w:t>temporal</w:t>
      </w:r>
      <w:r w:rsidRPr="00303120">
        <w:rPr>
          <w:rFonts w:eastAsiaTheme="minorHAnsi" w:cstheme="minorBidi"/>
          <w:szCs w:val="22"/>
        </w:rPr>
        <w:t xml:space="preserve"> </w:t>
      </w:r>
      <w:r w:rsidR="00303120" w:rsidRPr="00303120">
        <w:rPr>
          <w:rFonts w:eastAsiaTheme="minorHAnsi" w:cstheme="minorBidi"/>
          <w:szCs w:val="22"/>
        </w:rPr>
        <w:t>range</w:t>
      </w:r>
      <w:r w:rsidRPr="00303120">
        <w:rPr>
          <w:rFonts w:eastAsiaTheme="minorHAnsi" w:cstheme="minorBidi"/>
          <w:szCs w:val="22"/>
        </w:rPr>
        <w:t xml:space="preserve"> of collected data</w:t>
      </w:r>
      <w:r w:rsidR="00303120" w:rsidRPr="00303120">
        <w:rPr>
          <w:rFonts w:eastAsiaTheme="minorHAnsi" w:cstheme="minorBidi"/>
          <w:szCs w:val="22"/>
        </w:rPr>
        <w:t xml:space="preserve">, there was highest </w:t>
      </w:r>
      <w:r w:rsidRPr="00303120">
        <w:rPr>
          <w:rFonts w:eastAsiaTheme="minorHAnsi" w:cstheme="minorBidi"/>
          <w:szCs w:val="22"/>
        </w:rPr>
        <w:t xml:space="preserve">flood </w:t>
      </w:r>
      <w:r w:rsidR="00303120" w:rsidRPr="00303120">
        <w:rPr>
          <w:rFonts w:eastAsiaTheme="minorHAnsi" w:cstheme="minorBidi"/>
          <w:szCs w:val="22"/>
        </w:rPr>
        <w:t xml:space="preserve">flow </w:t>
      </w:r>
      <w:r w:rsidRPr="00303120">
        <w:rPr>
          <w:rFonts w:eastAsiaTheme="minorHAnsi" w:cstheme="minorBidi"/>
          <w:szCs w:val="22"/>
        </w:rPr>
        <w:t xml:space="preserve">with discharge </w:t>
      </w:r>
      <w:r w:rsidR="00DC3AEA" w:rsidRPr="00303120">
        <w:rPr>
          <w:rFonts w:eastAsiaTheme="minorHAnsi" w:cstheme="minorBidi"/>
          <w:szCs w:val="22"/>
        </w:rPr>
        <w:t>527.97</w:t>
      </w:r>
      <w:r w:rsidRPr="00303120">
        <w:rPr>
          <w:rFonts w:eastAsiaTheme="minorHAnsi" w:cstheme="minorBidi"/>
          <w:szCs w:val="22"/>
        </w:rPr>
        <w:t xml:space="preserve"> m3/s in Shrawan </w:t>
      </w:r>
      <w:r w:rsidR="00DC3AEA" w:rsidRPr="00303120">
        <w:rPr>
          <w:rFonts w:eastAsiaTheme="minorHAnsi" w:cstheme="minorBidi"/>
          <w:szCs w:val="22"/>
        </w:rPr>
        <w:t>11</w:t>
      </w:r>
      <w:r w:rsidRPr="00303120">
        <w:rPr>
          <w:rFonts w:eastAsiaTheme="minorHAnsi" w:cstheme="minorBidi"/>
          <w:szCs w:val="22"/>
        </w:rPr>
        <w:t xml:space="preserve">, 2073. </w:t>
      </w:r>
      <w:r w:rsidR="00303120" w:rsidRPr="00303120">
        <w:rPr>
          <w:rFonts w:eastAsiaTheme="minorHAnsi" w:cstheme="minorBidi"/>
          <w:szCs w:val="22"/>
        </w:rPr>
        <w:t xml:space="preserve">There are spikes in the rainy season where there is excessive rainfall because of monsoon. </w:t>
      </w:r>
      <w:r w:rsidRPr="00303120">
        <w:rPr>
          <w:rFonts w:eastAsiaTheme="minorHAnsi" w:cstheme="minorBidi"/>
          <w:szCs w:val="22"/>
        </w:rPr>
        <w:t xml:space="preserve">The graph clearly shows the seasonal variation of the discharge. </w:t>
      </w:r>
      <w:r w:rsidR="00303120" w:rsidRPr="00303120">
        <w:rPr>
          <w:rFonts w:eastAsiaTheme="minorHAnsi" w:cstheme="minorBidi"/>
          <w:szCs w:val="22"/>
        </w:rPr>
        <w:t xml:space="preserve">The peak of the graph represents the rainy season, whereas depression shows the dry season. The </w:t>
      </w:r>
      <w:r w:rsidRPr="00303120">
        <w:rPr>
          <w:rFonts w:eastAsiaTheme="minorHAnsi" w:cstheme="minorBidi"/>
          <w:szCs w:val="22"/>
        </w:rPr>
        <w:t>graph</w:t>
      </w:r>
      <w:r w:rsidR="00303120" w:rsidRPr="00303120">
        <w:rPr>
          <w:rFonts w:eastAsiaTheme="minorHAnsi" w:cstheme="minorBidi"/>
          <w:szCs w:val="22"/>
        </w:rPr>
        <w:t xml:space="preserve"> also</w:t>
      </w:r>
      <w:r w:rsidRPr="00303120">
        <w:rPr>
          <w:rFonts w:eastAsiaTheme="minorHAnsi" w:cstheme="minorBidi"/>
          <w:szCs w:val="22"/>
        </w:rPr>
        <w:t xml:space="preserve"> shows</w:t>
      </w:r>
      <w:r w:rsidR="00303120" w:rsidRPr="00303120">
        <w:rPr>
          <w:rFonts w:eastAsiaTheme="minorHAnsi" w:cstheme="minorBidi"/>
          <w:szCs w:val="22"/>
        </w:rPr>
        <w:t xml:space="preserve"> that</w:t>
      </w:r>
      <w:r w:rsidRPr="00303120">
        <w:rPr>
          <w:rFonts w:eastAsiaTheme="minorHAnsi" w:cstheme="minorBidi"/>
          <w:szCs w:val="22"/>
        </w:rPr>
        <w:t xml:space="preserve"> the</w:t>
      </w:r>
      <w:r w:rsidR="00303120" w:rsidRPr="00303120">
        <w:rPr>
          <w:rFonts w:eastAsiaTheme="minorHAnsi" w:cstheme="minorBidi"/>
          <w:szCs w:val="22"/>
        </w:rPr>
        <w:t>re is no significant seasonal discharge variation</w:t>
      </w:r>
      <w:r w:rsidR="00F70819" w:rsidRPr="00303120">
        <w:rPr>
          <w:rFonts w:eastAsiaTheme="minorHAnsi" w:cstheme="minorBidi"/>
          <w:szCs w:val="22"/>
        </w:rPr>
        <w:t xml:space="preserve">. </w:t>
      </w:r>
      <w:r w:rsidR="00303120" w:rsidRPr="00303120">
        <w:rPr>
          <w:rFonts w:eastAsiaTheme="minorHAnsi" w:cstheme="minorBidi"/>
          <w:szCs w:val="22"/>
        </w:rPr>
        <w:t>For instance, the variation in peak of each year is not significantly noticeable, same is the case of depression in the graph.</w:t>
      </w:r>
    </w:p>
    <w:p w14:paraId="72D08602" w14:textId="06EC7064" w:rsidR="005C2E26" w:rsidDel="00DA5C2A" w:rsidRDefault="009E226B" w:rsidP="005C2E26">
      <w:pPr>
        <w:rPr>
          <w:moveFrom w:id="4410" w:author="Kumar Baral" w:date="2023-02-13T15:04:00Z"/>
          <w:rFonts w:eastAsiaTheme="minorHAnsi" w:cstheme="minorBidi"/>
          <w:szCs w:val="22"/>
        </w:rPr>
      </w:pPr>
      <w:r>
        <w:rPr>
          <w:noProof/>
          <w:lang w:bidi="ne-NP"/>
        </w:rPr>
        <w:drawing>
          <wp:inline distT="0" distB="0" distL="0" distR="0" wp14:anchorId="7AFAE8DF" wp14:editId="7209FF17">
            <wp:extent cx="6115050" cy="432435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moveFromRangeStart w:id="4411" w:author="Kumar Baral" w:date="2023-02-13T15:04:00Z" w:name="move127193098"/>
      <w:moveFrom w:id="4412" w:author="Kumar Baral" w:date="2023-02-13T15:04:00Z">
        <w:r w:rsidR="005C2E26"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4411"/>
    <w:p w14:paraId="3C27F164" w14:textId="41FAE72D" w:rsidR="003A45A2" w:rsidRPr="003446EB" w:rsidDel="00A2565C" w:rsidRDefault="003A45A2" w:rsidP="005C2E26">
      <w:pPr>
        <w:rPr>
          <w:del w:id="4413" w:author="Kumar Baral" w:date="2023-02-13T12:09:00Z"/>
          <w:rFonts w:eastAsiaTheme="minorHAnsi" w:cstheme="minorBidi"/>
          <w:szCs w:val="22"/>
        </w:rPr>
      </w:pPr>
      <w:del w:id="4414"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14:paraId="7FD577AB" w14:textId="083BA081" w:rsidR="003A45A2" w:rsidDel="00A2565C" w:rsidRDefault="003A45A2">
      <w:pPr>
        <w:pStyle w:val="Caption"/>
        <w:rPr>
          <w:del w:id="4415" w:author="Kumar Baral" w:date="2023-02-13T12:09:00Z"/>
          <w:rFonts w:eastAsiaTheme="minorHAnsi" w:cstheme="minorBidi"/>
          <w:szCs w:val="22"/>
        </w:rPr>
        <w:pPrChange w:id="4416" w:author="Kumar Baral" w:date="2023-02-13T12:07:00Z">
          <w:pPr/>
        </w:pPrChange>
      </w:pPr>
    </w:p>
    <w:p w14:paraId="57CF72CA" w14:textId="2F236A29" w:rsidR="003D3773" w:rsidRPr="003446EB" w:rsidRDefault="005C2E26" w:rsidP="005C2E26">
      <w:pPr>
        <w:rPr>
          <w:rFonts w:eastAsiaTheme="minorHAnsi" w:cstheme="minorBidi"/>
          <w:szCs w:val="22"/>
        </w:rPr>
      </w:pPr>
      <w:del w:id="4417"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491E3593" w14:textId="78269AC5" w:rsidR="00A2565C" w:rsidRDefault="00A2565C">
      <w:pPr>
        <w:pStyle w:val="Caption"/>
        <w:rPr>
          <w:ins w:id="4418" w:author="Kumar Baral" w:date="2023-02-13T12:07:00Z"/>
          <w:rFonts w:eastAsiaTheme="minorHAnsi" w:cstheme="minorBidi"/>
          <w:szCs w:val="22"/>
        </w:rPr>
        <w:pPrChange w:id="4419" w:author="Kumar Baral" w:date="2023-02-13T12:09:00Z">
          <w:pPr/>
        </w:pPrChange>
      </w:pPr>
      <w:bookmarkStart w:id="4420" w:name="_Ref127193169"/>
      <w:bookmarkStart w:id="4421" w:name="_Toc127278408"/>
      <w:ins w:id="4422" w:author="Kumar Baral" w:date="2023-02-13T12:09:00Z">
        <w:r>
          <w:t xml:space="preserve">Figure </w:t>
        </w:r>
      </w:ins>
      <w:ins w:id="4423" w:author="Kumar Baral" w:date="2023-02-13T14:03:00Z">
        <w:r w:rsidR="00927B5D">
          <w:fldChar w:fldCharType="begin"/>
        </w:r>
        <w:r w:rsidR="00927B5D">
          <w:instrText xml:space="preserve"> STYLEREF 1 \s </w:instrText>
        </w:r>
      </w:ins>
      <w:r w:rsidR="00927B5D">
        <w:fldChar w:fldCharType="separate"/>
      </w:r>
      <w:r w:rsidR="008C4DA6">
        <w:rPr>
          <w:noProof/>
        </w:rPr>
        <w:t>1</w:t>
      </w:r>
      <w:ins w:id="4424"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2</w:t>
      </w:r>
      <w:ins w:id="4425" w:author="Kumar Baral" w:date="2023-02-13T14:03:00Z">
        <w:r w:rsidR="00927B5D">
          <w:fldChar w:fldCharType="end"/>
        </w:r>
      </w:ins>
      <w:bookmarkEnd w:id="4420"/>
      <w:ins w:id="4426" w:author="Kumar Baral" w:date="2023-02-13T12:09:00Z">
        <w:r>
          <w:t xml:space="preserve">: Daily discharge series of </w:t>
        </w:r>
      </w:ins>
      <w:r w:rsidR="0062160E">
        <w:t>Jhimruk</w:t>
      </w:r>
      <w:ins w:id="4427" w:author="Kumar Baral" w:date="2023-02-13T12:09:00Z">
        <w:r>
          <w:t xml:space="preserve"> Khola</w:t>
        </w:r>
      </w:ins>
      <w:bookmarkEnd w:id="4421"/>
    </w:p>
    <w:p w14:paraId="1143B48F" w14:textId="57161C49" w:rsidR="0062160E" w:rsidRDefault="0062160E" w:rsidP="0062160E">
      <w:pPr>
        <w:rPr>
          <w:rFonts w:eastAsiaTheme="minorHAnsi" w:cstheme="minorBidi"/>
          <w:szCs w:val="22"/>
        </w:rPr>
      </w:pPr>
      <w:r>
        <w:rPr>
          <w:rFonts w:eastAsiaTheme="minorHAnsi" w:cstheme="minorBidi"/>
          <w:szCs w:val="22"/>
        </w:rPr>
        <w:t xml:space="preserve">Monthly series </w:t>
      </w:r>
      <w:ins w:id="4428" w:author="Kumar Baral" w:date="2023-02-13T14:21:00Z">
        <w:r w:rsidRPr="001C0EA0">
          <w:t xml:space="preserve">has been carried out using the </w:t>
        </w:r>
      </w:ins>
      <w:proofErr w:type="spellStart"/>
      <w:r w:rsidR="00BE057B">
        <w:t>mesured</w:t>
      </w:r>
      <w:proofErr w:type="spellEnd"/>
      <w:ins w:id="4429" w:author="Kumar Baral" w:date="2023-02-13T14:21:00Z">
        <w:r>
          <w:t xml:space="preserve"> daily inflow series (20</w:t>
        </w:r>
      </w:ins>
      <w:r>
        <w:t>5</w:t>
      </w:r>
      <w:ins w:id="4430" w:author="Kumar Baral" w:date="2023-02-13T14:21:00Z">
        <w:r>
          <w:t>1/</w:t>
        </w:r>
      </w:ins>
      <w:r>
        <w:t>5</w:t>
      </w:r>
      <w:ins w:id="4431" w:author="Kumar Baral" w:date="2023-02-13T14:21:00Z">
        <w:r>
          <w:t>2-2079/80</w:t>
        </w:r>
        <w:r w:rsidRPr="001C0EA0">
          <w:t xml:space="preserve">) of </w:t>
        </w:r>
      </w:ins>
      <w:r>
        <w:t>Jhimruk</w:t>
      </w:r>
      <w:ins w:id="4432" w:author="Kumar Baral" w:date="2023-02-13T14:22:00Z">
        <w:r>
          <w:t xml:space="preserve"> Khola</w:t>
        </w:r>
      </w:ins>
      <w:ins w:id="4433" w:author="Kumar Baral" w:date="2023-02-13T14:21:00Z">
        <w:r w:rsidRPr="001C0EA0">
          <w:t xml:space="preserve"> at the intake</w:t>
        </w:r>
      </w:ins>
      <w:r>
        <w:t xml:space="preserve"> and shown in </w:t>
      </w:r>
      <w:r>
        <w:fldChar w:fldCharType="begin"/>
      </w:r>
      <w:r>
        <w:instrText xml:space="preserve"> REF _Ref127194080 \h </w:instrText>
      </w:r>
      <w:r>
        <w:fldChar w:fldCharType="separate"/>
      </w:r>
      <w:ins w:id="4434" w:author="Kumar Baral" w:date="2023-02-13T12:09:00Z">
        <w:r>
          <w:t xml:space="preserve">Figure </w:t>
        </w:r>
      </w:ins>
      <w:r>
        <w:rPr>
          <w:noProof/>
        </w:rPr>
        <w:t>1</w:t>
      </w:r>
      <w:ins w:id="4435" w:author="Kumar Baral" w:date="2023-02-13T14:03:00Z">
        <w:r>
          <w:noBreakHyphen/>
        </w:r>
      </w:ins>
      <w:r>
        <w:rPr>
          <w:noProof/>
        </w:rPr>
        <w:t>3</w:t>
      </w:r>
      <w:r>
        <w:fldChar w:fldCharType="end"/>
      </w:r>
      <w:ins w:id="4436" w:author="Kumar Baral" w:date="2023-02-13T14:21:00Z">
        <w:r w:rsidRPr="001C0EA0">
          <w:t>.</w:t>
        </w:r>
      </w:ins>
    </w:p>
    <w:p w14:paraId="55189043" w14:textId="534B77E7" w:rsidR="00A2565C" w:rsidRDefault="008E057B" w:rsidP="005C2E26">
      <w:pPr>
        <w:rPr>
          <w:rFonts w:eastAsiaTheme="minorHAnsi" w:cstheme="minorBidi"/>
          <w:szCs w:val="22"/>
        </w:rPr>
      </w:pPr>
      <w:r w:rsidRPr="00ED5FDE">
        <w:rPr>
          <w:rFonts w:eastAsiaTheme="minorHAnsi" w:cstheme="minorBidi"/>
          <w:szCs w:val="22"/>
        </w:rPr>
        <w:fldChar w:fldCharType="begin"/>
      </w:r>
      <w:r w:rsidRPr="00ED5FDE">
        <w:rPr>
          <w:rFonts w:eastAsiaTheme="minorHAnsi" w:cstheme="minorBidi"/>
          <w:szCs w:val="22"/>
        </w:rPr>
        <w:instrText xml:space="preserve"> REF _Ref127194080 \h </w:instrText>
      </w:r>
      <w:r w:rsidRPr="00ED5FDE">
        <w:rPr>
          <w:rFonts w:eastAsiaTheme="minorHAnsi" w:cstheme="minorBidi"/>
          <w:szCs w:val="22"/>
        </w:rPr>
      </w:r>
      <w:r w:rsidR="009E5F89" w:rsidRPr="00ED5FDE">
        <w:rPr>
          <w:rFonts w:eastAsiaTheme="minorHAnsi" w:cstheme="minorBidi"/>
          <w:szCs w:val="22"/>
        </w:rPr>
        <w:instrText xml:space="preserve"> \* MERGEFORMAT </w:instrText>
      </w:r>
      <w:r w:rsidRPr="00ED5FDE">
        <w:rPr>
          <w:rFonts w:eastAsiaTheme="minorHAnsi" w:cstheme="minorBidi"/>
          <w:szCs w:val="22"/>
        </w:rPr>
        <w:fldChar w:fldCharType="separate"/>
      </w:r>
      <w:ins w:id="4437" w:author="Kumar Baral" w:date="2023-02-13T12:09:00Z">
        <w:r w:rsidR="008C4DA6" w:rsidRPr="00ED5FDE">
          <w:t xml:space="preserve">Figure </w:t>
        </w:r>
      </w:ins>
      <w:r w:rsidR="008C4DA6" w:rsidRPr="00ED5FDE">
        <w:rPr>
          <w:noProof/>
        </w:rPr>
        <w:t>1</w:t>
      </w:r>
      <w:ins w:id="4438" w:author="Kumar Baral" w:date="2023-02-13T14:03:00Z">
        <w:r w:rsidR="008C4DA6" w:rsidRPr="00ED5FDE">
          <w:noBreakHyphen/>
        </w:r>
      </w:ins>
      <w:r w:rsidR="008C4DA6" w:rsidRPr="00ED5FDE">
        <w:rPr>
          <w:noProof/>
        </w:rPr>
        <w:t>3</w:t>
      </w:r>
      <w:r w:rsidRPr="00ED5FDE">
        <w:rPr>
          <w:rFonts w:eastAsiaTheme="minorHAnsi" w:cstheme="minorBidi"/>
          <w:szCs w:val="22"/>
        </w:rPr>
        <w:fldChar w:fldCharType="end"/>
      </w:r>
      <w:r w:rsidRPr="00ED5FDE">
        <w:rPr>
          <w:rFonts w:eastAsiaTheme="minorHAnsi" w:cstheme="minorBidi"/>
          <w:szCs w:val="22"/>
        </w:rPr>
        <w:t xml:space="preserve"> shows the monthly flow series of </w:t>
      </w:r>
      <w:r w:rsidR="0062160E">
        <w:rPr>
          <w:rFonts w:eastAsiaTheme="minorHAnsi" w:cstheme="minorBidi"/>
          <w:szCs w:val="22"/>
        </w:rPr>
        <w:t>Jhimruk</w:t>
      </w:r>
      <w:r w:rsidRPr="00ED5FDE">
        <w:rPr>
          <w:rFonts w:eastAsiaTheme="minorHAnsi" w:cstheme="minorBidi"/>
          <w:szCs w:val="22"/>
        </w:rPr>
        <w:t xml:space="preserve"> Khola measured at the intake. The spikes in the graph is representation of wet season, whereas depression i</w:t>
      </w:r>
      <w:r w:rsidR="00F70819" w:rsidRPr="00ED5FDE">
        <w:rPr>
          <w:rFonts w:eastAsiaTheme="minorHAnsi" w:cstheme="minorBidi"/>
          <w:szCs w:val="22"/>
        </w:rPr>
        <w:t xml:space="preserve">n the plot shows the dry season. </w:t>
      </w:r>
      <w:r w:rsidRPr="00ED5FDE">
        <w:rPr>
          <w:rFonts w:eastAsiaTheme="minorHAnsi" w:cstheme="minorBidi"/>
          <w:szCs w:val="22"/>
        </w:rPr>
        <w:t xml:space="preserve">The gap in the plot indicates the </w:t>
      </w:r>
      <w:r w:rsidR="00303120" w:rsidRPr="00ED5FDE">
        <w:rPr>
          <w:rFonts w:eastAsiaTheme="minorHAnsi" w:cstheme="minorBidi"/>
          <w:szCs w:val="22"/>
        </w:rPr>
        <w:t>water being used for irrigation as well as repair work in the headwork</w:t>
      </w:r>
      <w:r w:rsidRPr="00ED5FDE">
        <w:rPr>
          <w:rFonts w:eastAsiaTheme="minorHAnsi" w:cstheme="minorBidi"/>
          <w:szCs w:val="22"/>
        </w:rPr>
        <w:t xml:space="preserve"> of </w:t>
      </w:r>
      <w:r w:rsidR="00303120" w:rsidRPr="00ED5FDE">
        <w:rPr>
          <w:rFonts w:eastAsiaTheme="minorHAnsi" w:cstheme="minorBidi"/>
          <w:szCs w:val="22"/>
        </w:rPr>
        <w:t xml:space="preserve">the </w:t>
      </w:r>
      <w:r w:rsidRPr="00ED5FDE">
        <w:rPr>
          <w:rFonts w:eastAsiaTheme="minorHAnsi" w:cstheme="minorBidi"/>
          <w:szCs w:val="22"/>
        </w:rPr>
        <w:t xml:space="preserve">Project. There was discontinuation of the discharge measurement in that period of time. This plot provides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w:t>
      </w:r>
      <w:r w:rsidRPr="00ED5FDE">
        <w:rPr>
          <w:rFonts w:eastAsiaTheme="minorHAnsi" w:cstheme="minorBidi"/>
          <w:szCs w:val="22"/>
        </w:rPr>
        <w:lastRenderedPageBreak/>
        <w:t xml:space="preserve">about future water resources. Monthly flow series plots can be used to compare current water flow patterns with historical data. This information can be used to identify changes in water flow patterns over time. </w:t>
      </w:r>
      <w:r w:rsidR="00ED5FDE" w:rsidRPr="00ED5FDE">
        <w:rPr>
          <w:rFonts w:eastAsiaTheme="minorHAnsi" w:cstheme="minorBidi"/>
          <w:szCs w:val="22"/>
        </w:rPr>
        <w:t>The graph shows there is no significant variation in peaks and depression over the period of time.</w:t>
      </w:r>
      <w:r w:rsidR="00ED5FDE">
        <w:rPr>
          <w:rFonts w:eastAsiaTheme="minorHAnsi" w:cstheme="minorBidi"/>
          <w:szCs w:val="22"/>
        </w:rPr>
        <w:t xml:space="preserve"> </w:t>
      </w:r>
    </w:p>
    <w:p w14:paraId="794EDE3A" w14:textId="77777777" w:rsidR="00AF57D6" w:rsidRDefault="00AF57D6" w:rsidP="005C2E26">
      <w:pPr>
        <w:rPr>
          <w:rFonts w:eastAsiaTheme="minorHAnsi" w:cstheme="minorBidi"/>
          <w:szCs w:val="22"/>
        </w:rPr>
      </w:pPr>
    </w:p>
    <w:p w14:paraId="7FC30013" w14:textId="4408068F" w:rsidR="00520E75" w:rsidRDefault="00520E75" w:rsidP="005C2E26">
      <w:pPr>
        <w:rPr>
          <w:ins w:id="4439" w:author="Kumar Baral" w:date="2023-02-13T12:08:00Z"/>
          <w:rFonts w:eastAsiaTheme="minorHAnsi" w:cstheme="minorBidi"/>
          <w:szCs w:val="22"/>
        </w:rPr>
      </w:pPr>
      <w:r>
        <w:rPr>
          <w:noProof/>
          <w:lang w:bidi="ne-NP"/>
        </w:rPr>
        <w:drawing>
          <wp:inline distT="0" distB="0" distL="0" distR="0" wp14:anchorId="02F0659C" wp14:editId="1CDECC4A">
            <wp:extent cx="6038850" cy="38576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449DB3" w14:textId="34D4633D" w:rsidR="00A2565C" w:rsidRDefault="00A2565C">
      <w:pPr>
        <w:pStyle w:val="Caption"/>
        <w:rPr>
          <w:ins w:id="4440" w:author="Kumar Baral" w:date="2023-02-13T12:09:00Z"/>
          <w:rFonts w:eastAsiaTheme="minorHAnsi" w:cstheme="minorBidi"/>
          <w:szCs w:val="22"/>
        </w:rPr>
        <w:pPrChange w:id="4441" w:author="Kumar Baral" w:date="2023-02-13T12:09:00Z">
          <w:pPr/>
        </w:pPrChange>
      </w:pPr>
      <w:bookmarkStart w:id="4442" w:name="_Ref127194080"/>
      <w:bookmarkStart w:id="4443" w:name="_Toc127278409"/>
      <w:ins w:id="4444" w:author="Kumar Baral" w:date="2023-02-13T12:09:00Z">
        <w:r>
          <w:t xml:space="preserve">Figure </w:t>
        </w:r>
      </w:ins>
      <w:ins w:id="4445" w:author="Kumar Baral" w:date="2023-02-13T14:03:00Z">
        <w:r w:rsidR="00927B5D">
          <w:fldChar w:fldCharType="begin"/>
        </w:r>
        <w:r w:rsidR="00927B5D">
          <w:instrText xml:space="preserve"> STYLEREF 1 \s </w:instrText>
        </w:r>
      </w:ins>
      <w:r w:rsidR="00927B5D">
        <w:fldChar w:fldCharType="separate"/>
      </w:r>
      <w:r w:rsidR="008C4DA6">
        <w:rPr>
          <w:noProof/>
        </w:rPr>
        <w:t>1</w:t>
      </w:r>
      <w:ins w:id="4446"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3</w:t>
      </w:r>
      <w:ins w:id="4447" w:author="Kumar Baral" w:date="2023-02-13T14:03:00Z">
        <w:r w:rsidR="00927B5D">
          <w:fldChar w:fldCharType="end"/>
        </w:r>
      </w:ins>
      <w:bookmarkEnd w:id="4442"/>
      <w:ins w:id="4448" w:author="Kumar Baral" w:date="2023-02-13T12:09:00Z">
        <w:r>
          <w:t xml:space="preserve">: Mean monthly discharge series of </w:t>
        </w:r>
      </w:ins>
      <w:r w:rsidR="00AF57D6">
        <w:t>Jhimruk</w:t>
      </w:r>
      <w:ins w:id="4449" w:author="Kumar Baral" w:date="2023-02-13T12:10:00Z">
        <w:r>
          <w:t xml:space="preserve"> Khola.</w:t>
        </w:r>
      </w:ins>
      <w:bookmarkEnd w:id="4443"/>
    </w:p>
    <w:p w14:paraId="7AC33097" w14:textId="2EDB9462" w:rsidR="00DA5C2A" w:rsidRPr="00AF57D6" w:rsidRDefault="00DA5C2A" w:rsidP="005C2E26">
      <w:pPr>
        <w:rPr>
          <w:ins w:id="4450" w:author="Kumar Baral" w:date="2023-02-13T15:04:00Z"/>
          <w:rFonts w:eastAsiaTheme="minorHAnsi" w:cstheme="minorBidi"/>
          <w:szCs w:val="22"/>
        </w:rPr>
      </w:pPr>
      <w:moveToRangeStart w:id="4451" w:author="Kumar Baral" w:date="2023-02-13T15:04:00Z" w:name="move127193098"/>
      <w:moveTo w:id="4452" w:author="Kumar Baral" w:date="2023-02-13T15:04:00Z">
        <w:r w:rsidRPr="00AF57D6">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4451"/>
    </w:p>
    <w:p w14:paraId="56A81310" w14:textId="77777777" w:rsidR="0062160E" w:rsidRDefault="005C2E26" w:rsidP="005C2E26">
      <w:pPr>
        <w:rPr>
          <w:rFonts w:eastAsiaTheme="minorHAnsi" w:cstheme="minorBidi"/>
          <w:szCs w:val="22"/>
        </w:rPr>
      </w:pPr>
      <w:r w:rsidRPr="00AF57D6">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64E25CE7" w:rsidR="005C2E26" w:rsidRPr="0062160E" w:rsidRDefault="0062160E" w:rsidP="005C2E26">
      <w:pPr>
        <w:rPr>
          <w:rFonts w:eastAsiaTheme="minorHAnsi" w:cstheme="minorBidi"/>
          <w:szCs w:val="22"/>
        </w:rPr>
      </w:pPr>
      <w:r>
        <w:rPr>
          <w:rFonts w:eastAsiaTheme="minorHAnsi" w:cstheme="minorBidi"/>
          <w:szCs w:val="22"/>
        </w:rPr>
        <w:t xml:space="preserve">The long-term mean monthly flow </w:t>
      </w:r>
      <w:ins w:id="4453" w:author="Kumar Baral" w:date="2023-02-13T14:21:00Z">
        <w:r w:rsidRPr="001C0EA0">
          <w:t xml:space="preserve">has been carried out using the </w:t>
        </w:r>
      </w:ins>
      <w:r>
        <w:t>measured</w:t>
      </w:r>
      <w:ins w:id="4454" w:author="Kumar Baral" w:date="2023-02-13T14:21:00Z">
        <w:r>
          <w:t xml:space="preserve"> daily inflow series (20</w:t>
        </w:r>
      </w:ins>
      <w:r>
        <w:t>5</w:t>
      </w:r>
      <w:ins w:id="4455" w:author="Kumar Baral" w:date="2023-02-13T14:21:00Z">
        <w:r>
          <w:t>1/</w:t>
        </w:r>
      </w:ins>
      <w:r>
        <w:t>5</w:t>
      </w:r>
      <w:ins w:id="4456" w:author="Kumar Baral" w:date="2023-02-13T14:21:00Z">
        <w:r>
          <w:t>2-2079/80</w:t>
        </w:r>
        <w:r w:rsidRPr="001C0EA0">
          <w:t xml:space="preserve">) of </w:t>
        </w:r>
      </w:ins>
      <w:r>
        <w:t>Jhimruk</w:t>
      </w:r>
      <w:ins w:id="4457" w:author="Kumar Baral" w:date="2023-02-13T14:22:00Z">
        <w:r>
          <w:t xml:space="preserve"> Khola</w:t>
        </w:r>
      </w:ins>
      <w:ins w:id="4458" w:author="Kumar Baral" w:date="2023-02-13T14:21:00Z">
        <w:r w:rsidRPr="001C0EA0">
          <w:t xml:space="preserve"> at the intake. </w:t>
        </w:r>
      </w:ins>
      <w:r w:rsidR="005C2E26" w:rsidRPr="00AF57D6">
        <w:t xml:space="preserve">The </w:t>
      </w:r>
      <w:r>
        <w:t>m</w:t>
      </w:r>
      <w:r w:rsidR="005C2E26" w:rsidRPr="00AF57D6">
        <w:t xml:space="preserve">ean monthly flow from the collect data over the period of </w:t>
      </w:r>
      <w:del w:id="4459" w:author="Kumar Baral" w:date="2023-02-13T14:57:00Z">
        <w:r w:rsidR="005C2E26" w:rsidRPr="00AF57D6" w:rsidDel="00E44CBF">
          <w:delText xml:space="preserve">29 </w:delText>
        </w:r>
      </w:del>
      <w:r w:rsidR="00AF57D6" w:rsidRPr="00AF57D6">
        <w:t>2</w:t>
      </w:r>
      <w:ins w:id="4460" w:author="Kumar Baral" w:date="2023-02-13T14:57:00Z">
        <w:r w:rsidR="00E44CBF" w:rsidRPr="00AF57D6">
          <w:t xml:space="preserve">9 </w:t>
        </w:r>
      </w:ins>
      <w:r w:rsidR="005C2E26" w:rsidRPr="00AF57D6">
        <w:t xml:space="preserve">years of data is presented in </w:t>
      </w:r>
      <w:ins w:id="4461" w:author="Kumar Baral" w:date="2023-02-13T09:55:00Z">
        <w:r w:rsidR="00A642B3" w:rsidRPr="00AF57D6">
          <w:fldChar w:fldCharType="begin"/>
        </w:r>
        <w:r w:rsidR="00A642B3" w:rsidRPr="00AF57D6">
          <w:instrText xml:space="preserve"> REF _Ref127174531 \h </w:instrText>
        </w:r>
      </w:ins>
      <w:r w:rsidR="009E5F89" w:rsidRPr="00AF57D6">
        <w:instrText xml:space="preserve"> \* MERGEFORMAT </w:instrText>
      </w:r>
      <w:r w:rsidR="00A642B3" w:rsidRPr="00AF57D6">
        <w:fldChar w:fldCharType="separate"/>
      </w:r>
      <w:r w:rsidR="008C4DA6" w:rsidRPr="00AF57D6">
        <w:t xml:space="preserve">Table </w:t>
      </w:r>
      <w:r w:rsidR="008C4DA6" w:rsidRPr="00AF57D6">
        <w:rPr>
          <w:noProof/>
        </w:rPr>
        <w:t>1</w:t>
      </w:r>
      <w:ins w:id="4462" w:author="Kumar Baral" w:date="2023-02-13T14:27:00Z">
        <w:r w:rsidR="008C4DA6" w:rsidRPr="00AF57D6">
          <w:noBreakHyphen/>
        </w:r>
      </w:ins>
      <w:r w:rsidR="008C4DA6" w:rsidRPr="00AF57D6">
        <w:rPr>
          <w:noProof/>
        </w:rPr>
        <w:t>2</w:t>
      </w:r>
      <w:ins w:id="4463" w:author="Kumar Baral" w:date="2023-02-13T09:55:00Z">
        <w:r w:rsidR="00A642B3" w:rsidRPr="00AF57D6">
          <w:fldChar w:fldCharType="end"/>
        </w:r>
        <w:r w:rsidR="00A642B3" w:rsidRPr="00AF57D6">
          <w:t>.</w:t>
        </w:r>
      </w:ins>
      <w:del w:id="4464" w:author="Kumar Baral" w:date="2023-02-13T09:55:00Z">
        <w:r w:rsidR="005C2E26" w:rsidRPr="00AF57D6" w:rsidDel="00A642B3">
          <w:delText>the</w:delText>
        </w:r>
        <w:r w:rsidR="005C2E26" w:rsidDel="00A642B3">
          <w:delText xml:space="preserve"> </w:delText>
        </w:r>
      </w:del>
    </w:p>
    <w:p w14:paraId="30421189" w14:textId="7A3502B3" w:rsidR="005C2E26" w:rsidRDefault="00166AD4" w:rsidP="00166AD4">
      <w:pPr>
        <w:pStyle w:val="Caption"/>
      </w:pPr>
      <w:bookmarkStart w:id="4465" w:name="_Ref127174531"/>
      <w:bookmarkStart w:id="4466" w:name="_Toc127278416"/>
      <w:r>
        <w:t xml:space="preserve">Table </w:t>
      </w:r>
      <w:ins w:id="4467" w:author="Kumar Baral" w:date="2023-02-13T14:27:00Z">
        <w:r w:rsidR="00B132C2">
          <w:fldChar w:fldCharType="begin"/>
        </w:r>
        <w:r w:rsidR="00B132C2">
          <w:instrText xml:space="preserve"> STYLEREF 1 \s </w:instrText>
        </w:r>
      </w:ins>
      <w:r w:rsidR="00B132C2">
        <w:fldChar w:fldCharType="separate"/>
      </w:r>
      <w:r w:rsidR="008C4DA6">
        <w:rPr>
          <w:noProof/>
        </w:rPr>
        <w:t>1</w:t>
      </w:r>
      <w:ins w:id="4468"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2</w:t>
      </w:r>
      <w:ins w:id="4469" w:author="Kumar Baral" w:date="2023-02-13T14:27:00Z">
        <w:r w:rsidR="00B132C2">
          <w:fldChar w:fldCharType="end"/>
        </w:r>
      </w:ins>
      <w:del w:id="4470"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4465"/>
      <w:r w:rsidR="005F6047">
        <w:t xml:space="preserve">: Mean Monthly Flow of </w:t>
      </w:r>
      <w:del w:id="4471" w:author="Kumar Baral" w:date="2023-02-10T16:17:00Z">
        <w:r w:rsidR="005F6047" w:rsidDel="00352BC0">
          <w:delText>Jhimruk River</w:delText>
        </w:r>
      </w:del>
      <w:r w:rsidR="00520E75">
        <w:t>Jhimruk River at Intake</w:t>
      </w:r>
      <w:bookmarkEnd w:id="4466"/>
    </w:p>
    <w:tbl>
      <w:tblPr>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472" w:author="Kumar Baral" w:date="2023-02-13T14:47:00Z">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262"/>
        <w:gridCol w:w="5890"/>
        <w:tblGridChange w:id="4473">
          <w:tblGrid>
            <w:gridCol w:w="2946"/>
            <w:gridCol w:w="316"/>
            <w:gridCol w:w="5005"/>
            <w:gridCol w:w="885"/>
          </w:tblGrid>
        </w:tblGridChange>
      </w:tblGrid>
      <w:tr w:rsidR="005C2E26" w:rsidRPr="00CC72F6" w14:paraId="2BDF9218" w14:textId="77777777" w:rsidTr="00F94B2D">
        <w:trPr>
          <w:trHeight w:val="282"/>
          <w:tblHeader/>
          <w:trPrChange w:id="4474" w:author="Kumar Baral" w:date="2023-02-13T14:47:00Z">
            <w:trPr>
              <w:gridAfter w:val="0"/>
              <w:trHeight w:val="319"/>
              <w:tblHeader/>
            </w:trPr>
          </w:trPrChange>
        </w:trPr>
        <w:tc>
          <w:tcPr>
            <w:tcW w:w="1782" w:type="pct"/>
            <w:shd w:val="clear" w:color="auto" w:fill="D9D9D9" w:themeFill="background1" w:themeFillShade="D9"/>
            <w:noWrap/>
            <w:vAlign w:val="center"/>
            <w:hideMark/>
            <w:tcPrChange w:id="4475" w:author="Kumar Baral" w:date="2023-02-13T14:47:00Z">
              <w:tcPr>
                <w:tcW w:w="1782" w:type="pct"/>
                <w:shd w:val="clear" w:color="auto" w:fill="D9D9D9" w:themeFill="background1" w:themeFillShade="D9"/>
                <w:noWrap/>
                <w:vAlign w:val="center"/>
                <w:hideMark/>
              </w:tcPr>
            </w:tcPrChange>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Change w:id="4476" w:author="Kumar Baral" w:date="2023-02-13T14:47:00Z">
              <w:tcPr>
                <w:tcW w:w="3218" w:type="pct"/>
                <w:gridSpan w:val="2"/>
                <w:shd w:val="clear" w:color="auto" w:fill="D9D9D9" w:themeFill="background1" w:themeFillShade="D9"/>
                <w:noWrap/>
                <w:vAlign w:val="center"/>
                <w:hideMark/>
              </w:tcPr>
            </w:tcPrChange>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F94B2D">
        <w:trPr>
          <w:trHeight w:val="282"/>
          <w:trPrChange w:id="4477" w:author="Kumar Baral" w:date="2023-02-13T14:47:00Z">
            <w:trPr>
              <w:gridAfter w:val="0"/>
              <w:trHeight w:val="319"/>
            </w:trPr>
          </w:trPrChange>
        </w:trPr>
        <w:tc>
          <w:tcPr>
            <w:tcW w:w="1782" w:type="pct"/>
            <w:shd w:val="clear" w:color="auto" w:fill="auto"/>
            <w:noWrap/>
            <w:vAlign w:val="center"/>
            <w:hideMark/>
            <w:tcPrChange w:id="4478" w:author="Kumar Baral" w:date="2023-02-13T14:47:00Z">
              <w:tcPr>
                <w:tcW w:w="1782" w:type="pct"/>
                <w:shd w:val="clear" w:color="auto" w:fill="auto"/>
                <w:noWrap/>
                <w:vAlign w:val="center"/>
                <w:hideMark/>
              </w:tcPr>
            </w:tcPrChange>
          </w:tcPr>
          <w:p w14:paraId="3AF4743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Baishakh</w:t>
            </w:r>
          </w:p>
        </w:tc>
        <w:tc>
          <w:tcPr>
            <w:tcW w:w="3218" w:type="pct"/>
            <w:shd w:val="clear" w:color="auto" w:fill="auto"/>
            <w:noWrap/>
            <w:vAlign w:val="center"/>
            <w:hideMark/>
            <w:tcPrChange w:id="4479" w:author="Kumar Baral" w:date="2023-02-13T14:47:00Z">
              <w:tcPr>
                <w:tcW w:w="3218" w:type="pct"/>
                <w:gridSpan w:val="2"/>
                <w:shd w:val="clear" w:color="auto" w:fill="auto"/>
                <w:noWrap/>
                <w:vAlign w:val="center"/>
                <w:hideMark/>
              </w:tcPr>
            </w:tcPrChange>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F94B2D">
        <w:trPr>
          <w:trHeight w:val="282"/>
          <w:trPrChange w:id="4480" w:author="Kumar Baral" w:date="2023-02-13T14:47:00Z">
            <w:trPr>
              <w:gridAfter w:val="0"/>
              <w:trHeight w:val="319"/>
            </w:trPr>
          </w:trPrChange>
        </w:trPr>
        <w:tc>
          <w:tcPr>
            <w:tcW w:w="1782" w:type="pct"/>
            <w:shd w:val="clear" w:color="auto" w:fill="auto"/>
            <w:noWrap/>
            <w:vAlign w:val="center"/>
            <w:hideMark/>
            <w:tcPrChange w:id="4481" w:author="Kumar Baral" w:date="2023-02-13T14:47:00Z">
              <w:tcPr>
                <w:tcW w:w="1782" w:type="pct"/>
                <w:shd w:val="clear" w:color="auto" w:fill="auto"/>
                <w:noWrap/>
                <w:vAlign w:val="center"/>
                <w:hideMark/>
              </w:tcPr>
            </w:tcPrChange>
          </w:tcPr>
          <w:p w14:paraId="6E099BE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lastRenderedPageBreak/>
              <w:t>Jestha</w:t>
            </w:r>
          </w:p>
        </w:tc>
        <w:tc>
          <w:tcPr>
            <w:tcW w:w="3218" w:type="pct"/>
            <w:shd w:val="clear" w:color="auto" w:fill="auto"/>
            <w:noWrap/>
            <w:vAlign w:val="center"/>
            <w:hideMark/>
            <w:tcPrChange w:id="4482" w:author="Kumar Baral" w:date="2023-02-13T14:47:00Z">
              <w:tcPr>
                <w:tcW w:w="3218" w:type="pct"/>
                <w:gridSpan w:val="2"/>
                <w:shd w:val="clear" w:color="auto" w:fill="auto"/>
                <w:noWrap/>
                <w:vAlign w:val="center"/>
                <w:hideMark/>
              </w:tcPr>
            </w:tcPrChange>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F94B2D">
        <w:trPr>
          <w:trHeight w:val="282"/>
          <w:trPrChange w:id="4483" w:author="Kumar Baral" w:date="2023-02-13T14:47:00Z">
            <w:trPr>
              <w:gridAfter w:val="0"/>
              <w:trHeight w:val="319"/>
            </w:trPr>
          </w:trPrChange>
        </w:trPr>
        <w:tc>
          <w:tcPr>
            <w:tcW w:w="1782" w:type="pct"/>
            <w:shd w:val="clear" w:color="auto" w:fill="auto"/>
            <w:noWrap/>
            <w:vAlign w:val="center"/>
            <w:hideMark/>
            <w:tcPrChange w:id="4484" w:author="Kumar Baral" w:date="2023-02-13T14:47:00Z">
              <w:tcPr>
                <w:tcW w:w="1782" w:type="pct"/>
                <w:shd w:val="clear" w:color="auto" w:fill="auto"/>
                <w:noWrap/>
                <w:vAlign w:val="center"/>
                <w:hideMark/>
              </w:tcPr>
            </w:tcPrChange>
          </w:tcPr>
          <w:p w14:paraId="5F33111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Ashadh</w:t>
            </w:r>
          </w:p>
        </w:tc>
        <w:tc>
          <w:tcPr>
            <w:tcW w:w="3218" w:type="pct"/>
            <w:shd w:val="clear" w:color="auto" w:fill="auto"/>
            <w:noWrap/>
            <w:vAlign w:val="center"/>
            <w:hideMark/>
            <w:tcPrChange w:id="4485" w:author="Kumar Baral" w:date="2023-02-13T14:47:00Z">
              <w:tcPr>
                <w:tcW w:w="3218" w:type="pct"/>
                <w:gridSpan w:val="2"/>
                <w:shd w:val="clear" w:color="auto" w:fill="auto"/>
                <w:noWrap/>
                <w:vAlign w:val="center"/>
                <w:hideMark/>
              </w:tcPr>
            </w:tcPrChange>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F94B2D">
        <w:trPr>
          <w:trHeight w:val="282"/>
          <w:trPrChange w:id="4486" w:author="Kumar Baral" w:date="2023-02-13T14:47:00Z">
            <w:trPr>
              <w:gridAfter w:val="0"/>
              <w:trHeight w:val="319"/>
            </w:trPr>
          </w:trPrChange>
        </w:trPr>
        <w:tc>
          <w:tcPr>
            <w:tcW w:w="1782" w:type="pct"/>
            <w:shd w:val="clear" w:color="auto" w:fill="auto"/>
            <w:noWrap/>
            <w:vAlign w:val="center"/>
            <w:hideMark/>
            <w:tcPrChange w:id="4487" w:author="Kumar Baral" w:date="2023-02-13T14:47:00Z">
              <w:tcPr>
                <w:tcW w:w="1782" w:type="pct"/>
                <w:shd w:val="clear" w:color="auto" w:fill="auto"/>
                <w:noWrap/>
                <w:vAlign w:val="center"/>
                <w:hideMark/>
              </w:tcPr>
            </w:tcPrChange>
          </w:tcPr>
          <w:p w14:paraId="6FFC622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Shrawan</w:t>
            </w:r>
          </w:p>
        </w:tc>
        <w:tc>
          <w:tcPr>
            <w:tcW w:w="3218" w:type="pct"/>
            <w:shd w:val="clear" w:color="auto" w:fill="auto"/>
            <w:noWrap/>
            <w:vAlign w:val="center"/>
            <w:hideMark/>
            <w:tcPrChange w:id="4488" w:author="Kumar Baral" w:date="2023-02-13T14:47:00Z">
              <w:tcPr>
                <w:tcW w:w="3218" w:type="pct"/>
                <w:gridSpan w:val="2"/>
                <w:shd w:val="clear" w:color="auto" w:fill="auto"/>
                <w:noWrap/>
                <w:vAlign w:val="center"/>
                <w:hideMark/>
              </w:tcPr>
            </w:tcPrChange>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F94B2D">
        <w:trPr>
          <w:trHeight w:val="282"/>
          <w:trPrChange w:id="4489" w:author="Kumar Baral" w:date="2023-02-13T14:47:00Z">
            <w:trPr>
              <w:gridAfter w:val="0"/>
              <w:trHeight w:val="319"/>
            </w:trPr>
          </w:trPrChange>
        </w:trPr>
        <w:tc>
          <w:tcPr>
            <w:tcW w:w="1782" w:type="pct"/>
            <w:shd w:val="clear" w:color="auto" w:fill="auto"/>
            <w:noWrap/>
            <w:vAlign w:val="center"/>
            <w:hideMark/>
            <w:tcPrChange w:id="4490" w:author="Kumar Baral" w:date="2023-02-13T14:47:00Z">
              <w:tcPr>
                <w:tcW w:w="1782" w:type="pct"/>
                <w:shd w:val="clear" w:color="auto" w:fill="auto"/>
                <w:noWrap/>
                <w:vAlign w:val="center"/>
                <w:hideMark/>
              </w:tcPr>
            </w:tcPrChange>
          </w:tcPr>
          <w:p w14:paraId="4E8C7F06"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Bhadra</w:t>
            </w:r>
          </w:p>
        </w:tc>
        <w:tc>
          <w:tcPr>
            <w:tcW w:w="3218" w:type="pct"/>
            <w:shd w:val="clear" w:color="auto" w:fill="auto"/>
            <w:noWrap/>
            <w:vAlign w:val="center"/>
            <w:hideMark/>
            <w:tcPrChange w:id="4491" w:author="Kumar Baral" w:date="2023-02-13T14:47:00Z">
              <w:tcPr>
                <w:tcW w:w="3218" w:type="pct"/>
                <w:gridSpan w:val="2"/>
                <w:shd w:val="clear" w:color="auto" w:fill="auto"/>
                <w:noWrap/>
                <w:vAlign w:val="center"/>
                <w:hideMark/>
              </w:tcPr>
            </w:tcPrChange>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F94B2D">
        <w:trPr>
          <w:trHeight w:val="282"/>
          <w:trPrChange w:id="4492" w:author="Kumar Baral" w:date="2023-02-13T14:47:00Z">
            <w:trPr>
              <w:gridAfter w:val="0"/>
              <w:trHeight w:val="319"/>
            </w:trPr>
          </w:trPrChange>
        </w:trPr>
        <w:tc>
          <w:tcPr>
            <w:tcW w:w="1782" w:type="pct"/>
            <w:shd w:val="clear" w:color="auto" w:fill="auto"/>
            <w:noWrap/>
            <w:vAlign w:val="center"/>
            <w:hideMark/>
            <w:tcPrChange w:id="4493" w:author="Kumar Baral" w:date="2023-02-13T14:47:00Z">
              <w:tcPr>
                <w:tcW w:w="1782" w:type="pct"/>
                <w:shd w:val="clear" w:color="auto" w:fill="auto"/>
                <w:noWrap/>
                <w:vAlign w:val="center"/>
                <w:hideMark/>
              </w:tcPr>
            </w:tcPrChange>
          </w:tcPr>
          <w:p w14:paraId="17B10D3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Ashwin</w:t>
            </w:r>
          </w:p>
        </w:tc>
        <w:tc>
          <w:tcPr>
            <w:tcW w:w="3218" w:type="pct"/>
            <w:shd w:val="clear" w:color="auto" w:fill="auto"/>
            <w:noWrap/>
            <w:vAlign w:val="center"/>
            <w:hideMark/>
            <w:tcPrChange w:id="4494" w:author="Kumar Baral" w:date="2023-02-13T14:47:00Z">
              <w:tcPr>
                <w:tcW w:w="3218" w:type="pct"/>
                <w:gridSpan w:val="2"/>
                <w:shd w:val="clear" w:color="auto" w:fill="auto"/>
                <w:noWrap/>
                <w:vAlign w:val="center"/>
                <w:hideMark/>
              </w:tcPr>
            </w:tcPrChange>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F94B2D">
        <w:trPr>
          <w:trHeight w:val="282"/>
          <w:trPrChange w:id="4495" w:author="Kumar Baral" w:date="2023-02-13T14:47:00Z">
            <w:trPr>
              <w:gridAfter w:val="0"/>
              <w:trHeight w:val="319"/>
            </w:trPr>
          </w:trPrChange>
        </w:trPr>
        <w:tc>
          <w:tcPr>
            <w:tcW w:w="1782" w:type="pct"/>
            <w:shd w:val="clear" w:color="auto" w:fill="auto"/>
            <w:noWrap/>
            <w:vAlign w:val="center"/>
            <w:hideMark/>
            <w:tcPrChange w:id="4496" w:author="Kumar Baral" w:date="2023-02-13T14:47:00Z">
              <w:tcPr>
                <w:tcW w:w="1782" w:type="pct"/>
                <w:shd w:val="clear" w:color="auto" w:fill="auto"/>
                <w:noWrap/>
                <w:vAlign w:val="center"/>
                <w:hideMark/>
              </w:tcPr>
            </w:tcPrChange>
          </w:tcPr>
          <w:p w14:paraId="58870FA4"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Kartik</w:t>
            </w:r>
          </w:p>
        </w:tc>
        <w:tc>
          <w:tcPr>
            <w:tcW w:w="3218" w:type="pct"/>
            <w:shd w:val="clear" w:color="auto" w:fill="auto"/>
            <w:noWrap/>
            <w:vAlign w:val="center"/>
            <w:hideMark/>
            <w:tcPrChange w:id="4497" w:author="Kumar Baral" w:date="2023-02-13T14:47:00Z">
              <w:tcPr>
                <w:tcW w:w="3218" w:type="pct"/>
                <w:gridSpan w:val="2"/>
                <w:shd w:val="clear" w:color="auto" w:fill="auto"/>
                <w:noWrap/>
                <w:vAlign w:val="center"/>
                <w:hideMark/>
              </w:tcPr>
            </w:tcPrChange>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F94B2D">
        <w:trPr>
          <w:trHeight w:val="282"/>
          <w:trPrChange w:id="4498" w:author="Kumar Baral" w:date="2023-02-13T14:47:00Z">
            <w:trPr>
              <w:gridAfter w:val="0"/>
              <w:trHeight w:val="319"/>
            </w:trPr>
          </w:trPrChange>
        </w:trPr>
        <w:tc>
          <w:tcPr>
            <w:tcW w:w="1782" w:type="pct"/>
            <w:shd w:val="clear" w:color="auto" w:fill="auto"/>
            <w:noWrap/>
            <w:vAlign w:val="center"/>
            <w:hideMark/>
            <w:tcPrChange w:id="4499" w:author="Kumar Baral" w:date="2023-02-13T14:47:00Z">
              <w:tcPr>
                <w:tcW w:w="1782" w:type="pct"/>
                <w:shd w:val="clear" w:color="auto" w:fill="auto"/>
                <w:noWrap/>
                <w:vAlign w:val="center"/>
                <w:hideMark/>
              </w:tcPr>
            </w:tcPrChange>
          </w:tcPr>
          <w:p w14:paraId="112AD5F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Mangsir</w:t>
            </w:r>
          </w:p>
        </w:tc>
        <w:tc>
          <w:tcPr>
            <w:tcW w:w="3218" w:type="pct"/>
            <w:shd w:val="clear" w:color="auto" w:fill="auto"/>
            <w:noWrap/>
            <w:vAlign w:val="center"/>
            <w:hideMark/>
            <w:tcPrChange w:id="4500" w:author="Kumar Baral" w:date="2023-02-13T14:47:00Z">
              <w:tcPr>
                <w:tcW w:w="3218" w:type="pct"/>
                <w:gridSpan w:val="2"/>
                <w:shd w:val="clear" w:color="auto" w:fill="auto"/>
                <w:noWrap/>
                <w:vAlign w:val="center"/>
                <w:hideMark/>
              </w:tcPr>
            </w:tcPrChange>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F94B2D">
        <w:trPr>
          <w:trHeight w:val="282"/>
          <w:trPrChange w:id="4501" w:author="Kumar Baral" w:date="2023-02-13T14:47:00Z">
            <w:trPr>
              <w:gridAfter w:val="0"/>
              <w:trHeight w:val="319"/>
            </w:trPr>
          </w:trPrChange>
        </w:trPr>
        <w:tc>
          <w:tcPr>
            <w:tcW w:w="1782" w:type="pct"/>
            <w:shd w:val="clear" w:color="auto" w:fill="auto"/>
            <w:noWrap/>
            <w:vAlign w:val="center"/>
            <w:hideMark/>
            <w:tcPrChange w:id="4502" w:author="Kumar Baral" w:date="2023-02-13T14:47:00Z">
              <w:tcPr>
                <w:tcW w:w="1782" w:type="pct"/>
                <w:shd w:val="clear" w:color="auto" w:fill="auto"/>
                <w:noWrap/>
                <w:vAlign w:val="center"/>
                <w:hideMark/>
              </w:tcPr>
            </w:tcPrChange>
          </w:tcPr>
          <w:p w14:paraId="618E9CA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Poush</w:t>
            </w:r>
          </w:p>
        </w:tc>
        <w:tc>
          <w:tcPr>
            <w:tcW w:w="3218" w:type="pct"/>
            <w:shd w:val="clear" w:color="auto" w:fill="auto"/>
            <w:noWrap/>
            <w:vAlign w:val="center"/>
            <w:hideMark/>
            <w:tcPrChange w:id="4503" w:author="Kumar Baral" w:date="2023-02-13T14:47:00Z">
              <w:tcPr>
                <w:tcW w:w="3218" w:type="pct"/>
                <w:gridSpan w:val="2"/>
                <w:shd w:val="clear" w:color="auto" w:fill="auto"/>
                <w:noWrap/>
                <w:vAlign w:val="center"/>
                <w:hideMark/>
              </w:tcPr>
            </w:tcPrChange>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F94B2D">
        <w:trPr>
          <w:trHeight w:val="282"/>
          <w:trPrChange w:id="4504" w:author="Kumar Baral" w:date="2023-02-13T14:47:00Z">
            <w:trPr>
              <w:gridAfter w:val="0"/>
              <w:trHeight w:val="319"/>
            </w:trPr>
          </w:trPrChange>
        </w:trPr>
        <w:tc>
          <w:tcPr>
            <w:tcW w:w="1782" w:type="pct"/>
            <w:shd w:val="clear" w:color="auto" w:fill="auto"/>
            <w:noWrap/>
            <w:vAlign w:val="center"/>
            <w:hideMark/>
            <w:tcPrChange w:id="4505" w:author="Kumar Baral" w:date="2023-02-13T14:47:00Z">
              <w:tcPr>
                <w:tcW w:w="1782" w:type="pct"/>
                <w:shd w:val="clear" w:color="auto" w:fill="auto"/>
                <w:noWrap/>
                <w:vAlign w:val="center"/>
                <w:hideMark/>
              </w:tcPr>
            </w:tcPrChange>
          </w:tcPr>
          <w:p w14:paraId="4294F76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Magh</w:t>
            </w:r>
          </w:p>
        </w:tc>
        <w:tc>
          <w:tcPr>
            <w:tcW w:w="3218" w:type="pct"/>
            <w:shd w:val="clear" w:color="auto" w:fill="auto"/>
            <w:noWrap/>
            <w:vAlign w:val="center"/>
            <w:hideMark/>
            <w:tcPrChange w:id="4506" w:author="Kumar Baral" w:date="2023-02-13T14:47:00Z">
              <w:tcPr>
                <w:tcW w:w="3218" w:type="pct"/>
                <w:gridSpan w:val="2"/>
                <w:shd w:val="clear" w:color="auto" w:fill="auto"/>
                <w:noWrap/>
                <w:vAlign w:val="center"/>
                <w:hideMark/>
              </w:tcPr>
            </w:tcPrChange>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F94B2D">
        <w:trPr>
          <w:trHeight w:val="282"/>
          <w:trPrChange w:id="4507" w:author="Kumar Baral" w:date="2023-02-13T14:47:00Z">
            <w:trPr>
              <w:gridAfter w:val="0"/>
              <w:trHeight w:val="319"/>
            </w:trPr>
          </w:trPrChange>
        </w:trPr>
        <w:tc>
          <w:tcPr>
            <w:tcW w:w="1782" w:type="pct"/>
            <w:shd w:val="clear" w:color="auto" w:fill="auto"/>
            <w:noWrap/>
            <w:vAlign w:val="center"/>
            <w:hideMark/>
            <w:tcPrChange w:id="4508" w:author="Kumar Baral" w:date="2023-02-13T14:47:00Z">
              <w:tcPr>
                <w:tcW w:w="1782" w:type="pct"/>
                <w:shd w:val="clear" w:color="auto" w:fill="auto"/>
                <w:noWrap/>
                <w:vAlign w:val="center"/>
                <w:hideMark/>
              </w:tcPr>
            </w:tcPrChange>
          </w:tcPr>
          <w:p w14:paraId="1F2471E7"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Falgun</w:t>
            </w:r>
          </w:p>
        </w:tc>
        <w:tc>
          <w:tcPr>
            <w:tcW w:w="3218" w:type="pct"/>
            <w:shd w:val="clear" w:color="auto" w:fill="auto"/>
            <w:noWrap/>
            <w:vAlign w:val="center"/>
            <w:hideMark/>
            <w:tcPrChange w:id="4509" w:author="Kumar Baral" w:date="2023-02-13T14:47:00Z">
              <w:tcPr>
                <w:tcW w:w="3218" w:type="pct"/>
                <w:gridSpan w:val="2"/>
                <w:shd w:val="clear" w:color="auto" w:fill="auto"/>
                <w:noWrap/>
                <w:vAlign w:val="center"/>
                <w:hideMark/>
              </w:tcPr>
            </w:tcPrChange>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F94B2D">
        <w:trPr>
          <w:trHeight w:val="282"/>
          <w:trPrChange w:id="4510" w:author="Kumar Baral" w:date="2023-02-13T14:47:00Z">
            <w:trPr>
              <w:gridAfter w:val="0"/>
              <w:trHeight w:val="319"/>
            </w:trPr>
          </w:trPrChange>
        </w:trPr>
        <w:tc>
          <w:tcPr>
            <w:tcW w:w="1782" w:type="pct"/>
            <w:shd w:val="clear" w:color="auto" w:fill="auto"/>
            <w:noWrap/>
            <w:vAlign w:val="center"/>
            <w:hideMark/>
            <w:tcPrChange w:id="4511" w:author="Kumar Baral" w:date="2023-02-13T14:47:00Z">
              <w:tcPr>
                <w:tcW w:w="1782" w:type="pct"/>
                <w:shd w:val="clear" w:color="auto" w:fill="auto"/>
                <w:noWrap/>
                <w:vAlign w:val="center"/>
                <w:hideMark/>
              </w:tcPr>
            </w:tcPrChange>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Change w:id="4512" w:author="Kumar Baral" w:date="2023-02-13T14:47:00Z">
              <w:tcPr>
                <w:tcW w:w="3218" w:type="pct"/>
                <w:gridSpan w:val="2"/>
                <w:shd w:val="clear" w:color="auto" w:fill="auto"/>
                <w:noWrap/>
                <w:vAlign w:val="center"/>
                <w:hideMark/>
              </w:tcPr>
            </w:tcPrChange>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r w:rsidR="006F37BC" w:rsidRPr="00CC72F6" w14:paraId="4A909F84" w14:textId="77777777" w:rsidTr="00F94B2D">
        <w:trPr>
          <w:trHeight w:val="282"/>
        </w:trPr>
        <w:tc>
          <w:tcPr>
            <w:tcW w:w="1782" w:type="pct"/>
            <w:shd w:val="clear" w:color="auto" w:fill="auto"/>
            <w:noWrap/>
            <w:vAlign w:val="center"/>
          </w:tcPr>
          <w:p w14:paraId="6A02986A" w14:textId="07C59B67" w:rsidR="006F37BC" w:rsidRPr="00CC72F6" w:rsidRDefault="006F37BC" w:rsidP="00185774">
            <w:pPr>
              <w:spacing w:after="0" w:line="240" w:lineRule="auto"/>
              <w:jc w:val="center"/>
              <w:rPr>
                <w:rFonts w:cs="Calibri"/>
                <w:color w:val="000000"/>
                <w:lang w:bidi="ne-NP"/>
              </w:rPr>
            </w:pPr>
            <w:r>
              <w:rPr>
                <w:rFonts w:cs="Calibri"/>
                <w:color w:val="000000"/>
                <w:lang w:bidi="ne-NP"/>
              </w:rPr>
              <w:t>Average</w:t>
            </w:r>
          </w:p>
        </w:tc>
        <w:tc>
          <w:tcPr>
            <w:tcW w:w="3218" w:type="pct"/>
            <w:shd w:val="clear" w:color="auto" w:fill="auto"/>
            <w:noWrap/>
            <w:vAlign w:val="center"/>
          </w:tcPr>
          <w:p w14:paraId="009E0E20" w14:textId="5B3765EB" w:rsidR="006F37BC" w:rsidRPr="00CC72F6" w:rsidRDefault="006F37BC" w:rsidP="00185774">
            <w:pPr>
              <w:spacing w:after="0" w:line="240" w:lineRule="auto"/>
              <w:jc w:val="center"/>
              <w:rPr>
                <w:rFonts w:cs="Calibri"/>
                <w:color w:val="000000"/>
                <w:lang w:bidi="ne-NP"/>
              </w:rPr>
            </w:pPr>
            <w:r>
              <w:rPr>
                <w:rFonts w:cs="Calibri"/>
                <w:color w:val="000000"/>
                <w:lang w:bidi="ne-NP"/>
              </w:rPr>
              <w:t>23.99</w:t>
            </w:r>
          </w:p>
        </w:tc>
      </w:tr>
    </w:tbl>
    <w:p w14:paraId="3E98E585" w14:textId="36B129BB" w:rsidR="005C2E26" w:rsidDel="00F94B2D" w:rsidRDefault="005C2E26">
      <w:pPr>
        <w:rPr>
          <w:del w:id="4513" w:author="Kumar Baral" w:date="2023-02-13T14:47:00Z"/>
        </w:rPr>
      </w:pPr>
      <w:del w:id="4514"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4515" w:author="Kumar Baral" w:date="2023-02-13T14:47:00Z"/>
        </w:rPr>
        <w:pPrChange w:id="4516" w:author="Kumar Baral" w:date="2023-02-13T14:47:00Z">
          <w:pPr>
            <w:pStyle w:val="Caption"/>
          </w:pPr>
        </w:pPrChange>
      </w:pPr>
      <w:del w:id="4517" w:author="Kumar Baral" w:date="2023-02-13T14:47:00Z">
        <w:r w:rsidDel="00F94B2D">
          <w:delText xml:space="preserve">Figure </w:delText>
        </w:r>
      </w:del>
      <w:ins w:id="4518" w:author="Kumar Baral" w:date="2023-02-13T14:03:00Z">
        <w:del w:id="4519" w:author="Kumar Baral" w:date="2023-02-13T14:47:00Z">
          <w:r w:rsidR="00927B5D" w:rsidDel="00F94B2D">
            <w:fldChar w:fldCharType="begin"/>
          </w:r>
          <w:r w:rsidR="00927B5D" w:rsidDel="00F94B2D">
            <w:delInstrText xml:space="preserve"> STYLEREF 1 \s </w:delInstrText>
          </w:r>
        </w:del>
      </w:ins>
      <w:del w:id="4520" w:author="Kumar Baral" w:date="2023-02-13T14:47:00Z">
        <w:r w:rsidR="00927B5D" w:rsidDel="00F94B2D">
          <w:fldChar w:fldCharType="separate"/>
        </w:r>
        <w:r w:rsidR="00927B5D" w:rsidDel="00F94B2D">
          <w:rPr>
            <w:noProof/>
          </w:rPr>
          <w:delText>1</w:delText>
        </w:r>
      </w:del>
      <w:ins w:id="4521" w:author="Kumar Baral" w:date="2023-02-13T14:03:00Z">
        <w:del w:id="4522"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4523" w:author="Kumar Baral" w:date="2023-02-13T14:47:00Z">
        <w:r w:rsidR="00927B5D" w:rsidDel="00F94B2D">
          <w:fldChar w:fldCharType="separate"/>
        </w:r>
      </w:del>
      <w:ins w:id="4524" w:author="Kumar Baral" w:date="2023-02-13T14:03:00Z">
        <w:del w:id="4525" w:author="Kumar Baral" w:date="2023-02-13T14:47:00Z">
          <w:r w:rsidR="00927B5D" w:rsidDel="00F94B2D">
            <w:rPr>
              <w:noProof/>
            </w:rPr>
            <w:delText>4</w:delText>
          </w:r>
          <w:r w:rsidR="00927B5D" w:rsidDel="00F94B2D">
            <w:fldChar w:fldCharType="end"/>
          </w:r>
        </w:del>
      </w:ins>
      <w:del w:id="4526"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del>
    </w:p>
    <w:p w14:paraId="49DF86BF" w14:textId="77777777" w:rsidR="005C2E26" w:rsidRPr="005C2E26" w:rsidRDefault="005C2E26" w:rsidP="005C2E26"/>
    <w:bookmarkEnd w:id="4387"/>
    <w:bookmarkEnd w:id="4388"/>
    <w:p w14:paraId="5E0F430A" w14:textId="28AA0B79" w:rsidR="002E2821" w:rsidRDefault="002A46D1" w:rsidP="002E2821">
      <w:pPr>
        <w:pStyle w:val="Heading3"/>
      </w:pPr>
      <w:del w:id="4527" w:author="Kumar Baral" w:date="2023-02-13T10:57:00Z">
        <w:r w:rsidDel="00CC2D59">
          <w:delText>Comparision</w:delText>
        </w:r>
      </w:del>
      <w:bookmarkStart w:id="4528" w:name="_Toc127278390"/>
      <w:ins w:id="4529" w:author="Kumar Baral" w:date="2023-02-13T10:57:00Z">
        <w:r w:rsidR="00CC2D59">
          <w:t>Comparison</w:t>
        </w:r>
      </w:ins>
      <w:r>
        <w:t xml:space="preserve"> </w:t>
      </w:r>
      <w:del w:id="4530" w:author="Kumar Baral" w:date="2023-02-13T14:59:00Z">
        <w:r w:rsidDel="00E44CBF">
          <w:delText>with implemented</w:delText>
        </w:r>
      </w:del>
      <w:ins w:id="4531" w:author="Kumar Baral" w:date="2023-02-13T14:59:00Z">
        <w:r w:rsidR="00E44CBF">
          <w:t>o</w:t>
        </w:r>
      </w:ins>
      <w:ins w:id="4532" w:author="Kumar Baral" w:date="2023-02-13T15:00:00Z">
        <w:r w:rsidR="00E44CBF">
          <w:t>f</w:t>
        </w:r>
      </w:ins>
      <w:r>
        <w:t xml:space="preserve"> Mean Monthly Flow</w:t>
      </w:r>
      <w:r w:rsidR="00F70819">
        <w:t xml:space="preserve"> with that of during UFSR, 2008</w:t>
      </w:r>
      <w:bookmarkEnd w:id="4528"/>
      <w:ins w:id="4533" w:author="Kumar Baral" w:date="2023-02-13T15:00:00Z">
        <w:r w:rsidR="00E44CBF">
          <w:t xml:space="preserve"> </w:t>
        </w:r>
      </w:ins>
    </w:p>
    <w:p w14:paraId="3EAC6266" w14:textId="0693260D" w:rsidR="00E57F4C" w:rsidRDefault="00E57F4C" w:rsidP="00E57F4C">
      <w:r w:rsidRPr="00AF57D6">
        <w:fldChar w:fldCharType="begin"/>
      </w:r>
      <w:r w:rsidRPr="00AF57D6">
        <w:instrText xml:space="preserve"> REF _Ref127193758 \h </w:instrText>
      </w:r>
      <w:r w:rsidR="00440E28" w:rsidRPr="00AF57D6">
        <w:instrText xml:space="preserve"> \* MERGEFORMAT </w:instrText>
      </w:r>
      <w:r w:rsidRPr="00AF57D6">
        <w:fldChar w:fldCharType="separate"/>
      </w:r>
      <w:r w:rsidR="008C4DA6" w:rsidRPr="00AF57D6">
        <w:t xml:space="preserve">Figure </w:t>
      </w:r>
      <w:r w:rsidR="008C4DA6" w:rsidRPr="00AF57D6">
        <w:rPr>
          <w:noProof/>
        </w:rPr>
        <w:t>1</w:t>
      </w:r>
      <w:ins w:id="4534" w:author="Kumar Baral" w:date="2023-02-13T14:03:00Z">
        <w:r w:rsidR="008C4DA6" w:rsidRPr="00AF57D6">
          <w:noBreakHyphen/>
        </w:r>
      </w:ins>
      <w:r w:rsidR="008C4DA6" w:rsidRPr="00AF57D6">
        <w:rPr>
          <w:noProof/>
        </w:rPr>
        <w:t>4</w:t>
      </w:r>
      <w:r w:rsidRPr="00AF57D6">
        <w:fldChar w:fldCharType="end"/>
      </w:r>
      <w:r w:rsidRPr="00AF57D6">
        <w:t xml:space="preserve"> shows the comparis</w:t>
      </w:r>
      <w:r w:rsidR="00ED5FDE" w:rsidRPr="00AF57D6">
        <w:t>on of mean monthly flow of Jhimruk</w:t>
      </w:r>
      <w:r w:rsidRPr="00AF57D6">
        <w:t xml:space="preserve"> Khola as per the </w:t>
      </w:r>
      <w:r w:rsidR="00ED5FDE" w:rsidRPr="00AF57D6">
        <w:t xml:space="preserve">previous study during damage repair of Jhimruk </w:t>
      </w:r>
      <w:proofErr w:type="spellStart"/>
      <w:r w:rsidR="00ED5FDE" w:rsidRPr="00AF57D6">
        <w:t>headworks</w:t>
      </w:r>
      <w:proofErr w:type="spellEnd"/>
      <w:r w:rsidRPr="00AF57D6">
        <w:t xml:space="preserve"> and as per th</w:t>
      </w:r>
      <w:r w:rsidR="00AF57D6" w:rsidRPr="00AF57D6">
        <w:t>is study</w:t>
      </w:r>
      <w:r w:rsidRPr="00AF57D6">
        <w:t>.</w:t>
      </w:r>
      <w:r>
        <w:t xml:space="preserve"> </w:t>
      </w:r>
    </w:p>
    <w:p w14:paraId="2B892AD0" w14:textId="001B0FF9" w:rsidR="002E2821" w:rsidRPr="002E2821" w:rsidDel="00D042D7" w:rsidRDefault="00E7504F" w:rsidP="002E2821">
      <w:pPr>
        <w:rPr>
          <w:del w:id="4535" w:author="Kumar Baral" w:date="2023-02-13T14:53:00Z"/>
        </w:rPr>
      </w:pPr>
      <w:r>
        <w:rPr>
          <w:noProof/>
          <w:lang w:bidi="ne-NP"/>
        </w:rPr>
        <w:drawing>
          <wp:inline distT="0" distB="0" distL="0" distR="0" wp14:anchorId="7DA76370" wp14:editId="7EECADDA">
            <wp:extent cx="5867400" cy="42195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id="4536" w:author="Kumar Baral" w:date="2023-02-13T14:50:00Z">
        <w:r w:rsidR="00170DF3"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4537" w:author="Kumar Baral" w:date="2022-12-12T16:39:00Z"/>
        </w:rPr>
      </w:pPr>
    </w:p>
    <w:p w14:paraId="2CC001FD" w14:textId="6B271E27" w:rsidR="00347AC2" w:rsidRDefault="002E2821" w:rsidP="002E2821">
      <w:pPr>
        <w:pStyle w:val="Caption"/>
      </w:pPr>
      <w:bookmarkStart w:id="4538" w:name="_Ref127193758"/>
      <w:bookmarkStart w:id="4539" w:name="_Toc90989301"/>
      <w:bookmarkStart w:id="4540" w:name="_Toc91255217"/>
      <w:bookmarkStart w:id="4541" w:name="_Toc127278410"/>
      <w:r>
        <w:t xml:space="preserve">Figure </w:t>
      </w:r>
      <w:ins w:id="4542" w:author="Kumar Baral" w:date="2023-02-13T14:03:00Z">
        <w:r w:rsidR="00927B5D">
          <w:fldChar w:fldCharType="begin"/>
        </w:r>
        <w:r w:rsidR="00927B5D">
          <w:instrText xml:space="preserve"> STYLEREF 1 \s </w:instrText>
        </w:r>
      </w:ins>
      <w:r w:rsidR="00927B5D">
        <w:fldChar w:fldCharType="separate"/>
      </w:r>
      <w:r w:rsidR="008C4DA6">
        <w:rPr>
          <w:noProof/>
        </w:rPr>
        <w:t>1</w:t>
      </w:r>
      <w:ins w:id="4543"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4</w:t>
      </w:r>
      <w:ins w:id="4544" w:author="Kumar Baral" w:date="2023-02-13T14:03:00Z">
        <w:r w:rsidR="00927B5D">
          <w:fldChar w:fldCharType="end"/>
        </w:r>
      </w:ins>
      <w:bookmarkEnd w:id="4538"/>
      <w:del w:id="4545"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4546" w:author="Kumar Baral" w:date="2023-02-13T12:11:00Z">
        <w:r w:rsidDel="00A2565C">
          <w:delText xml:space="preserve">implemented </w:delText>
        </w:r>
      </w:del>
      <w:r>
        <w:t>mean monthly flow</w:t>
      </w:r>
      <w:bookmarkEnd w:id="4541"/>
      <w:r w:rsidR="00AF57D6">
        <w:t xml:space="preserve"> as per previous study and this study</w:t>
      </w:r>
    </w:p>
    <w:p w14:paraId="415AB596" w14:textId="3C7BE57A" w:rsidR="00170DF3" w:rsidRDefault="00E57F4C" w:rsidP="00170DF3">
      <w:r w:rsidRPr="00AF57D6">
        <w:lastRenderedPageBreak/>
        <w:t xml:space="preserve">It is observed that </w:t>
      </w:r>
      <w:r w:rsidR="00F70819" w:rsidRPr="00AF57D6">
        <w:t xml:space="preserve">only </w:t>
      </w:r>
      <w:r w:rsidRPr="00AF57D6">
        <w:t xml:space="preserve">the </w:t>
      </w:r>
      <w:r w:rsidR="00170DF3" w:rsidRPr="00AF57D6">
        <w:t>month</w:t>
      </w:r>
      <w:r w:rsidR="00AF57D6" w:rsidRPr="00AF57D6">
        <w:t>s</w:t>
      </w:r>
      <w:r w:rsidR="00170DF3" w:rsidRPr="00AF57D6">
        <w:t xml:space="preserve"> of Shrawan</w:t>
      </w:r>
      <w:r w:rsidR="00AF57D6" w:rsidRPr="00AF57D6">
        <w:t xml:space="preserve">, Mangsir, Poush, Magh, Falgun and Chaitra </w:t>
      </w:r>
      <w:r w:rsidRPr="00AF57D6">
        <w:t>ha</w:t>
      </w:r>
      <w:r w:rsidR="00AF57D6" w:rsidRPr="00AF57D6">
        <w:t>ve</w:t>
      </w:r>
      <w:r w:rsidRPr="00AF57D6">
        <w:t xml:space="preserve"> </w:t>
      </w:r>
      <w:r w:rsidR="00AF57D6" w:rsidRPr="00AF57D6">
        <w:t xml:space="preserve">higher discharge than the previous study during damage repair of Jhimruk </w:t>
      </w:r>
      <w:proofErr w:type="spellStart"/>
      <w:r w:rsidR="00AF57D6" w:rsidRPr="00AF57D6">
        <w:t>headworks</w:t>
      </w:r>
      <w:proofErr w:type="spellEnd"/>
      <w:r w:rsidR="008E057B" w:rsidRPr="00AF57D6">
        <w:t>.</w:t>
      </w:r>
      <w:r w:rsidR="00170DF3" w:rsidRPr="00AF57D6">
        <w:t xml:space="preserve"> </w:t>
      </w:r>
      <w:r w:rsidR="00AF57D6" w:rsidRPr="00AF57D6">
        <w:t xml:space="preserve">For the rest of the months, the discharge is lesser than the previous study. It is noted that </w:t>
      </w:r>
      <w:r w:rsidR="00170DF3" w:rsidRPr="00AF57D6">
        <w:t xml:space="preserve">the measured data </w:t>
      </w:r>
      <w:r w:rsidR="00AF57D6" w:rsidRPr="00AF57D6">
        <w:t xml:space="preserve">shows that dry months have higher discharge except Baishakh whereas the wet months have lesser than previous study except Shrawan. </w:t>
      </w:r>
    </w:p>
    <w:p w14:paraId="1D7938E2" w14:textId="120B5A59" w:rsidR="00170DF3" w:rsidRDefault="00170DF3">
      <w:pPr>
        <w:pStyle w:val="Heading3"/>
        <w:pPrChange w:id="4547" w:author="Kumar Baral" w:date="2022-12-12T17:30:00Z">
          <w:pPr>
            <w:pStyle w:val="Heading2"/>
            <w:keepLines/>
            <w:numPr>
              <w:ilvl w:val="2"/>
              <w:numId w:val="51"/>
            </w:numPr>
            <w:spacing w:before="40" w:line="276" w:lineRule="auto"/>
            <w:ind w:left="709" w:right="-46" w:hanging="709"/>
            <w:jc w:val="both"/>
          </w:pPr>
        </w:pPrChange>
      </w:pPr>
      <w:bookmarkStart w:id="4548" w:name="_Toc127278391"/>
      <w:r>
        <w:t xml:space="preserve">Water Sharing in </w:t>
      </w:r>
      <w:r w:rsidR="009E5F89">
        <w:t>Jhimruk Khola</w:t>
      </w:r>
      <w:bookmarkEnd w:id="4548"/>
    </w:p>
    <w:p w14:paraId="63CE71CD" w14:textId="09705E8F" w:rsidR="00170DF3" w:rsidRPr="00170DF3" w:rsidRDefault="00AF57D6" w:rsidP="00170DF3">
      <w:pPr>
        <w:rPr>
          <w:ins w:id="4549" w:author="Kumar Baral" w:date="2022-12-12T16:39:00Z"/>
        </w:rPr>
      </w:pPr>
      <w:r>
        <w:t xml:space="preserve">Further study is needed for the accurate information about water sharing. </w:t>
      </w:r>
      <w:r>
        <w:t>This study does not collect any information about the water sharing in Jhimruk Khola</w:t>
      </w:r>
      <w:r w:rsidR="0083305E">
        <w:t>.</w:t>
      </w:r>
      <w:r>
        <w:t xml:space="preserve"> This does not mean there is no water sharing in Jhimruk Khola. </w:t>
      </w:r>
    </w:p>
    <w:p w14:paraId="1AC75B9D" w14:textId="77777777" w:rsidR="00347AC2" w:rsidRDefault="00347AC2">
      <w:pPr>
        <w:pStyle w:val="Heading3"/>
        <w:rPr>
          <w:ins w:id="4550" w:author="Kumar Baral" w:date="2022-12-12T16:39:00Z"/>
        </w:rPr>
        <w:pPrChange w:id="4551" w:author="Kumar Baral" w:date="2022-12-12T17:30:00Z">
          <w:pPr>
            <w:pStyle w:val="Heading2"/>
            <w:keepLines/>
            <w:numPr>
              <w:ilvl w:val="2"/>
              <w:numId w:val="51"/>
            </w:numPr>
            <w:spacing w:before="40" w:line="276" w:lineRule="auto"/>
            <w:ind w:left="709" w:right="-46" w:hanging="709"/>
            <w:jc w:val="both"/>
          </w:pPr>
        </w:pPrChange>
      </w:pPr>
      <w:bookmarkStart w:id="4552" w:name="_Toc90989303"/>
      <w:bookmarkStart w:id="4553" w:name="_Toc91255219"/>
      <w:bookmarkStart w:id="4554" w:name="_Toc92369062"/>
      <w:bookmarkStart w:id="4555" w:name="_Toc92876307"/>
      <w:bookmarkStart w:id="4556" w:name="_Toc127278392"/>
      <w:bookmarkEnd w:id="4539"/>
      <w:bookmarkEnd w:id="4540"/>
      <w:ins w:id="4557" w:author="Kumar Baral" w:date="2022-12-12T16:39:00Z">
        <w:r w:rsidRPr="001C0EA0">
          <w:t>Riparian Release</w:t>
        </w:r>
        <w:bookmarkEnd w:id="4552"/>
        <w:bookmarkEnd w:id="4553"/>
        <w:bookmarkEnd w:id="4554"/>
        <w:bookmarkEnd w:id="4555"/>
        <w:bookmarkEnd w:id="4556"/>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440E28" w:rsidDel="001F6995" w:rsidRDefault="005C2E26" w:rsidP="005C2E26">
      <w:pPr>
        <w:rPr>
          <w:del w:id="4558" w:author="Kumar Baral" w:date="2023-02-13T11:33:00Z"/>
          <w:rFonts w:eastAsiaTheme="minorHAnsi" w:cstheme="minorBidi"/>
          <w:szCs w:val="22"/>
          <w:highlight w:val="yellow"/>
        </w:rPr>
      </w:pPr>
      <w:del w:id="4559" w:author="Kumar Baral" w:date="2023-02-13T11:33:00Z">
        <w:r w:rsidRPr="00440E28" w:rsidDel="001F6995">
          <w:rPr>
            <w:rFonts w:eastAsiaTheme="minorHAnsi" w:cstheme="minorBidi"/>
            <w:szCs w:val="22"/>
            <w:highlight w:val="yellow"/>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440E28" w:rsidDel="00F66651" w:rsidRDefault="005C2E26" w:rsidP="005C2E26">
      <w:pPr>
        <w:rPr>
          <w:del w:id="4560" w:author="Kumar Baral" w:date="2023-02-13T10:57:00Z"/>
          <w:rFonts w:eastAsiaTheme="minorHAnsi" w:cstheme="minorBidi"/>
          <w:szCs w:val="22"/>
          <w:highlight w:val="yellow"/>
        </w:rPr>
      </w:pPr>
      <w:del w:id="4561" w:author="Kumar Baral" w:date="2023-02-13T10:57:00Z">
        <w:r w:rsidRPr="00440E28" w:rsidDel="00F66651">
          <w:rPr>
            <w:rFonts w:eastAsiaTheme="minorHAnsi" w:cstheme="minorBidi"/>
            <w:szCs w:val="22"/>
            <w:highlight w:val="yellow"/>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440E28" w:rsidDel="00F66651" w:rsidRDefault="005C2E26" w:rsidP="005C2E26">
      <w:pPr>
        <w:rPr>
          <w:del w:id="4562" w:author="Kumar Baral" w:date="2023-02-13T10:57:00Z"/>
          <w:rFonts w:eastAsiaTheme="minorHAnsi" w:cstheme="minorBidi"/>
          <w:szCs w:val="22"/>
          <w:highlight w:val="yellow"/>
        </w:rPr>
      </w:pPr>
      <w:del w:id="4563" w:author="Kumar Baral" w:date="2023-02-13T10:57:00Z">
        <w:r w:rsidRPr="00440E28" w:rsidDel="00F66651">
          <w:rPr>
            <w:rFonts w:eastAsiaTheme="minorHAnsi" w:cstheme="minorBidi"/>
            <w:szCs w:val="22"/>
            <w:highlight w:val="yellow"/>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440E28" w:rsidDel="00F66651" w:rsidRDefault="005C2E26" w:rsidP="005C2E26">
      <w:pPr>
        <w:rPr>
          <w:del w:id="4564" w:author="Kumar Baral" w:date="2023-02-13T10:57:00Z"/>
          <w:rFonts w:eastAsiaTheme="minorHAnsi" w:cstheme="minorBidi"/>
          <w:szCs w:val="22"/>
          <w:highlight w:val="yellow"/>
        </w:rPr>
      </w:pPr>
      <w:del w:id="4565" w:author="Kumar Baral" w:date="2023-02-13T10:57:00Z">
        <w:r w:rsidRPr="00440E28" w:rsidDel="00F66651">
          <w:rPr>
            <w:rFonts w:eastAsiaTheme="minorHAnsi" w:cstheme="minorBidi"/>
            <w:szCs w:val="22"/>
            <w:highlight w:val="yellow"/>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63C3BF77" w14:textId="1BBEA007" w:rsidR="00347AC2" w:rsidRPr="00347AC2" w:rsidRDefault="00AF57D6">
      <w:pPr>
        <w:pPrChange w:id="4566" w:author="Kumar Baral" w:date="2022-12-12T16:37:00Z">
          <w:pPr>
            <w:pStyle w:val="Heading2"/>
          </w:pPr>
        </w:pPrChange>
      </w:pPr>
      <w:r>
        <w:t xml:space="preserve">There is no information about existing riparian release in Jhimruk Khola. Hence, it is not included in this report. </w:t>
      </w:r>
    </w:p>
    <w:p w14:paraId="00BB1DE7" w14:textId="5016C290" w:rsidR="006238CC" w:rsidRDefault="006238CC" w:rsidP="00573E74">
      <w:pPr>
        <w:pStyle w:val="Heading2"/>
        <w:rPr>
          <w:ins w:id="4567" w:author="Kumar Baral" w:date="2022-12-12T16:41:00Z"/>
        </w:rPr>
      </w:pPr>
      <w:bookmarkStart w:id="4568" w:name="_Toc402364316"/>
      <w:bookmarkStart w:id="4569" w:name="_Toc474766066"/>
      <w:bookmarkStart w:id="4570" w:name="_Toc62563956"/>
      <w:del w:id="4571" w:author="Kumar Baral" w:date="2022-12-12T16:41:00Z">
        <w:r w:rsidRPr="006238CC" w:rsidDel="00347AC2">
          <w:delText>Stream Flow</w:delText>
        </w:r>
      </w:del>
      <w:bookmarkStart w:id="4572" w:name="_Toc127278393"/>
      <w:bookmarkEnd w:id="4568"/>
      <w:bookmarkEnd w:id="4569"/>
      <w:bookmarkEnd w:id="4570"/>
      <w:ins w:id="4573" w:author="Kumar Baral" w:date="2022-12-12T16:41:00Z">
        <w:r w:rsidR="00347AC2">
          <w:t>Flow Duration Curve (FDC) and Design Discharge</w:t>
        </w:r>
        <w:bookmarkEnd w:id="4572"/>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4574" w:author="Kumar Baral" w:date="2023-02-13T10:58:00Z"/>
          <w:rFonts w:eastAsiaTheme="minorHAnsi" w:cstheme="minorBidi"/>
          <w:szCs w:val="22"/>
        </w:rPr>
      </w:pPr>
      <w:del w:id="4575"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CDAD961" w:rsidR="005C2E26" w:rsidRPr="00491422" w:rsidDel="00F66651" w:rsidRDefault="0062160E" w:rsidP="005C2E26">
      <w:pPr>
        <w:rPr>
          <w:del w:id="4576" w:author="Kumar Baral" w:date="2023-02-13T10:58:00Z"/>
          <w:rFonts w:eastAsiaTheme="minorHAnsi" w:cstheme="minorBidi"/>
          <w:szCs w:val="22"/>
        </w:rPr>
      </w:pPr>
      <w:r>
        <w:rPr>
          <w:rFonts w:eastAsiaTheme="minorHAnsi" w:cstheme="minorBidi"/>
          <w:szCs w:val="22"/>
        </w:rPr>
        <w:t xml:space="preserve">Flow duration curve of Jhimruk Khola </w:t>
      </w:r>
      <w:ins w:id="4577" w:author="Kumar Baral" w:date="2023-02-13T14:21:00Z">
        <w:r w:rsidRPr="001C0EA0">
          <w:t xml:space="preserve">has been carried out using the </w:t>
        </w:r>
      </w:ins>
      <w:r>
        <w:t>data</w:t>
      </w:r>
      <w:ins w:id="4578" w:author="Kumar Baral" w:date="2023-02-13T14:21:00Z">
        <w:r>
          <w:t xml:space="preserve"> series (20</w:t>
        </w:r>
      </w:ins>
      <w:r>
        <w:t>5</w:t>
      </w:r>
      <w:ins w:id="4579" w:author="Kumar Baral" w:date="2023-02-13T14:21:00Z">
        <w:r>
          <w:t>1/</w:t>
        </w:r>
      </w:ins>
      <w:r>
        <w:t>5</w:t>
      </w:r>
      <w:ins w:id="4580" w:author="Kumar Baral" w:date="2023-02-13T14:21:00Z">
        <w:r>
          <w:t>2-2079/80</w:t>
        </w:r>
        <w:r w:rsidRPr="001C0EA0">
          <w:t xml:space="preserve">) of </w:t>
        </w:r>
      </w:ins>
      <w:r>
        <w:t>Jhimruk</w:t>
      </w:r>
      <w:ins w:id="4581" w:author="Kumar Baral" w:date="2023-02-13T14:22:00Z">
        <w:r>
          <w:t xml:space="preserve"> Khola</w:t>
        </w:r>
      </w:ins>
      <w:ins w:id="4582" w:author="Kumar Baral" w:date="2023-02-13T14:21:00Z">
        <w:r w:rsidRPr="001C0EA0">
          <w:t xml:space="preserve"> at the intake. </w:t>
        </w:r>
      </w:ins>
      <w:del w:id="4583" w:author="Kumar Baral" w:date="2023-02-13T10:58:00Z">
        <w:r w:rsidR="005C2E26" w:rsidRPr="00491422"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0239E663" w14:textId="2E0FDBC8" w:rsidR="00440E28" w:rsidRDefault="003A45A2" w:rsidP="005C2E26">
      <w:pPr>
        <w:rPr>
          <w:rFonts w:eastAsiaTheme="minorHAnsi" w:cstheme="minorBidi"/>
          <w:szCs w:val="22"/>
        </w:rPr>
      </w:pPr>
      <w:r w:rsidRPr="00491422">
        <w:rPr>
          <w:rFonts w:eastAsiaTheme="minorHAnsi" w:cstheme="minorBidi"/>
          <w:szCs w:val="22"/>
        </w:rPr>
        <w:t xml:space="preserve">As per </w:t>
      </w:r>
      <w:r w:rsidR="00AF57D6" w:rsidRPr="00491422">
        <w:rPr>
          <w:rFonts w:eastAsiaTheme="minorHAnsi" w:cstheme="minorBidi"/>
          <w:szCs w:val="22"/>
        </w:rPr>
        <w:t>t</w:t>
      </w:r>
      <w:r w:rsidR="00491422" w:rsidRPr="00491422">
        <w:rPr>
          <w:rFonts w:eastAsiaTheme="minorHAnsi" w:cstheme="minorBidi"/>
          <w:szCs w:val="22"/>
        </w:rPr>
        <w:t xml:space="preserve">he document called ‘A Brief </w:t>
      </w:r>
      <w:r w:rsidR="00DF647F" w:rsidRPr="00491422">
        <w:rPr>
          <w:rFonts w:eastAsiaTheme="minorHAnsi" w:cstheme="minorBidi"/>
          <w:szCs w:val="22"/>
        </w:rPr>
        <w:t>Introduction</w:t>
      </w:r>
      <w:r w:rsidR="00491422" w:rsidRPr="00491422">
        <w:rPr>
          <w:rFonts w:eastAsiaTheme="minorHAnsi" w:cstheme="minorBidi"/>
          <w:szCs w:val="22"/>
        </w:rPr>
        <w:t xml:space="preserve"> of Jhimruk Hydroelectric and Rural Electrification Project”</w:t>
      </w:r>
      <w:r w:rsidRPr="00491422">
        <w:rPr>
          <w:rFonts w:eastAsiaTheme="minorHAnsi" w:cstheme="minorBidi"/>
          <w:szCs w:val="22"/>
        </w:rPr>
        <w:t xml:space="preserve">, the design discharge is </w:t>
      </w:r>
      <w:r w:rsidR="00491422" w:rsidRPr="00491422">
        <w:rPr>
          <w:rFonts w:eastAsiaTheme="minorHAnsi" w:cstheme="minorBidi"/>
          <w:szCs w:val="22"/>
        </w:rPr>
        <w:t>7</w:t>
      </w:r>
      <w:r w:rsidRPr="00491422">
        <w:rPr>
          <w:rFonts w:eastAsiaTheme="minorHAnsi" w:cstheme="minorBidi"/>
          <w:szCs w:val="22"/>
        </w:rPr>
        <w:t xml:space="preserve"> m3/s</w:t>
      </w:r>
      <w:r w:rsidR="00491422" w:rsidRPr="00491422">
        <w:rPr>
          <w:rFonts w:eastAsiaTheme="minorHAnsi" w:cstheme="minorBidi"/>
          <w:szCs w:val="22"/>
        </w:rPr>
        <w:t xml:space="preserve">. However, the information about the percentile exceedance is </w:t>
      </w:r>
      <w:r w:rsidRPr="00491422">
        <w:rPr>
          <w:rFonts w:eastAsiaTheme="minorHAnsi" w:cstheme="minorBidi"/>
          <w:szCs w:val="22"/>
        </w:rPr>
        <w:t xml:space="preserve"> </w:t>
      </w:r>
      <w:del w:id="4584" w:author="Kumar Baral" w:date="2023-02-13T14:38:00Z">
        <w:r w:rsidRPr="00491422" w:rsidDel="00C172A6">
          <w:rPr>
            <w:rFonts w:eastAsiaTheme="minorHAnsi" w:cstheme="minorBidi"/>
            <w:szCs w:val="22"/>
          </w:rPr>
          <w:delText xml:space="preserve">which </w:delText>
        </w:r>
      </w:del>
      <w:r w:rsidR="00491422" w:rsidRPr="00491422">
        <w:rPr>
          <w:rFonts w:eastAsiaTheme="minorHAnsi" w:cstheme="minorBidi"/>
          <w:szCs w:val="22"/>
        </w:rPr>
        <w:t xml:space="preserve">not known. </w:t>
      </w:r>
      <w:del w:id="4585" w:author="Kumar Baral" w:date="2023-02-13T14:38:00Z">
        <w:r w:rsidRPr="00491422" w:rsidDel="00C172A6">
          <w:rPr>
            <w:rFonts w:eastAsiaTheme="minorHAnsi" w:cstheme="minorBidi"/>
            <w:szCs w:val="22"/>
          </w:rPr>
          <w:delText xml:space="preserve">available for </w:delText>
        </w:r>
      </w:del>
      <w:ins w:id="4586" w:author="Kumar Baral" w:date="2023-02-13T14:28:00Z">
        <w:r w:rsidR="00B132C2" w:rsidRPr="00491422">
          <w:rPr>
            <w:rFonts w:eastAsiaTheme="minorHAnsi" w:cstheme="minorBidi"/>
            <w:szCs w:val="22"/>
          </w:rPr>
          <w:t xml:space="preserve">Now, </w:t>
        </w:r>
      </w:ins>
      <w:ins w:id="4587" w:author="Kumar Baral" w:date="2023-02-13T14:29:00Z">
        <w:r w:rsidR="00B132C2" w:rsidRPr="00491422">
          <w:rPr>
            <w:rFonts w:eastAsiaTheme="minorHAnsi" w:cstheme="minorBidi"/>
            <w:szCs w:val="22"/>
          </w:rPr>
          <w:t xml:space="preserve">the discharge </w:t>
        </w:r>
      </w:ins>
      <w:r w:rsidR="00491422" w:rsidRPr="00491422">
        <w:rPr>
          <w:rFonts w:eastAsiaTheme="minorHAnsi" w:cstheme="minorBidi"/>
          <w:szCs w:val="22"/>
        </w:rPr>
        <w:t xml:space="preserve">of 7 m3/s is 56.25 % flow exceedance </w:t>
      </w:r>
      <w:ins w:id="4588" w:author="Kumar Baral" w:date="2023-02-13T14:38:00Z">
        <w:r w:rsidR="00C172A6" w:rsidRPr="00491422">
          <w:rPr>
            <w:rFonts w:eastAsiaTheme="minorHAnsi" w:cstheme="minorBidi"/>
            <w:szCs w:val="22"/>
          </w:rPr>
          <w:t xml:space="preserve">as </w:t>
        </w:r>
      </w:ins>
      <w:r w:rsidR="00491422" w:rsidRPr="00491422">
        <w:rPr>
          <w:rFonts w:eastAsiaTheme="minorHAnsi" w:cstheme="minorBidi"/>
          <w:szCs w:val="22"/>
        </w:rPr>
        <w:t>indicated</w:t>
      </w:r>
      <w:ins w:id="4589" w:author="Kumar Baral" w:date="2023-02-13T14:38:00Z">
        <w:r w:rsidR="00C172A6" w:rsidRPr="00491422">
          <w:rPr>
            <w:rFonts w:eastAsiaTheme="minorHAnsi" w:cstheme="minorBidi"/>
            <w:szCs w:val="22"/>
          </w:rPr>
          <w:t xml:space="preserve"> in </w:t>
        </w:r>
      </w:ins>
      <w:ins w:id="4590" w:author="Kumar Baral" w:date="2023-02-13T14:39:00Z">
        <w:r w:rsidR="00C172A6" w:rsidRPr="00491422">
          <w:rPr>
            <w:rFonts w:eastAsiaTheme="minorHAnsi" w:cstheme="minorBidi"/>
            <w:szCs w:val="22"/>
          </w:rPr>
          <w:fldChar w:fldCharType="begin"/>
        </w:r>
        <w:r w:rsidR="00C172A6" w:rsidRPr="00491422">
          <w:rPr>
            <w:rFonts w:eastAsiaTheme="minorHAnsi" w:cstheme="minorBidi"/>
            <w:szCs w:val="22"/>
          </w:rPr>
          <w:instrText xml:space="preserve"> REF _Ref127191580 \h </w:instrText>
        </w:r>
      </w:ins>
      <w:r w:rsidR="00C172A6" w:rsidRPr="00491422">
        <w:rPr>
          <w:rFonts w:eastAsiaTheme="minorHAnsi" w:cstheme="minorBidi"/>
          <w:szCs w:val="22"/>
        </w:rPr>
      </w:r>
      <w:r w:rsidR="00440E28" w:rsidRPr="00491422">
        <w:rPr>
          <w:rFonts w:eastAsiaTheme="minorHAnsi" w:cstheme="minorBidi"/>
          <w:szCs w:val="22"/>
        </w:rPr>
        <w:instrText xml:space="preserve"> \* MERGEFORMAT </w:instrText>
      </w:r>
      <w:r w:rsidR="00C172A6" w:rsidRPr="00491422">
        <w:rPr>
          <w:rFonts w:eastAsiaTheme="minorHAnsi" w:cstheme="minorBidi"/>
          <w:szCs w:val="22"/>
        </w:rPr>
        <w:fldChar w:fldCharType="separate"/>
      </w:r>
      <w:ins w:id="4591" w:author="Kumar Baral" w:date="2023-02-13T12:05:00Z">
        <w:r w:rsidR="008C4DA6" w:rsidRPr="00491422">
          <w:t xml:space="preserve">Figure </w:t>
        </w:r>
      </w:ins>
      <w:r w:rsidR="008C4DA6" w:rsidRPr="00491422">
        <w:rPr>
          <w:noProof/>
        </w:rPr>
        <w:t>1</w:t>
      </w:r>
      <w:ins w:id="4592" w:author="Kumar Baral" w:date="2023-02-13T14:03:00Z">
        <w:r w:rsidR="008C4DA6" w:rsidRPr="00491422">
          <w:noBreakHyphen/>
        </w:r>
      </w:ins>
      <w:r w:rsidR="008C4DA6" w:rsidRPr="00491422">
        <w:rPr>
          <w:noProof/>
        </w:rPr>
        <w:t>5</w:t>
      </w:r>
      <w:ins w:id="4593" w:author="Kumar Baral" w:date="2023-02-13T14:39:00Z">
        <w:r w:rsidR="00C172A6" w:rsidRPr="00491422">
          <w:rPr>
            <w:rFonts w:eastAsiaTheme="minorHAnsi" w:cstheme="minorBidi"/>
            <w:szCs w:val="22"/>
          </w:rPr>
          <w:fldChar w:fldCharType="end"/>
        </w:r>
      </w:ins>
      <w:ins w:id="4594" w:author="Kumar Baral" w:date="2023-02-13T14:38:00Z">
        <w:r w:rsidR="00C172A6" w:rsidRPr="00491422">
          <w:rPr>
            <w:rFonts w:eastAsiaTheme="minorHAnsi" w:cstheme="minorBidi"/>
            <w:szCs w:val="22"/>
          </w:rPr>
          <w:t>.</w:t>
        </w:r>
      </w:ins>
    </w:p>
    <w:p w14:paraId="0C7D9EC0" w14:textId="77777777" w:rsidR="00440E28" w:rsidRDefault="00440E28" w:rsidP="005C2E26">
      <w:pPr>
        <w:rPr>
          <w:rFonts w:eastAsiaTheme="minorHAnsi" w:cstheme="minorBidi"/>
          <w:szCs w:val="22"/>
        </w:rPr>
      </w:pPr>
    </w:p>
    <w:p w14:paraId="70C6B636" w14:textId="10AF9EF9" w:rsidR="003A45A2" w:rsidDel="00C172A6" w:rsidRDefault="00440E28" w:rsidP="003A45A2">
      <w:pPr>
        <w:rPr>
          <w:del w:id="4595" w:author="Kumar Baral" w:date="2023-02-13T14:39:00Z"/>
          <w:rFonts w:eastAsiaTheme="minorHAnsi" w:cstheme="minorBidi"/>
          <w:szCs w:val="22"/>
        </w:rPr>
      </w:pPr>
      <w:r>
        <w:rPr>
          <w:noProof/>
          <w:lang w:bidi="ne-NP"/>
        </w:rPr>
        <w:lastRenderedPageBreak/>
        <w:drawing>
          <wp:inline distT="0" distB="0" distL="0" distR="0" wp14:anchorId="3C727DDD" wp14:editId="6700F9BD">
            <wp:extent cx="5891213" cy="3867150"/>
            <wp:effectExtent l="0" t="0" r="1460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id="4596" w:author="Kumar Baral" w:date="2023-02-13T14:34:00Z">
        <w:r w:rsidR="003A45A2" w:rsidDel="00B132C2">
          <w:rPr>
            <w:rFonts w:eastAsiaTheme="minorHAnsi" w:cstheme="minorBidi"/>
            <w:szCs w:val="22"/>
          </w:rPr>
          <w:delText xml:space="preserve"> </w:delText>
        </w:r>
      </w:del>
    </w:p>
    <w:p w14:paraId="6E70EBA0" w14:textId="402C15E1" w:rsidR="00347AC2" w:rsidDel="001F6995" w:rsidRDefault="002A46D1">
      <w:pPr>
        <w:pStyle w:val="Heading3"/>
        <w:rPr>
          <w:del w:id="4597" w:author="Kumar Baral" w:date="2023-02-13T11:33:00Z"/>
        </w:rPr>
        <w:pPrChange w:id="4598" w:author="Kumar Baral" w:date="2022-12-12T17:30:00Z">
          <w:pPr>
            <w:pStyle w:val="Heading2"/>
            <w:keepLines/>
            <w:numPr>
              <w:ilvl w:val="2"/>
              <w:numId w:val="51"/>
            </w:numPr>
            <w:spacing w:before="40" w:line="276" w:lineRule="auto"/>
            <w:ind w:left="709" w:right="-46" w:hanging="709"/>
            <w:jc w:val="both"/>
          </w:pPr>
        </w:pPrChange>
      </w:pPr>
      <w:del w:id="4599" w:author="Kumar Baral" w:date="2023-02-13T11:33:00Z">
        <w:r w:rsidDel="001F6995">
          <w:delText>FDC from the measured data</w:delText>
        </w:r>
      </w:del>
    </w:p>
    <w:p w14:paraId="40C161F6" w14:textId="610AC986" w:rsidR="00347AC2" w:rsidDel="00A642B3" w:rsidRDefault="002A46D1">
      <w:pPr>
        <w:pStyle w:val="Heading3"/>
        <w:rPr>
          <w:del w:id="4600" w:author="Kumar Baral" w:date="2023-02-13T09:55:00Z"/>
        </w:rPr>
        <w:pPrChange w:id="4601" w:author="Kumar Baral" w:date="2022-12-12T17:30:00Z">
          <w:pPr>
            <w:pStyle w:val="Heading2"/>
            <w:keepLines/>
            <w:numPr>
              <w:ilvl w:val="2"/>
              <w:numId w:val="51"/>
            </w:numPr>
            <w:spacing w:before="40" w:line="276" w:lineRule="auto"/>
            <w:ind w:left="709" w:right="-46" w:hanging="709"/>
            <w:jc w:val="both"/>
          </w:pPr>
        </w:pPrChange>
      </w:pPr>
      <w:del w:id="4602" w:author="Kumar Baral" w:date="2023-02-13T09:55:00Z">
        <w:r w:rsidDel="00A642B3">
          <w:delText>Comparision of FDC</w:delText>
        </w:r>
        <w:r w:rsidR="00215E71" w:rsidDel="00A642B3">
          <w:delText xml:space="preserve"> of UFSR</w:delText>
        </w:r>
      </w:del>
    </w:p>
    <w:p w14:paraId="184C3E08" w14:textId="66F987A1" w:rsidR="00215E71" w:rsidRPr="00215E71" w:rsidRDefault="00215E71" w:rsidP="00215E71"/>
    <w:p w14:paraId="0BA8712E" w14:textId="5A47BACF" w:rsidR="003965AE" w:rsidRPr="003965AE" w:rsidRDefault="00A2565C">
      <w:pPr>
        <w:pStyle w:val="Caption"/>
        <w:rPr>
          <w:ins w:id="4603" w:author="Kumar Baral" w:date="2022-12-12T16:42:00Z"/>
        </w:rPr>
        <w:pPrChange w:id="4604" w:author="Kumar Baral" w:date="2023-02-13T12:05:00Z">
          <w:pPr/>
        </w:pPrChange>
      </w:pPr>
      <w:bookmarkStart w:id="4605" w:name="_Ref127191580"/>
      <w:bookmarkStart w:id="4606" w:name="_Toc127278411"/>
      <w:ins w:id="4607" w:author="Kumar Baral" w:date="2023-02-13T12:05:00Z">
        <w:r>
          <w:t xml:space="preserve">Figure </w:t>
        </w:r>
      </w:ins>
      <w:ins w:id="4608" w:author="Kumar Baral" w:date="2023-02-13T14:03:00Z">
        <w:r w:rsidR="00927B5D">
          <w:fldChar w:fldCharType="begin"/>
        </w:r>
        <w:r w:rsidR="00927B5D">
          <w:instrText xml:space="preserve"> STYLEREF 1 \s </w:instrText>
        </w:r>
      </w:ins>
      <w:r w:rsidR="00927B5D">
        <w:fldChar w:fldCharType="separate"/>
      </w:r>
      <w:r w:rsidR="008C4DA6">
        <w:rPr>
          <w:noProof/>
        </w:rPr>
        <w:t>1</w:t>
      </w:r>
      <w:ins w:id="4609"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5</w:t>
      </w:r>
      <w:ins w:id="4610" w:author="Kumar Baral" w:date="2023-02-13T14:03:00Z">
        <w:r w:rsidR="00927B5D">
          <w:fldChar w:fldCharType="end"/>
        </w:r>
      </w:ins>
      <w:bookmarkEnd w:id="4605"/>
      <w:ins w:id="4611" w:author="Kumar Baral" w:date="2023-02-13T12:06:00Z">
        <w:r>
          <w:t xml:space="preserve">: Flow duration Curve of </w:t>
        </w:r>
      </w:ins>
      <w:r w:rsidR="00440E28">
        <w:t>Jhimruk</w:t>
      </w:r>
      <w:ins w:id="4612" w:author="Kumar Baral" w:date="2023-02-13T12:06:00Z">
        <w:r>
          <w:t xml:space="preserve"> Khola</w:t>
        </w:r>
      </w:ins>
      <w:bookmarkEnd w:id="4606"/>
    </w:p>
    <w:p w14:paraId="527D8DAB" w14:textId="77777777" w:rsidR="006238CC" w:rsidRPr="006238CC" w:rsidRDefault="006238CC" w:rsidP="001F4328">
      <w:pPr>
        <w:pStyle w:val="Heading2"/>
      </w:pPr>
      <w:bookmarkStart w:id="4613" w:name="_Toc351715576"/>
      <w:bookmarkStart w:id="4614" w:name="_Toc393365361"/>
      <w:bookmarkStart w:id="4615" w:name="_Toc402364322"/>
      <w:bookmarkStart w:id="4616" w:name="_Toc474766071"/>
      <w:bookmarkStart w:id="4617" w:name="_Toc62563960"/>
      <w:bookmarkStart w:id="4618" w:name="_Toc127278394"/>
      <w:r w:rsidRPr="006238CC">
        <w:t>Flood Analysis</w:t>
      </w:r>
      <w:bookmarkEnd w:id="4613"/>
      <w:bookmarkEnd w:id="4614"/>
      <w:bookmarkEnd w:id="4615"/>
      <w:bookmarkEnd w:id="4616"/>
      <w:bookmarkEnd w:id="4617"/>
      <w:bookmarkEnd w:id="4618"/>
    </w:p>
    <w:p w14:paraId="1DBBCDF0" w14:textId="034DD071" w:rsidR="005C2E26" w:rsidRDefault="005C2E26" w:rsidP="005C2E26">
      <w:pPr>
        <w:rPr>
          <w:rFonts w:cstheme="minorBidi"/>
        </w:rPr>
      </w:pPr>
      <w:bookmarkStart w:id="4619" w:name="_Toc483917658"/>
      <w:r w:rsidRPr="003D5D60">
        <w:rPr>
          <w:rFonts w:cstheme="minorBidi"/>
        </w:rPr>
        <w:t>Flood flow is the maximum flow of water that occurs in a river, usually caused by heavy rainfall</w:t>
      </w:r>
      <w:del w:id="4620"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791B37DE" w:rsidR="00637482" w:rsidRDefault="00637482" w:rsidP="005C2E26">
      <w:r>
        <w:fldChar w:fldCharType="begin"/>
      </w:r>
      <w:r>
        <w:instrText xml:space="preserve"> REF _Ref127194732 \h </w:instrText>
      </w:r>
      <w:r>
        <w:fldChar w:fldCharType="separate"/>
      </w:r>
      <w:ins w:id="4621" w:author="Kumar Baral" w:date="2023-02-13T14:27:00Z">
        <w:r w:rsidR="008C4DA6">
          <w:t xml:space="preserve">Table </w:t>
        </w:r>
      </w:ins>
      <w:r w:rsidR="008C4DA6">
        <w:rPr>
          <w:noProof/>
        </w:rPr>
        <w:t>1</w:t>
      </w:r>
      <w:ins w:id="4622" w:author="Kumar Baral" w:date="2023-02-13T14:27:00Z">
        <w:r w:rsidR="008C4DA6">
          <w:noBreakHyphen/>
        </w:r>
      </w:ins>
      <w:r w:rsidR="008C4DA6">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4623" w:author="Kumar Baral" w:date="2023-02-13T11:08:00Z"/>
          <w:rFonts w:eastAsiaTheme="minorHAnsi" w:cstheme="minorBidi"/>
          <w:szCs w:val="22"/>
        </w:rPr>
      </w:pPr>
      <w:del w:id="4624"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4625" w:author="Kumar Baral" w:date="2023-02-02T16:49:00Z"/>
          <w:rFonts w:eastAsiaTheme="minorHAnsi" w:cstheme="minorBidi"/>
          <w:szCs w:val="22"/>
        </w:rPr>
        <w:pPrChange w:id="4626" w:author="Kumar Baral" w:date="2023-02-13T14:26:00Z">
          <w:pPr>
            <w:spacing w:before="0" w:after="160" w:line="259" w:lineRule="auto"/>
          </w:pPr>
        </w:pPrChange>
      </w:pPr>
    </w:p>
    <w:p w14:paraId="1B9DA5C3" w14:textId="42827825" w:rsidR="00C442D0" w:rsidRDefault="00B132C2">
      <w:pPr>
        <w:pStyle w:val="Caption"/>
        <w:pPrChange w:id="4627" w:author="Kumar Baral" w:date="2023-02-13T14:27:00Z">
          <w:pPr>
            <w:spacing w:before="0" w:after="160" w:line="259" w:lineRule="auto"/>
          </w:pPr>
        </w:pPrChange>
      </w:pPr>
      <w:bookmarkStart w:id="4628" w:name="_Ref127194732"/>
      <w:bookmarkStart w:id="4629" w:name="_Toc127278417"/>
      <w:ins w:id="4630" w:author="Kumar Baral" w:date="2023-02-13T14:27:00Z">
        <w:r>
          <w:t xml:space="preserve">Table </w:t>
        </w:r>
        <w:r>
          <w:fldChar w:fldCharType="begin"/>
        </w:r>
        <w:r>
          <w:instrText xml:space="preserve"> STYLEREF 1 \s </w:instrText>
        </w:r>
      </w:ins>
      <w:r>
        <w:fldChar w:fldCharType="separate"/>
      </w:r>
      <w:r w:rsidR="008C4DA6">
        <w:rPr>
          <w:noProof/>
        </w:rPr>
        <w:t>1</w:t>
      </w:r>
      <w:ins w:id="4631" w:author="Kumar Baral" w:date="2023-02-13T14:27:00Z">
        <w:r>
          <w:fldChar w:fldCharType="end"/>
        </w:r>
        <w:r>
          <w:noBreakHyphen/>
        </w:r>
        <w:r>
          <w:fldChar w:fldCharType="begin"/>
        </w:r>
        <w:r>
          <w:instrText xml:space="preserve"> SEQ Table \* ARABIC \s 1 </w:instrText>
        </w:r>
      </w:ins>
      <w:r>
        <w:fldChar w:fldCharType="separate"/>
      </w:r>
      <w:r w:rsidR="008C4DA6">
        <w:rPr>
          <w:noProof/>
        </w:rPr>
        <w:t>3</w:t>
      </w:r>
      <w:ins w:id="4632" w:author="Kumar Baral" w:date="2023-02-13T14:27:00Z">
        <w:r>
          <w:fldChar w:fldCharType="end"/>
        </w:r>
        <w:bookmarkEnd w:id="4628"/>
        <w:r>
          <w:t>: Estimation of flood flow</w:t>
        </w:r>
        <w:bookmarkEnd w:id="4629"/>
        <w:r>
          <w:t xml:space="preserve"> </w:t>
        </w:r>
      </w:ins>
    </w:p>
    <w:tbl>
      <w:tblPr>
        <w:tblW w:w="9509" w:type="dxa"/>
        <w:tblInd w:w="-5" w:type="dxa"/>
        <w:tblLook w:val="04A0" w:firstRow="1" w:lastRow="0" w:firstColumn="1" w:lastColumn="0" w:noHBand="0" w:noVBand="1"/>
      </w:tblPr>
      <w:tblGrid>
        <w:gridCol w:w="2577"/>
        <w:gridCol w:w="1481"/>
        <w:gridCol w:w="1971"/>
        <w:gridCol w:w="1507"/>
        <w:gridCol w:w="1973"/>
      </w:tblGrid>
      <w:tr w:rsidR="004A39D9" w:rsidRPr="004A39D9" w14:paraId="1A7D4941" w14:textId="77777777" w:rsidTr="004A39D9">
        <w:trPr>
          <w:trHeight w:val="351"/>
          <w:tblHeader/>
        </w:trPr>
        <w:tc>
          <w:tcPr>
            <w:tcW w:w="2577"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11AA872" w14:textId="77777777" w:rsidR="004A39D9" w:rsidRPr="004A39D9" w:rsidRDefault="004A39D9" w:rsidP="004A39D9">
            <w:pPr>
              <w:spacing w:before="0" w:after="0" w:line="240" w:lineRule="auto"/>
              <w:jc w:val="center"/>
              <w:rPr>
                <w:rFonts w:cs="Calibri"/>
                <w:color w:val="000000"/>
                <w:szCs w:val="22"/>
                <w:lang w:bidi="ne-NP"/>
              </w:rPr>
            </w:pPr>
            <w:r w:rsidRPr="004A39D9">
              <w:rPr>
                <w:rFonts w:cs="Calibri"/>
                <w:color w:val="000000"/>
                <w:szCs w:val="22"/>
                <w:lang w:bidi="ne-NP"/>
              </w:rPr>
              <w:t>Method</w:t>
            </w:r>
          </w:p>
        </w:tc>
        <w:tc>
          <w:tcPr>
            <w:tcW w:w="6932" w:type="dxa"/>
            <w:gridSpan w:val="4"/>
            <w:tcBorders>
              <w:top w:val="single" w:sz="4" w:space="0" w:color="auto"/>
              <w:left w:val="nil"/>
              <w:bottom w:val="single" w:sz="4" w:space="0" w:color="auto"/>
              <w:right w:val="single" w:sz="4" w:space="0" w:color="auto"/>
            </w:tcBorders>
            <w:shd w:val="clear" w:color="000000" w:fill="BFBFBF"/>
            <w:vAlign w:val="center"/>
            <w:hideMark/>
          </w:tcPr>
          <w:p w14:paraId="06BCF7DB" w14:textId="77777777" w:rsidR="004A39D9" w:rsidRPr="004A39D9" w:rsidRDefault="004A39D9" w:rsidP="004A39D9">
            <w:pPr>
              <w:spacing w:before="0" w:after="0" w:line="240" w:lineRule="auto"/>
              <w:jc w:val="center"/>
              <w:rPr>
                <w:rFonts w:cs="Calibri"/>
                <w:color w:val="000000"/>
                <w:szCs w:val="22"/>
                <w:lang w:bidi="ne-NP"/>
              </w:rPr>
            </w:pPr>
            <w:r w:rsidRPr="004A39D9">
              <w:rPr>
                <w:rFonts w:cs="Calibri"/>
                <w:color w:val="000000"/>
                <w:szCs w:val="22"/>
                <w:lang w:bidi="ne-NP"/>
              </w:rPr>
              <w:t>Flood flow (m3/s)</w:t>
            </w:r>
          </w:p>
        </w:tc>
      </w:tr>
      <w:tr w:rsidR="004A39D9" w:rsidRPr="004A39D9" w14:paraId="19C0ABDE" w14:textId="77777777" w:rsidTr="004A39D9">
        <w:trPr>
          <w:trHeight w:val="703"/>
          <w:tblHeader/>
        </w:trPr>
        <w:tc>
          <w:tcPr>
            <w:tcW w:w="2577" w:type="dxa"/>
            <w:vMerge/>
            <w:tcBorders>
              <w:top w:val="single" w:sz="4" w:space="0" w:color="auto"/>
              <w:left w:val="single" w:sz="4" w:space="0" w:color="auto"/>
              <w:bottom w:val="single" w:sz="4" w:space="0" w:color="auto"/>
              <w:right w:val="single" w:sz="4" w:space="0" w:color="auto"/>
            </w:tcBorders>
            <w:vAlign w:val="center"/>
            <w:hideMark/>
          </w:tcPr>
          <w:p w14:paraId="536FFB09" w14:textId="77777777" w:rsidR="004A39D9" w:rsidRPr="004A39D9" w:rsidRDefault="004A39D9" w:rsidP="004A39D9">
            <w:pPr>
              <w:spacing w:before="0" w:after="0" w:line="240" w:lineRule="auto"/>
              <w:jc w:val="left"/>
              <w:rPr>
                <w:rFonts w:cs="Calibri"/>
                <w:color w:val="000000"/>
                <w:szCs w:val="22"/>
                <w:lang w:bidi="ne-NP"/>
              </w:rPr>
            </w:pPr>
          </w:p>
        </w:tc>
        <w:tc>
          <w:tcPr>
            <w:tcW w:w="1481" w:type="dxa"/>
            <w:tcBorders>
              <w:top w:val="nil"/>
              <w:left w:val="nil"/>
              <w:bottom w:val="single" w:sz="4" w:space="0" w:color="auto"/>
              <w:right w:val="single" w:sz="4" w:space="0" w:color="auto"/>
            </w:tcBorders>
            <w:shd w:val="clear" w:color="000000" w:fill="BFBFBF"/>
            <w:vAlign w:val="center"/>
            <w:hideMark/>
          </w:tcPr>
          <w:p w14:paraId="09FE597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2-yr</w:t>
            </w:r>
          </w:p>
        </w:tc>
        <w:tc>
          <w:tcPr>
            <w:tcW w:w="1971" w:type="dxa"/>
            <w:tcBorders>
              <w:top w:val="nil"/>
              <w:left w:val="nil"/>
              <w:bottom w:val="single" w:sz="4" w:space="0" w:color="auto"/>
              <w:right w:val="single" w:sz="4" w:space="0" w:color="auto"/>
            </w:tcBorders>
            <w:shd w:val="clear" w:color="000000" w:fill="BFBFBF"/>
            <w:vAlign w:val="center"/>
            <w:hideMark/>
          </w:tcPr>
          <w:p w14:paraId="7DBC0CB6"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10-yr</w:t>
            </w:r>
          </w:p>
        </w:tc>
        <w:tc>
          <w:tcPr>
            <w:tcW w:w="1507" w:type="dxa"/>
            <w:tcBorders>
              <w:top w:val="nil"/>
              <w:left w:val="nil"/>
              <w:bottom w:val="single" w:sz="4" w:space="0" w:color="auto"/>
              <w:right w:val="single" w:sz="4" w:space="0" w:color="auto"/>
            </w:tcBorders>
            <w:shd w:val="clear" w:color="000000" w:fill="BFBFBF"/>
            <w:vAlign w:val="center"/>
            <w:hideMark/>
          </w:tcPr>
          <w:p w14:paraId="3240AF6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20-yr</w:t>
            </w:r>
          </w:p>
        </w:tc>
        <w:tc>
          <w:tcPr>
            <w:tcW w:w="1971" w:type="dxa"/>
            <w:tcBorders>
              <w:top w:val="nil"/>
              <w:left w:val="nil"/>
              <w:bottom w:val="single" w:sz="4" w:space="0" w:color="auto"/>
              <w:right w:val="single" w:sz="4" w:space="0" w:color="auto"/>
            </w:tcBorders>
            <w:shd w:val="clear" w:color="000000" w:fill="BFBFBF"/>
            <w:vAlign w:val="center"/>
            <w:hideMark/>
          </w:tcPr>
          <w:p w14:paraId="7696FEF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100-yr</w:t>
            </w:r>
          </w:p>
        </w:tc>
      </w:tr>
      <w:tr w:rsidR="004A39D9" w:rsidRPr="004A39D9" w14:paraId="3C950059" w14:textId="77777777" w:rsidTr="004A39D9">
        <w:trPr>
          <w:trHeight w:val="351"/>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0F8E1E9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Log Normal</w:t>
            </w:r>
          </w:p>
        </w:tc>
        <w:tc>
          <w:tcPr>
            <w:tcW w:w="1481" w:type="dxa"/>
            <w:tcBorders>
              <w:top w:val="nil"/>
              <w:left w:val="nil"/>
              <w:bottom w:val="single" w:sz="4" w:space="0" w:color="auto"/>
              <w:right w:val="single" w:sz="4" w:space="0" w:color="auto"/>
            </w:tcBorders>
            <w:shd w:val="clear" w:color="auto" w:fill="auto"/>
            <w:vAlign w:val="center"/>
            <w:hideMark/>
          </w:tcPr>
          <w:p w14:paraId="5A396B5D"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187</w:t>
            </w:r>
          </w:p>
        </w:tc>
        <w:tc>
          <w:tcPr>
            <w:tcW w:w="1971" w:type="dxa"/>
            <w:tcBorders>
              <w:top w:val="nil"/>
              <w:left w:val="nil"/>
              <w:bottom w:val="single" w:sz="4" w:space="0" w:color="auto"/>
              <w:right w:val="single" w:sz="4" w:space="0" w:color="auto"/>
            </w:tcBorders>
            <w:shd w:val="clear" w:color="auto" w:fill="auto"/>
            <w:vAlign w:val="center"/>
            <w:hideMark/>
          </w:tcPr>
          <w:p w14:paraId="67D8B21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327</w:t>
            </w:r>
          </w:p>
        </w:tc>
        <w:tc>
          <w:tcPr>
            <w:tcW w:w="1507" w:type="dxa"/>
            <w:tcBorders>
              <w:top w:val="nil"/>
              <w:left w:val="nil"/>
              <w:bottom w:val="single" w:sz="4" w:space="0" w:color="auto"/>
              <w:right w:val="single" w:sz="4" w:space="0" w:color="auto"/>
            </w:tcBorders>
            <w:shd w:val="clear" w:color="auto" w:fill="auto"/>
            <w:vAlign w:val="center"/>
            <w:hideMark/>
          </w:tcPr>
          <w:p w14:paraId="7F34038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384</w:t>
            </w:r>
          </w:p>
        </w:tc>
        <w:tc>
          <w:tcPr>
            <w:tcW w:w="1971" w:type="dxa"/>
            <w:tcBorders>
              <w:top w:val="nil"/>
              <w:left w:val="nil"/>
              <w:bottom w:val="single" w:sz="4" w:space="0" w:color="auto"/>
              <w:right w:val="single" w:sz="4" w:space="0" w:color="auto"/>
            </w:tcBorders>
            <w:shd w:val="clear" w:color="auto" w:fill="auto"/>
            <w:vAlign w:val="center"/>
            <w:hideMark/>
          </w:tcPr>
          <w:p w14:paraId="097730B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518</w:t>
            </w:r>
          </w:p>
        </w:tc>
      </w:tr>
      <w:tr w:rsidR="004A39D9" w:rsidRPr="004A39D9" w14:paraId="7F2B0EDA" w14:textId="77777777" w:rsidTr="004A39D9">
        <w:trPr>
          <w:trHeight w:val="458"/>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3B3B39B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lastRenderedPageBreak/>
              <w:t>Log Pearson Type III</w:t>
            </w:r>
          </w:p>
        </w:tc>
        <w:tc>
          <w:tcPr>
            <w:tcW w:w="1481" w:type="dxa"/>
            <w:tcBorders>
              <w:top w:val="nil"/>
              <w:left w:val="nil"/>
              <w:bottom w:val="single" w:sz="4" w:space="0" w:color="auto"/>
              <w:right w:val="single" w:sz="4" w:space="0" w:color="auto"/>
            </w:tcBorders>
            <w:shd w:val="clear" w:color="auto" w:fill="auto"/>
            <w:vAlign w:val="center"/>
            <w:hideMark/>
          </w:tcPr>
          <w:p w14:paraId="6A20E93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183</w:t>
            </w:r>
          </w:p>
        </w:tc>
        <w:tc>
          <w:tcPr>
            <w:tcW w:w="1971" w:type="dxa"/>
            <w:tcBorders>
              <w:top w:val="nil"/>
              <w:left w:val="nil"/>
              <w:bottom w:val="single" w:sz="4" w:space="0" w:color="auto"/>
              <w:right w:val="single" w:sz="4" w:space="0" w:color="auto"/>
            </w:tcBorders>
            <w:shd w:val="clear" w:color="auto" w:fill="auto"/>
            <w:vAlign w:val="center"/>
            <w:hideMark/>
          </w:tcPr>
          <w:p w14:paraId="0BA0638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348</w:t>
            </w:r>
          </w:p>
        </w:tc>
        <w:tc>
          <w:tcPr>
            <w:tcW w:w="1507" w:type="dxa"/>
            <w:tcBorders>
              <w:top w:val="nil"/>
              <w:left w:val="nil"/>
              <w:bottom w:val="single" w:sz="4" w:space="0" w:color="auto"/>
              <w:right w:val="single" w:sz="4" w:space="0" w:color="auto"/>
            </w:tcBorders>
            <w:shd w:val="clear" w:color="auto" w:fill="auto"/>
            <w:vAlign w:val="center"/>
            <w:hideMark/>
          </w:tcPr>
          <w:p w14:paraId="23175637"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432</w:t>
            </w:r>
          </w:p>
        </w:tc>
        <w:tc>
          <w:tcPr>
            <w:tcW w:w="1971" w:type="dxa"/>
            <w:tcBorders>
              <w:top w:val="nil"/>
              <w:left w:val="nil"/>
              <w:bottom w:val="single" w:sz="4" w:space="0" w:color="auto"/>
              <w:right w:val="single" w:sz="4" w:space="0" w:color="auto"/>
            </w:tcBorders>
            <w:shd w:val="clear" w:color="auto" w:fill="auto"/>
            <w:vAlign w:val="center"/>
            <w:hideMark/>
          </w:tcPr>
          <w:p w14:paraId="51532E7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683</w:t>
            </w:r>
          </w:p>
        </w:tc>
      </w:tr>
      <w:tr w:rsidR="004A39D9" w:rsidRPr="004A39D9" w14:paraId="591C6500" w14:textId="77777777" w:rsidTr="004A39D9">
        <w:trPr>
          <w:trHeight w:val="351"/>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31E5D029"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Gumbel</w:t>
            </w:r>
          </w:p>
        </w:tc>
        <w:tc>
          <w:tcPr>
            <w:tcW w:w="1481" w:type="dxa"/>
            <w:tcBorders>
              <w:top w:val="nil"/>
              <w:left w:val="nil"/>
              <w:bottom w:val="single" w:sz="4" w:space="0" w:color="auto"/>
              <w:right w:val="single" w:sz="4" w:space="0" w:color="auto"/>
            </w:tcBorders>
            <w:shd w:val="clear" w:color="auto" w:fill="auto"/>
            <w:vAlign w:val="center"/>
            <w:hideMark/>
          </w:tcPr>
          <w:p w14:paraId="586F7E4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189</w:t>
            </w:r>
          </w:p>
        </w:tc>
        <w:tc>
          <w:tcPr>
            <w:tcW w:w="1971" w:type="dxa"/>
            <w:tcBorders>
              <w:top w:val="nil"/>
              <w:left w:val="nil"/>
              <w:bottom w:val="single" w:sz="4" w:space="0" w:color="auto"/>
              <w:right w:val="single" w:sz="4" w:space="0" w:color="auto"/>
            </w:tcBorders>
            <w:shd w:val="clear" w:color="auto" w:fill="auto"/>
            <w:vAlign w:val="center"/>
            <w:hideMark/>
          </w:tcPr>
          <w:p w14:paraId="484B306C"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350</w:t>
            </w:r>
          </w:p>
        </w:tc>
        <w:tc>
          <w:tcPr>
            <w:tcW w:w="1507" w:type="dxa"/>
            <w:tcBorders>
              <w:top w:val="nil"/>
              <w:left w:val="nil"/>
              <w:bottom w:val="single" w:sz="4" w:space="0" w:color="auto"/>
              <w:right w:val="single" w:sz="4" w:space="0" w:color="auto"/>
            </w:tcBorders>
            <w:shd w:val="clear" w:color="auto" w:fill="auto"/>
            <w:vAlign w:val="center"/>
            <w:hideMark/>
          </w:tcPr>
          <w:p w14:paraId="078D6A8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411</w:t>
            </w:r>
          </w:p>
        </w:tc>
        <w:tc>
          <w:tcPr>
            <w:tcW w:w="1971" w:type="dxa"/>
            <w:tcBorders>
              <w:top w:val="nil"/>
              <w:left w:val="nil"/>
              <w:bottom w:val="single" w:sz="4" w:space="0" w:color="auto"/>
              <w:right w:val="single" w:sz="4" w:space="0" w:color="auto"/>
            </w:tcBorders>
            <w:shd w:val="clear" w:color="auto" w:fill="auto"/>
            <w:vAlign w:val="center"/>
            <w:hideMark/>
          </w:tcPr>
          <w:p w14:paraId="573CF8A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550</w:t>
            </w:r>
          </w:p>
        </w:tc>
      </w:tr>
    </w:tbl>
    <w:p w14:paraId="451A9FBE" w14:textId="2E8E6FC2" w:rsidR="00C442D0" w:rsidRDefault="00C442D0" w:rsidP="005C2E26">
      <w:pPr>
        <w:spacing w:before="0" w:after="160" w:line="259" w:lineRule="auto"/>
        <w:rPr>
          <w:ins w:id="4633" w:author="Kumar Baral" w:date="2023-02-13T14:28:00Z"/>
          <w:rFonts w:eastAsiaTheme="minorHAnsi" w:cstheme="minorBidi"/>
          <w:szCs w:val="22"/>
        </w:rPr>
      </w:pPr>
    </w:p>
    <w:p w14:paraId="565B03C3" w14:textId="790CC20D" w:rsidR="00766887" w:rsidRPr="00DF647F" w:rsidDel="001F6995" w:rsidRDefault="00DF647F" w:rsidP="00DF647F">
      <w:pPr>
        <w:rPr>
          <w:del w:id="4634" w:author="Kumar Baral" w:date="2023-02-13T11:33:00Z"/>
          <w:rFonts w:eastAsiaTheme="minorHAnsi" w:cstheme="minorBidi"/>
          <w:szCs w:val="22"/>
        </w:rPr>
      </w:pPr>
      <w:bookmarkStart w:id="4635" w:name="_Ref127195416"/>
      <w:r>
        <w:rPr>
          <w:rFonts w:eastAsiaTheme="minorHAnsi" w:cstheme="minorBidi"/>
          <w:szCs w:val="22"/>
        </w:rPr>
        <w:t>No information is available regarding flood flows in the previous studies for the comparison purpose. Now, the flood flows of Log Pearson Type III data could be utilized as required.</w:t>
      </w:r>
      <w:bookmarkEnd w:id="4635"/>
    </w:p>
    <w:p w14:paraId="7CAC2601" w14:textId="722FBF8A" w:rsidR="00766887" w:rsidRPr="00741F02" w:rsidDel="001F6995" w:rsidRDefault="00766887">
      <w:pPr>
        <w:pStyle w:val="Heading3"/>
        <w:rPr>
          <w:del w:id="4636" w:author="Kumar Baral" w:date="2023-02-13T11:33:00Z"/>
        </w:rPr>
        <w:pPrChange w:id="4637" w:author="Kumar Baral" w:date="2022-12-12T17:30:00Z">
          <w:pPr>
            <w:pStyle w:val="Heading3"/>
            <w:tabs>
              <w:tab w:val="num" w:pos="0"/>
            </w:tabs>
            <w:spacing w:before="120" w:line="280" w:lineRule="atLeast"/>
          </w:pPr>
        </w:pPrChange>
      </w:pPr>
      <w:bookmarkStart w:id="4638" w:name="_Toc108707411"/>
      <w:del w:id="4639" w:author="Kumar Baral" w:date="2023-02-13T11:33:00Z">
        <w:r w:rsidRPr="00741F02" w:rsidDel="001F6995">
          <w:delText>Diversion during Construction Flood</w:delText>
        </w:r>
        <w:bookmarkEnd w:id="4619"/>
        <w:bookmarkEnd w:id="4638"/>
      </w:del>
    </w:p>
    <w:p w14:paraId="25EA8A75" w14:textId="11F407FB" w:rsidR="005C2E26" w:rsidRPr="003D5D60" w:rsidDel="001F6995" w:rsidRDefault="005C2E26" w:rsidP="005C2E26">
      <w:pPr>
        <w:rPr>
          <w:del w:id="4640" w:author="Kumar Baral" w:date="2023-02-13T11:33:00Z"/>
          <w:rFonts w:eastAsiaTheme="minorHAnsi" w:cstheme="minorBidi"/>
          <w:szCs w:val="22"/>
        </w:rPr>
      </w:pPr>
      <w:del w:id="4641"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4642" w:author="Kumar Baral" w:date="2023-02-13T11:33:00Z"/>
          <w:rFonts w:eastAsiaTheme="minorHAnsi" w:cstheme="minorBidi"/>
          <w:szCs w:val="22"/>
        </w:rPr>
      </w:pPr>
      <w:del w:id="4643"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4644" w:author="Kumar Baral" w:date="2023-02-13T11:33:00Z"/>
          <w:rFonts w:eastAsiaTheme="minorHAnsi" w:cstheme="minorBidi"/>
          <w:szCs w:val="22"/>
        </w:rPr>
      </w:pPr>
      <w:del w:id="4645"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4646" w:author="Kumar Baral" w:date="2022-12-12T14:04:00Z"/>
        </w:rPr>
      </w:pPr>
    </w:p>
    <w:p w14:paraId="3783DED9" w14:textId="4117B6D8" w:rsidR="00766887" w:rsidDel="00766887" w:rsidRDefault="00766887" w:rsidP="006238CC">
      <w:pPr>
        <w:rPr>
          <w:del w:id="4647" w:author="Kumar Baral" w:date="2022-12-12T14:04:00Z"/>
        </w:rPr>
      </w:pPr>
    </w:p>
    <w:p w14:paraId="1CE6051E" w14:textId="45CE61FF" w:rsidR="006238CC" w:rsidRPr="006238CC" w:rsidDel="00766887" w:rsidRDefault="006238CC" w:rsidP="00056B0E">
      <w:pPr>
        <w:pStyle w:val="Caption"/>
        <w:rPr>
          <w:del w:id="4648" w:author="Kumar Baral" w:date="2022-12-12T14:04:00Z"/>
        </w:rPr>
      </w:pPr>
    </w:p>
    <w:p w14:paraId="6691BAC7" w14:textId="19925233" w:rsidR="006238CC" w:rsidRPr="006238CC" w:rsidDel="00766887" w:rsidRDefault="006238CC" w:rsidP="00056B0E">
      <w:pPr>
        <w:pStyle w:val="Caption"/>
        <w:rPr>
          <w:del w:id="4649" w:author="Kumar Baral" w:date="2022-12-12T14:04:00Z"/>
        </w:rPr>
      </w:pPr>
    </w:p>
    <w:p w14:paraId="75227B13" w14:textId="5AA322C2" w:rsidR="006238CC" w:rsidRDefault="006238CC">
      <w:pPr>
        <w:spacing w:before="0" w:after="160" w:line="259" w:lineRule="auto"/>
        <w:pPrChange w:id="4650" w:author="Kumar Baral" w:date="2023-02-13T11:33:00Z">
          <w:pPr/>
        </w:pPrChange>
      </w:pPr>
    </w:p>
    <w:p w14:paraId="7AF3F4D3" w14:textId="16730E12" w:rsidR="00727053" w:rsidRDefault="006238CC" w:rsidP="005C2E26">
      <w:pPr>
        <w:pStyle w:val="Heading2"/>
      </w:pPr>
      <w:bookmarkStart w:id="4651" w:name="_Toc444150616"/>
      <w:bookmarkStart w:id="4652" w:name="_Toc454649671"/>
      <w:bookmarkStart w:id="4653" w:name="_Toc477261938"/>
      <w:bookmarkStart w:id="4654" w:name="_Toc23762134"/>
      <w:bookmarkStart w:id="4655" w:name="_Toc68879976"/>
      <w:bookmarkStart w:id="4656" w:name="_Toc127278395"/>
      <w:r w:rsidRPr="006238CC">
        <w:t>Low Flow</w:t>
      </w:r>
      <w:bookmarkEnd w:id="4651"/>
      <w:bookmarkEnd w:id="4652"/>
      <w:bookmarkEnd w:id="4653"/>
      <w:bookmarkEnd w:id="4654"/>
      <w:bookmarkEnd w:id="4655"/>
      <w:bookmarkEnd w:id="4656"/>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4657" w:author="Kumar Baral" w:date="2023-02-13T14:22:00Z"/>
          <w:rFonts w:eastAsiaTheme="minorHAnsi" w:cstheme="minorBidi"/>
          <w:szCs w:val="22"/>
        </w:rPr>
      </w:pPr>
      <w:del w:id="4658"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0776036E" w:rsidR="00FD753C" w:rsidRPr="001C0EA0" w:rsidRDefault="005C2E26" w:rsidP="00FD753C">
      <w:pPr>
        <w:ind w:right="-45"/>
        <w:rPr>
          <w:ins w:id="4659" w:author="Kumar Baral" w:date="2023-02-13T14:21:00Z"/>
        </w:rPr>
      </w:pPr>
      <w:del w:id="4660"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4661" w:author="Kumar Baral" w:date="2023-02-13T14:21:00Z">
        <w:r w:rsidR="00FD753C" w:rsidRPr="001C0EA0">
          <w:t xml:space="preserve">Low flow analysis has been carried out using the </w:t>
        </w:r>
      </w:ins>
      <w:r w:rsidR="00BE057B">
        <w:t>measured</w:t>
      </w:r>
      <w:ins w:id="4662" w:author="Kumar Baral" w:date="2023-02-13T14:21:00Z">
        <w:r w:rsidR="00FD753C">
          <w:t xml:space="preserve"> daily inflow series (20</w:t>
        </w:r>
      </w:ins>
      <w:r w:rsidR="00084FB4">
        <w:t>5</w:t>
      </w:r>
      <w:ins w:id="4663" w:author="Kumar Baral" w:date="2023-02-13T14:21:00Z">
        <w:r w:rsidR="00FD753C">
          <w:t>1/</w:t>
        </w:r>
      </w:ins>
      <w:r w:rsidR="00084FB4">
        <w:t>5</w:t>
      </w:r>
      <w:ins w:id="4664" w:author="Kumar Baral" w:date="2023-02-13T14:21:00Z">
        <w:r w:rsidR="00FD753C">
          <w:t>2-2079/80</w:t>
        </w:r>
        <w:r w:rsidR="00FD753C" w:rsidRPr="001C0EA0">
          <w:t xml:space="preserve">) of </w:t>
        </w:r>
      </w:ins>
      <w:r w:rsidR="0062160E">
        <w:t>Jhimruk</w:t>
      </w:r>
      <w:ins w:id="4665" w:author="Kumar Baral" w:date="2023-02-13T14:22:00Z">
        <w:r w:rsidR="00FD753C">
          <w:t xml:space="preserve"> Khola</w:t>
        </w:r>
      </w:ins>
      <w:ins w:id="4666" w:author="Kumar Baral" w:date="2023-02-13T14:21:00Z">
        <w:r w:rsidR="00FD753C" w:rsidRPr="001C0EA0">
          <w:t xml:space="preserve"> at the intake. </w:t>
        </w:r>
      </w:ins>
    </w:p>
    <w:p w14:paraId="1B0C1AD7" w14:textId="57418263" w:rsidR="002D09A2" w:rsidRDefault="00FD753C" w:rsidP="005C2E26">
      <w:pPr>
        <w:spacing w:before="0" w:after="160" w:line="259" w:lineRule="auto"/>
        <w:rPr>
          <w:bCs/>
        </w:rPr>
      </w:pPr>
      <w:ins w:id="4667" w:author="Kumar Baral" w:date="2023-02-13T14:21:00Z">
        <w:r w:rsidRPr="001C0EA0">
          <w:t xml:space="preserve">Using the daily flow series data, 1-day, 7-day, 15-day and 30-day average flow series has been developed to extract the corresponding duration minimum flows. Then using the minimum flow series data of </w:t>
        </w:r>
      </w:ins>
      <w:ins w:id="4668" w:author="Kumar Baral" w:date="2023-02-13T14:24:00Z">
        <w:r>
          <w:t>18</w:t>
        </w:r>
      </w:ins>
      <w:ins w:id="4669"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4670" w:author="Kumar Baral" w:date="2023-02-13T14:24:00Z">
        <w:r w:rsidR="008C4DA6">
          <w:t xml:space="preserve">Table </w:t>
        </w:r>
      </w:ins>
      <w:r w:rsidR="008C4DA6">
        <w:rPr>
          <w:noProof/>
        </w:rPr>
        <w:t>1</w:t>
      </w:r>
      <w:ins w:id="4671" w:author="Kumar Baral" w:date="2023-02-13T14:27:00Z">
        <w:r w:rsidR="008C4DA6">
          <w:noBreakHyphen/>
        </w:r>
      </w:ins>
      <w:r w:rsidR="008C4DA6">
        <w:rPr>
          <w:noProof/>
        </w:rPr>
        <w:t>5</w:t>
      </w:r>
      <w:r w:rsidR="002D09A2">
        <w:rPr>
          <w:bCs/>
        </w:rPr>
        <w:fldChar w:fldCharType="end"/>
      </w:r>
      <w:ins w:id="4672" w:author="Kumar Baral" w:date="2023-02-13T14:24:00Z">
        <w:del w:id="4673" w:author="Kumar Baral" w:date="2023-02-13T14:43:00Z">
          <w:r w:rsidDel="00746DBF">
            <w:rPr>
              <w:bCs/>
            </w:rPr>
            <w:delText xml:space="preserve"> </w:delText>
          </w:r>
        </w:del>
      </w:ins>
      <w:ins w:id="4674" w:author="Kumar Baral" w:date="2023-02-13T14:25:00Z">
        <w:del w:id="4675" w:author="Kumar Baral" w:date="2023-02-13T14:43:00Z">
          <w:r w:rsidDel="00746DBF">
            <w:rPr>
              <w:bCs/>
            </w:rPr>
            <w:fldChar w:fldCharType="begin"/>
          </w:r>
          <w:r w:rsidDel="00746DBF">
            <w:rPr>
              <w:bCs/>
            </w:rPr>
            <w:delInstrText xml:space="preserve"> REF _Ref127190722 \h </w:delInstrText>
          </w:r>
        </w:del>
      </w:ins>
      <w:del w:id="4676" w:author="Kumar Baral" w:date="2023-02-13T14:43:00Z">
        <w:r w:rsidDel="00746DBF">
          <w:rPr>
            <w:bCs/>
          </w:rPr>
        </w:r>
        <w:r w:rsidDel="00746DBF">
          <w:rPr>
            <w:bCs/>
          </w:rPr>
          <w:fldChar w:fldCharType="separate"/>
        </w:r>
      </w:del>
      <w:ins w:id="4677" w:author="Kumar Baral" w:date="2023-02-13T14:25:00Z">
        <w:del w:id="4678"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0733FD10" w14:textId="43D82D7C" w:rsidR="00BE057B" w:rsidRDefault="00BE057B" w:rsidP="005C2E26">
      <w:pPr>
        <w:spacing w:before="0" w:after="160" w:line="259" w:lineRule="auto"/>
        <w:rPr>
          <w:bCs/>
        </w:rPr>
      </w:pPr>
    </w:p>
    <w:p w14:paraId="5755D812" w14:textId="77777777" w:rsidR="00BE057B" w:rsidRDefault="00BE057B" w:rsidP="005C2E26">
      <w:pPr>
        <w:spacing w:before="0" w:after="160" w:line="259" w:lineRule="auto"/>
        <w:rPr>
          <w:ins w:id="4679" w:author="Kumar Baral" w:date="2023-02-13T14:24:00Z"/>
          <w:bCs/>
        </w:rPr>
      </w:pPr>
    </w:p>
    <w:p w14:paraId="169BED39" w14:textId="39477DF7" w:rsidR="00FD753C" w:rsidRPr="003D5D60" w:rsidRDefault="00FD753C">
      <w:pPr>
        <w:pStyle w:val="Caption"/>
        <w:rPr>
          <w:rFonts w:eastAsiaTheme="minorHAnsi" w:cstheme="minorBidi"/>
          <w:szCs w:val="22"/>
        </w:rPr>
        <w:pPrChange w:id="4680" w:author="Kumar Baral" w:date="2023-02-13T14:24:00Z">
          <w:pPr>
            <w:spacing w:before="0" w:after="160" w:line="259" w:lineRule="auto"/>
          </w:pPr>
        </w:pPrChange>
      </w:pPr>
      <w:bookmarkStart w:id="4681" w:name="_Ref127190722"/>
      <w:bookmarkStart w:id="4682" w:name="_Toc127278418"/>
      <w:ins w:id="4683" w:author="Kumar Baral" w:date="2023-02-13T14:24:00Z">
        <w:r>
          <w:t xml:space="preserve">Table </w:t>
        </w:r>
      </w:ins>
      <w:ins w:id="4684" w:author="Kumar Baral" w:date="2023-02-13T14:27:00Z">
        <w:r w:rsidR="00B132C2">
          <w:fldChar w:fldCharType="begin"/>
        </w:r>
        <w:r w:rsidR="00B132C2">
          <w:instrText xml:space="preserve"> STYLEREF 1 \s </w:instrText>
        </w:r>
      </w:ins>
      <w:r w:rsidR="00B132C2">
        <w:fldChar w:fldCharType="separate"/>
      </w:r>
      <w:r w:rsidR="008C4DA6">
        <w:rPr>
          <w:noProof/>
        </w:rPr>
        <w:t>1</w:t>
      </w:r>
      <w:ins w:id="468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5</w:t>
      </w:r>
      <w:ins w:id="4686" w:author="Kumar Baral" w:date="2023-02-13T14:27:00Z">
        <w:r w:rsidR="00B132C2">
          <w:fldChar w:fldCharType="end"/>
        </w:r>
      </w:ins>
      <w:bookmarkEnd w:id="4681"/>
      <w:ins w:id="4687" w:author="Kumar Baral" w:date="2023-02-13T14:24:00Z">
        <w:r>
          <w:t xml:space="preserve">: Estimated Low Flow at the Intake of </w:t>
        </w:r>
      </w:ins>
      <w:r w:rsidR="00DF647F">
        <w:t>Jhimruk</w:t>
      </w:r>
      <w:ins w:id="4688" w:author="Kumar Baral" w:date="2023-02-13T14:24:00Z">
        <w:r>
          <w:t xml:space="preserve"> Khola</w:t>
        </w:r>
      </w:ins>
      <w:bookmarkEnd w:id="4682"/>
    </w:p>
    <w:p w14:paraId="56EF756C" w14:textId="0D4A2142" w:rsidR="005C2E26" w:rsidDel="006D5C6C" w:rsidRDefault="005C2E26" w:rsidP="005C2E26">
      <w:pPr>
        <w:rPr>
          <w:del w:id="4689" w:author="Windows User" w:date="2022-12-12T22:16:00Z"/>
          <w:rFonts w:eastAsiaTheme="minorHAnsi" w:cstheme="minorBidi"/>
          <w:szCs w:val="22"/>
        </w:rPr>
      </w:pPr>
      <w:del w:id="4690"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834" w:type="dxa"/>
        <w:tblInd w:w="-5" w:type="dxa"/>
        <w:tblLook w:val="04A0" w:firstRow="1" w:lastRow="0" w:firstColumn="1" w:lastColumn="0" w:noHBand="0" w:noVBand="1"/>
      </w:tblPr>
      <w:tblGrid>
        <w:gridCol w:w="2108"/>
        <w:gridCol w:w="1958"/>
        <w:gridCol w:w="1822"/>
        <w:gridCol w:w="1682"/>
        <w:gridCol w:w="1264"/>
      </w:tblGrid>
      <w:tr w:rsidR="00DF647F" w:rsidRPr="00DF647F" w14:paraId="62800898" w14:textId="77777777" w:rsidTr="00084FB4">
        <w:trPr>
          <w:trHeight w:val="263"/>
        </w:trPr>
        <w:tc>
          <w:tcPr>
            <w:tcW w:w="2108" w:type="dxa"/>
            <w:vMerge w:val="restart"/>
            <w:tcBorders>
              <w:top w:val="single" w:sz="4" w:space="0" w:color="auto"/>
              <w:left w:val="single" w:sz="4" w:space="0" w:color="auto"/>
              <w:bottom w:val="single" w:sz="4" w:space="0" w:color="auto"/>
              <w:right w:val="single" w:sz="4" w:space="0" w:color="auto"/>
            </w:tcBorders>
            <w:shd w:val="clear" w:color="000000" w:fill="D9D9D9"/>
            <w:hideMark/>
          </w:tcPr>
          <w:p w14:paraId="51F52BCD"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Return period (T-year)</w:t>
            </w:r>
          </w:p>
        </w:tc>
        <w:tc>
          <w:tcPr>
            <w:tcW w:w="6726" w:type="dxa"/>
            <w:gridSpan w:val="4"/>
            <w:tcBorders>
              <w:top w:val="single" w:sz="4" w:space="0" w:color="auto"/>
              <w:left w:val="nil"/>
              <w:bottom w:val="single" w:sz="4" w:space="0" w:color="auto"/>
              <w:right w:val="single" w:sz="4" w:space="0" w:color="auto"/>
            </w:tcBorders>
            <w:shd w:val="clear" w:color="000000" w:fill="D9D9D9"/>
            <w:noWrap/>
            <w:vAlign w:val="bottom"/>
            <w:hideMark/>
          </w:tcPr>
          <w:p w14:paraId="459E3C67"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Minimum Daily flows, m</w:t>
            </w:r>
            <w:r w:rsidRPr="00DF647F">
              <w:rPr>
                <w:rFonts w:cs="Calibri"/>
                <w:szCs w:val="22"/>
                <w:vertAlign w:val="superscript"/>
                <w:lang w:bidi="ne-NP"/>
              </w:rPr>
              <w:t>3</w:t>
            </w:r>
            <w:r w:rsidRPr="00DF647F">
              <w:rPr>
                <w:rFonts w:cs="Calibri"/>
                <w:szCs w:val="22"/>
                <w:lang w:bidi="ne-NP"/>
              </w:rPr>
              <w:t>/s</w:t>
            </w:r>
          </w:p>
        </w:tc>
      </w:tr>
      <w:tr w:rsidR="00084FB4" w:rsidRPr="00DF647F" w14:paraId="3E31E197" w14:textId="77777777" w:rsidTr="00084FB4">
        <w:trPr>
          <w:trHeight w:val="241"/>
        </w:trPr>
        <w:tc>
          <w:tcPr>
            <w:tcW w:w="2108" w:type="dxa"/>
            <w:vMerge/>
            <w:tcBorders>
              <w:top w:val="single" w:sz="4" w:space="0" w:color="auto"/>
              <w:left w:val="single" w:sz="4" w:space="0" w:color="auto"/>
              <w:bottom w:val="single" w:sz="4" w:space="0" w:color="auto"/>
              <w:right w:val="single" w:sz="4" w:space="0" w:color="auto"/>
            </w:tcBorders>
            <w:vAlign w:val="center"/>
            <w:hideMark/>
          </w:tcPr>
          <w:p w14:paraId="64D68C81" w14:textId="77777777" w:rsidR="00DF647F" w:rsidRPr="00DF647F" w:rsidRDefault="00DF647F" w:rsidP="00DF647F">
            <w:pPr>
              <w:spacing w:before="0" w:after="0" w:line="240" w:lineRule="auto"/>
              <w:jc w:val="left"/>
              <w:rPr>
                <w:rFonts w:cs="Calibri"/>
                <w:szCs w:val="22"/>
                <w:lang w:bidi="ne-NP"/>
              </w:rPr>
            </w:pPr>
          </w:p>
        </w:tc>
        <w:tc>
          <w:tcPr>
            <w:tcW w:w="1958" w:type="dxa"/>
            <w:tcBorders>
              <w:top w:val="nil"/>
              <w:left w:val="nil"/>
              <w:bottom w:val="single" w:sz="4" w:space="0" w:color="auto"/>
              <w:right w:val="single" w:sz="4" w:space="0" w:color="auto"/>
            </w:tcBorders>
            <w:shd w:val="clear" w:color="000000" w:fill="D9D9D9"/>
            <w:noWrap/>
            <w:vAlign w:val="bottom"/>
            <w:hideMark/>
          </w:tcPr>
          <w:p w14:paraId="15D9102D"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1-day</w:t>
            </w:r>
          </w:p>
        </w:tc>
        <w:tc>
          <w:tcPr>
            <w:tcW w:w="1822" w:type="dxa"/>
            <w:tcBorders>
              <w:top w:val="nil"/>
              <w:left w:val="nil"/>
              <w:bottom w:val="single" w:sz="4" w:space="0" w:color="auto"/>
              <w:right w:val="single" w:sz="4" w:space="0" w:color="auto"/>
            </w:tcBorders>
            <w:shd w:val="clear" w:color="000000" w:fill="D9D9D9"/>
            <w:noWrap/>
            <w:vAlign w:val="bottom"/>
            <w:hideMark/>
          </w:tcPr>
          <w:p w14:paraId="434E439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7-day</w:t>
            </w:r>
          </w:p>
        </w:tc>
        <w:tc>
          <w:tcPr>
            <w:tcW w:w="1682" w:type="dxa"/>
            <w:tcBorders>
              <w:top w:val="nil"/>
              <w:left w:val="nil"/>
              <w:bottom w:val="single" w:sz="4" w:space="0" w:color="auto"/>
              <w:right w:val="single" w:sz="4" w:space="0" w:color="auto"/>
            </w:tcBorders>
            <w:shd w:val="clear" w:color="000000" w:fill="D9D9D9"/>
            <w:noWrap/>
            <w:vAlign w:val="bottom"/>
            <w:hideMark/>
          </w:tcPr>
          <w:p w14:paraId="2C850A3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15-day</w:t>
            </w:r>
          </w:p>
        </w:tc>
        <w:tc>
          <w:tcPr>
            <w:tcW w:w="1262" w:type="dxa"/>
            <w:tcBorders>
              <w:top w:val="nil"/>
              <w:left w:val="nil"/>
              <w:bottom w:val="single" w:sz="4" w:space="0" w:color="auto"/>
              <w:right w:val="single" w:sz="4" w:space="0" w:color="auto"/>
            </w:tcBorders>
            <w:shd w:val="clear" w:color="000000" w:fill="D9D9D9"/>
            <w:noWrap/>
            <w:vAlign w:val="bottom"/>
            <w:hideMark/>
          </w:tcPr>
          <w:p w14:paraId="06E5EFEC"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30-day</w:t>
            </w:r>
          </w:p>
        </w:tc>
      </w:tr>
      <w:tr w:rsidR="00084FB4" w:rsidRPr="00DF647F" w14:paraId="0C55EC1E"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AA821D1"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2</w:t>
            </w:r>
          </w:p>
        </w:tc>
        <w:tc>
          <w:tcPr>
            <w:tcW w:w="1958" w:type="dxa"/>
            <w:tcBorders>
              <w:top w:val="nil"/>
              <w:left w:val="nil"/>
              <w:bottom w:val="single" w:sz="4" w:space="0" w:color="auto"/>
              <w:right w:val="single" w:sz="4" w:space="0" w:color="auto"/>
            </w:tcBorders>
            <w:shd w:val="clear" w:color="auto" w:fill="auto"/>
            <w:noWrap/>
            <w:vAlign w:val="bottom"/>
            <w:hideMark/>
          </w:tcPr>
          <w:p w14:paraId="3F261F1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1.42</w:t>
            </w:r>
          </w:p>
        </w:tc>
        <w:tc>
          <w:tcPr>
            <w:tcW w:w="1822" w:type="dxa"/>
            <w:tcBorders>
              <w:top w:val="nil"/>
              <w:left w:val="nil"/>
              <w:bottom w:val="single" w:sz="4" w:space="0" w:color="auto"/>
              <w:right w:val="single" w:sz="4" w:space="0" w:color="auto"/>
            </w:tcBorders>
            <w:shd w:val="clear" w:color="auto" w:fill="auto"/>
            <w:noWrap/>
            <w:vAlign w:val="bottom"/>
            <w:hideMark/>
          </w:tcPr>
          <w:p w14:paraId="3483E98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1.77</w:t>
            </w:r>
          </w:p>
        </w:tc>
        <w:tc>
          <w:tcPr>
            <w:tcW w:w="1682" w:type="dxa"/>
            <w:tcBorders>
              <w:top w:val="nil"/>
              <w:left w:val="nil"/>
              <w:bottom w:val="single" w:sz="4" w:space="0" w:color="auto"/>
              <w:right w:val="single" w:sz="4" w:space="0" w:color="auto"/>
            </w:tcBorders>
            <w:shd w:val="clear" w:color="auto" w:fill="auto"/>
            <w:noWrap/>
            <w:vAlign w:val="bottom"/>
            <w:hideMark/>
          </w:tcPr>
          <w:p w14:paraId="43A3E6DE"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2.09</w:t>
            </w:r>
          </w:p>
        </w:tc>
        <w:tc>
          <w:tcPr>
            <w:tcW w:w="1262" w:type="dxa"/>
            <w:tcBorders>
              <w:top w:val="nil"/>
              <w:left w:val="nil"/>
              <w:bottom w:val="single" w:sz="4" w:space="0" w:color="auto"/>
              <w:right w:val="single" w:sz="4" w:space="0" w:color="auto"/>
            </w:tcBorders>
            <w:shd w:val="clear" w:color="auto" w:fill="auto"/>
            <w:noWrap/>
            <w:vAlign w:val="bottom"/>
            <w:hideMark/>
          </w:tcPr>
          <w:p w14:paraId="01DCBD47"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2.75</w:t>
            </w:r>
          </w:p>
        </w:tc>
      </w:tr>
      <w:tr w:rsidR="00084FB4" w:rsidRPr="00DF647F" w14:paraId="2C4DC2B9"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574FEB87"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5</w:t>
            </w:r>
          </w:p>
        </w:tc>
        <w:tc>
          <w:tcPr>
            <w:tcW w:w="1958" w:type="dxa"/>
            <w:tcBorders>
              <w:top w:val="nil"/>
              <w:left w:val="nil"/>
              <w:bottom w:val="single" w:sz="4" w:space="0" w:color="auto"/>
              <w:right w:val="single" w:sz="4" w:space="0" w:color="auto"/>
            </w:tcBorders>
            <w:shd w:val="clear" w:color="auto" w:fill="auto"/>
            <w:noWrap/>
            <w:vAlign w:val="bottom"/>
            <w:hideMark/>
          </w:tcPr>
          <w:p w14:paraId="300B8675"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0.65</w:t>
            </w:r>
          </w:p>
        </w:tc>
        <w:tc>
          <w:tcPr>
            <w:tcW w:w="1822" w:type="dxa"/>
            <w:tcBorders>
              <w:top w:val="nil"/>
              <w:left w:val="nil"/>
              <w:bottom w:val="single" w:sz="4" w:space="0" w:color="auto"/>
              <w:right w:val="single" w:sz="4" w:space="0" w:color="auto"/>
            </w:tcBorders>
            <w:shd w:val="clear" w:color="auto" w:fill="auto"/>
            <w:noWrap/>
            <w:vAlign w:val="bottom"/>
            <w:hideMark/>
          </w:tcPr>
          <w:p w14:paraId="4531FAB0"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0.92</w:t>
            </w:r>
          </w:p>
        </w:tc>
        <w:tc>
          <w:tcPr>
            <w:tcW w:w="1682" w:type="dxa"/>
            <w:tcBorders>
              <w:top w:val="nil"/>
              <w:left w:val="nil"/>
              <w:bottom w:val="single" w:sz="4" w:space="0" w:color="auto"/>
              <w:right w:val="single" w:sz="4" w:space="0" w:color="auto"/>
            </w:tcBorders>
            <w:shd w:val="clear" w:color="auto" w:fill="auto"/>
            <w:noWrap/>
            <w:vAlign w:val="bottom"/>
            <w:hideMark/>
          </w:tcPr>
          <w:p w14:paraId="296B1704"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1.15</w:t>
            </w:r>
          </w:p>
        </w:tc>
        <w:tc>
          <w:tcPr>
            <w:tcW w:w="1262" w:type="dxa"/>
            <w:tcBorders>
              <w:top w:val="nil"/>
              <w:left w:val="nil"/>
              <w:bottom w:val="single" w:sz="4" w:space="0" w:color="auto"/>
              <w:right w:val="single" w:sz="4" w:space="0" w:color="auto"/>
            </w:tcBorders>
            <w:shd w:val="clear" w:color="auto" w:fill="auto"/>
            <w:noWrap/>
            <w:vAlign w:val="bottom"/>
            <w:hideMark/>
          </w:tcPr>
          <w:p w14:paraId="0C5ECF92"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1.72</w:t>
            </w:r>
          </w:p>
        </w:tc>
      </w:tr>
      <w:tr w:rsidR="00084FB4" w:rsidRPr="00DF647F" w14:paraId="43EABA41"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3E33ECE7"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10</w:t>
            </w:r>
          </w:p>
        </w:tc>
        <w:tc>
          <w:tcPr>
            <w:tcW w:w="1958" w:type="dxa"/>
            <w:tcBorders>
              <w:top w:val="nil"/>
              <w:left w:val="nil"/>
              <w:bottom w:val="single" w:sz="4" w:space="0" w:color="auto"/>
              <w:right w:val="single" w:sz="4" w:space="0" w:color="auto"/>
            </w:tcBorders>
            <w:shd w:val="clear" w:color="auto" w:fill="auto"/>
            <w:noWrap/>
            <w:vAlign w:val="bottom"/>
            <w:hideMark/>
          </w:tcPr>
          <w:p w14:paraId="69142E8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0.39</w:t>
            </w:r>
          </w:p>
        </w:tc>
        <w:tc>
          <w:tcPr>
            <w:tcW w:w="1822" w:type="dxa"/>
            <w:tcBorders>
              <w:top w:val="nil"/>
              <w:left w:val="nil"/>
              <w:bottom w:val="single" w:sz="4" w:space="0" w:color="auto"/>
              <w:right w:val="single" w:sz="4" w:space="0" w:color="auto"/>
            </w:tcBorders>
            <w:shd w:val="clear" w:color="auto" w:fill="auto"/>
            <w:noWrap/>
            <w:vAlign w:val="bottom"/>
            <w:hideMark/>
          </w:tcPr>
          <w:p w14:paraId="4649343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0.60</w:t>
            </w:r>
          </w:p>
        </w:tc>
        <w:tc>
          <w:tcPr>
            <w:tcW w:w="1682" w:type="dxa"/>
            <w:tcBorders>
              <w:top w:val="nil"/>
              <w:left w:val="nil"/>
              <w:bottom w:val="single" w:sz="4" w:space="0" w:color="auto"/>
              <w:right w:val="single" w:sz="4" w:space="0" w:color="auto"/>
            </w:tcBorders>
            <w:shd w:val="clear" w:color="auto" w:fill="auto"/>
            <w:noWrap/>
            <w:vAlign w:val="bottom"/>
            <w:hideMark/>
          </w:tcPr>
          <w:p w14:paraId="016475DA"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0.78</w:t>
            </w:r>
          </w:p>
        </w:tc>
        <w:tc>
          <w:tcPr>
            <w:tcW w:w="1262" w:type="dxa"/>
            <w:tcBorders>
              <w:top w:val="nil"/>
              <w:left w:val="nil"/>
              <w:bottom w:val="single" w:sz="4" w:space="0" w:color="auto"/>
              <w:right w:val="single" w:sz="4" w:space="0" w:color="auto"/>
            </w:tcBorders>
            <w:shd w:val="clear" w:color="auto" w:fill="auto"/>
            <w:noWrap/>
            <w:vAlign w:val="bottom"/>
            <w:hideMark/>
          </w:tcPr>
          <w:p w14:paraId="0609E03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1.26</w:t>
            </w:r>
          </w:p>
        </w:tc>
      </w:tr>
      <w:tr w:rsidR="00084FB4" w:rsidRPr="00DF647F" w14:paraId="5B10523C"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EF817A8"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20</w:t>
            </w:r>
          </w:p>
        </w:tc>
        <w:tc>
          <w:tcPr>
            <w:tcW w:w="1958" w:type="dxa"/>
            <w:tcBorders>
              <w:top w:val="nil"/>
              <w:left w:val="nil"/>
              <w:bottom w:val="single" w:sz="4" w:space="0" w:color="auto"/>
              <w:right w:val="single" w:sz="4" w:space="0" w:color="auto"/>
            </w:tcBorders>
            <w:shd w:val="clear" w:color="auto" w:fill="auto"/>
            <w:noWrap/>
            <w:vAlign w:val="bottom"/>
            <w:hideMark/>
          </w:tcPr>
          <w:p w14:paraId="2EB0398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0.24</w:t>
            </w:r>
          </w:p>
        </w:tc>
        <w:tc>
          <w:tcPr>
            <w:tcW w:w="1822" w:type="dxa"/>
            <w:tcBorders>
              <w:top w:val="nil"/>
              <w:left w:val="nil"/>
              <w:bottom w:val="single" w:sz="4" w:space="0" w:color="auto"/>
              <w:right w:val="single" w:sz="4" w:space="0" w:color="auto"/>
            </w:tcBorders>
            <w:shd w:val="clear" w:color="auto" w:fill="auto"/>
            <w:noWrap/>
            <w:vAlign w:val="bottom"/>
            <w:hideMark/>
          </w:tcPr>
          <w:p w14:paraId="399CFF4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0.39</w:t>
            </w:r>
          </w:p>
        </w:tc>
        <w:tc>
          <w:tcPr>
            <w:tcW w:w="1682" w:type="dxa"/>
            <w:tcBorders>
              <w:top w:val="nil"/>
              <w:left w:val="nil"/>
              <w:bottom w:val="single" w:sz="4" w:space="0" w:color="auto"/>
              <w:right w:val="single" w:sz="4" w:space="0" w:color="auto"/>
            </w:tcBorders>
            <w:shd w:val="clear" w:color="auto" w:fill="auto"/>
            <w:noWrap/>
            <w:vAlign w:val="bottom"/>
            <w:hideMark/>
          </w:tcPr>
          <w:p w14:paraId="56F97EC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0.53</w:t>
            </w:r>
          </w:p>
        </w:tc>
        <w:tc>
          <w:tcPr>
            <w:tcW w:w="1262" w:type="dxa"/>
            <w:tcBorders>
              <w:top w:val="nil"/>
              <w:left w:val="nil"/>
              <w:bottom w:val="single" w:sz="4" w:space="0" w:color="auto"/>
              <w:right w:val="single" w:sz="4" w:space="0" w:color="auto"/>
            </w:tcBorders>
            <w:shd w:val="clear" w:color="auto" w:fill="auto"/>
            <w:noWrap/>
            <w:vAlign w:val="bottom"/>
            <w:hideMark/>
          </w:tcPr>
          <w:p w14:paraId="3C81CFDE"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0.93</w:t>
            </w:r>
          </w:p>
        </w:tc>
      </w:tr>
      <w:tr w:rsidR="00084FB4" w:rsidRPr="00DF647F" w14:paraId="6FEDE2ED"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C2FB8CB"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50</w:t>
            </w:r>
          </w:p>
        </w:tc>
        <w:tc>
          <w:tcPr>
            <w:tcW w:w="1958" w:type="dxa"/>
            <w:tcBorders>
              <w:top w:val="nil"/>
              <w:left w:val="nil"/>
              <w:bottom w:val="single" w:sz="4" w:space="0" w:color="auto"/>
              <w:right w:val="single" w:sz="4" w:space="0" w:color="auto"/>
            </w:tcBorders>
            <w:shd w:val="clear" w:color="auto" w:fill="auto"/>
            <w:noWrap/>
            <w:vAlign w:val="bottom"/>
            <w:hideMark/>
          </w:tcPr>
          <w:p w14:paraId="6DD0F3EC"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0.12</w:t>
            </w:r>
          </w:p>
        </w:tc>
        <w:tc>
          <w:tcPr>
            <w:tcW w:w="1822" w:type="dxa"/>
            <w:tcBorders>
              <w:top w:val="nil"/>
              <w:left w:val="nil"/>
              <w:bottom w:val="single" w:sz="4" w:space="0" w:color="auto"/>
              <w:right w:val="single" w:sz="4" w:space="0" w:color="auto"/>
            </w:tcBorders>
            <w:shd w:val="clear" w:color="auto" w:fill="auto"/>
            <w:noWrap/>
            <w:vAlign w:val="bottom"/>
            <w:hideMark/>
          </w:tcPr>
          <w:p w14:paraId="042A9D1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0.23</w:t>
            </w:r>
          </w:p>
        </w:tc>
        <w:tc>
          <w:tcPr>
            <w:tcW w:w="1682" w:type="dxa"/>
            <w:tcBorders>
              <w:top w:val="nil"/>
              <w:left w:val="nil"/>
              <w:bottom w:val="single" w:sz="4" w:space="0" w:color="auto"/>
              <w:right w:val="single" w:sz="4" w:space="0" w:color="auto"/>
            </w:tcBorders>
            <w:shd w:val="clear" w:color="auto" w:fill="auto"/>
            <w:noWrap/>
            <w:vAlign w:val="bottom"/>
            <w:hideMark/>
          </w:tcPr>
          <w:p w14:paraId="71D88A96"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0.33</w:t>
            </w:r>
          </w:p>
        </w:tc>
        <w:tc>
          <w:tcPr>
            <w:tcW w:w="1262" w:type="dxa"/>
            <w:tcBorders>
              <w:top w:val="nil"/>
              <w:left w:val="nil"/>
              <w:bottom w:val="single" w:sz="4" w:space="0" w:color="auto"/>
              <w:right w:val="single" w:sz="4" w:space="0" w:color="auto"/>
            </w:tcBorders>
            <w:shd w:val="clear" w:color="auto" w:fill="auto"/>
            <w:noWrap/>
            <w:vAlign w:val="bottom"/>
            <w:hideMark/>
          </w:tcPr>
          <w:p w14:paraId="1B498E8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0.63</w:t>
            </w:r>
          </w:p>
        </w:tc>
      </w:tr>
      <w:tr w:rsidR="00084FB4" w:rsidRPr="00DF647F" w14:paraId="422D7A97"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427910A"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100</w:t>
            </w:r>
          </w:p>
        </w:tc>
        <w:tc>
          <w:tcPr>
            <w:tcW w:w="1958" w:type="dxa"/>
            <w:tcBorders>
              <w:top w:val="nil"/>
              <w:left w:val="nil"/>
              <w:bottom w:val="single" w:sz="4" w:space="0" w:color="auto"/>
              <w:right w:val="single" w:sz="4" w:space="0" w:color="auto"/>
            </w:tcBorders>
            <w:shd w:val="clear" w:color="auto" w:fill="auto"/>
            <w:noWrap/>
            <w:vAlign w:val="bottom"/>
            <w:hideMark/>
          </w:tcPr>
          <w:p w14:paraId="4CF3F8A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0.08</w:t>
            </w:r>
          </w:p>
        </w:tc>
        <w:tc>
          <w:tcPr>
            <w:tcW w:w="1822" w:type="dxa"/>
            <w:tcBorders>
              <w:top w:val="nil"/>
              <w:left w:val="nil"/>
              <w:bottom w:val="single" w:sz="4" w:space="0" w:color="auto"/>
              <w:right w:val="single" w:sz="4" w:space="0" w:color="auto"/>
            </w:tcBorders>
            <w:shd w:val="clear" w:color="auto" w:fill="auto"/>
            <w:noWrap/>
            <w:vAlign w:val="bottom"/>
            <w:hideMark/>
          </w:tcPr>
          <w:p w14:paraId="4698396D"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0.15</w:t>
            </w:r>
          </w:p>
        </w:tc>
        <w:tc>
          <w:tcPr>
            <w:tcW w:w="1682" w:type="dxa"/>
            <w:tcBorders>
              <w:top w:val="nil"/>
              <w:left w:val="nil"/>
              <w:bottom w:val="single" w:sz="4" w:space="0" w:color="auto"/>
              <w:right w:val="single" w:sz="4" w:space="0" w:color="auto"/>
            </w:tcBorders>
            <w:shd w:val="clear" w:color="auto" w:fill="auto"/>
            <w:noWrap/>
            <w:vAlign w:val="bottom"/>
            <w:hideMark/>
          </w:tcPr>
          <w:p w14:paraId="58DFDAF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0.23</w:t>
            </w:r>
          </w:p>
        </w:tc>
        <w:tc>
          <w:tcPr>
            <w:tcW w:w="1262" w:type="dxa"/>
            <w:tcBorders>
              <w:top w:val="nil"/>
              <w:left w:val="nil"/>
              <w:bottom w:val="single" w:sz="4" w:space="0" w:color="auto"/>
              <w:right w:val="single" w:sz="4" w:space="0" w:color="auto"/>
            </w:tcBorders>
            <w:shd w:val="clear" w:color="auto" w:fill="auto"/>
            <w:noWrap/>
            <w:vAlign w:val="bottom"/>
            <w:hideMark/>
          </w:tcPr>
          <w:p w14:paraId="1EE13EA8"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0.47</w:t>
            </w:r>
          </w:p>
        </w:tc>
      </w:tr>
    </w:tbl>
    <w:p w14:paraId="2D35D7AA" w14:textId="0BC965F7" w:rsidR="00BC6CD0" w:rsidRPr="00FD753C" w:rsidDel="00343816" w:rsidRDefault="00FD753C">
      <w:pPr>
        <w:spacing w:before="0" w:after="160" w:line="259" w:lineRule="auto"/>
        <w:rPr>
          <w:del w:id="4691" w:author="Windows User" w:date="2022-12-12T22:16:00Z"/>
          <w:rFonts w:eastAsiaTheme="minorHAnsi" w:cstheme="minorBidi"/>
          <w:szCs w:val="22"/>
          <w:rPrChange w:id="4692" w:author="Kumar Baral" w:date="2023-02-13T14:25:00Z">
            <w:rPr>
              <w:del w:id="4693" w:author="Windows User" w:date="2022-12-12T22:16:00Z"/>
            </w:rPr>
          </w:rPrChange>
        </w:rPr>
        <w:pPrChange w:id="4694" w:author="Kumar Baral" w:date="2023-02-13T14:25:00Z">
          <w:pPr/>
        </w:pPrChange>
      </w:pPr>
      <w:ins w:id="4695" w:author="Kumar Baral" w:date="2023-02-13T14:22:00Z">
        <w:r w:rsidRPr="005B6688">
          <w:rPr>
            <w:lang w:eastAsia="x-none"/>
          </w:rPr>
          <w:t xml:space="preserve">According to the aforementioned calculation approach, the </w:t>
        </w:r>
      </w:ins>
      <w:r w:rsidR="00084FB4">
        <w:rPr>
          <w:lang w:eastAsia="x-none"/>
        </w:rPr>
        <w:t>calculated</w:t>
      </w:r>
      <w:ins w:id="4696" w:author="Kumar Baral" w:date="2023-02-13T14:22:00Z">
        <w:r w:rsidRPr="005B6688">
          <w:rPr>
            <w:lang w:eastAsia="x-none"/>
          </w:rPr>
          <w:t xml:space="preserve"> low flows at the intake</w:t>
        </w:r>
      </w:ins>
      <w:r w:rsidR="00084FB4">
        <w:rPr>
          <w:lang w:eastAsia="x-none"/>
        </w:rPr>
        <w:t xml:space="preserve"> of the project</w:t>
      </w:r>
      <w:ins w:id="4697" w:author="Kumar Baral" w:date="2023-02-13T14:22:00Z">
        <w:r w:rsidRPr="005B6688">
          <w:rPr>
            <w:lang w:eastAsia="x-none"/>
          </w:rPr>
          <w:t xml:space="preserve"> for the 1-day, 7-day, 15-day, and 30-day periods are </w:t>
        </w:r>
      </w:ins>
      <w:ins w:id="4698" w:author="Kumar Baral" w:date="2023-02-13T14:25:00Z">
        <w:r>
          <w:rPr>
            <w:lang w:eastAsia="x-none"/>
          </w:rPr>
          <w:t>1.</w:t>
        </w:r>
      </w:ins>
      <w:r w:rsidR="00084FB4">
        <w:rPr>
          <w:lang w:eastAsia="x-none"/>
        </w:rPr>
        <w:t>42</w:t>
      </w:r>
      <w:ins w:id="4699" w:author="Kumar Baral" w:date="2023-02-13T14:22:00Z">
        <w:r w:rsidRPr="005B6688">
          <w:rPr>
            <w:lang w:eastAsia="x-none"/>
          </w:rPr>
          <w:t xml:space="preserve"> m3/s, </w:t>
        </w:r>
      </w:ins>
      <w:ins w:id="4700" w:author="Kumar Baral" w:date="2023-02-13T14:25:00Z">
        <w:r>
          <w:rPr>
            <w:lang w:eastAsia="x-none"/>
          </w:rPr>
          <w:t>1.</w:t>
        </w:r>
      </w:ins>
      <w:r w:rsidR="00084FB4">
        <w:rPr>
          <w:lang w:eastAsia="x-none"/>
        </w:rPr>
        <w:t>77</w:t>
      </w:r>
      <w:ins w:id="4701" w:author="Kumar Baral" w:date="2023-02-13T14:22:00Z">
        <w:r w:rsidRPr="005B6688">
          <w:rPr>
            <w:lang w:eastAsia="x-none"/>
          </w:rPr>
          <w:t xml:space="preserve"> m3/s, </w:t>
        </w:r>
      </w:ins>
      <w:r w:rsidR="00084FB4">
        <w:rPr>
          <w:lang w:eastAsia="x-none"/>
        </w:rPr>
        <w:t>2.09</w:t>
      </w:r>
      <w:ins w:id="4702" w:author="Kumar Baral" w:date="2023-02-13T14:22:00Z">
        <w:r w:rsidRPr="005B6688">
          <w:rPr>
            <w:lang w:eastAsia="x-none"/>
          </w:rPr>
          <w:t xml:space="preserve"> m3/s, and </w:t>
        </w:r>
      </w:ins>
      <w:ins w:id="4703" w:author="Kumar Baral" w:date="2023-02-13T14:25:00Z">
        <w:r>
          <w:rPr>
            <w:lang w:eastAsia="x-none"/>
          </w:rPr>
          <w:t>2.</w:t>
        </w:r>
      </w:ins>
      <w:r w:rsidR="00084FB4">
        <w:rPr>
          <w:lang w:eastAsia="x-none"/>
        </w:rPr>
        <w:t>75</w:t>
      </w:r>
      <w:ins w:id="4704" w:author="Kumar Baral" w:date="2023-02-13T14:22:00Z">
        <w:r w:rsidRPr="005B6688">
          <w:rPr>
            <w:lang w:eastAsia="x-none"/>
          </w:rPr>
          <w:t xml:space="preserve"> m3/s, respectively</w:t>
        </w:r>
        <w:r>
          <w:rPr>
            <w:lang w:eastAsia="x-none"/>
          </w:rPr>
          <w:t xml:space="preserve"> as shown in</w:t>
        </w:r>
      </w:ins>
      <w:ins w:id="4705"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4706" w:author="Kumar Baral" w:date="2023-02-13T14:24:00Z">
        <w:r w:rsidR="008C4DA6">
          <w:t xml:space="preserve">Table </w:t>
        </w:r>
      </w:ins>
      <w:r w:rsidR="008C4DA6">
        <w:rPr>
          <w:noProof/>
        </w:rPr>
        <w:t>1</w:t>
      </w:r>
      <w:ins w:id="4707" w:author="Kumar Baral" w:date="2023-02-13T14:27:00Z">
        <w:r w:rsidR="008C4DA6">
          <w:noBreakHyphen/>
        </w:r>
      </w:ins>
      <w:r w:rsidR="008C4DA6">
        <w:rPr>
          <w:noProof/>
        </w:rPr>
        <w:t>5</w:t>
      </w:r>
      <w:ins w:id="4708" w:author="Kumar Baral" w:date="2023-02-13T14:25:00Z">
        <w:r>
          <w:rPr>
            <w:lang w:eastAsia="x-none"/>
          </w:rPr>
          <w:fldChar w:fldCharType="end"/>
        </w:r>
      </w:ins>
      <w:ins w:id="4709"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4710" w:author="Kumar Baral" w:date="2023-02-10T16:54:00Z"/>
        </w:rPr>
      </w:pPr>
      <w:del w:id="4711" w:author="Kumar Baral" w:date="2023-02-10T16:54:00Z">
        <w:r w:rsidRPr="006238CC" w:rsidDel="00DE1440">
          <w:lastRenderedPageBreak/>
          <w:delText>Glacier Lake Outburst Flood (GLOF)</w:delText>
        </w:r>
        <w:bookmarkStart w:id="4712" w:name="_Toc127182410"/>
        <w:bookmarkStart w:id="4713" w:name="_Toc127182747"/>
        <w:bookmarkStart w:id="4714" w:name="_Toc127191931"/>
        <w:bookmarkStart w:id="4715" w:name="_Toc127278396"/>
        <w:bookmarkEnd w:id="4167"/>
        <w:bookmarkEnd w:id="4168"/>
        <w:bookmarkEnd w:id="4169"/>
        <w:bookmarkEnd w:id="4170"/>
        <w:bookmarkEnd w:id="4712"/>
        <w:bookmarkEnd w:id="4713"/>
        <w:bookmarkEnd w:id="4714"/>
        <w:bookmarkEnd w:id="4715"/>
      </w:del>
    </w:p>
    <w:p w14:paraId="42BF3013" w14:textId="0888DD94" w:rsidR="002A46D1" w:rsidRDefault="002A46D1" w:rsidP="002A46D1">
      <w:pPr>
        <w:pStyle w:val="Heading2"/>
      </w:pPr>
      <w:bookmarkStart w:id="4716" w:name="_Toc127278397"/>
      <w:r>
        <w:t>Trend Analysis</w:t>
      </w:r>
      <w:bookmarkEnd w:id="4716"/>
    </w:p>
    <w:p w14:paraId="05A931E3" w14:textId="1814EA93" w:rsidR="005F6047" w:rsidRPr="005F6047" w:rsidRDefault="005F6047" w:rsidP="005F6047">
      <w:pPr>
        <w:pStyle w:val="Heading3"/>
      </w:pPr>
      <w:bookmarkStart w:id="4717" w:name="_Toc127278398"/>
      <w:r>
        <w:t>Methodology</w:t>
      </w:r>
      <w:bookmarkEnd w:id="4717"/>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4718" w:author="Kumar Baral" w:date="2023-02-10T14:08:00Z">
        <w:r w:rsidRPr="00976A12" w:rsidDel="00C537C5">
          <w:delText>05</w:delText>
        </w:r>
      </w:del>
      <w:ins w:id="4719"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w:t>
      </w:r>
      <w:del w:id="4720" w:author="Kumar Baral" w:date="2023-02-10T14:09:00Z">
        <w:r w:rsidRPr="00976A12" w:rsidDel="00C537C5">
          <w:delText>05</w:delText>
        </w:r>
      </w:del>
      <w:ins w:id="4721"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0E314C2E" w:rsidR="005C2E26" w:rsidRDefault="005C2E26" w:rsidP="005C2E26">
      <w:pPr>
        <w:rPr>
          <w:ins w:id="4722"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4723" w:author="Kumar Baral" w:date="2023-02-10T14:02:00Z"/>
        </w:rPr>
      </w:pPr>
      <w:ins w:id="4724" w:author="Kumar Baral" w:date="2023-02-13T14:57:00Z">
        <w:r>
          <w:t xml:space="preserve">The detail manual calculation is presented in the annex of this report. </w:t>
        </w:r>
      </w:ins>
    </w:p>
    <w:p w14:paraId="32ABD87E" w14:textId="14AD7DDA" w:rsidR="00C537C5" w:rsidRDefault="00C537C5" w:rsidP="005C2E26">
      <w:pPr>
        <w:rPr>
          <w:ins w:id="4725" w:author="Kumar Baral" w:date="2023-02-10T13:28:00Z"/>
        </w:rPr>
      </w:pPr>
      <w:ins w:id="4726" w:author="Kumar Baral" w:date="2023-02-10T14:02:00Z">
        <w:r>
          <w:t xml:space="preserve">Here in this analysis a java based software DScreen is used to analyze the </w:t>
        </w:r>
      </w:ins>
      <w:ins w:id="4727" w:author="Kumar Baral" w:date="2023-02-10T16:20:00Z">
        <w:r w:rsidR="0030313B">
          <w:t>data series</w:t>
        </w:r>
      </w:ins>
      <w:ins w:id="4728" w:author="Kumar Baral" w:date="2023-02-10T14:02:00Z">
        <w:r>
          <w:t xml:space="preserve">. The user manual of Dscreen is provided in the annex of this report. </w:t>
        </w:r>
      </w:ins>
    </w:p>
    <w:p w14:paraId="0FD434F0" w14:textId="76FD21FE" w:rsidR="000F55AB" w:rsidRPr="00976A12" w:rsidRDefault="000F55AB">
      <w:pPr>
        <w:pStyle w:val="Heading3"/>
        <w:pPrChange w:id="4729" w:author="Kumar Baral" w:date="2023-02-10T13:29:00Z">
          <w:pPr/>
        </w:pPrChange>
      </w:pPr>
      <w:bookmarkStart w:id="4730" w:name="_Toc127278399"/>
      <w:ins w:id="4731" w:author="Kumar Baral" w:date="2023-02-10T13:28:00Z">
        <w:r>
          <w:t>Result</w:t>
        </w:r>
      </w:ins>
      <w:bookmarkEnd w:id="4730"/>
    </w:p>
    <w:p w14:paraId="19DFE3EA" w14:textId="4F2A2869" w:rsidR="005C2E26" w:rsidRDefault="0062160E" w:rsidP="005C2E26">
      <w:pPr>
        <w:rPr>
          <w:ins w:id="4732" w:author="Kumar Baral" w:date="2023-02-13T10:29:00Z"/>
        </w:rPr>
      </w:pPr>
      <w:r>
        <w:t xml:space="preserve">Trend analysis </w:t>
      </w:r>
      <w:ins w:id="4733" w:author="Kumar Baral" w:date="2023-02-13T14:21:00Z">
        <w:r w:rsidRPr="001C0EA0">
          <w:t xml:space="preserve">has been carried out using the </w:t>
        </w:r>
      </w:ins>
      <w:r w:rsidR="00DC4427">
        <w:t>measured</w:t>
      </w:r>
      <w:ins w:id="4734" w:author="Kumar Baral" w:date="2023-02-13T14:21:00Z">
        <w:r>
          <w:t xml:space="preserve"> daily inflow series (20</w:t>
        </w:r>
      </w:ins>
      <w:r>
        <w:t>5</w:t>
      </w:r>
      <w:ins w:id="4735" w:author="Kumar Baral" w:date="2023-02-13T14:21:00Z">
        <w:r>
          <w:t>1/</w:t>
        </w:r>
      </w:ins>
      <w:r>
        <w:t>5</w:t>
      </w:r>
      <w:ins w:id="4736" w:author="Kumar Baral" w:date="2023-02-13T14:21:00Z">
        <w:r>
          <w:t>2-2079/80</w:t>
        </w:r>
        <w:r w:rsidRPr="001C0EA0">
          <w:t xml:space="preserve">) of </w:t>
        </w:r>
      </w:ins>
      <w:r>
        <w:t>Jhimruk</w:t>
      </w:r>
      <w:ins w:id="4737" w:author="Kumar Baral" w:date="2023-02-13T14:22:00Z">
        <w:r>
          <w:t xml:space="preserve"> Khola</w:t>
        </w:r>
      </w:ins>
      <w:ins w:id="4738" w:author="Kumar Baral" w:date="2023-02-13T14:21:00Z">
        <w:r w:rsidRPr="001C0EA0">
          <w:t xml:space="preserve"> at the intake.</w:t>
        </w:r>
      </w:ins>
      <w:r>
        <w:t xml:space="preserve"> </w:t>
      </w:r>
      <w:ins w:id="4739" w:author="Kumar Baral" w:date="2023-02-10T14:10:00Z">
        <w:r w:rsidR="00C537C5">
          <w:t>The mean annual discharge</w:t>
        </w:r>
        <w:r w:rsidR="00E5574C">
          <w:t>, 5-years moving average and 10-years moving</w:t>
        </w:r>
      </w:ins>
      <w:ins w:id="4740" w:author="Kumar Baral" w:date="2023-02-10T14:11:00Z">
        <w:r w:rsidR="00E5574C">
          <w:t xml:space="preserve"> average is </w:t>
        </w:r>
        <w:r w:rsidR="00E5574C">
          <w:lastRenderedPageBreak/>
          <w:t xml:space="preserve">calculated and presented in </w:t>
        </w:r>
      </w:ins>
      <w:ins w:id="4741" w:author="Kumar Baral" w:date="2023-02-13T10:33:00Z">
        <w:r w:rsidR="00C34729">
          <w:t xml:space="preserve">the </w:t>
        </w:r>
      </w:ins>
      <w:ins w:id="4742" w:author="Kumar Baral" w:date="2023-02-13T10:34:00Z">
        <w:r w:rsidR="00C34729">
          <w:fldChar w:fldCharType="begin"/>
        </w:r>
        <w:r w:rsidR="00C34729">
          <w:instrText xml:space="preserve"> REF _Ref127176859 \h </w:instrText>
        </w:r>
      </w:ins>
      <w:r w:rsidR="00C34729">
        <w:fldChar w:fldCharType="separate"/>
      </w:r>
      <w:ins w:id="4743" w:author="Kumar Baral" w:date="2023-02-13T10:29:00Z">
        <w:r w:rsidR="008C4DA6">
          <w:t xml:space="preserve">Table </w:t>
        </w:r>
      </w:ins>
      <w:r w:rsidR="008C4DA6">
        <w:rPr>
          <w:noProof/>
        </w:rPr>
        <w:t>1</w:t>
      </w:r>
      <w:ins w:id="4744" w:author="Kumar Baral" w:date="2023-02-13T14:27:00Z">
        <w:r w:rsidR="008C4DA6">
          <w:noBreakHyphen/>
        </w:r>
      </w:ins>
      <w:r w:rsidR="008C4DA6">
        <w:rPr>
          <w:noProof/>
        </w:rPr>
        <w:t>6</w:t>
      </w:r>
      <w:ins w:id="4745" w:author="Kumar Baral" w:date="2023-02-13T10:34:00Z">
        <w:r w:rsidR="00C34729">
          <w:fldChar w:fldCharType="end"/>
        </w:r>
      </w:ins>
      <w:ins w:id="4746" w:author="Kumar Baral" w:date="2023-02-10T14:11:00Z">
        <w:r w:rsidR="00E5574C">
          <w:t xml:space="preserve">. This series is </w:t>
        </w:r>
      </w:ins>
      <w:ins w:id="4747" w:author="Kumar Baral" w:date="2023-02-13T10:36:00Z">
        <w:r w:rsidR="00C34729">
          <w:t>employed</w:t>
        </w:r>
      </w:ins>
      <w:ins w:id="4748" w:author="Kumar Baral" w:date="2023-02-10T14:11:00Z">
        <w:r w:rsidR="00E5574C">
          <w:t xml:space="preserve"> for the trend analysis to find if there is </w:t>
        </w:r>
      </w:ins>
      <w:ins w:id="4749" w:author="Kumar Baral" w:date="2023-02-13T10:36:00Z">
        <w:r w:rsidR="00C34729">
          <w:t xml:space="preserve">significant </w:t>
        </w:r>
      </w:ins>
      <w:ins w:id="4750" w:author="Kumar Baral" w:date="2023-02-10T14:11:00Z">
        <w:r w:rsidR="00E5574C">
          <w:t>trend or not in the data series.</w:t>
        </w:r>
      </w:ins>
    </w:p>
    <w:p w14:paraId="0A9446C0" w14:textId="6ACDF323" w:rsidR="00C34729" w:rsidRDefault="00C34729">
      <w:pPr>
        <w:pStyle w:val="Caption"/>
        <w:pPrChange w:id="4751" w:author="Kumar Baral" w:date="2023-02-13T10:29:00Z">
          <w:pPr/>
        </w:pPrChange>
      </w:pPr>
      <w:bookmarkStart w:id="4752" w:name="_Ref127176859"/>
      <w:bookmarkStart w:id="4753" w:name="_Toc127278419"/>
      <w:ins w:id="4754" w:author="Kumar Baral" w:date="2023-02-13T10:29:00Z">
        <w:r>
          <w:t xml:space="preserve">Table </w:t>
        </w:r>
      </w:ins>
      <w:ins w:id="4755" w:author="Kumar Baral" w:date="2023-02-13T14:27:00Z">
        <w:r w:rsidR="00B132C2">
          <w:fldChar w:fldCharType="begin"/>
        </w:r>
        <w:r w:rsidR="00B132C2">
          <w:instrText xml:space="preserve"> STYLEREF 1 \s </w:instrText>
        </w:r>
      </w:ins>
      <w:r w:rsidR="00B132C2">
        <w:fldChar w:fldCharType="separate"/>
      </w:r>
      <w:r w:rsidR="008C4DA6">
        <w:rPr>
          <w:noProof/>
        </w:rPr>
        <w:t>1</w:t>
      </w:r>
      <w:ins w:id="475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6</w:t>
      </w:r>
      <w:ins w:id="4757" w:author="Kumar Baral" w:date="2023-02-13T14:27:00Z">
        <w:r w:rsidR="00B132C2">
          <w:fldChar w:fldCharType="end"/>
        </w:r>
      </w:ins>
      <w:bookmarkEnd w:id="4752"/>
      <w:ins w:id="4758" w:author="Kumar Baral" w:date="2023-02-13T10:29:00Z">
        <w:r>
          <w:t xml:space="preserve">: Mean annual discharge, </w:t>
        </w:r>
      </w:ins>
      <w:ins w:id="4759" w:author="Kumar Baral" w:date="2023-02-13T10:30:00Z">
        <w:r>
          <w:t>5-years moving average,</w:t>
        </w:r>
      </w:ins>
      <w:ins w:id="4760" w:author="Kumar Baral" w:date="2023-02-13T10:33:00Z">
        <w:r>
          <w:t xml:space="preserve"> 10-years moving average</w:t>
        </w:r>
      </w:ins>
      <w:bookmarkEnd w:id="4753"/>
    </w:p>
    <w:tbl>
      <w:tblPr>
        <w:tblW w:w="9180" w:type="dxa"/>
        <w:tblInd w:w="-5" w:type="dxa"/>
        <w:tblLook w:val="04A0" w:firstRow="1" w:lastRow="0" w:firstColumn="1" w:lastColumn="0" w:noHBand="0" w:noVBand="1"/>
      </w:tblPr>
      <w:tblGrid>
        <w:gridCol w:w="1232"/>
        <w:gridCol w:w="1738"/>
        <w:gridCol w:w="1620"/>
        <w:gridCol w:w="1710"/>
        <w:gridCol w:w="2880"/>
      </w:tblGrid>
      <w:tr w:rsidR="00BB1952" w:rsidRPr="00BB1952" w14:paraId="14612599" w14:textId="77777777" w:rsidTr="00BB1952">
        <w:trPr>
          <w:trHeight w:val="736"/>
          <w:tblHeader/>
        </w:trPr>
        <w:tc>
          <w:tcPr>
            <w:tcW w:w="1232" w:type="dxa"/>
            <w:tcBorders>
              <w:top w:val="single" w:sz="4" w:space="0" w:color="auto"/>
              <w:left w:val="single" w:sz="4" w:space="0" w:color="auto"/>
              <w:bottom w:val="single" w:sz="4" w:space="0" w:color="auto"/>
              <w:right w:val="single" w:sz="4" w:space="0" w:color="auto"/>
            </w:tcBorders>
            <w:shd w:val="clear" w:color="000000" w:fill="D9D9D9"/>
            <w:hideMark/>
          </w:tcPr>
          <w:p w14:paraId="34EB0D57" w14:textId="4E599942" w:rsidR="00BB1952" w:rsidRPr="00BB1952" w:rsidRDefault="00BB1952" w:rsidP="00BB1952">
            <w:pPr>
              <w:spacing w:before="0" w:after="0" w:line="240" w:lineRule="auto"/>
              <w:jc w:val="left"/>
              <w:rPr>
                <w:rFonts w:cs="Calibri"/>
                <w:b/>
                <w:bCs/>
                <w:color w:val="000000"/>
                <w:szCs w:val="22"/>
                <w:lang w:bidi="ne-NP"/>
              </w:rPr>
            </w:pPr>
            <w:ins w:id="4761" w:author="Kumar Baral" w:date="2023-02-10T13:39:00Z">
              <w:r w:rsidRPr="00E5574C">
                <w:rPr>
                  <w:rFonts w:cs="Calibri"/>
                  <w:color w:val="000000"/>
                  <w:szCs w:val="22"/>
                  <w:lang w:bidi="ne-NP"/>
                </w:rPr>
                <w:t>Fiscal Year</w:t>
              </w:r>
            </w:ins>
          </w:p>
        </w:tc>
        <w:tc>
          <w:tcPr>
            <w:tcW w:w="1738" w:type="dxa"/>
            <w:tcBorders>
              <w:top w:val="single" w:sz="4" w:space="0" w:color="auto"/>
              <w:left w:val="nil"/>
              <w:bottom w:val="single" w:sz="4" w:space="0" w:color="auto"/>
              <w:right w:val="single" w:sz="4" w:space="0" w:color="auto"/>
            </w:tcBorders>
            <w:shd w:val="clear" w:color="000000" w:fill="D9D9D9"/>
            <w:hideMark/>
          </w:tcPr>
          <w:p w14:paraId="386B85AB" w14:textId="255D5B7E" w:rsidR="00BB1952" w:rsidRPr="00BB1952" w:rsidRDefault="00BB1952" w:rsidP="00BB1952">
            <w:pPr>
              <w:spacing w:before="0" w:after="0" w:line="240" w:lineRule="auto"/>
              <w:jc w:val="left"/>
              <w:rPr>
                <w:rFonts w:cs="Calibri"/>
                <w:b/>
                <w:bCs/>
                <w:color w:val="000000"/>
                <w:szCs w:val="22"/>
                <w:lang w:bidi="ne-NP"/>
              </w:rPr>
            </w:pPr>
            <w:ins w:id="4762" w:author="Kumar Baral" w:date="2023-02-10T13:39:00Z">
              <w:r w:rsidRPr="00E5574C">
                <w:rPr>
                  <w:rFonts w:cs="Calibri"/>
                  <w:color w:val="000000"/>
                  <w:szCs w:val="22"/>
                  <w:lang w:bidi="ne-NP"/>
                </w:rPr>
                <w:t>Mean annual discharge</w:t>
              </w:r>
            </w:ins>
            <w:ins w:id="4763" w:author="Kumar Baral" w:date="2023-02-10T14:10:00Z">
              <w:r w:rsidRPr="00E5574C">
                <w:rPr>
                  <w:rFonts w:cs="Calibri"/>
                  <w:color w:val="000000"/>
                  <w:szCs w:val="22"/>
                  <w:lang w:bidi="ne-NP"/>
                </w:rPr>
                <w:t xml:space="preserve"> (m3/s)</w:t>
              </w:r>
            </w:ins>
          </w:p>
        </w:tc>
        <w:tc>
          <w:tcPr>
            <w:tcW w:w="1620" w:type="dxa"/>
            <w:tcBorders>
              <w:top w:val="single" w:sz="4" w:space="0" w:color="auto"/>
              <w:left w:val="nil"/>
              <w:bottom w:val="single" w:sz="4" w:space="0" w:color="auto"/>
              <w:right w:val="single" w:sz="4" w:space="0" w:color="auto"/>
            </w:tcBorders>
            <w:shd w:val="clear" w:color="000000" w:fill="D9D9D9"/>
            <w:hideMark/>
          </w:tcPr>
          <w:p w14:paraId="0FF3BA67" w14:textId="529DFE12" w:rsidR="00BB1952" w:rsidRPr="00BB1952" w:rsidRDefault="00BB1952" w:rsidP="00BB1952">
            <w:pPr>
              <w:spacing w:before="0" w:after="0" w:line="240" w:lineRule="auto"/>
              <w:jc w:val="left"/>
              <w:rPr>
                <w:rFonts w:cs="Calibri"/>
                <w:b/>
                <w:bCs/>
                <w:color w:val="000000"/>
                <w:szCs w:val="22"/>
                <w:lang w:bidi="ne-NP"/>
              </w:rPr>
            </w:pPr>
            <w:ins w:id="4764" w:author="Kumar Baral" w:date="2023-02-10T13:39:00Z">
              <w:r w:rsidRPr="00E5574C">
                <w:rPr>
                  <w:rFonts w:cs="Calibri"/>
                  <w:color w:val="000000"/>
                  <w:szCs w:val="22"/>
                  <w:lang w:bidi="ne-NP"/>
                </w:rPr>
                <w:t>5-years moving average</w:t>
              </w:r>
            </w:ins>
            <w:ins w:id="4765" w:author="Kumar Baral" w:date="2023-02-10T14:10:00Z">
              <w:r w:rsidRPr="00E5574C">
                <w:rPr>
                  <w:rFonts w:cs="Calibri"/>
                  <w:color w:val="000000"/>
                  <w:szCs w:val="22"/>
                  <w:lang w:bidi="ne-NP"/>
                </w:rPr>
                <w:t xml:space="preserve"> (m3/s)</w:t>
              </w:r>
            </w:ins>
          </w:p>
        </w:tc>
        <w:tc>
          <w:tcPr>
            <w:tcW w:w="1710" w:type="dxa"/>
            <w:tcBorders>
              <w:top w:val="single" w:sz="4" w:space="0" w:color="auto"/>
              <w:left w:val="nil"/>
              <w:bottom w:val="single" w:sz="4" w:space="0" w:color="auto"/>
              <w:right w:val="single" w:sz="4" w:space="0" w:color="auto"/>
            </w:tcBorders>
            <w:shd w:val="clear" w:color="000000" w:fill="D9D9D9"/>
            <w:hideMark/>
          </w:tcPr>
          <w:p w14:paraId="1442CD9F" w14:textId="41D9B365" w:rsidR="00BB1952" w:rsidRPr="00BB1952" w:rsidRDefault="00BB1952" w:rsidP="00BB1952">
            <w:pPr>
              <w:spacing w:before="0" w:after="0" w:line="240" w:lineRule="auto"/>
              <w:jc w:val="left"/>
              <w:rPr>
                <w:rFonts w:cs="Calibri"/>
                <w:b/>
                <w:bCs/>
                <w:color w:val="000000"/>
                <w:szCs w:val="22"/>
                <w:lang w:bidi="ne-NP"/>
              </w:rPr>
            </w:pPr>
            <w:ins w:id="4766" w:author="Kumar Baral" w:date="2023-02-10T13:39:00Z">
              <w:r w:rsidRPr="00E5574C">
                <w:rPr>
                  <w:rFonts w:cs="Calibri"/>
                  <w:color w:val="000000"/>
                  <w:szCs w:val="22"/>
                  <w:lang w:bidi="ne-NP"/>
                </w:rPr>
                <w:t>10-years moving average</w:t>
              </w:r>
            </w:ins>
            <w:ins w:id="4767" w:author="Kumar Baral" w:date="2023-02-10T14:10:00Z">
              <w:r w:rsidRPr="00E5574C">
                <w:rPr>
                  <w:rFonts w:cs="Calibri"/>
                  <w:color w:val="000000"/>
                  <w:szCs w:val="22"/>
                  <w:lang w:bidi="ne-NP"/>
                </w:rPr>
                <w:t xml:space="preserve"> (m3/s)</w:t>
              </w:r>
            </w:ins>
          </w:p>
        </w:tc>
        <w:tc>
          <w:tcPr>
            <w:tcW w:w="2880" w:type="dxa"/>
            <w:tcBorders>
              <w:top w:val="single" w:sz="4" w:space="0" w:color="auto"/>
              <w:left w:val="nil"/>
              <w:bottom w:val="single" w:sz="4" w:space="0" w:color="auto"/>
              <w:right w:val="single" w:sz="4" w:space="0" w:color="auto"/>
            </w:tcBorders>
            <w:shd w:val="clear" w:color="000000" w:fill="D9D9D9"/>
            <w:hideMark/>
          </w:tcPr>
          <w:p w14:paraId="61D71C2F" w14:textId="15E508CA" w:rsidR="00BB1952" w:rsidRPr="00BB1952" w:rsidRDefault="00BB1952" w:rsidP="00BB1952">
            <w:pPr>
              <w:spacing w:before="0" w:after="0" w:line="240" w:lineRule="auto"/>
              <w:jc w:val="left"/>
              <w:rPr>
                <w:rFonts w:cs="Calibri"/>
                <w:color w:val="000000"/>
                <w:szCs w:val="22"/>
                <w:lang w:bidi="ne-NP"/>
              </w:rPr>
            </w:pPr>
            <w:ins w:id="4768" w:author="Kumar Baral" w:date="2023-02-10T13:40:00Z">
              <w:r w:rsidRPr="00E5574C">
                <w:rPr>
                  <w:rFonts w:cs="Calibri"/>
                  <w:color w:val="000000"/>
                  <w:szCs w:val="22"/>
                  <w:lang w:bidi="ne-NP"/>
                </w:rPr>
                <w:t>Remarks</w:t>
              </w:r>
            </w:ins>
          </w:p>
        </w:tc>
      </w:tr>
      <w:tr w:rsidR="00BB1952" w:rsidRPr="00BB1952" w14:paraId="7E494A0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DEC0EF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51/52</w:t>
            </w:r>
          </w:p>
        </w:tc>
        <w:tc>
          <w:tcPr>
            <w:tcW w:w="1738" w:type="dxa"/>
            <w:tcBorders>
              <w:top w:val="nil"/>
              <w:left w:val="nil"/>
              <w:bottom w:val="single" w:sz="4" w:space="0" w:color="auto"/>
              <w:right w:val="single" w:sz="4" w:space="0" w:color="auto"/>
            </w:tcBorders>
            <w:shd w:val="clear" w:color="auto" w:fill="auto"/>
            <w:noWrap/>
            <w:vAlign w:val="bottom"/>
            <w:hideMark/>
          </w:tcPr>
          <w:p w14:paraId="1407C06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17.8</w:t>
            </w:r>
          </w:p>
        </w:tc>
        <w:tc>
          <w:tcPr>
            <w:tcW w:w="1620" w:type="dxa"/>
            <w:tcBorders>
              <w:top w:val="nil"/>
              <w:left w:val="nil"/>
              <w:bottom w:val="single" w:sz="4" w:space="0" w:color="auto"/>
              <w:right w:val="single" w:sz="4" w:space="0" w:color="auto"/>
            </w:tcBorders>
            <w:shd w:val="clear" w:color="auto" w:fill="auto"/>
            <w:noWrap/>
            <w:vAlign w:val="bottom"/>
            <w:hideMark/>
          </w:tcPr>
          <w:p w14:paraId="086DD83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790C557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693701B4" w14:textId="3EC26871"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Irrigation</w:t>
            </w:r>
            <w:r w:rsidR="00DC4427">
              <w:rPr>
                <w:rFonts w:cs="Calibri"/>
                <w:color w:val="000000"/>
                <w:szCs w:val="22"/>
                <w:lang w:bidi="ne-NP"/>
              </w:rPr>
              <w:t xml:space="preserve"> in Shrawan</w:t>
            </w:r>
          </w:p>
        </w:tc>
      </w:tr>
      <w:tr w:rsidR="00BB1952" w:rsidRPr="00BB1952" w14:paraId="7BF671BF"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CA8EC9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52/53</w:t>
            </w:r>
          </w:p>
        </w:tc>
        <w:tc>
          <w:tcPr>
            <w:tcW w:w="1738" w:type="dxa"/>
            <w:tcBorders>
              <w:top w:val="nil"/>
              <w:left w:val="nil"/>
              <w:bottom w:val="single" w:sz="4" w:space="0" w:color="auto"/>
              <w:right w:val="single" w:sz="4" w:space="0" w:color="auto"/>
            </w:tcBorders>
            <w:shd w:val="clear" w:color="auto" w:fill="auto"/>
            <w:noWrap/>
            <w:vAlign w:val="bottom"/>
            <w:hideMark/>
          </w:tcPr>
          <w:p w14:paraId="578A44B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20.2</w:t>
            </w:r>
          </w:p>
        </w:tc>
        <w:tc>
          <w:tcPr>
            <w:tcW w:w="1620" w:type="dxa"/>
            <w:tcBorders>
              <w:top w:val="nil"/>
              <w:left w:val="nil"/>
              <w:bottom w:val="single" w:sz="4" w:space="0" w:color="auto"/>
              <w:right w:val="single" w:sz="4" w:space="0" w:color="auto"/>
            </w:tcBorders>
            <w:shd w:val="clear" w:color="auto" w:fill="auto"/>
            <w:noWrap/>
            <w:vAlign w:val="bottom"/>
            <w:hideMark/>
          </w:tcPr>
          <w:p w14:paraId="6E7BCA3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1E0AA69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19A577E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B1A1E24"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876A47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53/54</w:t>
            </w:r>
          </w:p>
        </w:tc>
        <w:tc>
          <w:tcPr>
            <w:tcW w:w="1738" w:type="dxa"/>
            <w:tcBorders>
              <w:top w:val="nil"/>
              <w:left w:val="nil"/>
              <w:bottom w:val="single" w:sz="4" w:space="0" w:color="auto"/>
              <w:right w:val="single" w:sz="4" w:space="0" w:color="auto"/>
            </w:tcBorders>
            <w:shd w:val="clear" w:color="auto" w:fill="auto"/>
            <w:noWrap/>
            <w:vAlign w:val="bottom"/>
            <w:hideMark/>
          </w:tcPr>
          <w:p w14:paraId="3A917C9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29.3</w:t>
            </w:r>
          </w:p>
        </w:tc>
        <w:tc>
          <w:tcPr>
            <w:tcW w:w="1620" w:type="dxa"/>
            <w:tcBorders>
              <w:top w:val="nil"/>
              <w:left w:val="nil"/>
              <w:bottom w:val="single" w:sz="4" w:space="0" w:color="auto"/>
              <w:right w:val="single" w:sz="4" w:space="0" w:color="auto"/>
            </w:tcBorders>
            <w:shd w:val="clear" w:color="auto" w:fill="auto"/>
            <w:noWrap/>
            <w:vAlign w:val="bottom"/>
            <w:hideMark/>
          </w:tcPr>
          <w:p w14:paraId="7A64BE1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05DE268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36796B6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3101936"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4032F1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54/55</w:t>
            </w:r>
          </w:p>
        </w:tc>
        <w:tc>
          <w:tcPr>
            <w:tcW w:w="1738" w:type="dxa"/>
            <w:tcBorders>
              <w:top w:val="nil"/>
              <w:left w:val="nil"/>
              <w:bottom w:val="single" w:sz="4" w:space="0" w:color="auto"/>
              <w:right w:val="single" w:sz="4" w:space="0" w:color="auto"/>
            </w:tcBorders>
            <w:shd w:val="clear" w:color="auto" w:fill="auto"/>
            <w:noWrap/>
            <w:vAlign w:val="bottom"/>
            <w:hideMark/>
          </w:tcPr>
          <w:p w14:paraId="69330B8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30.6</w:t>
            </w:r>
          </w:p>
        </w:tc>
        <w:tc>
          <w:tcPr>
            <w:tcW w:w="1620" w:type="dxa"/>
            <w:tcBorders>
              <w:top w:val="nil"/>
              <w:left w:val="nil"/>
              <w:bottom w:val="single" w:sz="4" w:space="0" w:color="auto"/>
              <w:right w:val="single" w:sz="4" w:space="0" w:color="auto"/>
            </w:tcBorders>
            <w:shd w:val="clear" w:color="auto" w:fill="auto"/>
            <w:noWrap/>
            <w:vAlign w:val="bottom"/>
            <w:hideMark/>
          </w:tcPr>
          <w:p w14:paraId="664E296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5F9691A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2E5EB9F1"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A77259D"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BA3EB1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55/56</w:t>
            </w:r>
          </w:p>
        </w:tc>
        <w:tc>
          <w:tcPr>
            <w:tcW w:w="1738" w:type="dxa"/>
            <w:tcBorders>
              <w:top w:val="nil"/>
              <w:left w:val="nil"/>
              <w:bottom w:val="single" w:sz="4" w:space="0" w:color="auto"/>
              <w:right w:val="single" w:sz="4" w:space="0" w:color="auto"/>
            </w:tcBorders>
            <w:shd w:val="clear" w:color="auto" w:fill="auto"/>
            <w:noWrap/>
            <w:vAlign w:val="bottom"/>
            <w:hideMark/>
          </w:tcPr>
          <w:p w14:paraId="7A7F576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31.1</w:t>
            </w:r>
          </w:p>
        </w:tc>
        <w:tc>
          <w:tcPr>
            <w:tcW w:w="1620" w:type="dxa"/>
            <w:tcBorders>
              <w:top w:val="nil"/>
              <w:left w:val="nil"/>
              <w:bottom w:val="single" w:sz="4" w:space="0" w:color="auto"/>
              <w:right w:val="single" w:sz="4" w:space="0" w:color="auto"/>
            </w:tcBorders>
            <w:shd w:val="clear" w:color="auto" w:fill="auto"/>
            <w:noWrap/>
            <w:vAlign w:val="bottom"/>
            <w:hideMark/>
          </w:tcPr>
          <w:p w14:paraId="02481CA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25.8</w:t>
            </w:r>
          </w:p>
        </w:tc>
        <w:tc>
          <w:tcPr>
            <w:tcW w:w="1710" w:type="dxa"/>
            <w:tcBorders>
              <w:top w:val="nil"/>
              <w:left w:val="nil"/>
              <w:bottom w:val="single" w:sz="4" w:space="0" w:color="auto"/>
              <w:right w:val="single" w:sz="4" w:space="0" w:color="auto"/>
            </w:tcBorders>
            <w:shd w:val="clear" w:color="auto" w:fill="auto"/>
            <w:noWrap/>
            <w:vAlign w:val="bottom"/>
            <w:hideMark/>
          </w:tcPr>
          <w:p w14:paraId="237FE24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7C1771D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08A7BA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7EAD014"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56/57</w:t>
            </w:r>
          </w:p>
        </w:tc>
        <w:tc>
          <w:tcPr>
            <w:tcW w:w="1738" w:type="dxa"/>
            <w:tcBorders>
              <w:top w:val="nil"/>
              <w:left w:val="nil"/>
              <w:bottom w:val="single" w:sz="4" w:space="0" w:color="auto"/>
              <w:right w:val="single" w:sz="4" w:space="0" w:color="auto"/>
            </w:tcBorders>
            <w:shd w:val="clear" w:color="auto" w:fill="auto"/>
            <w:noWrap/>
            <w:vAlign w:val="bottom"/>
            <w:hideMark/>
          </w:tcPr>
          <w:p w14:paraId="463D532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33.1</w:t>
            </w:r>
          </w:p>
        </w:tc>
        <w:tc>
          <w:tcPr>
            <w:tcW w:w="1620" w:type="dxa"/>
            <w:tcBorders>
              <w:top w:val="nil"/>
              <w:left w:val="nil"/>
              <w:bottom w:val="single" w:sz="4" w:space="0" w:color="auto"/>
              <w:right w:val="single" w:sz="4" w:space="0" w:color="auto"/>
            </w:tcBorders>
            <w:shd w:val="clear" w:color="auto" w:fill="auto"/>
            <w:noWrap/>
            <w:vAlign w:val="bottom"/>
            <w:hideMark/>
          </w:tcPr>
          <w:p w14:paraId="39ABC86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28.9</w:t>
            </w:r>
          </w:p>
        </w:tc>
        <w:tc>
          <w:tcPr>
            <w:tcW w:w="1710" w:type="dxa"/>
            <w:tcBorders>
              <w:top w:val="nil"/>
              <w:left w:val="nil"/>
              <w:bottom w:val="single" w:sz="4" w:space="0" w:color="auto"/>
              <w:right w:val="single" w:sz="4" w:space="0" w:color="auto"/>
            </w:tcBorders>
            <w:shd w:val="clear" w:color="auto" w:fill="auto"/>
            <w:noWrap/>
            <w:vAlign w:val="bottom"/>
            <w:hideMark/>
          </w:tcPr>
          <w:p w14:paraId="0E32D01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4E6695B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4DDB291C"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BB5836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57/58</w:t>
            </w:r>
          </w:p>
        </w:tc>
        <w:tc>
          <w:tcPr>
            <w:tcW w:w="1738" w:type="dxa"/>
            <w:tcBorders>
              <w:top w:val="nil"/>
              <w:left w:val="nil"/>
              <w:bottom w:val="single" w:sz="4" w:space="0" w:color="auto"/>
              <w:right w:val="single" w:sz="4" w:space="0" w:color="auto"/>
            </w:tcBorders>
            <w:shd w:val="clear" w:color="auto" w:fill="auto"/>
            <w:noWrap/>
            <w:vAlign w:val="bottom"/>
            <w:hideMark/>
          </w:tcPr>
          <w:p w14:paraId="2D7F4EA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32.1</w:t>
            </w:r>
          </w:p>
        </w:tc>
        <w:tc>
          <w:tcPr>
            <w:tcW w:w="1620" w:type="dxa"/>
            <w:tcBorders>
              <w:top w:val="nil"/>
              <w:left w:val="nil"/>
              <w:bottom w:val="single" w:sz="4" w:space="0" w:color="auto"/>
              <w:right w:val="single" w:sz="4" w:space="0" w:color="auto"/>
            </w:tcBorders>
            <w:shd w:val="clear" w:color="auto" w:fill="auto"/>
            <w:noWrap/>
            <w:vAlign w:val="bottom"/>
            <w:hideMark/>
          </w:tcPr>
          <w:p w14:paraId="07F8372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31.2</w:t>
            </w:r>
          </w:p>
        </w:tc>
        <w:tc>
          <w:tcPr>
            <w:tcW w:w="1710" w:type="dxa"/>
            <w:tcBorders>
              <w:top w:val="nil"/>
              <w:left w:val="nil"/>
              <w:bottom w:val="single" w:sz="4" w:space="0" w:color="auto"/>
              <w:right w:val="single" w:sz="4" w:space="0" w:color="auto"/>
            </w:tcBorders>
            <w:shd w:val="clear" w:color="auto" w:fill="auto"/>
            <w:noWrap/>
            <w:vAlign w:val="bottom"/>
            <w:hideMark/>
          </w:tcPr>
          <w:p w14:paraId="5868A3A4"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415AA79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0EF958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BC5034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58/59</w:t>
            </w:r>
          </w:p>
        </w:tc>
        <w:tc>
          <w:tcPr>
            <w:tcW w:w="1738" w:type="dxa"/>
            <w:tcBorders>
              <w:top w:val="nil"/>
              <w:left w:val="nil"/>
              <w:bottom w:val="single" w:sz="4" w:space="0" w:color="auto"/>
              <w:right w:val="single" w:sz="4" w:space="0" w:color="auto"/>
            </w:tcBorders>
            <w:shd w:val="clear" w:color="auto" w:fill="auto"/>
            <w:noWrap/>
            <w:vAlign w:val="bottom"/>
            <w:hideMark/>
          </w:tcPr>
          <w:p w14:paraId="001C323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26.8</w:t>
            </w:r>
          </w:p>
        </w:tc>
        <w:tc>
          <w:tcPr>
            <w:tcW w:w="1620" w:type="dxa"/>
            <w:tcBorders>
              <w:top w:val="nil"/>
              <w:left w:val="nil"/>
              <w:bottom w:val="single" w:sz="4" w:space="0" w:color="auto"/>
              <w:right w:val="single" w:sz="4" w:space="0" w:color="auto"/>
            </w:tcBorders>
            <w:shd w:val="clear" w:color="auto" w:fill="auto"/>
            <w:noWrap/>
            <w:vAlign w:val="bottom"/>
            <w:hideMark/>
          </w:tcPr>
          <w:p w14:paraId="54BEECB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30.7</w:t>
            </w:r>
          </w:p>
        </w:tc>
        <w:tc>
          <w:tcPr>
            <w:tcW w:w="1710" w:type="dxa"/>
            <w:tcBorders>
              <w:top w:val="nil"/>
              <w:left w:val="nil"/>
              <w:bottom w:val="single" w:sz="4" w:space="0" w:color="auto"/>
              <w:right w:val="single" w:sz="4" w:space="0" w:color="auto"/>
            </w:tcBorders>
            <w:shd w:val="clear" w:color="auto" w:fill="auto"/>
            <w:noWrap/>
            <w:vAlign w:val="bottom"/>
            <w:hideMark/>
          </w:tcPr>
          <w:p w14:paraId="3B8B79E1"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70CF6F5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3E827D63"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24840F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59/60</w:t>
            </w:r>
          </w:p>
        </w:tc>
        <w:tc>
          <w:tcPr>
            <w:tcW w:w="1738" w:type="dxa"/>
            <w:tcBorders>
              <w:top w:val="nil"/>
              <w:left w:val="nil"/>
              <w:bottom w:val="single" w:sz="4" w:space="0" w:color="auto"/>
              <w:right w:val="single" w:sz="4" w:space="0" w:color="auto"/>
            </w:tcBorders>
            <w:shd w:val="clear" w:color="auto" w:fill="auto"/>
            <w:noWrap/>
            <w:vAlign w:val="bottom"/>
            <w:hideMark/>
          </w:tcPr>
          <w:p w14:paraId="08F15DA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28.0</w:t>
            </w:r>
          </w:p>
        </w:tc>
        <w:tc>
          <w:tcPr>
            <w:tcW w:w="1620" w:type="dxa"/>
            <w:tcBorders>
              <w:top w:val="nil"/>
              <w:left w:val="nil"/>
              <w:bottom w:val="single" w:sz="4" w:space="0" w:color="auto"/>
              <w:right w:val="single" w:sz="4" w:space="0" w:color="auto"/>
            </w:tcBorders>
            <w:shd w:val="clear" w:color="auto" w:fill="auto"/>
            <w:noWrap/>
            <w:vAlign w:val="bottom"/>
            <w:hideMark/>
          </w:tcPr>
          <w:p w14:paraId="2EA1ED2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30.2</w:t>
            </w:r>
          </w:p>
        </w:tc>
        <w:tc>
          <w:tcPr>
            <w:tcW w:w="1710" w:type="dxa"/>
            <w:tcBorders>
              <w:top w:val="nil"/>
              <w:left w:val="nil"/>
              <w:bottom w:val="single" w:sz="4" w:space="0" w:color="auto"/>
              <w:right w:val="single" w:sz="4" w:space="0" w:color="auto"/>
            </w:tcBorders>
            <w:shd w:val="clear" w:color="auto" w:fill="auto"/>
            <w:noWrap/>
            <w:vAlign w:val="bottom"/>
            <w:hideMark/>
          </w:tcPr>
          <w:p w14:paraId="1513370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1D32BCD2" w14:textId="4556F87C" w:rsidR="00BB1952" w:rsidRPr="00BB1952" w:rsidRDefault="00BB1952" w:rsidP="00BB1952">
            <w:pPr>
              <w:spacing w:before="0" w:after="0" w:line="240" w:lineRule="auto"/>
              <w:jc w:val="left"/>
              <w:rPr>
                <w:rFonts w:cs="Calibri"/>
                <w:color w:val="000000"/>
                <w:szCs w:val="22"/>
                <w:lang w:bidi="ne-NP"/>
              </w:rPr>
            </w:pPr>
            <w:r>
              <w:rPr>
                <w:rFonts w:cs="Calibri"/>
                <w:color w:val="000000"/>
                <w:szCs w:val="22"/>
                <w:lang w:bidi="ne-NP"/>
              </w:rPr>
              <w:t>Headworks Maintenance</w:t>
            </w:r>
          </w:p>
        </w:tc>
      </w:tr>
      <w:tr w:rsidR="00BB1952" w:rsidRPr="00BB1952" w14:paraId="3FC845F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F11022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60/61</w:t>
            </w:r>
          </w:p>
        </w:tc>
        <w:tc>
          <w:tcPr>
            <w:tcW w:w="1738" w:type="dxa"/>
            <w:tcBorders>
              <w:top w:val="nil"/>
              <w:left w:val="nil"/>
              <w:bottom w:val="single" w:sz="4" w:space="0" w:color="auto"/>
              <w:right w:val="single" w:sz="4" w:space="0" w:color="auto"/>
            </w:tcBorders>
            <w:shd w:val="clear" w:color="auto" w:fill="auto"/>
            <w:noWrap/>
            <w:vAlign w:val="bottom"/>
            <w:hideMark/>
          </w:tcPr>
          <w:p w14:paraId="3A8D4F9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27.2</w:t>
            </w:r>
          </w:p>
        </w:tc>
        <w:tc>
          <w:tcPr>
            <w:tcW w:w="1620" w:type="dxa"/>
            <w:tcBorders>
              <w:top w:val="nil"/>
              <w:left w:val="nil"/>
              <w:bottom w:val="single" w:sz="4" w:space="0" w:color="auto"/>
              <w:right w:val="single" w:sz="4" w:space="0" w:color="auto"/>
            </w:tcBorders>
            <w:shd w:val="clear" w:color="auto" w:fill="auto"/>
            <w:noWrap/>
            <w:vAlign w:val="bottom"/>
            <w:hideMark/>
          </w:tcPr>
          <w:p w14:paraId="5A3231A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29.4</w:t>
            </w:r>
          </w:p>
        </w:tc>
        <w:tc>
          <w:tcPr>
            <w:tcW w:w="1710" w:type="dxa"/>
            <w:tcBorders>
              <w:top w:val="nil"/>
              <w:left w:val="nil"/>
              <w:bottom w:val="single" w:sz="4" w:space="0" w:color="auto"/>
              <w:right w:val="single" w:sz="4" w:space="0" w:color="auto"/>
            </w:tcBorders>
            <w:shd w:val="clear" w:color="auto" w:fill="auto"/>
            <w:noWrap/>
            <w:vAlign w:val="bottom"/>
            <w:hideMark/>
          </w:tcPr>
          <w:p w14:paraId="52A70A6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27.6</w:t>
            </w:r>
          </w:p>
        </w:tc>
        <w:tc>
          <w:tcPr>
            <w:tcW w:w="2880" w:type="dxa"/>
            <w:tcBorders>
              <w:top w:val="nil"/>
              <w:left w:val="nil"/>
              <w:bottom w:val="single" w:sz="4" w:space="0" w:color="auto"/>
              <w:right w:val="single" w:sz="4" w:space="0" w:color="auto"/>
            </w:tcBorders>
            <w:shd w:val="clear" w:color="auto" w:fill="auto"/>
            <w:noWrap/>
            <w:vAlign w:val="bottom"/>
            <w:hideMark/>
          </w:tcPr>
          <w:p w14:paraId="6D465F7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E2DAE95"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13125B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61/62</w:t>
            </w:r>
          </w:p>
        </w:tc>
        <w:tc>
          <w:tcPr>
            <w:tcW w:w="1738" w:type="dxa"/>
            <w:tcBorders>
              <w:top w:val="nil"/>
              <w:left w:val="nil"/>
              <w:bottom w:val="single" w:sz="4" w:space="0" w:color="auto"/>
              <w:right w:val="single" w:sz="4" w:space="0" w:color="auto"/>
            </w:tcBorders>
            <w:shd w:val="clear" w:color="auto" w:fill="auto"/>
            <w:noWrap/>
            <w:vAlign w:val="bottom"/>
            <w:hideMark/>
          </w:tcPr>
          <w:p w14:paraId="5580C98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16.0</w:t>
            </w:r>
          </w:p>
        </w:tc>
        <w:tc>
          <w:tcPr>
            <w:tcW w:w="1620" w:type="dxa"/>
            <w:tcBorders>
              <w:top w:val="nil"/>
              <w:left w:val="nil"/>
              <w:bottom w:val="single" w:sz="4" w:space="0" w:color="auto"/>
              <w:right w:val="single" w:sz="4" w:space="0" w:color="auto"/>
            </w:tcBorders>
            <w:shd w:val="clear" w:color="auto" w:fill="auto"/>
            <w:noWrap/>
            <w:vAlign w:val="bottom"/>
            <w:hideMark/>
          </w:tcPr>
          <w:p w14:paraId="48C0170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26.0</w:t>
            </w:r>
          </w:p>
        </w:tc>
        <w:tc>
          <w:tcPr>
            <w:tcW w:w="1710" w:type="dxa"/>
            <w:tcBorders>
              <w:top w:val="nil"/>
              <w:left w:val="nil"/>
              <w:bottom w:val="single" w:sz="4" w:space="0" w:color="auto"/>
              <w:right w:val="single" w:sz="4" w:space="0" w:color="auto"/>
            </w:tcBorders>
            <w:shd w:val="clear" w:color="auto" w:fill="auto"/>
            <w:noWrap/>
            <w:vAlign w:val="bottom"/>
            <w:hideMark/>
          </w:tcPr>
          <w:p w14:paraId="0C40952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27.4</w:t>
            </w:r>
          </w:p>
        </w:tc>
        <w:tc>
          <w:tcPr>
            <w:tcW w:w="2880" w:type="dxa"/>
            <w:tcBorders>
              <w:top w:val="nil"/>
              <w:left w:val="nil"/>
              <w:bottom w:val="single" w:sz="4" w:space="0" w:color="auto"/>
              <w:right w:val="single" w:sz="4" w:space="0" w:color="auto"/>
            </w:tcBorders>
            <w:shd w:val="clear" w:color="auto" w:fill="auto"/>
            <w:noWrap/>
            <w:vAlign w:val="bottom"/>
            <w:hideMark/>
          </w:tcPr>
          <w:p w14:paraId="24A6CDB0" w14:textId="72157864" w:rsidR="00BB1952" w:rsidRPr="00BB1952" w:rsidRDefault="00DC4427" w:rsidP="00BB1952">
            <w:pPr>
              <w:spacing w:before="0" w:after="0" w:line="240" w:lineRule="auto"/>
              <w:jc w:val="left"/>
              <w:rPr>
                <w:rFonts w:cs="Calibri"/>
                <w:color w:val="000000"/>
                <w:szCs w:val="22"/>
                <w:lang w:bidi="ne-NP"/>
              </w:rPr>
            </w:pPr>
            <w:r>
              <w:rPr>
                <w:rFonts w:cs="Calibri"/>
                <w:color w:val="000000"/>
                <w:szCs w:val="22"/>
                <w:lang w:bidi="ne-NP"/>
              </w:rPr>
              <w:t xml:space="preserve">Data of </w:t>
            </w:r>
            <w:r w:rsidR="00BB1952" w:rsidRPr="00BB1952">
              <w:rPr>
                <w:rFonts w:cs="Calibri"/>
                <w:color w:val="000000"/>
                <w:szCs w:val="22"/>
                <w:lang w:bidi="ne-NP"/>
              </w:rPr>
              <w:t>Jestha NA</w:t>
            </w:r>
          </w:p>
        </w:tc>
      </w:tr>
      <w:tr w:rsidR="00BB1952" w:rsidRPr="00BB1952" w14:paraId="5864250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98F553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62/63</w:t>
            </w:r>
          </w:p>
        </w:tc>
        <w:tc>
          <w:tcPr>
            <w:tcW w:w="1738" w:type="dxa"/>
            <w:tcBorders>
              <w:top w:val="nil"/>
              <w:left w:val="nil"/>
              <w:bottom w:val="single" w:sz="4" w:space="0" w:color="auto"/>
              <w:right w:val="single" w:sz="4" w:space="0" w:color="auto"/>
            </w:tcBorders>
            <w:shd w:val="clear" w:color="auto" w:fill="auto"/>
            <w:noWrap/>
            <w:vAlign w:val="bottom"/>
            <w:hideMark/>
          </w:tcPr>
          <w:p w14:paraId="7AC4AC3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1620" w:type="dxa"/>
            <w:tcBorders>
              <w:top w:val="nil"/>
              <w:left w:val="nil"/>
              <w:bottom w:val="single" w:sz="4" w:space="0" w:color="auto"/>
              <w:right w:val="single" w:sz="4" w:space="0" w:color="auto"/>
            </w:tcBorders>
            <w:shd w:val="clear" w:color="auto" w:fill="auto"/>
            <w:noWrap/>
            <w:vAlign w:val="bottom"/>
            <w:hideMark/>
          </w:tcPr>
          <w:p w14:paraId="6610A62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24.2</w:t>
            </w:r>
          </w:p>
        </w:tc>
        <w:tc>
          <w:tcPr>
            <w:tcW w:w="1710" w:type="dxa"/>
            <w:tcBorders>
              <w:top w:val="nil"/>
              <w:left w:val="nil"/>
              <w:bottom w:val="single" w:sz="4" w:space="0" w:color="auto"/>
              <w:right w:val="single" w:sz="4" w:space="0" w:color="auto"/>
            </w:tcBorders>
            <w:shd w:val="clear" w:color="auto" w:fill="auto"/>
            <w:noWrap/>
            <w:vAlign w:val="bottom"/>
            <w:hideMark/>
          </w:tcPr>
          <w:p w14:paraId="27C2378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27.7</w:t>
            </w:r>
          </w:p>
        </w:tc>
        <w:tc>
          <w:tcPr>
            <w:tcW w:w="2880" w:type="dxa"/>
            <w:tcBorders>
              <w:top w:val="nil"/>
              <w:left w:val="nil"/>
              <w:bottom w:val="single" w:sz="4" w:space="0" w:color="auto"/>
              <w:right w:val="single" w:sz="4" w:space="0" w:color="auto"/>
            </w:tcBorders>
            <w:shd w:val="clear" w:color="auto" w:fill="auto"/>
            <w:noWrap/>
            <w:vAlign w:val="bottom"/>
            <w:hideMark/>
          </w:tcPr>
          <w:p w14:paraId="60D7F87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7DC2E7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4ED6D0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63/64</w:t>
            </w:r>
          </w:p>
        </w:tc>
        <w:tc>
          <w:tcPr>
            <w:tcW w:w="1738" w:type="dxa"/>
            <w:tcBorders>
              <w:top w:val="nil"/>
              <w:left w:val="nil"/>
              <w:bottom w:val="single" w:sz="4" w:space="0" w:color="auto"/>
              <w:right w:val="single" w:sz="4" w:space="0" w:color="auto"/>
            </w:tcBorders>
            <w:shd w:val="clear" w:color="auto" w:fill="auto"/>
            <w:noWrap/>
            <w:vAlign w:val="bottom"/>
            <w:hideMark/>
          </w:tcPr>
          <w:p w14:paraId="737CD6E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15.7</w:t>
            </w:r>
          </w:p>
        </w:tc>
        <w:tc>
          <w:tcPr>
            <w:tcW w:w="1620" w:type="dxa"/>
            <w:tcBorders>
              <w:top w:val="nil"/>
              <w:left w:val="nil"/>
              <w:bottom w:val="single" w:sz="4" w:space="0" w:color="auto"/>
              <w:right w:val="single" w:sz="4" w:space="0" w:color="auto"/>
            </w:tcBorders>
            <w:shd w:val="clear" w:color="auto" w:fill="auto"/>
            <w:noWrap/>
            <w:vAlign w:val="bottom"/>
            <w:hideMark/>
          </w:tcPr>
          <w:p w14:paraId="174D0D3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22.0</w:t>
            </w:r>
          </w:p>
        </w:tc>
        <w:tc>
          <w:tcPr>
            <w:tcW w:w="1710" w:type="dxa"/>
            <w:tcBorders>
              <w:top w:val="nil"/>
              <w:left w:val="nil"/>
              <w:bottom w:val="single" w:sz="4" w:space="0" w:color="auto"/>
              <w:right w:val="single" w:sz="4" w:space="0" w:color="auto"/>
            </w:tcBorders>
            <w:shd w:val="clear" w:color="auto" w:fill="auto"/>
            <w:noWrap/>
            <w:vAlign w:val="bottom"/>
            <w:hideMark/>
          </w:tcPr>
          <w:p w14:paraId="02010B4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26.4</w:t>
            </w:r>
          </w:p>
        </w:tc>
        <w:tc>
          <w:tcPr>
            <w:tcW w:w="2880" w:type="dxa"/>
            <w:tcBorders>
              <w:top w:val="nil"/>
              <w:left w:val="nil"/>
              <w:bottom w:val="single" w:sz="4" w:space="0" w:color="auto"/>
              <w:right w:val="single" w:sz="4" w:space="0" w:color="auto"/>
            </w:tcBorders>
            <w:shd w:val="clear" w:color="auto" w:fill="auto"/>
            <w:noWrap/>
            <w:vAlign w:val="bottom"/>
            <w:hideMark/>
          </w:tcPr>
          <w:p w14:paraId="7D19F51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3B618F8"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4EFD4D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64/65</w:t>
            </w:r>
          </w:p>
        </w:tc>
        <w:tc>
          <w:tcPr>
            <w:tcW w:w="1738" w:type="dxa"/>
            <w:tcBorders>
              <w:top w:val="nil"/>
              <w:left w:val="nil"/>
              <w:bottom w:val="single" w:sz="4" w:space="0" w:color="auto"/>
              <w:right w:val="single" w:sz="4" w:space="0" w:color="auto"/>
            </w:tcBorders>
            <w:shd w:val="clear" w:color="auto" w:fill="auto"/>
            <w:noWrap/>
            <w:vAlign w:val="bottom"/>
            <w:hideMark/>
          </w:tcPr>
          <w:p w14:paraId="7FC5F44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25.3</w:t>
            </w:r>
          </w:p>
        </w:tc>
        <w:tc>
          <w:tcPr>
            <w:tcW w:w="1620" w:type="dxa"/>
            <w:tcBorders>
              <w:top w:val="nil"/>
              <w:left w:val="nil"/>
              <w:bottom w:val="single" w:sz="4" w:space="0" w:color="auto"/>
              <w:right w:val="single" w:sz="4" w:space="0" w:color="auto"/>
            </w:tcBorders>
            <w:shd w:val="clear" w:color="auto" w:fill="auto"/>
            <w:noWrap/>
            <w:vAlign w:val="bottom"/>
            <w:hideMark/>
          </w:tcPr>
          <w:p w14:paraId="683856E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710" w:type="dxa"/>
            <w:tcBorders>
              <w:top w:val="nil"/>
              <w:left w:val="nil"/>
              <w:bottom w:val="single" w:sz="4" w:space="0" w:color="auto"/>
              <w:right w:val="single" w:sz="4" w:space="0" w:color="auto"/>
            </w:tcBorders>
            <w:shd w:val="clear" w:color="auto" w:fill="auto"/>
            <w:noWrap/>
            <w:vAlign w:val="bottom"/>
            <w:hideMark/>
          </w:tcPr>
          <w:p w14:paraId="5469B38E"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25.8</w:t>
            </w:r>
          </w:p>
        </w:tc>
        <w:tc>
          <w:tcPr>
            <w:tcW w:w="2880" w:type="dxa"/>
            <w:tcBorders>
              <w:top w:val="nil"/>
              <w:left w:val="nil"/>
              <w:bottom w:val="single" w:sz="4" w:space="0" w:color="auto"/>
              <w:right w:val="single" w:sz="4" w:space="0" w:color="auto"/>
            </w:tcBorders>
            <w:shd w:val="clear" w:color="auto" w:fill="auto"/>
            <w:noWrap/>
            <w:vAlign w:val="bottom"/>
            <w:hideMark/>
          </w:tcPr>
          <w:p w14:paraId="761A22C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2DDBB06"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BE8BDB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65/66</w:t>
            </w:r>
          </w:p>
        </w:tc>
        <w:tc>
          <w:tcPr>
            <w:tcW w:w="1738" w:type="dxa"/>
            <w:tcBorders>
              <w:top w:val="nil"/>
              <w:left w:val="nil"/>
              <w:bottom w:val="single" w:sz="4" w:space="0" w:color="auto"/>
              <w:right w:val="single" w:sz="4" w:space="0" w:color="auto"/>
            </w:tcBorders>
            <w:shd w:val="clear" w:color="auto" w:fill="auto"/>
            <w:noWrap/>
            <w:vAlign w:val="bottom"/>
            <w:hideMark/>
          </w:tcPr>
          <w:p w14:paraId="0AC38E6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620" w:type="dxa"/>
            <w:tcBorders>
              <w:top w:val="nil"/>
              <w:left w:val="nil"/>
              <w:bottom w:val="single" w:sz="4" w:space="0" w:color="auto"/>
              <w:right w:val="single" w:sz="4" w:space="0" w:color="auto"/>
            </w:tcBorders>
            <w:shd w:val="clear" w:color="auto" w:fill="auto"/>
            <w:noWrap/>
            <w:vAlign w:val="bottom"/>
            <w:hideMark/>
          </w:tcPr>
          <w:p w14:paraId="0B3A7BE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20.4</w:t>
            </w:r>
          </w:p>
        </w:tc>
        <w:tc>
          <w:tcPr>
            <w:tcW w:w="1710" w:type="dxa"/>
            <w:tcBorders>
              <w:top w:val="nil"/>
              <w:left w:val="nil"/>
              <w:bottom w:val="single" w:sz="4" w:space="0" w:color="auto"/>
              <w:right w:val="single" w:sz="4" w:space="0" w:color="auto"/>
            </w:tcBorders>
            <w:shd w:val="clear" w:color="auto" w:fill="auto"/>
            <w:noWrap/>
            <w:vAlign w:val="bottom"/>
            <w:hideMark/>
          </w:tcPr>
          <w:p w14:paraId="5DB0242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24.9</w:t>
            </w:r>
          </w:p>
        </w:tc>
        <w:tc>
          <w:tcPr>
            <w:tcW w:w="2880" w:type="dxa"/>
            <w:tcBorders>
              <w:top w:val="nil"/>
              <w:left w:val="nil"/>
              <w:bottom w:val="single" w:sz="4" w:space="0" w:color="auto"/>
              <w:right w:val="single" w:sz="4" w:space="0" w:color="auto"/>
            </w:tcBorders>
            <w:shd w:val="clear" w:color="auto" w:fill="auto"/>
            <w:noWrap/>
            <w:vAlign w:val="bottom"/>
            <w:hideMark/>
          </w:tcPr>
          <w:p w14:paraId="496716A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B8BD36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F5C964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66/67</w:t>
            </w:r>
          </w:p>
        </w:tc>
        <w:tc>
          <w:tcPr>
            <w:tcW w:w="1738" w:type="dxa"/>
            <w:tcBorders>
              <w:top w:val="nil"/>
              <w:left w:val="nil"/>
              <w:bottom w:val="single" w:sz="4" w:space="0" w:color="auto"/>
              <w:right w:val="single" w:sz="4" w:space="0" w:color="auto"/>
            </w:tcBorders>
            <w:shd w:val="clear" w:color="auto" w:fill="auto"/>
            <w:noWrap/>
            <w:vAlign w:val="bottom"/>
            <w:hideMark/>
          </w:tcPr>
          <w:p w14:paraId="7DFE8F2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21.3</w:t>
            </w:r>
          </w:p>
        </w:tc>
        <w:tc>
          <w:tcPr>
            <w:tcW w:w="1620" w:type="dxa"/>
            <w:tcBorders>
              <w:top w:val="nil"/>
              <w:left w:val="nil"/>
              <w:bottom w:val="single" w:sz="4" w:space="0" w:color="auto"/>
              <w:right w:val="single" w:sz="4" w:space="0" w:color="auto"/>
            </w:tcBorders>
            <w:shd w:val="clear" w:color="auto" w:fill="auto"/>
            <w:noWrap/>
            <w:vAlign w:val="bottom"/>
            <w:hideMark/>
          </w:tcPr>
          <w:p w14:paraId="29C728E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21.4</w:t>
            </w:r>
          </w:p>
        </w:tc>
        <w:tc>
          <w:tcPr>
            <w:tcW w:w="1710" w:type="dxa"/>
            <w:tcBorders>
              <w:top w:val="nil"/>
              <w:left w:val="nil"/>
              <w:bottom w:val="single" w:sz="4" w:space="0" w:color="auto"/>
              <w:right w:val="single" w:sz="4" w:space="0" w:color="auto"/>
            </w:tcBorders>
            <w:shd w:val="clear" w:color="auto" w:fill="auto"/>
            <w:noWrap/>
            <w:vAlign w:val="bottom"/>
            <w:hideMark/>
          </w:tcPr>
          <w:p w14:paraId="58782BD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2880" w:type="dxa"/>
            <w:tcBorders>
              <w:top w:val="nil"/>
              <w:left w:val="nil"/>
              <w:bottom w:val="single" w:sz="4" w:space="0" w:color="auto"/>
              <w:right w:val="single" w:sz="4" w:space="0" w:color="auto"/>
            </w:tcBorders>
            <w:shd w:val="clear" w:color="auto" w:fill="auto"/>
            <w:noWrap/>
            <w:vAlign w:val="bottom"/>
            <w:hideMark/>
          </w:tcPr>
          <w:p w14:paraId="153774E3"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029A11E"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E39CCF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67/68</w:t>
            </w:r>
          </w:p>
        </w:tc>
        <w:tc>
          <w:tcPr>
            <w:tcW w:w="1738" w:type="dxa"/>
            <w:tcBorders>
              <w:top w:val="nil"/>
              <w:left w:val="nil"/>
              <w:bottom w:val="single" w:sz="4" w:space="0" w:color="auto"/>
              <w:right w:val="single" w:sz="4" w:space="0" w:color="auto"/>
            </w:tcBorders>
            <w:shd w:val="clear" w:color="auto" w:fill="auto"/>
            <w:noWrap/>
            <w:vAlign w:val="bottom"/>
            <w:hideMark/>
          </w:tcPr>
          <w:p w14:paraId="5A79028F"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25.1</w:t>
            </w:r>
          </w:p>
        </w:tc>
        <w:tc>
          <w:tcPr>
            <w:tcW w:w="1620" w:type="dxa"/>
            <w:tcBorders>
              <w:top w:val="nil"/>
              <w:left w:val="nil"/>
              <w:bottom w:val="single" w:sz="4" w:space="0" w:color="auto"/>
              <w:right w:val="single" w:sz="4" w:space="0" w:color="auto"/>
            </w:tcBorders>
            <w:shd w:val="clear" w:color="auto" w:fill="auto"/>
            <w:noWrap/>
            <w:vAlign w:val="bottom"/>
            <w:hideMark/>
          </w:tcPr>
          <w:p w14:paraId="6F64183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21.8</w:t>
            </w:r>
          </w:p>
        </w:tc>
        <w:tc>
          <w:tcPr>
            <w:tcW w:w="1710" w:type="dxa"/>
            <w:tcBorders>
              <w:top w:val="nil"/>
              <w:left w:val="nil"/>
              <w:bottom w:val="single" w:sz="4" w:space="0" w:color="auto"/>
              <w:right w:val="single" w:sz="4" w:space="0" w:color="auto"/>
            </w:tcBorders>
            <w:shd w:val="clear" w:color="auto" w:fill="auto"/>
            <w:noWrap/>
            <w:vAlign w:val="bottom"/>
            <w:hideMark/>
          </w:tcPr>
          <w:p w14:paraId="6E00ED6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2880" w:type="dxa"/>
            <w:tcBorders>
              <w:top w:val="nil"/>
              <w:left w:val="nil"/>
              <w:bottom w:val="single" w:sz="4" w:space="0" w:color="auto"/>
              <w:right w:val="single" w:sz="4" w:space="0" w:color="auto"/>
            </w:tcBorders>
            <w:shd w:val="clear" w:color="auto" w:fill="auto"/>
            <w:noWrap/>
            <w:vAlign w:val="bottom"/>
            <w:hideMark/>
          </w:tcPr>
          <w:p w14:paraId="349FC3D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C9D172F"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816DFB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68/69</w:t>
            </w:r>
          </w:p>
        </w:tc>
        <w:tc>
          <w:tcPr>
            <w:tcW w:w="1738" w:type="dxa"/>
            <w:tcBorders>
              <w:top w:val="nil"/>
              <w:left w:val="nil"/>
              <w:bottom w:val="single" w:sz="4" w:space="0" w:color="auto"/>
              <w:right w:val="single" w:sz="4" w:space="0" w:color="auto"/>
            </w:tcBorders>
            <w:shd w:val="clear" w:color="auto" w:fill="auto"/>
            <w:noWrap/>
            <w:vAlign w:val="bottom"/>
            <w:hideMark/>
          </w:tcPr>
          <w:p w14:paraId="7090D42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21.8</w:t>
            </w:r>
          </w:p>
        </w:tc>
        <w:tc>
          <w:tcPr>
            <w:tcW w:w="1620" w:type="dxa"/>
            <w:tcBorders>
              <w:top w:val="nil"/>
              <w:left w:val="nil"/>
              <w:bottom w:val="single" w:sz="4" w:space="0" w:color="auto"/>
              <w:right w:val="single" w:sz="4" w:space="0" w:color="auto"/>
            </w:tcBorders>
            <w:shd w:val="clear" w:color="auto" w:fill="auto"/>
            <w:noWrap/>
            <w:vAlign w:val="bottom"/>
            <w:hideMark/>
          </w:tcPr>
          <w:p w14:paraId="7F26EAB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1710" w:type="dxa"/>
            <w:tcBorders>
              <w:top w:val="nil"/>
              <w:left w:val="nil"/>
              <w:bottom w:val="single" w:sz="4" w:space="0" w:color="auto"/>
              <w:right w:val="single" w:sz="4" w:space="0" w:color="auto"/>
            </w:tcBorders>
            <w:shd w:val="clear" w:color="auto" w:fill="auto"/>
            <w:noWrap/>
            <w:vAlign w:val="bottom"/>
            <w:hideMark/>
          </w:tcPr>
          <w:p w14:paraId="1307BB6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22.5</w:t>
            </w:r>
          </w:p>
        </w:tc>
        <w:tc>
          <w:tcPr>
            <w:tcW w:w="2880" w:type="dxa"/>
            <w:tcBorders>
              <w:top w:val="nil"/>
              <w:left w:val="nil"/>
              <w:bottom w:val="single" w:sz="4" w:space="0" w:color="auto"/>
              <w:right w:val="single" w:sz="4" w:space="0" w:color="auto"/>
            </w:tcBorders>
            <w:shd w:val="clear" w:color="auto" w:fill="auto"/>
            <w:noWrap/>
            <w:vAlign w:val="bottom"/>
            <w:hideMark/>
          </w:tcPr>
          <w:p w14:paraId="2AAD7CE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598E663"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18F568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69/70</w:t>
            </w:r>
          </w:p>
        </w:tc>
        <w:tc>
          <w:tcPr>
            <w:tcW w:w="1738" w:type="dxa"/>
            <w:tcBorders>
              <w:top w:val="nil"/>
              <w:left w:val="nil"/>
              <w:bottom w:val="single" w:sz="4" w:space="0" w:color="auto"/>
              <w:right w:val="single" w:sz="4" w:space="0" w:color="auto"/>
            </w:tcBorders>
            <w:shd w:val="clear" w:color="auto" w:fill="auto"/>
            <w:noWrap/>
            <w:vAlign w:val="bottom"/>
            <w:hideMark/>
          </w:tcPr>
          <w:p w14:paraId="42F7DEA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25.1</w:t>
            </w:r>
          </w:p>
        </w:tc>
        <w:tc>
          <w:tcPr>
            <w:tcW w:w="1620" w:type="dxa"/>
            <w:tcBorders>
              <w:top w:val="nil"/>
              <w:left w:val="nil"/>
              <w:bottom w:val="single" w:sz="4" w:space="0" w:color="auto"/>
              <w:right w:val="single" w:sz="4" w:space="0" w:color="auto"/>
            </w:tcBorders>
            <w:shd w:val="clear" w:color="auto" w:fill="auto"/>
            <w:noWrap/>
            <w:vAlign w:val="bottom"/>
            <w:hideMark/>
          </w:tcPr>
          <w:p w14:paraId="3A24689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1710" w:type="dxa"/>
            <w:tcBorders>
              <w:top w:val="nil"/>
              <w:left w:val="nil"/>
              <w:bottom w:val="single" w:sz="4" w:space="0" w:color="auto"/>
              <w:right w:val="single" w:sz="4" w:space="0" w:color="auto"/>
            </w:tcBorders>
            <w:shd w:val="clear" w:color="auto" w:fill="auto"/>
            <w:noWrap/>
            <w:vAlign w:val="bottom"/>
            <w:hideMark/>
          </w:tcPr>
          <w:p w14:paraId="21CCE86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22.2</w:t>
            </w:r>
          </w:p>
        </w:tc>
        <w:tc>
          <w:tcPr>
            <w:tcW w:w="2880" w:type="dxa"/>
            <w:tcBorders>
              <w:top w:val="nil"/>
              <w:left w:val="nil"/>
              <w:bottom w:val="single" w:sz="4" w:space="0" w:color="auto"/>
              <w:right w:val="single" w:sz="4" w:space="0" w:color="auto"/>
            </w:tcBorders>
            <w:shd w:val="clear" w:color="auto" w:fill="auto"/>
            <w:noWrap/>
            <w:vAlign w:val="bottom"/>
            <w:hideMark/>
          </w:tcPr>
          <w:p w14:paraId="4CFCB42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F4AA5E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5CB14B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70/71</w:t>
            </w:r>
          </w:p>
        </w:tc>
        <w:tc>
          <w:tcPr>
            <w:tcW w:w="1738" w:type="dxa"/>
            <w:tcBorders>
              <w:top w:val="nil"/>
              <w:left w:val="nil"/>
              <w:bottom w:val="single" w:sz="4" w:space="0" w:color="auto"/>
              <w:right w:val="single" w:sz="4" w:space="0" w:color="auto"/>
            </w:tcBorders>
            <w:shd w:val="clear" w:color="auto" w:fill="auto"/>
            <w:noWrap/>
            <w:vAlign w:val="bottom"/>
            <w:hideMark/>
          </w:tcPr>
          <w:p w14:paraId="7AE7A06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25.3</w:t>
            </w:r>
          </w:p>
        </w:tc>
        <w:tc>
          <w:tcPr>
            <w:tcW w:w="1620" w:type="dxa"/>
            <w:tcBorders>
              <w:top w:val="nil"/>
              <w:left w:val="nil"/>
              <w:bottom w:val="single" w:sz="4" w:space="0" w:color="auto"/>
              <w:right w:val="single" w:sz="4" w:space="0" w:color="auto"/>
            </w:tcBorders>
            <w:shd w:val="clear" w:color="auto" w:fill="auto"/>
            <w:noWrap/>
            <w:vAlign w:val="bottom"/>
            <w:hideMark/>
          </w:tcPr>
          <w:p w14:paraId="23007D8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1710" w:type="dxa"/>
            <w:tcBorders>
              <w:top w:val="nil"/>
              <w:left w:val="nil"/>
              <w:bottom w:val="single" w:sz="4" w:space="0" w:color="auto"/>
              <w:right w:val="single" w:sz="4" w:space="0" w:color="auto"/>
            </w:tcBorders>
            <w:shd w:val="clear" w:color="auto" w:fill="auto"/>
            <w:noWrap/>
            <w:vAlign w:val="bottom"/>
            <w:hideMark/>
          </w:tcPr>
          <w:p w14:paraId="64DCB19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22.0</w:t>
            </w:r>
          </w:p>
        </w:tc>
        <w:tc>
          <w:tcPr>
            <w:tcW w:w="2880" w:type="dxa"/>
            <w:tcBorders>
              <w:top w:val="nil"/>
              <w:left w:val="nil"/>
              <w:bottom w:val="single" w:sz="4" w:space="0" w:color="auto"/>
              <w:right w:val="single" w:sz="4" w:space="0" w:color="auto"/>
            </w:tcBorders>
            <w:shd w:val="clear" w:color="auto" w:fill="auto"/>
            <w:noWrap/>
            <w:vAlign w:val="bottom"/>
            <w:hideMark/>
          </w:tcPr>
          <w:p w14:paraId="01957F8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902B784"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4DCA6CE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71/72</w:t>
            </w:r>
          </w:p>
        </w:tc>
        <w:tc>
          <w:tcPr>
            <w:tcW w:w="1738" w:type="dxa"/>
            <w:tcBorders>
              <w:top w:val="nil"/>
              <w:left w:val="nil"/>
              <w:bottom w:val="single" w:sz="4" w:space="0" w:color="auto"/>
              <w:right w:val="single" w:sz="4" w:space="0" w:color="auto"/>
            </w:tcBorders>
            <w:shd w:val="clear" w:color="auto" w:fill="auto"/>
            <w:noWrap/>
            <w:vAlign w:val="bottom"/>
            <w:hideMark/>
          </w:tcPr>
          <w:p w14:paraId="69C18A4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20.6</w:t>
            </w:r>
          </w:p>
        </w:tc>
        <w:tc>
          <w:tcPr>
            <w:tcW w:w="1620" w:type="dxa"/>
            <w:tcBorders>
              <w:top w:val="nil"/>
              <w:left w:val="nil"/>
              <w:bottom w:val="single" w:sz="4" w:space="0" w:color="auto"/>
              <w:right w:val="single" w:sz="4" w:space="0" w:color="auto"/>
            </w:tcBorders>
            <w:shd w:val="clear" w:color="auto" w:fill="auto"/>
            <w:noWrap/>
            <w:vAlign w:val="bottom"/>
            <w:hideMark/>
          </w:tcPr>
          <w:p w14:paraId="40E298E4"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23.6</w:t>
            </w:r>
          </w:p>
        </w:tc>
        <w:tc>
          <w:tcPr>
            <w:tcW w:w="1710" w:type="dxa"/>
            <w:tcBorders>
              <w:top w:val="nil"/>
              <w:left w:val="nil"/>
              <w:bottom w:val="single" w:sz="4" w:space="0" w:color="auto"/>
              <w:right w:val="single" w:sz="4" w:space="0" w:color="auto"/>
            </w:tcBorders>
            <w:shd w:val="clear" w:color="auto" w:fill="auto"/>
            <w:noWrap/>
            <w:vAlign w:val="bottom"/>
            <w:hideMark/>
          </w:tcPr>
          <w:p w14:paraId="5010272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22.5</w:t>
            </w:r>
          </w:p>
        </w:tc>
        <w:tc>
          <w:tcPr>
            <w:tcW w:w="2880" w:type="dxa"/>
            <w:tcBorders>
              <w:top w:val="nil"/>
              <w:left w:val="nil"/>
              <w:bottom w:val="single" w:sz="4" w:space="0" w:color="auto"/>
              <w:right w:val="single" w:sz="4" w:space="0" w:color="auto"/>
            </w:tcBorders>
            <w:shd w:val="clear" w:color="auto" w:fill="auto"/>
            <w:noWrap/>
            <w:vAlign w:val="bottom"/>
            <w:hideMark/>
          </w:tcPr>
          <w:p w14:paraId="16BB42E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7BE941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84718B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72/73</w:t>
            </w:r>
          </w:p>
        </w:tc>
        <w:tc>
          <w:tcPr>
            <w:tcW w:w="1738" w:type="dxa"/>
            <w:tcBorders>
              <w:top w:val="nil"/>
              <w:left w:val="nil"/>
              <w:bottom w:val="single" w:sz="4" w:space="0" w:color="auto"/>
              <w:right w:val="single" w:sz="4" w:space="0" w:color="auto"/>
            </w:tcBorders>
            <w:shd w:val="clear" w:color="auto" w:fill="auto"/>
            <w:noWrap/>
            <w:vAlign w:val="bottom"/>
            <w:hideMark/>
          </w:tcPr>
          <w:p w14:paraId="0A8D306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620" w:type="dxa"/>
            <w:tcBorders>
              <w:top w:val="nil"/>
              <w:left w:val="nil"/>
              <w:bottom w:val="single" w:sz="4" w:space="0" w:color="auto"/>
              <w:right w:val="single" w:sz="4" w:space="0" w:color="auto"/>
            </w:tcBorders>
            <w:shd w:val="clear" w:color="auto" w:fill="auto"/>
            <w:noWrap/>
            <w:vAlign w:val="bottom"/>
            <w:hideMark/>
          </w:tcPr>
          <w:p w14:paraId="6586B12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22.8</w:t>
            </w:r>
          </w:p>
        </w:tc>
        <w:tc>
          <w:tcPr>
            <w:tcW w:w="1710" w:type="dxa"/>
            <w:tcBorders>
              <w:top w:val="nil"/>
              <w:left w:val="nil"/>
              <w:bottom w:val="single" w:sz="4" w:space="0" w:color="auto"/>
              <w:right w:val="single" w:sz="4" w:space="0" w:color="auto"/>
            </w:tcBorders>
            <w:shd w:val="clear" w:color="auto" w:fill="auto"/>
            <w:noWrap/>
            <w:vAlign w:val="bottom"/>
            <w:hideMark/>
          </w:tcPr>
          <w:p w14:paraId="7B47789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22.3</w:t>
            </w:r>
          </w:p>
        </w:tc>
        <w:tc>
          <w:tcPr>
            <w:tcW w:w="2880" w:type="dxa"/>
            <w:tcBorders>
              <w:top w:val="nil"/>
              <w:left w:val="nil"/>
              <w:bottom w:val="single" w:sz="4" w:space="0" w:color="auto"/>
              <w:right w:val="single" w:sz="4" w:space="0" w:color="auto"/>
            </w:tcBorders>
            <w:shd w:val="clear" w:color="auto" w:fill="auto"/>
            <w:noWrap/>
            <w:vAlign w:val="bottom"/>
            <w:hideMark/>
          </w:tcPr>
          <w:p w14:paraId="7FEB0F8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19D90FE"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5431FA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73/74</w:t>
            </w:r>
          </w:p>
        </w:tc>
        <w:tc>
          <w:tcPr>
            <w:tcW w:w="1738" w:type="dxa"/>
            <w:tcBorders>
              <w:top w:val="nil"/>
              <w:left w:val="nil"/>
              <w:bottom w:val="single" w:sz="4" w:space="0" w:color="auto"/>
              <w:right w:val="single" w:sz="4" w:space="0" w:color="auto"/>
            </w:tcBorders>
            <w:shd w:val="clear" w:color="auto" w:fill="auto"/>
            <w:noWrap/>
            <w:vAlign w:val="bottom"/>
            <w:hideMark/>
          </w:tcPr>
          <w:p w14:paraId="5B22FF0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29.8</w:t>
            </w:r>
          </w:p>
        </w:tc>
        <w:tc>
          <w:tcPr>
            <w:tcW w:w="1620" w:type="dxa"/>
            <w:tcBorders>
              <w:top w:val="nil"/>
              <w:left w:val="nil"/>
              <w:bottom w:val="single" w:sz="4" w:space="0" w:color="auto"/>
              <w:right w:val="single" w:sz="4" w:space="0" w:color="auto"/>
            </w:tcBorders>
            <w:shd w:val="clear" w:color="auto" w:fill="auto"/>
            <w:noWrap/>
            <w:vAlign w:val="bottom"/>
            <w:hideMark/>
          </w:tcPr>
          <w:p w14:paraId="689F48F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24.5</w:t>
            </w:r>
          </w:p>
        </w:tc>
        <w:tc>
          <w:tcPr>
            <w:tcW w:w="1710" w:type="dxa"/>
            <w:tcBorders>
              <w:top w:val="nil"/>
              <w:left w:val="nil"/>
              <w:bottom w:val="single" w:sz="4" w:space="0" w:color="auto"/>
              <w:right w:val="single" w:sz="4" w:space="0" w:color="auto"/>
            </w:tcBorders>
            <w:shd w:val="clear" w:color="auto" w:fill="auto"/>
            <w:noWrap/>
            <w:vAlign w:val="bottom"/>
            <w:hideMark/>
          </w:tcPr>
          <w:p w14:paraId="41BF5B9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2880" w:type="dxa"/>
            <w:tcBorders>
              <w:top w:val="nil"/>
              <w:left w:val="nil"/>
              <w:bottom w:val="single" w:sz="4" w:space="0" w:color="auto"/>
              <w:right w:val="single" w:sz="4" w:space="0" w:color="auto"/>
            </w:tcBorders>
            <w:shd w:val="clear" w:color="auto" w:fill="auto"/>
            <w:noWrap/>
            <w:vAlign w:val="bottom"/>
            <w:hideMark/>
          </w:tcPr>
          <w:p w14:paraId="65296F3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C7B0C51"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4D0103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74/75</w:t>
            </w:r>
          </w:p>
        </w:tc>
        <w:tc>
          <w:tcPr>
            <w:tcW w:w="1738" w:type="dxa"/>
            <w:tcBorders>
              <w:top w:val="nil"/>
              <w:left w:val="nil"/>
              <w:bottom w:val="single" w:sz="4" w:space="0" w:color="auto"/>
              <w:right w:val="single" w:sz="4" w:space="0" w:color="auto"/>
            </w:tcBorders>
            <w:shd w:val="clear" w:color="auto" w:fill="auto"/>
            <w:noWrap/>
            <w:vAlign w:val="bottom"/>
            <w:hideMark/>
          </w:tcPr>
          <w:p w14:paraId="0D0B648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18.8</w:t>
            </w:r>
          </w:p>
        </w:tc>
        <w:tc>
          <w:tcPr>
            <w:tcW w:w="1620" w:type="dxa"/>
            <w:tcBorders>
              <w:top w:val="nil"/>
              <w:left w:val="nil"/>
              <w:bottom w:val="single" w:sz="4" w:space="0" w:color="auto"/>
              <w:right w:val="single" w:sz="4" w:space="0" w:color="auto"/>
            </w:tcBorders>
            <w:shd w:val="clear" w:color="auto" w:fill="auto"/>
            <w:noWrap/>
            <w:vAlign w:val="bottom"/>
            <w:hideMark/>
          </w:tcPr>
          <w:p w14:paraId="091B694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1710" w:type="dxa"/>
            <w:tcBorders>
              <w:top w:val="nil"/>
              <w:left w:val="nil"/>
              <w:bottom w:val="single" w:sz="4" w:space="0" w:color="auto"/>
              <w:right w:val="single" w:sz="4" w:space="0" w:color="auto"/>
            </w:tcBorders>
            <w:shd w:val="clear" w:color="auto" w:fill="auto"/>
            <w:noWrap/>
            <w:vAlign w:val="bottom"/>
            <w:hideMark/>
          </w:tcPr>
          <w:p w14:paraId="7BA220F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23.1</w:t>
            </w:r>
          </w:p>
        </w:tc>
        <w:tc>
          <w:tcPr>
            <w:tcW w:w="2880" w:type="dxa"/>
            <w:tcBorders>
              <w:top w:val="nil"/>
              <w:left w:val="nil"/>
              <w:bottom w:val="single" w:sz="4" w:space="0" w:color="auto"/>
              <w:right w:val="single" w:sz="4" w:space="0" w:color="auto"/>
            </w:tcBorders>
            <w:shd w:val="clear" w:color="auto" w:fill="auto"/>
            <w:noWrap/>
            <w:vAlign w:val="bottom"/>
            <w:hideMark/>
          </w:tcPr>
          <w:p w14:paraId="15D7A253"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E70BB65"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79441C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75/76</w:t>
            </w:r>
          </w:p>
        </w:tc>
        <w:tc>
          <w:tcPr>
            <w:tcW w:w="1738" w:type="dxa"/>
            <w:tcBorders>
              <w:top w:val="nil"/>
              <w:left w:val="nil"/>
              <w:bottom w:val="single" w:sz="4" w:space="0" w:color="auto"/>
              <w:right w:val="single" w:sz="4" w:space="0" w:color="auto"/>
            </w:tcBorders>
            <w:shd w:val="clear" w:color="auto" w:fill="auto"/>
            <w:noWrap/>
            <w:vAlign w:val="bottom"/>
            <w:hideMark/>
          </w:tcPr>
          <w:p w14:paraId="3DAD9FDB"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16.5</w:t>
            </w:r>
          </w:p>
        </w:tc>
        <w:tc>
          <w:tcPr>
            <w:tcW w:w="1620" w:type="dxa"/>
            <w:tcBorders>
              <w:top w:val="nil"/>
              <w:left w:val="nil"/>
              <w:bottom w:val="single" w:sz="4" w:space="0" w:color="auto"/>
              <w:right w:val="single" w:sz="4" w:space="0" w:color="auto"/>
            </w:tcBorders>
            <w:shd w:val="clear" w:color="auto" w:fill="auto"/>
            <w:noWrap/>
            <w:vAlign w:val="bottom"/>
            <w:hideMark/>
          </w:tcPr>
          <w:p w14:paraId="48DA5F7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21.4</w:t>
            </w:r>
          </w:p>
        </w:tc>
        <w:tc>
          <w:tcPr>
            <w:tcW w:w="1710" w:type="dxa"/>
            <w:tcBorders>
              <w:top w:val="nil"/>
              <w:left w:val="nil"/>
              <w:bottom w:val="single" w:sz="4" w:space="0" w:color="auto"/>
              <w:right w:val="single" w:sz="4" w:space="0" w:color="auto"/>
            </w:tcBorders>
            <w:shd w:val="clear" w:color="auto" w:fill="auto"/>
            <w:noWrap/>
            <w:vAlign w:val="bottom"/>
            <w:hideMark/>
          </w:tcPr>
          <w:p w14:paraId="7C8E0A7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22.6</w:t>
            </w:r>
          </w:p>
        </w:tc>
        <w:tc>
          <w:tcPr>
            <w:tcW w:w="2880" w:type="dxa"/>
            <w:tcBorders>
              <w:top w:val="nil"/>
              <w:left w:val="nil"/>
              <w:bottom w:val="single" w:sz="4" w:space="0" w:color="auto"/>
              <w:right w:val="single" w:sz="4" w:space="0" w:color="auto"/>
            </w:tcBorders>
            <w:shd w:val="clear" w:color="auto" w:fill="auto"/>
            <w:noWrap/>
            <w:vAlign w:val="bottom"/>
            <w:hideMark/>
          </w:tcPr>
          <w:p w14:paraId="703438B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1E89D2B"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5D1CF5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76/77</w:t>
            </w:r>
          </w:p>
        </w:tc>
        <w:tc>
          <w:tcPr>
            <w:tcW w:w="1738" w:type="dxa"/>
            <w:tcBorders>
              <w:top w:val="nil"/>
              <w:left w:val="nil"/>
              <w:bottom w:val="single" w:sz="4" w:space="0" w:color="auto"/>
              <w:right w:val="single" w:sz="4" w:space="0" w:color="auto"/>
            </w:tcBorders>
            <w:shd w:val="clear" w:color="auto" w:fill="auto"/>
            <w:noWrap/>
            <w:vAlign w:val="bottom"/>
            <w:hideMark/>
          </w:tcPr>
          <w:p w14:paraId="3D0CC2B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24.3</w:t>
            </w:r>
          </w:p>
        </w:tc>
        <w:tc>
          <w:tcPr>
            <w:tcW w:w="1620" w:type="dxa"/>
            <w:tcBorders>
              <w:top w:val="nil"/>
              <w:left w:val="nil"/>
              <w:bottom w:val="single" w:sz="4" w:space="0" w:color="auto"/>
              <w:right w:val="single" w:sz="4" w:space="0" w:color="auto"/>
            </w:tcBorders>
            <w:shd w:val="clear" w:color="auto" w:fill="auto"/>
            <w:noWrap/>
            <w:vAlign w:val="bottom"/>
            <w:hideMark/>
          </w:tcPr>
          <w:p w14:paraId="2D965BC4"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22.2</w:t>
            </w:r>
          </w:p>
        </w:tc>
        <w:tc>
          <w:tcPr>
            <w:tcW w:w="1710" w:type="dxa"/>
            <w:tcBorders>
              <w:top w:val="nil"/>
              <w:left w:val="nil"/>
              <w:bottom w:val="single" w:sz="4" w:space="0" w:color="auto"/>
              <w:right w:val="single" w:sz="4" w:space="0" w:color="auto"/>
            </w:tcBorders>
            <w:shd w:val="clear" w:color="auto" w:fill="auto"/>
            <w:noWrap/>
            <w:vAlign w:val="bottom"/>
            <w:hideMark/>
          </w:tcPr>
          <w:p w14:paraId="7C4B490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22.9</w:t>
            </w:r>
          </w:p>
        </w:tc>
        <w:tc>
          <w:tcPr>
            <w:tcW w:w="2880" w:type="dxa"/>
            <w:tcBorders>
              <w:top w:val="nil"/>
              <w:left w:val="nil"/>
              <w:bottom w:val="single" w:sz="4" w:space="0" w:color="auto"/>
              <w:right w:val="single" w:sz="4" w:space="0" w:color="auto"/>
            </w:tcBorders>
            <w:shd w:val="clear" w:color="auto" w:fill="auto"/>
            <w:noWrap/>
            <w:vAlign w:val="bottom"/>
            <w:hideMark/>
          </w:tcPr>
          <w:p w14:paraId="6F3CFDF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F3209D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3E22E6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77/78</w:t>
            </w:r>
          </w:p>
        </w:tc>
        <w:tc>
          <w:tcPr>
            <w:tcW w:w="1738" w:type="dxa"/>
            <w:tcBorders>
              <w:top w:val="nil"/>
              <w:left w:val="nil"/>
              <w:bottom w:val="single" w:sz="4" w:space="0" w:color="auto"/>
              <w:right w:val="single" w:sz="4" w:space="0" w:color="auto"/>
            </w:tcBorders>
            <w:shd w:val="clear" w:color="auto" w:fill="auto"/>
            <w:noWrap/>
            <w:vAlign w:val="bottom"/>
            <w:hideMark/>
          </w:tcPr>
          <w:p w14:paraId="371AC63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28.3</w:t>
            </w:r>
          </w:p>
        </w:tc>
        <w:tc>
          <w:tcPr>
            <w:tcW w:w="1620" w:type="dxa"/>
            <w:tcBorders>
              <w:top w:val="nil"/>
              <w:left w:val="nil"/>
              <w:bottom w:val="single" w:sz="4" w:space="0" w:color="auto"/>
              <w:right w:val="single" w:sz="4" w:space="0" w:color="auto"/>
            </w:tcBorders>
            <w:shd w:val="clear" w:color="auto" w:fill="auto"/>
            <w:noWrap/>
            <w:vAlign w:val="bottom"/>
            <w:hideMark/>
          </w:tcPr>
          <w:p w14:paraId="1933DB1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23.6</w:t>
            </w:r>
          </w:p>
        </w:tc>
        <w:tc>
          <w:tcPr>
            <w:tcW w:w="1710" w:type="dxa"/>
            <w:tcBorders>
              <w:top w:val="nil"/>
              <w:left w:val="nil"/>
              <w:bottom w:val="single" w:sz="4" w:space="0" w:color="auto"/>
              <w:right w:val="single" w:sz="4" w:space="0" w:color="auto"/>
            </w:tcBorders>
            <w:shd w:val="clear" w:color="auto" w:fill="auto"/>
            <w:noWrap/>
            <w:vAlign w:val="bottom"/>
            <w:hideMark/>
          </w:tcPr>
          <w:p w14:paraId="7567EAE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2880" w:type="dxa"/>
            <w:tcBorders>
              <w:top w:val="nil"/>
              <w:left w:val="nil"/>
              <w:bottom w:val="single" w:sz="4" w:space="0" w:color="auto"/>
              <w:right w:val="single" w:sz="4" w:space="0" w:color="auto"/>
            </w:tcBorders>
            <w:shd w:val="clear" w:color="auto" w:fill="auto"/>
            <w:noWrap/>
            <w:vAlign w:val="bottom"/>
            <w:hideMark/>
          </w:tcPr>
          <w:p w14:paraId="2EAB5D9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4E47C2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DB0B92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78/79</w:t>
            </w:r>
          </w:p>
        </w:tc>
        <w:tc>
          <w:tcPr>
            <w:tcW w:w="1738" w:type="dxa"/>
            <w:tcBorders>
              <w:top w:val="nil"/>
              <w:left w:val="nil"/>
              <w:bottom w:val="single" w:sz="4" w:space="0" w:color="auto"/>
              <w:right w:val="single" w:sz="4" w:space="0" w:color="auto"/>
            </w:tcBorders>
            <w:shd w:val="clear" w:color="auto" w:fill="auto"/>
            <w:noWrap/>
            <w:vAlign w:val="bottom"/>
            <w:hideMark/>
          </w:tcPr>
          <w:p w14:paraId="3FBCCA3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29.4</w:t>
            </w:r>
          </w:p>
        </w:tc>
        <w:tc>
          <w:tcPr>
            <w:tcW w:w="1620" w:type="dxa"/>
            <w:tcBorders>
              <w:top w:val="nil"/>
              <w:left w:val="nil"/>
              <w:bottom w:val="single" w:sz="4" w:space="0" w:color="auto"/>
              <w:right w:val="single" w:sz="4" w:space="0" w:color="auto"/>
            </w:tcBorders>
            <w:shd w:val="clear" w:color="auto" w:fill="auto"/>
            <w:noWrap/>
            <w:vAlign w:val="bottom"/>
            <w:hideMark/>
          </w:tcPr>
          <w:p w14:paraId="48A5814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23.5</w:t>
            </w:r>
          </w:p>
        </w:tc>
        <w:tc>
          <w:tcPr>
            <w:tcW w:w="1710" w:type="dxa"/>
            <w:tcBorders>
              <w:top w:val="nil"/>
              <w:left w:val="nil"/>
              <w:bottom w:val="single" w:sz="4" w:space="0" w:color="auto"/>
              <w:right w:val="single" w:sz="4" w:space="0" w:color="auto"/>
            </w:tcBorders>
            <w:shd w:val="clear" w:color="auto" w:fill="auto"/>
            <w:noWrap/>
            <w:vAlign w:val="bottom"/>
            <w:hideMark/>
          </w:tcPr>
          <w:p w14:paraId="105D8BF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24.0</w:t>
            </w:r>
          </w:p>
        </w:tc>
        <w:tc>
          <w:tcPr>
            <w:tcW w:w="2880" w:type="dxa"/>
            <w:tcBorders>
              <w:top w:val="nil"/>
              <w:left w:val="nil"/>
              <w:bottom w:val="single" w:sz="4" w:space="0" w:color="auto"/>
              <w:right w:val="single" w:sz="4" w:space="0" w:color="auto"/>
            </w:tcBorders>
            <w:shd w:val="clear" w:color="auto" w:fill="auto"/>
            <w:noWrap/>
            <w:vAlign w:val="bottom"/>
            <w:hideMark/>
          </w:tcPr>
          <w:p w14:paraId="6FCE356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4B85E3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C7AB64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79/80</w:t>
            </w:r>
          </w:p>
        </w:tc>
        <w:tc>
          <w:tcPr>
            <w:tcW w:w="1738" w:type="dxa"/>
            <w:tcBorders>
              <w:top w:val="nil"/>
              <w:left w:val="nil"/>
              <w:bottom w:val="single" w:sz="4" w:space="0" w:color="auto"/>
              <w:right w:val="single" w:sz="4" w:space="0" w:color="auto"/>
            </w:tcBorders>
            <w:shd w:val="clear" w:color="auto" w:fill="auto"/>
            <w:noWrap/>
            <w:vAlign w:val="bottom"/>
            <w:hideMark/>
          </w:tcPr>
          <w:p w14:paraId="6AAEEBA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46.6</w:t>
            </w:r>
          </w:p>
        </w:tc>
        <w:tc>
          <w:tcPr>
            <w:tcW w:w="1620" w:type="dxa"/>
            <w:tcBorders>
              <w:top w:val="nil"/>
              <w:left w:val="nil"/>
              <w:bottom w:val="single" w:sz="4" w:space="0" w:color="auto"/>
              <w:right w:val="single" w:sz="4" w:space="0" w:color="auto"/>
            </w:tcBorders>
            <w:shd w:val="clear" w:color="auto" w:fill="auto"/>
            <w:noWrap/>
            <w:vAlign w:val="bottom"/>
            <w:hideMark/>
          </w:tcPr>
          <w:p w14:paraId="5392374F"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29.0</w:t>
            </w:r>
          </w:p>
        </w:tc>
        <w:tc>
          <w:tcPr>
            <w:tcW w:w="1710" w:type="dxa"/>
            <w:tcBorders>
              <w:top w:val="nil"/>
              <w:left w:val="nil"/>
              <w:bottom w:val="single" w:sz="4" w:space="0" w:color="auto"/>
              <w:right w:val="single" w:sz="4" w:space="0" w:color="auto"/>
            </w:tcBorders>
            <w:shd w:val="clear" w:color="auto" w:fill="auto"/>
            <w:noWrap/>
            <w:vAlign w:val="bottom"/>
            <w:hideMark/>
          </w:tcPr>
          <w:p w14:paraId="2B60B7E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26.1</w:t>
            </w:r>
          </w:p>
        </w:tc>
        <w:tc>
          <w:tcPr>
            <w:tcW w:w="2880" w:type="dxa"/>
            <w:tcBorders>
              <w:top w:val="nil"/>
              <w:left w:val="nil"/>
              <w:bottom w:val="single" w:sz="4" w:space="0" w:color="auto"/>
              <w:right w:val="single" w:sz="4" w:space="0" w:color="auto"/>
            </w:tcBorders>
            <w:shd w:val="clear" w:color="auto" w:fill="auto"/>
            <w:noWrap/>
            <w:vAlign w:val="bottom"/>
            <w:hideMark/>
          </w:tcPr>
          <w:p w14:paraId="387BE977" w14:textId="5A321F80" w:rsidR="00BB1952" w:rsidRPr="00BB1952" w:rsidRDefault="00DC4427" w:rsidP="00DC4427">
            <w:pPr>
              <w:spacing w:before="0" w:after="0" w:line="240" w:lineRule="auto"/>
              <w:jc w:val="left"/>
              <w:rPr>
                <w:rFonts w:cs="Calibri"/>
                <w:color w:val="000000"/>
                <w:szCs w:val="22"/>
                <w:lang w:bidi="ne-NP"/>
              </w:rPr>
            </w:pPr>
            <w:r>
              <w:rPr>
                <w:rFonts w:cs="Calibri"/>
                <w:color w:val="000000"/>
                <w:szCs w:val="22"/>
                <w:lang w:bidi="ne-NP"/>
              </w:rPr>
              <w:t>I</w:t>
            </w:r>
            <w:r w:rsidR="00BB1952" w:rsidRPr="00BB1952">
              <w:rPr>
                <w:rFonts w:cs="Calibri"/>
                <w:color w:val="000000"/>
                <w:szCs w:val="22"/>
                <w:lang w:bidi="ne-NP"/>
              </w:rPr>
              <w:t xml:space="preserve">ncomplete </w:t>
            </w:r>
            <w:r>
              <w:rPr>
                <w:rFonts w:cs="Calibri"/>
                <w:color w:val="000000"/>
                <w:szCs w:val="22"/>
                <w:lang w:bidi="ne-NP"/>
              </w:rPr>
              <w:t xml:space="preserve">data </w:t>
            </w:r>
          </w:p>
        </w:tc>
      </w:tr>
    </w:tbl>
    <w:p w14:paraId="79F5720F" w14:textId="10D600BB" w:rsidR="00BB1952" w:rsidRDefault="00BB1952" w:rsidP="00BB1952"/>
    <w:p w14:paraId="0F352600" w14:textId="54DF2E19" w:rsidR="00BB1952" w:rsidRDefault="00F3344A" w:rsidP="00E5574C">
      <w:ins w:id="4769" w:author="Kumar Baral" w:date="2023-02-10T13:42:00Z">
        <w:r>
          <w:t xml:space="preserve">The </w:t>
        </w:r>
      </w:ins>
      <w:ins w:id="4770" w:author="Kumar Baral" w:date="2023-02-10T14:11:00Z">
        <w:r w:rsidR="00E5574C">
          <w:t xml:space="preserve">mean </w:t>
        </w:r>
      </w:ins>
      <w:ins w:id="4771" w:author="Kumar Baral" w:date="2023-02-10T13:42:00Z">
        <w:r>
          <w:t>annual data series</w:t>
        </w:r>
      </w:ins>
      <w:ins w:id="4772" w:author="Kumar Baral" w:date="2023-02-10T14:12:00Z">
        <w:r w:rsidR="00E5574C">
          <w:t xml:space="preserve">, 5-years moving average and 10-years moving average </w:t>
        </w:r>
      </w:ins>
      <w:ins w:id="4773" w:author="Kumar Baral" w:date="2023-02-10T14:13:00Z">
        <w:r w:rsidR="00E5574C">
          <w:t>are</w:t>
        </w:r>
      </w:ins>
      <w:ins w:id="4774" w:author="Kumar Baral" w:date="2023-02-10T14:12:00Z">
        <w:r w:rsidR="00E5574C">
          <w:t xml:space="preserve"> </w:t>
        </w:r>
      </w:ins>
      <w:ins w:id="4775" w:author="Kumar Baral" w:date="2023-02-10T14:13:00Z">
        <w:r w:rsidR="00E5574C">
          <w:t>plotted in</w:t>
        </w:r>
      </w:ins>
      <w:ins w:id="4776" w:author="Kumar Baral" w:date="2023-02-10T14:12:00Z">
        <w:r w:rsidR="007A7967">
          <w:t xml:space="preserve"> the </w:t>
        </w:r>
      </w:ins>
      <w:ins w:id="4777" w:author="Kumar Baral" w:date="2023-02-13T10:38:00Z">
        <w:r w:rsidR="007A7967">
          <w:fldChar w:fldCharType="begin"/>
        </w:r>
        <w:r w:rsidR="007A7967">
          <w:instrText xml:space="preserve"> REF _Ref127177104 \h </w:instrText>
        </w:r>
      </w:ins>
      <w:r w:rsidR="007A7967">
        <w:fldChar w:fldCharType="separate"/>
      </w:r>
      <w:ins w:id="4778" w:author="Kumar Baral" w:date="2023-02-13T10:37:00Z">
        <w:r w:rsidR="008C4DA6">
          <w:t xml:space="preserve">Figure </w:t>
        </w:r>
      </w:ins>
      <w:r w:rsidR="008C4DA6">
        <w:rPr>
          <w:noProof/>
        </w:rPr>
        <w:t>1</w:t>
      </w:r>
      <w:ins w:id="4779" w:author="Kumar Baral" w:date="2023-02-13T14:03:00Z">
        <w:r w:rsidR="008C4DA6">
          <w:noBreakHyphen/>
        </w:r>
      </w:ins>
      <w:r w:rsidR="008C4DA6">
        <w:rPr>
          <w:noProof/>
        </w:rPr>
        <w:t>6</w:t>
      </w:r>
      <w:ins w:id="4780" w:author="Kumar Baral" w:date="2023-02-13T10:38:00Z">
        <w:r w:rsidR="007A7967">
          <w:fldChar w:fldCharType="end"/>
        </w:r>
      </w:ins>
      <w:ins w:id="4781" w:author="Kumar Baral" w:date="2023-02-10T14:12:00Z">
        <w:r w:rsidR="00E5574C">
          <w:t>.</w:t>
        </w:r>
      </w:ins>
      <w:ins w:id="4782" w:author="Kumar Baral" w:date="2023-02-13T10:51:00Z">
        <w:r w:rsidR="00CC2D59">
          <w:t xml:space="preserve"> The presence of gap in the plot of mean annual discharge indicates the upgrading work in </w:t>
        </w:r>
      </w:ins>
      <w:r w:rsidR="0062160E">
        <w:t>Jhimruk</w:t>
      </w:r>
      <w:ins w:id="4783" w:author="Kumar Baral" w:date="2023-02-13T10:51:00Z">
        <w:r w:rsidR="00CC2D59">
          <w:t xml:space="preserve"> Khola. The data is not available in that period of time. 5-year moving average and 10-year moving average is also plotted in the plot. </w:t>
        </w:r>
      </w:ins>
    </w:p>
    <w:p w14:paraId="6722581D" w14:textId="23DB81C8" w:rsidR="00C34729" w:rsidRDefault="00BB1952" w:rsidP="00E5574C">
      <w:pPr>
        <w:rPr>
          <w:ins w:id="4784" w:author="Kumar Baral" w:date="2023-02-10T14:15:00Z"/>
        </w:rPr>
      </w:pPr>
      <w:r>
        <w:rPr>
          <w:noProof/>
          <w:lang w:bidi="ne-NP"/>
        </w:rPr>
        <w:lastRenderedPageBreak/>
        <w:drawing>
          <wp:inline distT="0" distB="0" distL="0" distR="0" wp14:anchorId="1B102D19" wp14:editId="5FECA200">
            <wp:extent cx="5960745" cy="3822700"/>
            <wp:effectExtent l="0" t="0" r="1905"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31CF98" w14:textId="1E87088A" w:rsidR="007A7967" w:rsidRDefault="007A7967">
      <w:pPr>
        <w:pStyle w:val="Caption"/>
        <w:rPr>
          <w:ins w:id="4785" w:author="Kumar Baral" w:date="2023-02-13T10:37:00Z"/>
        </w:rPr>
        <w:pPrChange w:id="4786" w:author="Kumar Baral" w:date="2023-02-13T10:37:00Z">
          <w:pPr/>
        </w:pPrChange>
      </w:pPr>
      <w:bookmarkStart w:id="4787" w:name="_Ref127177104"/>
      <w:bookmarkStart w:id="4788" w:name="_Toc127278412"/>
      <w:ins w:id="4789" w:author="Kumar Baral" w:date="2023-02-13T10:37:00Z">
        <w:r>
          <w:t xml:space="preserve">Figure </w:t>
        </w:r>
      </w:ins>
      <w:ins w:id="4790" w:author="Kumar Baral" w:date="2023-02-13T14:03:00Z">
        <w:r w:rsidR="00927B5D">
          <w:fldChar w:fldCharType="begin"/>
        </w:r>
        <w:r w:rsidR="00927B5D">
          <w:instrText xml:space="preserve"> STYLEREF 1 \s </w:instrText>
        </w:r>
      </w:ins>
      <w:r w:rsidR="00927B5D">
        <w:fldChar w:fldCharType="separate"/>
      </w:r>
      <w:r w:rsidR="008C4DA6">
        <w:rPr>
          <w:noProof/>
        </w:rPr>
        <w:t>1</w:t>
      </w:r>
      <w:ins w:id="479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6</w:t>
      </w:r>
      <w:ins w:id="4792" w:author="Kumar Baral" w:date="2023-02-13T14:03:00Z">
        <w:r w:rsidR="00927B5D">
          <w:fldChar w:fldCharType="end"/>
        </w:r>
      </w:ins>
      <w:bookmarkEnd w:id="4787"/>
      <w:ins w:id="4793" w:author="Kumar Baral" w:date="2023-02-13T10:37:00Z">
        <w:r>
          <w:t>: Plot of Mean annual discharge, 5-years moving average, 10-years moving average</w:t>
        </w:r>
        <w:bookmarkEnd w:id="4788"/>
      </w:ins>
    </w:p>
    <w:p w14:paraId="49314BC6" w14:textId="2353B19D" w:rsidR="007A7967" w:rsidRPr="00882E22" w:rsidRDefault="00EE5920" w:rsidP="00E5574C">
      <w:pPr>
        <w:rPr>
          <w:ins w:id="4794" w:author="Kumar Baral" w:date="2023-02-13T10:44:00Z"/>
        </w:rPr>
      </w:pPr>
      <w:ins w:id="4795" w:author="Kumar Baral" w:date="2023-02-10T14:25:00Z">
        <w:r w:rsidRPr="00882E22">
          <w:t xml:space="preserve">The </w:t>
        </w:r>
      </w:ins>
      <w:ins w:id="4796" w:author="Kumar Baral" w:date="2023-02-12T12:13:00Z">
        <w:r w:rsidR="009363B2" w:rsidRPr="00882E22">
          <w:t xml:space="preserve">different </w:t>
        </w:r>
      </w:ins>
      <w:ins w:id="4797" w:author="Kumar Baral" w:date="2023-02-10T14:25:00Z">
        <w:r w:rsidRPr="00882E22">
          <w:t xml:space="preserve">series </w:t>
        </w:r>
      </w:ins>
      <w:ins w:id="4798" w:author="Kumar Baral" w:date="2023-02-12T12:13:00Z">
        <w:r w:rsidR="009363B2" w:rsidRPr="00882E22">
          <w:t xml:space="preserve">presented in </w:t>
        </w:r>
      </w:ins>
      <w:ins w:id="4799" w:author="Kumar Baral" w:date="2023-02-13T10:43:00Z">
        <w:r w:rsidR="007A7967" w:rsidRPr="00882E22">
          <w:fldChar w:fldCharType="begin"/>
        </w:r>
        <w:r w:rsidR="007A7967" w:rsidRPr="00882E22">
          <w:instrText xml:space="preserve"> REF _Ref127176859 \h </w:instrText>
        </w:r>
      </w:ins>
      <w:r w:rsidR="00647330" w:rsidRPr="00882E22">
        <w:instrText xml:space="preserve"> \* MERGEFORMAT </w:instrText>
      </w:r>
      <w:r w:rsidR="007A7967" w:rsidRPr="00882E22">
        <w:fldChar w:fldCharType="separate"/>
      </w:r>
      <w:ins w:id="4800" w:author="Kumar Baral" w:date="2023-02-13T10:29:00Z">
        <w:r w:rsidR="008C4DA6" w:rsidRPr="00882E22">
          <w:t xml:space="preserve">Table </w:t>
        </w:r>
      </w:ins>
      <w:r w:rsidR="008C4DA6" w:rsidRPr="00882E22">
        <w:rPr>
          <w:noProof/>
        </w:rPr>
        <w:t>1</w:t>
      </w:r>
      <w:ins w:id="4801" w:author="Kumar Baral" w:date="2023-02-13T14:27:00Z">
        <w:r w:rsidR="008C4DA6" w:rsidRPr="00882E22">
          <w:noBreakHyphen/>
        </w:r>
      </w:ins>
      <w:r w:rsidR="008C4DA6" w:rsidRPr="00882E22">
        <w:rPr>
          <w:noProof/>
        </w:rPr>
        <w:t>6</w:t>
      </w:r>
      <w:ins w:id="4802" w:author="Kumar Baral" w:date="2023-02-13T10:43:00Z">
        <w:r w:rsidR="007A7967" w:rsidRPr="00882E22">
          <w:fldChar w:fldCharType="end"/>
        </w:r>
        <w:r w:rsidR="007A7967" w:rsidRPr="00882E22">
          <w:t xml:space="preserve"> </w:t>
        </w:r>
      </w:ins>
      <w:ins w:id="4803" w:author="Kumar Baral" w:date="2023-02-10T14:25:00Z">
        <w:r w:rsidRPr="00882E22">
          <w:t xml:space="preserve">is </w:t>
        </w:r>
      </w:ins>
      <w:ins w:id="4804" w:author="Kumar Baral" w:date="2023-02-12T12:11:00Z">
        <w:r w:rsidR="00694E10" w:rsidRPr="00882E22">
          <w:t>analyzed</w:t>
        </w:r>
      </w:ins>
      <w:ins w:id="4805" w:author="Kumar Baral" w:date="2023-02-10T14:25:00Z">
        <w:r w:rsidRPr="00882E22">
          <w:t xml:space="preserve"> </w:t>
        </w:r>
      </w:ins>
      <w:ins w:id="4806" w:author="Kumar Baral" w:date="2023-02-13T10:43:00Z">
        <w:r w:rsidR="007A7967" w:rsidRPr="00882E22">
          <w:t>to find correlation with same series but with</w:t>
        </w:r>
      </w:ins>
      <w:ins w:id="4807" w:author="Kumar Baral" w:date="2023-02-10T14:25:00Z">
        <w:r w:rsidRPr="00882E22">
          <w:t xml:space="preserve"> different lag to </w:t>
        </w:r>
      </w:ins>
      <w:ins w:id="4808" w:author="Kumar Baral" w:date="2023-02-12T12:11:00Z">
        <w:r w:rsidR="00694E10" w:rsidRPr="00882E22">
          <w:t>obtain</w:t>
        </w:r>
      </w:ins>
      <w:ins w:id="4809" w:author="Kumar Baral" w:date="2023-02-10T14:25:00Z">
        <w:r w:rsidRPr="00882E22">
          <w:t xml:space="preserve"> the plot of </w:t>
        </w:r>
      </w:ins>
      <w:ins w:id="4810" w:author="Kumar Baral" w:date="2023-02-13T10:44:00Z">
        <w:r w:rsidR="007A7967" w:rsidRPr="00882E22">
          <w:t>auto correlation function (</w:t>
        </w:r>
      </w:ins>
      <w:ins w:id="4811" w:author="Kumar Baral" w:date="2023-02-10T14:26:00Z">
        <w:r w:rsidRPr="00882E22">
          <w:t>ACF</w:t>
        </w:r>
      </w:ins>
      <w:ins w:id="4812" w:author="Kumar Baral" w:date="2023-02-13T10:44:00Z">
        <w:r w:rsidR="007A7967" w:rsidRPr="00882E22">
          <w:t>)</w:t>
        </w:r>
      </w:ins>
      <w:ins w:id="4813" w:author="Kumar Baral" w:date="2023-02-10T14:26:00Z">
        <w:r w:rsidRPr="00882E22">
          <w:t xml:space="preserve"> vs different lags</w:t>
        </w:r>
      </w:ins>
      <w:r w:rsidR="002D09A2" w:rsidRPr="00882E22">
        <w:t xml:space="preserve"> as shown in </w:t>
      </w:r>
      <w:r w:rsidR="002D09A2" w:rsidRPr="00882E22">
        <w:fldChar w:fldCharType="begin"/>
      </w:r>
      <w:r w:rsidR="002D09A2" w:rsidRPr="00882E22">
        <w:instrText xml:space="preserve"> REF _Ref127177546 \h </w:instrText>
      </w:r>
      <w:r w:rsidR="00647330" w:rsidRPr="00882E22">
        <w:instrText xml:space="preserve"> \* MERGEFORMAT </w:instrText>
      </w:r>
      <w:r w:rsidR="002D09A2" w:rsidRPr="00882E22">
        <w:fldChar w:fldCharType="separate"/>
      </w:r>
      <w:ins w:id="4814" w:author="Kumar Baral" w:date="2023-02-13T10:44:00Z">
        <w:r w:rsidR="008C4DA6" w:rsidRPr="00882E22">
          <w:t xml:space="preserve">Figure </w:t>
        </w:r>
      </w:ins>
      <w:r w:rsidR="008C4DA6" w:rsidRPr="00882E22">
        <w:rPr>
          <w:noProof/>
        </w:rPr>
        <w:t>1</w:t>
      </w:r>
      <w:ins w:id="4815" w:author="Kumar Baral" w:date="2023-02-13T14:03:00Z">
        <w:r w:rsidR="008C4DA6" w:rsidRPr="00882E22">
          <w:noBreakHyphen/>
        </w:r>
      </w:ins>
      <w:r w:rsidR="008C4DA6" w:rsidRPr="00882E22">
        <w:rPr>
          <w:noProof/>
        </w:rPr>
        <w:t>7</w:t>
      </w:r>
      <w:r w:rsidR="002D09A2" w:rsidRPr="00882E22">
        <w:fldChar w:fldCharType="end"/>
      </w:r>
      <w:ins w:id="4816" w:author="Kumar Baral" w:date="2023-02-10T14:26:00Z">
        <w:r w:rsidRPr="00882E22">
          <w:t xml:space="preserve">. </w:t>
        </w:r>
      </w:ins>
    </w:p>
    <w:p w14:paraId="697CFC28" w14:textId="63AE064D" w:rsidR="00CC2D59" w:rsidRPr="00882E22" w:rsidRDefault="007A7967" w:rsidP="00E5574C">
      <w:pPr>
        <w:rPr>
          <w:ins w:id="4817" w:author="Kumar Baral" w:date="2023-02-13T10:50:00Z"/>
        </w:rPr>
      </w:pPr>
      <w:ins w:id="4818" w:author="Kumar Baral" w:date="2023-02-13T10:45:00Z">
        <w:r w:rsidRPr="00882E22">
          <w:fldChar w:fldCharType="begin"/>
        </w:r>
        <w:r w:rsidRPr="00882E22">
          <w:instrText xml:space="preserve"> REF _Ref127177546 \h </w:instrText>
        </w:r>
      </w:ins>
      <w:r w:rsidR="00647330" w:rsidRPr="00882E22">
        <w:instrText xml:space="preserve"> \* MERGEFORMAT </w:instrText>
      </w:r>
      <w:r w:rsidRPr="00882E22">
        <w:fldChar w:fldCharType="separate"/>
      </w:r>
      <w:ins w:id="4819" w:author="Kumar Baral" w:date="2023-02-13T10:44:00Z">
        <w:r w:rsidR="008C4DA6" w:rsidRPr="00882E22">
          <w:t xml:space="preserve">Figure </w:t>
        </w:r>
      </w:ins>
      <w:r w:rsidR="008C4DA6" w:rsidRPr="00882E22">
        <w:rPr>
          <w:noProof/>
        </w:rPr>
        <w:t>1</w:t>
      </w:r>
      <w:ins w:id="4820" w:author="Kumar Baral" w:date="2023-02-13T14:03:00Z">
        <w:r w:rsidR="008C4DA6" w:rsidRPr="00882E22">
          <w:noBreakHyphen/>
        </w:r>
      </w:ins>
      <w:r w:rsidR="008C4DA6" w:rsidRPr="00882E22">
        <w:rPr>
          <w:noProof/>
        </w:rPr>
        <w:t>7</w:t>
      </w:r>
      <w:ins w:id="4821" w:author="Kumar Baral" w:date="2023-02-13T10:45:00Z">
        <w:r w:rsidRPr="00882E22">
          <w:fldChar w:fldCharType="end"/>
        </w:r>
        <w:r w:rsidRPr="00882E22">
          <w:t xml:space="preserve"> shows the plot of auto</w:t>
        </w:r>
      </w:ins>
      <w:r w:rsidR="00B7569D" w:rsidRPr="00882E22">
        <w:t xml:space="preserve"> </w:t>
      </w:r>
      <w:ins w:id="4822" w:author="Kumar Baral" w:date="2023-02-13T10:45:00Z">
        <w:r w:rsidRPr="00882E22">
          <w:t>correlation function (ACF)</w:t>
        </w:r>
      </w:ins>
      <w:ins w:id="4823" w:author="Kumar Baral" w:date="2023-02-13T10:46:00Z">
        <w:r w:rsidRPr="00882E22">
          <w:t xml:space="preserve"> </w:t>
        </w:r>
      </w:ins>
      <w:ins w:id="4824" w:author="Kumar Baral" w:date="2023-02-13T10:45:00Z">
        <w:r w:rsidRPr="00882E22">
          <w:t>vs</w:t>
        </w:r>
      </w:ins>
      <w:ins w:id="4825" w:author="Kumar Baral" w:date="2023-02-13T10:46:00Z">
        <w:r w:rsidRPr="00882E22">
          <w:t xml:space="preserve"> different lag</w:t>
        </w:r>
      </w:ins>
      <w:ins w:id="4826" w:author="Kumar Baral" w:date="2023-02-13T10:47:00Z">
        <w:r w:rsidRPr="00882E22">
          <w:t xml:space="preserve"> for the mean annual discharge of </w:t>
        </w:r>
      </w:ins>
      <w:proofErr w:type="spellStart"/>
      <w:r w:rsidR="0062160E" w:rsidRPr="00882E22">
        <w:t>Jhimruk</w:t>
      </w:r>
      <w:ins w:id="4827" w:author="Kumar Baral" w:date="2023-02-13T10:47:00Z">
        <w:r w:rsidRPr="00882E22">
          <w:t>khola</w:t>
        </w:r>
      </w:ins>
      <w:proofErr w:type="spellEnd"/>
      <w:ins w:id="4828" w:author="Kumar Baral" w:date="2023-02-13T10:46:00Z">
        <w:r w:rsidRPr="00882E22">
          <w:t xml:space="preserve">. </w:t>
        </w:r>
      </w:ins>
      <w:ins w:id="4829" w:author="Kumar Baral" w:date="2023-02-13T10:47:00Z">
        <w:r w:rsidR="00CC2D59" w:rsidRPr="00882E22">
          <w:t xml:space="preserve">Here in the plot, the shaded </w:t>
        </w:r>
      </w:ins>
      <w:r w:rsidR="002D09A2" w:rsidRPr="00882E22">
        <w:t>region in y-axis</w:t>
      </w:r>
      <w:ins w:id="4830" w:author="Kumar Baral" w:date="2023-02-13T10:47:00Z">
        <w:r w:rsidR="00CC2D59" w:rsidRPr="00882E22">
          <w:t xml:space="preserve"> </w:t>
        </w:r>
      </w:ins>
      <w:ins w:id="4831" w:author="Kumar Baral" w:date="2023-02-13T10:48:00Z">
        <w:r w:rsidR="00CC2D59" w:rsidRPr="00882E22">
          <w:t>from [-0.5</w:t>
        </w:r>
      </w:ins>
      <w:r w:rsidR="00882E22" w:rsidRPr="00882E22">
        <w:t>15</w:t>
      </w:r>
      <w:ins w:id="4832" w:author="Kumar Baral" w:date="2023-02-13T10:48:00Z">
        <w:r w:rsidR="00CC2D59" w:rsidRPr="00882E22">
          <w:t xml:space="preserve"> 0.5</w:t>
        </w:r>
      </w:ins>
      <w:r w:rsidR="00882E22" w:rsidRPr="00882E22">
        <w:t>15</w:t>
      </w:r>
      <w:ins w:id="4833" w:author="Kumar Baral" w:date="2023-02-13T10:48:00Z">
        <w:r w:rsidR="00CC2D59" w:rsidRPr="00882E22">
          <w:t>] is the confidence limit</w:t>
        </w:r>
      </w:ins>
      <w:r w:rsidR="00882E22" w:rsidRPr="00882E22">
        <w:t xml:space="preserve"> for the significance value of </w:t>
      </w:r>
      <w:r w:rsidR="00882E22" w:rsidRPr="00882E22">
        <w:rPr>
          <w:rFonts w:ascii="Times New Roman" w:hAnsi="Times New Roman"/>
        </w:rPr>
        <w:t>α</w:t>
      </w:r>
      <w:r w:rsidR="00882E22" w:rsidRPr="00882E22">
        <w:t>=0.01. Since</w:t>
      </w:r>
      <w:r w:rsidR="001E3856" w:rsidRPr="00882E22">
        <w:t xml:space="preserve">, </w:t>
      </w:r>
      <w:ins w:id="4834" w:author="Kumar Baral" w:date="2023-02-13T10:48:00Z">
        <w:r w:rsidR="00CC2D59" w:rsidRPr="00882E22">
          <w:t>Lag</w:t>
        </w:r>
      </w:ins>
      <w:ins w:id="4835" w:author="Kumar Baral" w:date="2023-02-13T10:49:00Z">
        <w:r w:rsidR="00CC2D59" w:rsidRPr="00882E22">
          <w:t xml:space="preserve"> </w:t>
        </w:r>
      </w:ins>
      <w:ins w:id="4836" w:author="Kumar Baral" w:date="2023-02-13T10:48:00Z">
        <w:r w:rsidR="00CC2D59" w:rsidRPr="00882E22">
          <w:t>(1)</w:t>
        </w:r>
      </w:ins>
      <w:r w:rsidR="00882E22" w:rsidRPr="00882E22">
        <w:t>, 0.39,</w:t>
      </w:r>
      <w:ins w:id="4837" w:author="Kumar Baral" w:date="2023-02-13T10:48:00Z">
        <w:r w:rsidR="00CC2D59" w:rsidRPr="00882E22">
          <w:t xml:space="preserve"> lies within the confidence limit</w:t>
        </w:r>
      </w:ins>
      <w:r w:rsidR="001E3856" w:rsidRPr="00882E22">
        <w:t xml:space="preserve"> it is concluded that </w:t>
      </w:r>
      <w:ins w:id="4838" w:author="Kumar Baral" w:date="2023-02-13T10:48:00Z">
        <w:r w:rsidR="00CC2D59" w:rsidRPr="00882E22">
          <w:t xml:space="preserve">there is no persistence in the series of mean annual </w:t>
        </w:r>
      </w:ins>
      <w:ins w:id="4839" w:author="Kumar Baral" w:date="2023-02-13T10:49:00Z">
        <w:r w:rsidR="00CC2D59" w:rsidRPr="00882E22">
          <w:t>discharge</w:t>
        </w:r>
      </w:ins>
      <w:ins w:id="4840" w:author="Kumar Baral" w:date="2023-02-13T10:48:00Z">
        <w:r w:rsidR="00CC2D59" w:rsidRPr="00882E22">
          <w:t>.</w:t>
        </w:r>
      </w:ins>
      <w:ins w:id="4841" w:author="Kumar Baral" w:date="2023-02-13T10:49:00Z">
        <w:r w:rsidR="00CC2D59" w:rsidRPr="00882E22">
          <w:t xml:space="preserve"> </w:t>
        </w:r>
      </w:ins>
      <w:ins w:id="4842" w:author="Kumar Baral" w:date="2023-02-13T10:48:00Z">
        <w:r w:rsidR="00CC2D59" w:rsidRPr="00882E22">
          <w:t xml:space="preserve"> </w:t>
        </w:r>
      </w:ins>
      <w:ins w:id="4843" w:author="Kumar Baral" w:date="2023-02-13T10:49:00Z">
        <w:r w:rsidR="00CC2D59" w:rsidRPr="00882E22">
          <w:t xml:space="preserve">The persistence in the data is said to be present if the correlation of the lag (1) lies outside of the confidence limit. </w:t>
        </w:r>
      </w:ins>
      <w:ins w:id="4844" w:author="Kumar Baral" w:date="2023-02-10T14:34:00Z">
        <w:r w:rsidR="00D878B3" w:rsidRPr="00882E22">
          <w:t>On such case, pre whitening of data is necessary</w:t>
        </w:r>
      </w:ins>
      <w:ins w:id="4845" w:author="Kumar Baral" w:date="2023-02-13T10:49:00Z">
        <w:r w:rsidR="00CC2D59" w:rsidRPr="00882E22">
          <w:t xml:space="preserve"> to remove the </w:t>
        </w:r>
      </w:ins>
      <w:ins w:id="4846" w:author="Kumar Baral" w:date="2023-02-13T10:50:00Z">
        <w:r w:rsidR="00CC2D59" w:rsidRPr="00882E22">
          <w:t xml:space="preserve">persistence. </w:t>
        </w:r>
      </w:ins>
    </w:p>
    <w:p w14:paraId="6B7A0ADD" w14:textId="30312C4B" w:rsidR="00EE5920" w:rsidRDefault="00D878B3" w:rsidP="00E5574C">
      <w:pPr>
        <w:rPr>
          <w:ins w:id="4847" w:author="Kumar Baral" w:date="2023-02-10T14:37:00Z"/>
        </w:rPr>
      </w:pPr>
      <w:ins w:id="4848" w:author="Kumar Baral" w:date="2023-02-10T14:35:00Z">
        <w:r w:rsidRPr="00882E22">
          <w:t>Now, the Man-</w:t>
        </w:r>
      </w:ins>
      <w:ins w:id="4849" w:author="Kumar Baral" w:date="2023-02-12T12:11:00Z">
        <w:r w:rsidR="00694E10" w:rsidRPr="00882E22">
          <w:t>Kendall</w:t>
        </w:r>
      </w:ins>
      <w:ins w:id="4850" w:author="Kumar Baral" w:date="2023-02-10T14:35:00Z">
        <w:r w:rsidRPr="00882E22">
          <w:t xml:space="preserve"> test can be </w:t>
        </w:r>
      </w:ins>
      <w:ins w:id="4851" w:author="Kumar Baral" w:date="2023-02-10T14:36:00Z">
        <w:r w:rsidRPr="00882E22">
          <w:t>proceeded</w:t>
        </w:r>
      </w:ins>
      <w:ins w:id="4852" w:author="Kumar Baral" w:date="2023-02-10T14:35:00Z">
        <w:r w:rsidRPr="00882E22">
          <w:t xml:space="preserve">. </w:t>
        </w:r>
      </w:ins>
      <w:ins w:id="4853" w:author="Kumar Baral" w:date="2023-02-10T14:36:00Z">
        <w:r w:rsidRPr="00882E22">
          <w:t xml:space="preserve"> The result of Man-Kendall test is simple and represented by MK test statistics, tau and probability of exceedance values.</w:t>
        </w:r>
        <w:r>
          <w:t xml:space="preserve"> </w:t>
        </w:r>
      </w:ins>
    </w:p>
    <w:p w14:paraId="6E23692E" w14:textId="50FF2738" w:rsidR="00EE5920" w:rsidRDefault="00647330" w:rsidP="00E5574C">
      <w:pPr>
        <w:rPr>
          <w:ins w:id="4854" w:author="Kumar Baral" w:date="2023-02-10T14:25:00Z"/>
        </w:rPr>
      </w:pPr>
      <w:r w:rsidRPr="00647330">
        <w:lastRenderedPageBreak/>
        <w:drawing>
          <wp:inline distT="0" distB="0" distL="0" distR="0" wp14:anchorId="0CC45FCE" wp14:editId="2FF78907">
            <wp:extent cx="5333064" cy="3505200"/>
            <wp:effectExtent l="19050" t="19050" r="2032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131" cy="3515760"/>
                    </a:xfrm>
                    <a:prstGeom prst="rect">
                      <a:avLst/>
                    </a:prstGeom>
                    <a:ln>
                      <a:solidFill>
                        <a:schemeClr val="tx1"/>
                      </a:solidFill>
                    </a:ln>
                  </pic:spPr>
                </pic:pic>
              </a:graphicData>
            </a:graphic>
          </wp:inline>
        </w:drawing>
      </w:r>
    </w:p>
    <w:p w14:paraId="2F5E0F46" w14:textId="6258F9DD" w:rsidR="00EE5920" w:rsidRDefault="007A7967">
      <w:pPr>
        <w:pStyle w:val="Caption"/>
        <w:rPr>
          <w:ins w:id="4855" w:author="Kumar Baral" w:date="2023-02-10T14:25:00Z"/>
        </w:rPr>
        <w:pPrChange w:id="4856" w:author="Kumar Baral" w:date="2023-02-13T10:44:00Z">
          <w:pPr/>
        </w:pPrChange>
      </w:pPr>
      <w:bookmarkStart w:id="4857" w:name="_Ref127177546"/>
      <w:bookmarkStart w:id="4858" w:name="_Toc127278413"/>
      <w:ins w:id="4859" w:author="Kumar Baral" w:date="2023-02-13T10:44:00Z">
        <w:r>
          <w:t xml:space="preserve">Figure </w:t>
        </w:r>
      </w:ins>
      <w:ins w:id="4860" w:author="Kumar Baral" w:date="2023-02-13T14:03:00Z">
        <w:r w:rsidR="00927B5D">
          <w:fldChar w:fldCharType="begin"/>
        </w:r>
        <w:r w:rsidR="00927B5D">
          <w:instrText xml:space="preserve"> STYLEREF 1 \s </w:instrText>
        </w:r>
      </w:ins>
      <w:r w:rsidR="00927B5D">
        <w:fldChar w:fldCharType="separate"/>
      </w:r>
      <w:r w:rsidR="008C4DA6">
        <w:rPr>
          <w:noProof/>
        </w:rPr>
        <w:t>1</w:t>
      </w:r>
      <w:ins w:id="486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7</w:t>
      </w:r>
      <w:ins w:id="4862" w:author="Kumar Baral" w:date="2023-02-13T14:03:00Z">
        <w:r w:rsidR="00927B5D">
          <w:fldChar w:fldCharType="end"/>
        </w:r>
      </w:ins>
      <w:bookmarkEnd w:id="4857"/>
      <w:ins w:id="4863" w:author="Kumar Baral" w:date="2023-02-13T10:44:00Z">
        <w:r>
          <w:t xml:space="preserve">: </w:t>
        </w:r>
      </w:ins>
      <w:ins w:id="4864" w:author="Kumar Baral" w:date="2023-02-10T14:25:00Z">
        <w:r w:rsidR="00EE5920">
          <w:t>Auto correlation function</w:t>
        </w:r>
      </w:ins>
      <w:ins w:id="4865" w:author="Kumar Baral" w:date="2023-02-13T10:44:00Z">
        <w:r>
          <w:t xml:space="preserve"> of mean </w:t>
        </w:r>
      </w:ins>
      <w:ins w:id="4866" w:author="Kumar Baral" w:date="2023-02-13T10:45:00Z">
        <w:r>
          <w:t>annual</w:t>
        </w:r>
      </w:ins>
      <w:ins w:id="4867" w:author="Kumar Baral" w:date="2023-02-13T10:44:00Z">
        <w:r>
          <w:t xml:space="preserve"> </w:t>
        </w:r>
      </w:ins>
      <w:ins w:id="4868" w:author="Kumar Baral" w:date="2023-02-13T10:45:00Z">
        <w:r>
          <w:t xml:space="preserve">discharge series of </w:t>
        </w:r>
      </w:ins>
      <w:r w:rsidR="00647330">
        <w:t>Jhimruk River</w:t>
      </w:r>
      <w:bookmarkEnd w:id="4858"/>
      <w:ins w:id="4869" w:author="Kumar Baral" w:date="2023-02-10T14:25:00Z">
        <w:r w:rsidR="00EE5920">
          <w:t xml:space="preserve"> </w:t>
        </w:r>
      </w:ins>
    </w:p>
    <w:p w14:paraId="59D20549" w14:textId="24832DB9" w:rsidR="00CC2D59" w:rsidRDefault="008211B4">
      <w:pPr>
        <w:rPr>
          <w:ins w:id="4870" w:author="Kumar Baral" w:date="2023-02-13T10:54:00Z"/>
        </w:rPr>
      </w:pPr>
      <w:ins w:id="4871" w:author="Kumar Baral" w:date="2023-02-10T15:01:00Z">
        <w:r>
          <w:t xml:space="preserve">The monthly average </w:t>
        </w:r>
      </w:ins>
      <w:ins w:id="4872" w:author="Kumar Baral" w:date="2023-02-10T15:02:00Z">
        <w:r>
          <w:t xml:space="preserve">of each </w:t>
        </w:r>
      </w:ins>
      <w:ins w:id="4873" w:author="Kumar Baral" w:date="2023-02-10T15:05:00Z">
        <w:r>
          <w:t>month</w:t>
        </w:r>
      </w:ins>
      <w:ins w:id="4874" w:author="Kumar Baral" w:date="2023-02-10T15:02:00Z">
        <w:r>
          <w:t xml:space="preserve"> for</w:t>
        </w:r>
      </w:ins>
      <w:ins w:id="4875" w:author="Kumar Baral" w:date="2023-02-10T15:01:00Z">
        <w:r>
          <w:t xml:space="preserve"> different years is </w:t>
        </w:r>
      </w:ins>
      <w:ins w:id="4876" w:author="Kumar Baral" w:date="2023-02-10T15:02:00Z">
        <w:r>
          <w:t xml:space="preserve">also analyzed. </w:t>
        </w:r>
      </w:ins>
      <w:ins w:id="4877" w:author="Kumar Baral" w:date="2023-02-10T15:05:00Z">
        <w:r>
          <w:t>The result of the M</w:t>
        </w:r>
        <w:r w:rsidR="00E47F01">
          <w:t>an</w:t>
        </w:r>
        <w:r>
          <w:t>-Kendall test is tabulated</w:t>
        </w:r>
      </w:ins>
      <w:ins w:id="4878"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4879" w:author="Kumar Baral" w:date="2023-02-13T10:54:00Z">
        <w:r w:rsidR="008C4DA6">
          <w:t xml:space="preserve">Table </w:t>
        </w:r>
      </w:ins>
      <w:r w:rsidR="008C4DA6">
        <w:rPr>
          <w:noProof/>
        </w:rPr>
        <w:t>1</w:t>
      </w:r>
      <w:ins w:id="4880" w:author="Kumar Baral" w:date="2023-02-13T14:27:00Z">
        <w:r w:rsidR="008C4DA6">
          <w:noBreakHyphen/>
        </w:r>
      </w:ins>
      <w:r w:rsidR="008C4DA6">
        <w:rPr>
          <w:noProof/>
        </w:rPr>
        <w:t>7</w:t>
      </w:r>
      <w:ins w:id="4881" w:author="Kumar Baral" w:date="2023-02-13T12:22:00Z">
        <w:r w:rsidR="008E1FA3">
          <w:fldChar w:fldCharType="end"/>
        </w:r>
      </w:ins>
      <w:ins w:id="4882" w:author="Kumar Baral" w:date="2023-02-10T15:05:00Z">
        <w:r>
          <w:t xml:space="preserve">. </w:t>
        </w:r>
      </w:ins>
      <w:ins w:id="4883" w:author="Kumar Baral" w:date="2023-02-13T10:52:00Z">
        <w:r w:rsidR="00CC2D59">
          <w:t xml:space="preserve">The correction of pre-whitening is only performed for 5-years moving average and 10-years moving average series. </w:t>
        </w:r>
      </w:ins>
      <w:ins w:id="4884" w:author="Kumar Baral" w:date="2023-02-13T10:53:00Z">
        <w:r w:rsidR="00CC2D59">
          <w:t>These series are originated from the mean annual discharge series so there is trace of the original data</w:t>
        </w:r>
      </w:ins>
      <w:ins w:id="4885" w:author="Kumar Baral" w:date="2023-02-13T12:23:00Z">
        <w:r w:rsidR="008E1FA3">
          <w:t xml:space="preserve"> in the series</w:t>
        </w:r>
      </w:ins>
      <w:ins w:id="4886" w:author="Kumar Baral" w:date="2023-02-13T10:53:00Z">
        <w:r w:rsidR="00CC2D59">
          <w:t>.</w:t>
        </w:r>
      </w:ins>
      <w:ins w:id="4887" w:author="Kumar Baral" w:date="2023-02-13T10:52:00Z">
        <w:r w:rsidR="00CC2D59">
          <w:t xml:space="preserve"> </w:t>
        </w:r>
      </w:ins>
      <w:ins w:id="4888" w:author="Kumar Baral" w:date="2023-02-10T15:05:00Z">
        <w:r>
          <w:t xml:space="preserve">The </w:t>
        </w:r>
      </w:ins>
      <w:ins w:id="4889" w:author="Kumar Baral" w:date="2023-02-10T15:06:00Z">
        <w:r w:rsidR="008E1FA3">
          <w:t>detail</w:t>
        </w:r>
        <w:r w:rsidR="00053B33">
          <w:t xml:space="preserve"> calculation and result</w:t>
        </w:r>
        <w:r>
          <w:t xml:space="preserve"> are presented in the annex of this report. </w:t>
        </w:r>
      </w:ins>
    </w:p>
    <w:p w14:paraId="36FEA0BD" w14:textId="62E72BB5" w:rsidR="00CC2D59" w:rsidRDefault="00CC2D59">
      <w:pPr>
        <w:pStyle w:val="Caption"/>
        <w:pPrChange w:id="4890" w:author="Kumar Baral" w:date="2023-02-13T10:54:00Z">
          <w:pPr/>
        </w:pPrChange>
      </w:pPr>
      <w:bookmarkStart w:id="4891" w:name="_Ref127183355"/>
      <w:bookmarkStart w:id="4892" w:name="_Toc127278420"/>
      <w:ins w:id="4893" w:author="Kumar Baral" w:date="2023-02-13T10:54:00Z">
        <w:r>
          <w:t xml:space="preserve">Table </w:t>
        </w:r>
      </w:ins>
      <w:ins w:id="4894" w:author="Kumar Baral" w:date="2023-02-13T14:27:00Z">
        <w:r w:rsidR="00B132C2">
          <w:fldChar w:fldCharType="begin"/>
        </w:r>
        <w:r w:rsidR="00B132C2">
          <w:instrText xml:space="preserve"> STYLEREF 1 \s </w:instrText>
        </w:r>
      </w:ins>
      <w:r w:rsidR="00B132C2">
        <w:fldChar w:fldCharType="separate"/>
      </w:r>
      <w:r w:rsidR="008C4DA6">
        <w:rPr>
          <w:noProof/>
        </w:rPr>
        <w:t>1</w:t>
      </w:r>
      <w:ins w:id="489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7</w:t>
      </w:r>
      <w:ins w:id="4896" w:author="Kumar Baral" w:date="2023-02-13T14:27:00Z">
        <w:r w:rsidR="00B132C2">
          <w:fldChar w:fldCharType="end"/>
        </w:r>
      </w:ins>
      <w:bookmarkEnd w:id="4891"/>
      <w:ins w:id="4897" w:author="Kumar Baral" w:date="2023-02-13T10:54:00Z">
        <w:r>
          <w:t>: Result of Man-</w:t>
        </w:r>
      </w:ins>
      <w:ins w:id="4898" w:author="Kumar Baral" w:date="2023-02-13T10:55:00Z">
        <w:r>
          <w:t>Kendall</w:t>
        </w:r>
      </w:ins>
      <w:ins w:id="4899" w:author="Kumar Baral" w:date="2023-02-13T10:54:00Z">
        <w:r>
          <w:t xml:space="preserve"> test for different discharge series</w:t>
        </w:r>
      </w:ins>
      <w:bookmarkEnd w:id="4892"/>
    </w:p>
    <w:tbl>
      <w:tblPr>
        <w:tblW w:w="9090" w:type="dxa"/>
        <w:tblInd w:w="-5" w:type="dxa"/>
        <w:tblLook w:val="04A0" w:firstRow="1" w:lastRow="0" w:firstColumn="1" w:lastColumn="0" w:noHBand="0" w:noVBand="1"/>
      </w:tblPr>
      <w:tblGrid>
        <w:gridCol w:w="2520"/>
        <w:gridCol w:w="1620"/>
        <w:gridCol w:w="1620"/>
        <w:gridCol w:w="1710"/>
        <w:gridCol w:w="1620"/>
      </w:tblGrid>
      <w:tr w:rsidR="00EB624F" w:rsidRPr="00EB624F" w14:paraId="01742A23" w14:textId="77777777" w:rsidTr="00EB624F">
        <w:trPr>
          <w:trHeight w:val="727"/>
          <w:tblHeader/>
        </w:trPr>
        <w:tc>
          <w:tcPr>
            <w:tcW w:w="252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6E27A2E" w14:textId="77777777" w:rsidR="00EB624F" w:rsidRPr="00EB624F" w:rsidRDefault="00EB624F" w:rsidP="00EB624F">
            <w:pPr>
              <w:spacing w:before="0" w:after="0" w:line="240" w:lineRule="auto"/>
              <w:jc w:val="left"/>
              <w:rPr>
                <w:rFonts w:cs="Calibri"/>
                <w:szCs w:val="22"/>
                <w:lang w:bidi="ne-NP"/>
              </w:rPr>
            </w:pPr>
            <w:ins w:id="4900" w:author="Kumar Baral" w:date="2023-02-10T15:32:00Z">
              <w:r w:rsidRPr="00EB624F">
                <w:rPr>
                  <w:rFonts w:cs="Calibri"/>
                  <w:szCs w:val="22"/>
                  <w:lang w:bidi="ne-NP"/>
                </w:rPr>
                <w:t>Description/Data Series</w:t>
              </w:r>
            </w:ins>
          </w:p>
        </w:tc>
        <w:tc>
          <w:tcPr>
            <w:tcW w:w="162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697639A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4901" w:author="Kumar Baral" w:date="2023-02-10T15:32:00Z">
              <w:r w:rsidRPr="00EB624F">
                <w:rPr>
                  <w:rFonts w:cs="Calibri"/>
                  <w:szCs w:val="22"/>
                  <w:lang w:bidi="ne-NP"/>
                </w:rPr>
                <w:t>an-Kendall's statistical value</w:t>
              </w:r>
            </w:ins>
          </w:p>
        </w:tc>
        <w:tc>
          <w:tcPr>
            <w:tcW w:w="162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778FDBE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4902" w:author="Kumar Baral" w:date="2023-02-10T15:33:00Z">
              <w:r w:rsidRPr="00EB624F">
                <w:rPr>
                  <w:rFonts w:cs="Calibri"/>
                  <w:szCs w:val="22"/>
                  <w:lang w:bidi="ne-NP"/>
                </w:rPr>
                <w:t>an-Kendall's  tau</w:t>
              </w:r>
            </w:ins>
          </w:p>
        </w:tc>
        <w:tc>
          <w:tcPr>
            <w:tcW w:w="171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4F3BA8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4903" w:author="Kumar Baral" w:date="2023-02-10T15:33:00Z">
              <w:r w:rsidRPr="00EB624F">
                <w:rPr>
                  <w:rFonts w:cs="Calibri"/>
                  <w:szCs w:val="22"/>
                  <w:lang w:bidi="ne-NP"/>
                </w:rPr>
                <w:t>an-Kendall's  P-value</w:t>
              </w:r>
            </w:ins>
          </w:p>
        </w:tc>
        <w:tc>
          <w:tcPr>
            <w:tcW w:w="162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548B5D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4904" w:author="Kumar Baral" w:date="2023-02-10T15:32:00Z">
              <w:r w:rsidRPr="00EB624F">
                <w:rPr>
                  <w:rFonts w:cs="Calibri"/>
                  <w:szCs w:val="22"/>
                  <w:lang w:bidi="ne-NP"/>
                </w:rPr>
                <w:t>pparent trend</w:t>
              </w:r>
            </w:ins>
          </w:p>
        </w:tc>
      </w:tr>
      <w:tr w:rsidR="00EB624F" w:rsidRPr="00EB624F" w14:paraId="7F239AB8" w14:textId="77777777" w:rsidTr="00EB624F">
        <w:trPr>
          <w:trHeight w:val="255"/>
          <w:tblHeader/>
        </w:trPr>
        <w:tc>
          <w:tcPr>
            <w:tcW w:w="2520" w:type="dxa"/>
            <w:vMerge/>
            <w:tcBorders>
              <w:top w:val="single" w:sz="4" w:space="0" w:color="auto"/>
              <w:left w:val="single" w:sz="4" w:space="0" w:color="auto"/>
              <w:bottom w:val="single" w:sz="4" w:space="0" w:color="auto"/>
              <w:right w:val="single" w:sz="4" w:space="0" w:color="auto"/>
            </w:tcBorders>
            <w:vAlign w:val="center"/>
            <w:hideMark/>
          </w:tcPr>
          <w:p w14:paraId="6081231B"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552CAAF6"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000000"/>
              <w:right w:val="single" w:sz="4" w:space="0" w:color="auto"/>
            </w:tcBorders>
            <w:vAlign w:val="center"/>
            <w:hideMark/>
          </w:tcPr>
          <w:p w14:paraId="2DA770BE" w14:textId="77777777" w:rsidR="00EB624F" w:rsidRPr="00EB624F" w:rsidRDefault="00EB624F" w:rsidP="00EB624F">
            <w:pPr>
              <w:spacing w:before="0" w:after="0" w:line="240" w:lineRule="auto"/>
              <w:jc w:val="left"/>
              <w:rPr>
                <w:rFonts w:cs="Calibri"/>
                <w:szCs w:val="22"/>
                <w:lang w:bidi="ne-NP"/>
              </w:rPr>
            </w:pPr>
          </w:p>
        </w:tc>
        <w:tc>
          <w:tcPr>
            <w:tcW w:w="1710" w:type="dxa"/>
            <w:vMerge/>
            <w:tcBorders>
              <w:top w:val="single" w:sz="4" w:space="0" w:color="auto"/>
              <w:left w:val="single" w:sz="4" w:space="0" w:color="auto"/>
              <w:bottom w:val="single" w:sz="4" w:space="0" w:color="000000"/>
              <w:right w:val="single" w:sz="4" w:space="0" w:color="auto"/>
            </w:tcBorders>
            <w:vAlign w:val="center"/>
            <w:hideMark/>
          </w:tcPr>
          <w:p w14:paraId="0B9CE68B"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1D451AD8" w14:textId="77777777" w:rsidR="00EB624F" w:rsidRPr="00EB624F" w:rsidRDefault="00EB624F" w:rsidP="00EB624F">
            <w:pPr>
              <w:spacing w:before="0" w:after="0" w:line="240" w:lineRule="auto"/>
              <w:jc w:val="left"/>
              <w:rPr>
                <w:rFonts w:cs="Calibri"/>
                <w:szCs w:val="22"/>
                <w:lang w:bidi="ne-NP"/>
              </w:rPr>
            </w:pPr>
          </w:p>
        </w:tc>
      </w:tr>
      <w:tr w:rsidR="00EB624F" w:rsidRPr="00EB624F" w14:paraId="0E4697C7"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3F3854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4905" w:author="Kumar Baral" w:date="2023-02-10T15:32:00Z">
              <w:r w:rsidRPr="00EB624F">
                <w:rPr>
                  <w:rFonts w:cs="Calibri"/>
                  <w:szCs w:val="22"/>
                  <w:lang w:bidi="ne-NP"/>
                </w:rPr>
                <w:t>ean Annual Discharge</w:t>
              </w:r>
            </w:ins>
          </w:p>
        </w:tc>
        <w:tc>
          <w:tcPr>
            <w:tcW w:w="1620" w:type="dxa"/>
            <w:tcBorders>
              <w:top w:val="nil"/>
              <w:left w:val="nil"/>
              <w:bottom w:val="single" w:sz="4" w:space="0" w:color="auto"/>
              <w:right w:val="single" w:sz="4" w:space="0" w:color="auto"/>
            </w:tcBorders>
            <w:shd w:val="clear" w:color="auto" w:fill="auto"/>
            <w:noWrap/>
            <w:vAlign w:val="center"/>
            <w:hideMark/>
          </w:tcPr>
          <w:p w14:paraId="004C8ECC"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-64</w:t>
            </w:r>
          </w:p>
        </w:tc>
        <w:tc>
          <w:tcPr>
            <w:tcW w:w="1620" w:type="dxa"/>
            <w:tcBorders>
              <w:top w:val="nil"/>
              <w:left w:val="nil"/>
              <w:bottom w:val="single" w:sz="4" w:space="0" w:color="auto"/>
              <w:right w:val="single" w:sz="4" w:space="0" w:color="auto"/>
            </w:tcBorders>
            <w:shd w:val="clear" w:color="auto" w:fill="auto"/>
            <w:noWrap/>
            <w:vAlign w:val="center"/>
            <w:hideMark/>
          </w:tcPr>
          <w:p w14:paraId="140EDCB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-0.2133</w:t>
            </w:r>
          </w:p>
        </w:tc>
        <w:tc>
          <w:tcPr>
            <w:tcW w:w="1710" w:type="dxa"/>
            <w:tcBorders>
              <w:top w:val="nil"/>
              <w:left w:val="nil"/>
              <w:bottom w:val="single" w:sz="4" w:space="0" w:color="auto"/>
              <w:right w:val="single" w:sz="4" w:space="0" w:color="auto"/>
            </w:tcBorders>
            <w:shd w:val="clear" w:color="auto" w:fill="auto"/>
            <w:noWrap/>
            <w:vAlign w:val="center"/>
            <w:hideMark/>
          </w:tcPr>
          <w:p w14:paraId="1935F93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0.1409</w:t>
            </w:r>
          </w:p>
        </w:tc>
        <w:tc>
          <w:tcPr>
            <w:tcW w:w="1620" w:type="dxa"/>
            <w:tcBorders>
              <w:top w:val="nil"/>
              <w:left w:val="nil"/>
              <w:bottom w:val="single" w:sz="4" w:space="0" w:color="auto"/>
              <w:right w:val="single" w:sz="4" w:space="0" w:color="auto"/>
            </w:tcBorders>
            <w:shd w:val="clear" w:color="auto" w:fill="auto"/>
            <w:noWrap/>
            <w:vAlign w:val="center"/>
            <w:hideMark/>
          </w:tcPr>
          <w:p w14:paraId="46A6F660"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-0.1962</w:t>
            </w:r>
          </w:p>
        </w:tc>
      </w:tr>
      <w:tr w:rsidR="00EB624F" w:rsidRPr="00EB624F" w14:paraId="16AAEEC9"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5395D3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5</w:t>
            </w:r>
            <w:ins w:id="4906" w:author="Kumar Baral" w:date="2023-02-10T15:32:00Z">
              <w:r w:rsidRPr="00EB624F">
                <w:rPr>
                  <w:rFonts w:cs="Calibri"/>
                  <w:szCs w:val="22"/>
                  <w:lang w:bidi="ne-NP"/>
                </w:rPr>
                <w:t>-Years moving average</w:t>
              </w:r>
            </w:ins>
          </w:p>
        </w:tc>
        <w:tc>
          <w:tcPr>
            <w:tcW w:w="1620" w:type="dxa"/>
            <w:tcBorders>
              <w:top w:val="nil"/>
              <w:left w:val="nil"/>
              <w:bottom w:val="single" w:sz="4" w:space="0" w:color="auto"/>
              <w:right w:val="single" w:sz="4" w:space="0" w:color="auto"/>
            </w:tcBorders>
            <w:shd w:val="clear" w:color="auto" w:fill="auto"/>
            <w:noWrap/>
            <w:vAlign w:val="center"/>
            <w:hideMark/>
          </w:tcPr>
          <w:p w14:paraId="44BB1D5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-16</w:t>
            </w:r>
          </w:p>
        </w:tc>
        <w:tc>
          <w:tcPr>
            <w:tcW w:w="1620" w:type="dxa"/>
            <w:tcBorders>
              <w:top w:val="nil"/>
              <w:left w:val="nil"/>
              <w:bottom w:val="single" w:sz="4" w:space="0" w:color="auto"/>
              <w:right w:val="single" w:sz="4" w:space="0" w:color="auto"/>
            </w:tcBorders>
            <w:shd w:val="clear" w:color="auto" w:fill="auto"/>
            <w:noWrap/>
            <w:vAlign w:val="center"/>
            <w:hideMark/>
          </w:tcPr>
          <w:p w14:paraId="596087B0"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-0.0533</w:t>
            </w:r>
          </w:p>
        </w:tc>
        <w:tc>
          <w:tcPr>
            <w:tcW w:w="1710" w:type="dxa"/>
            <w:tcBorders>
              <w:top w:val="nil"/>
              <w:left w:val="nil"/>
              <w:bottom w:val="single" w:sz="4" w:space="0" w:color="auto"/>
              <w:right w:val="single" w:sz="4" w:space="0" w:color="auto"/>
            </w:tcBorders>
            <w:shd w:val="clear" w:color="auto" w:fill="auto"/>
            <w:noWrap/>
            <w:vAlign w:val="center"/>
            <w:hideMark/>
          </w:tcPr>
          <w:p w14:paraId="67424DE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0.7279</w:t>
            </w:r>
          </w:p>
        </w:tc>
        <w:tc>
          <w:tcPr>
            <w:tcW w:w="1620" w:type="dxa"/>
            <w:tcBorders>
              <w:top w:val="nil"/>
              <w:left w:val="nil"/>
              <w:bottom w:val="single" w:sz="4" w:space="0" w:color="auto"/>
              <w:right w:val="single" w:sz="4" w:space="0" w:color="auto"/>
            </w:tcBorders>
            <w:shd w:val="clear" w:color="auto" w:fill="auto"/>
            <w:noWrap/>
            <w:vAlign w:val="center"/>
            <w:hideMark/>
          </w:tcPr>
          <w:p w14:paraId="75B4082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-0.2181</w:t>
            </w:r>
          </w:p>
        </w:tc>
      </w:tr>
      <w:tr w:rsidR="00EB624F" w:rsidRPr="00EB624F" w14:paraId="2F9AB3D2"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697444D"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1</w:t>
            </w:r>
            <w:ins w:id="4907" w:author="Kumar Baral" w:date="2023-02-10T15:32:00Z">
              <w:r w:rsidRPr="00EB624F">
                <w:rPr>
                  <w:rFonts w:cs="Calibri"/>
                  <w:szCs w:val="22"/>
                  <w:lang w:bidi="ne-NP"/>
                </w:rPr>
                <w:t>0-Years moving average</w:t>
              </w:r>
            </w:ins>
          </w:p>
        </w:tc>
        <w:tc>
          <w:tcPr>
            <w:tcW w:w="1620" w:type="dxa"/>
            <w:tcBorders>
              <w:top w:val="nil"/>
              <w:left w:val="nil"/>
              <w:bottom w:val="single" w:sz="4" w:space="0" w:color="auto"/>
              <w:right w:val="single" w:sz="4" w:space="0" w:color="auto"/>
            </w:tcBorders>
            <w:shd w:val="clear" w:color="auto" w:fill="auto"/>
            <w:noWrap/>
            <w:vAlign w:val="center"/>
            <w:hideMark/>
          </w:tcPr>
          <w:p w14:paraId="6424090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22</w:t>
            </w:r>
          </w:p>
        </w:tc>
        <w:tc>
          <w:tcPr>
            <w:tcW w:w="1620" w:type="dxa"/>
            <w:tcBorders>
              <w:top w:val="nil"/>
              <w:left w:val="nil"/>
              <w:bottom w:val="single" w:sz="4" w:space="0" w:color="auto"/>
              <w:right w:val="single" w:sz="4" w:space="0" w:color="auto"/>
            </w:tcBorders>
            <w:shd w:val="clear" w:color="auto" w:fill="auto"/>
            <w:noWrap/>
            <w:vAlign w:val="center"/>
            <w:hideMark/>
          </w:tcPr>
          <w:p w14:paraId="557C11B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0.1158</w:t>
            </w:r>
          </w:p>
        </w:tc>
        <w:tc>
          <w:tcPr>
            <w:tcW w:w="1710" w:type="dxa"/>
            <w:tcBorders>
              <w:top w:val="nil"/>
              <w:left w:val="nil"/>
              <w:bottom w:val="single" w:sz="4" w:space="0" w:color="auto"/>
              <w:right w:val="single" w:sz="4" w:space="0" w:color="auto"/>
            </w:tcBorders>
            <w:shd w:val="clear" w:color="auto" w:fill="auto"/>
            <w:noWrap/>
            <w:vAlign w:val="center"/>
            <w:hideMark/>
          </w:tcPr>
          <w:p w14:paraId="13C052B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0.4986</w:t>
            </w:r>
          </w:p>
        </w:tc>
        <w:tc>
          <w:tcPr>
            <w:tcW w:w="1620" w:type="dxa"/>
            <w:tcBorders>
              <w:top w:val="nil"/>
              <w:left w:val="nil"/>
              <w:bottom w:val="single" w:sz="4" w:space="0" w:color="auto"/>
              <w:right w:val="single" w:sz="4" w:space="0" w:color="auto"/>
            </w:tcBorders>
            <w:shd w:val="clear" w:color="auto" w:fill="auto"/>
            <w:noWrap/>
            <w:vAlign w:val="center"/>
            <w:hideMark/>
          </w:tcPr>
          <w:p w14:paraId="54327AB7"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-0.1913</w:t>
            </w:r>
          </w:p>
        </w:tc>
      </w:tr>
      <w:tr w:rsidR="00EB624F" w:rsidRPr="00EB624F" w14:paraId="5B0800F0"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CF143F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B</w:t>
            </w:r>
            <w:ins w:id="4908" w:author="Kumar Baral" w:date="2023-02-10T15:32:00Z">
              <w:r w:rsidRPr="00EB624F">
                <w:rPr>
                  <w:rFonts w:cs="Calibri"/>
                  <w:szCs w:val="22"/>
                  <w:lang w:bidi="ne-NP"/>
                </w:rPr>
                <w:t>aishakh</w:t>
              </w:r>
            </w:ins>
          </w:p>
        </w:tc>
        <w:tc>
          <w:tcPr>
            <w:tcW w:w="1620" w:type="dxa"/>
            <w:tcBorders>
              <w:top w:val="nil"/>
              <w:left w:val="nil"/>
              <w:bottom w:val="single" w:sz="4" w:space="0" w:color="auto"/>
              <w:right w:val="single" w:sz="4" w:space="0" w:color="auto"/>
            </w:tcBorders>
            <w:shd w:val="clear" w:color="auto" w:fill="auto"/>
            <w:noWrap/>
            <w:vAlign w:val="center"/>
            <w:hideMark/>
          </w:tcPr>
          <w:p w14:paraId="2ECA7D2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57</w:t>
            </w:r>
          </w:p>
        </w:tc>
        <w:tc>
          <w:tcPr>
            <w:tcW w:w="1620" w:type="dxa"/>
            <w:tcBorders>
              <w:top w:val="nil"/>
              <w:left w:val="nil"/>
              <w:bottom w:val="single" w:sz="4" w:space="0" w:color="auto"/>
              <w:right w:val="single" w:sz="4" w:space="0" w:color="auto"/>
            </w:tcBorders>
            <w:shd w:val="clear" w:color="auto" w:fill="auto"/>
            <w:noWrap/>
            <w:vAlign w:val="center"/>
            <w:hideMark/>
          </w:tcPr>
          <w:p w14:paraId="292F3F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0.1624</w:t>
            </w:r>
          </w:p>
        </w:tc>
        <w:tc>
          <w:tcPr>
            <w:tcW w:w="1710" w:type="dxa"/>
            <w:tcBorders>
              <w:top w:val="nil"/>
              <w:left w:val="nil"/>
              <w:bottom w:val="single" w:sz="4" w:space="0" w:color="auto"/>
              <w:right w:val="single" w:sz="4" w:space="0" w:color="auto"/>
            </w:tcBorders>
            <w:shd w:val="clear" w:color="auto" w:fill="auto"/>
            <w:noWrap/>
            <w:vAlign w:val="center"/>
            <w:hideMark/>
          </w:tcPr>
          <w:p w14:paraId="14A8681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0.2440</w:t>
            </w:r>
          </w:p>
        </w:tc>
        <w:tc>
          <w:tcPr>
            <w:tcW w:w="1620" w:type="dxa"/>
            <w:tcBorders>
              <w:top w:val="nil"/>
              <w:left w:val="nil"/>
              <w:bottom w:val="single" w:sz="4" w:space="0" w:color="auto"/>
              <w:right w:val="single" w:sz="4" w:space="0" w:color="auto"/>
            </w:tcBorders>
            <w:shd w:val="clear" w:color="auto" w:fill="auto"/>
            <w:noWrap/>
            <w:vAlign w:val="center"/>
            <w:hideMark/>
          </w:tcPr>
          <w:p w14:paraId="1BAD1B9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0.0447</w:t>
            </w:r>
          </w:p>
        </w:tc>
      </w:tr>
      <w:tr w:rsidR="00EB624F" w:rsidRPr="00EB624F" w14:paraId="154804A7"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D18E0E9"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J</w:t>
            </w:r>
            <w:ins w:id="4909" w:author="Kumar Baral" w:date="2023-02-10T15:32:00Z">
              <w:r w:rsidRPr="00EB624F">
                <w:rPr>
                  <w:rFonts w:cs="Calibri"/>
                  <w:szCs w:val="22"/>
                  <w:lang w:bidi="ne-NP"/>
                </w:rPr>
                <w:t>estha</w:t>
              </w:r>
            </w:ins>
          </w:p>
        </w:tc>
        <w:tc>
          <w:tcPr>
            <w:tcW w:w="1620" w:type="dxa"/>
            <w:tcBorders>
              <w:top w:val="nil"/>
              <w:left w:val="nil"/>
              <w:bottom w:val="single" w:sz="4" w:space="0" w:color="auto"/>
              <w:right w:val="single" w:sz="4" w:space="0" w:color="auto"/>
            </w:tcBorders>
            <w:shd w:val="clear" w:color="auto" w:fill="auto"/>
            <w:noWrap/>
            <w:vAlign w:val="center"/>
            <w:hideMark/>
          </w:tcPr>
          <w:p w14:paraId="1E792FC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7</w:t>
            </w:r>
          </w:p>
        </w:tc>
        <w:tc>
          <w:tcPr>
            <w:tcW w:w="1620" w:type="dxa"/>
            <w:tcBorders>
              <w:top w:val="nil"/>
              <w:left w:val="nil"/>
              <w:bottom w:val="single" w:sz="4" w:space="0" w:color="auto"/>
              <w:right w:val="single" w:sz="4" w:space="0" w:color="auto"/>
            </w:tcBorders>
            <w:shd w:val="clear" w:color="auto" w:fill="auto"/>
            <w:noWrap/>
            <w:vAlign w:val="center"/>
            <w:hideMark/>
          </w:tcPr>
          <w:p w14:paraId="2A2B873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0.0215</w:t>
            </w:r>
          </w:p>
        </w:tc>
        <w:tc>
          <w:tcPr>
            <w:tcW w:w="1710" w:type="dxa"/>
            <w:tcBorders>
              <w:top w:val="nil"/>
              <w:left w:val="nil"/>
              <w:bottom w:val="single" w:sz="4" w:space="0" w:color="auto"/>
              <w:right w:val="single" w:sz="4" w:space="0" w:color="auto"/>
            </w:tcBorders>
            <w:shd w:val="clear" w:color="auto" w:fill="auto"/>
            <w:noWrap/>
            <w:vAlign w:val="center"/>
            <w:hideMark/>
          </w:tcPr>
          <w:p w14:paraId="62EE33B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0.8955</w:t>
            </w:r>
          </w:p>
        </w:tc>
        <w:tc>
          <w:tcPr>
            <w:tcW w:w="1620" w:type="dxa"/>
            <w:tcBorders>
              <w:top w:val="nil"/>
              <w:left w:val="nil"/>
              <w:bottom w:val="single" w:sz="4" w:space="0" w:color="auto"/>
              <w:right w:val="single" w:sz="4" w:space="0" w:color="auto"/>
            </w:tcBorders>
            <w:shd w:val="clear" w:color="auto" w:fill="auto"/>
            <w:noWrap/>
            <w:vAlign w:val="center"/>
            <w:hideMark/>
          </w:tcPr>
          <w:p w14:paraId="674320A3"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-0.0923</w:t>
            </w:r>
          </w:p>
        </w:tc>
      </w:tr>
      <w:tr w:rsidR="00EB624F" w:rsidRPr="00EB624F" w14:paraId="3524DF84"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6E742AE"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4910" w:author="Kumar Baral" w:date="2023-02-10T15:32:00Z">
              <w:r w:rsidRPr="00EB624F">
                <w:rPr>
                  <w:rFonts w:cs="Calibri"/>
                  <w:szCs w:val="22"/>
                  <w:lang w:bidi="ne-NP"/>
                </w:rPr>
                <w:t>shadh</w:t>
              </w:r>
            </w:ins>
          </w:p>
        </w:tc>
        <w:tc>
          <w:tcPr>
            <w:tcW w:w="1620" w:type="dxa"/>
            <w:tcBorders>
              <w:top w:val="nil"/>
              <w:left w:val="nil"/>
              <w:bottom w:val="single" w:sz="4" w:space="0" w:color="auto"/>
              <w:right w:val="single" w:sz="4" w:space="0" w:color="auto"/>
            </w:tcBorders>
            <w:shd w:val="clear" w:color="auto" w:fill="auto"/>
            <w:noWrap/>
            <w:vAlign w:val="center"/>
            <w:hideMark/>
          </w:tcPr>
          <w:p w14:paraId="70F5AFA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-56</w:t>
            </w:r>
          </w:p>
        </w:tc>
        <w:tc>
          <w:tcPr>
            <w:tcW w:w="1620" w:type="dxa"/>
            <w:tcBorders>
              <w:top w:val="nil"/>
              <w:left w:val="nil"/>
              <w:bottom w:val="single" w:sz="4" w:space="0" w:color="auto"/>
              <w:right w:val="single" w:sz="4" w:space="0" w:color="auto"/>
            </w:tcBorders>
            <w:shd w:val="clear" w:color="auto" w:fill="auto"/>
            <w:noWrap/>
            <w:vAlign w:val="center"/>
            <w:hideMark/>
          </w:tcPr>
          <w:p w14:paraId="1C616EF8"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-0.1481</w:t>
            </w:r>
          </w:p>
        </w:tc>
        <w:tc>
          <w:tcPr>
            <w:tcW w:w="1710" w:type="dxa"/>
            <w:tcBorders>
              <w:top w:val="nil"/>
              <w:left w:val="nil"/>
              <w:bottom w:val="single" w:sz="4" w:space="0" w:color="auto"/>
              <w:right w:val="single" w:sz="4" w:space="0" w:color="auto"/>
            </w:tcBorders>
            <w:shd w:val="clear" w:color="auto" w:fill="auto"/>
            <w:noWrap/>
            <w:vAlign w:val="center"/>
            <w:hideMark/>
          </w:tcPr>
          <w:p w14:paraId="60EAE1F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0.2785</w:t>
            </w:r>
          </w:p>
        </w:tc>
        <w:tc>
          <w:tcPr>
            <w:tcW w:w="1620" w:type="dxa"/>
            <w:tcBorders>
              <w:top w:val="nil"/>
              <w:left w:val="nil"/>
              <w:bottom w:val="single" w:sz="4" w:space="0" w:color="auto"/>
              <w:right w:val="single" w:sz="4" w:space="0" w:color="auto"/>
            </w:tcBorders>
            <w:shd w:val="clear" w:color="auto" w:fill="auto"/>
            <w:noWrap/>
            <w:vAlign w:val="center"/>
            <w:hideMark/>
          </w:tcPr>
          <w:p w14:paraId="2DEB40E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-0.1749</w:t>
            </w:r>
          </w:p>
        </w:tc>
      </w:tr>
      <w:tr w:rsidR="00EB624F" w:rsidRPr="00EB624F" w14:paraId="05AB5C6F"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29F946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S</w:t>
            </w:r>
            <w:ins w:id="4911" w:author="Kumar Baral" w:date="2023-02-10T15:32:00Z">
              <w:r w:rsidRPr="00EB624F">
                <w:rPr>
                  <w:rFonts w:cs="Calibri"/>
                  <w:szCs w:val="22"/>
                  <w:lang w:bidi="ne-NP"/>
                </w:rPr>
                <w:t>hrawan</w:t>
              </w:r>
            </w:ins>
          </w:p>
        </w:tc>
        <w:tc>
          <w:tcPr>
            <w:tcW w:w="1620" w:type="dxa"/>
            <w:tcBorders>
              <w:top w:val="nil"/>
              <w:left w:val="nil"/>
              <w:bottom w:val="single" w:sz="4" w:space="0" w:color="auto"/>
              <w:right w:val="single" w:sz="4" w:space="0" w:color="auto"/>
            </w:tcBorders>
            <w:shd w:val="clear" w:color="auto" w:fill="auto"/>
            <w:noWrap/>
            <w:vAlign w:val="center"/>
            <w:hideMark/>
          </w:tcPr>
          <w:p w14:paraId="1F0C4DB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-54</w:t>
            </w:r>
          </w:p>
        </w:tc>
        <w:tc>
          <w:tcPr>
            <w:tcW w:w="1620" w:type="dxa"/>
            <w:tcBorders>
              <w:top w:val="nil"/>
              <w:left w:val="nil"/>
              <w:bottom w:val="single" w:sz="4" w:space="0" w:color="auto"/>
              <w:right w:val="single" w:sz="4" w:space="0" w:color="auto"/>
            </w:tcBorders>
            <w:shd w:val="clear" w:color="auto" w:fill="auto"/>
            <w:noWrap/>
            <w:vAlign w:val="center"/>
            <w:hideMark/>
          </w:tcPr>
          <w:p w14:paraId="360F393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-0.1429</w:t>
            </w:r>
          </w:p>
        </w:tc>
        <w:tc>
          <w:tcPr>
            <w:tcW w:w="1710" w:type="dxa"/>
            <w:tcBorders>
              <w:top w:val="nil"/>
              <w:left w:val="nil"/>
              <w:bottom w:val="single" w:sz="4" w:space="0" w:color="auto"/>
              <w:right w:val="single" w:sz="4" w:space="0" w:color="auto"/>
            </w:tcBorders>
            <w:shd w:val="clear" w:color="auto" w:fill="auto"/>
            <w:noWrap/>
            <w:vAlign w:val="center"/>
            <w:hideMark/>
          </w:tcPr>
          <w:p w14:paraId="01126F2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0.2964</w:t>
            </w:r>
          </w:p>
        </w:tc>
        <w:tc>
          <w:tcPr>
            <w:tcW w:w="1620" w:type="dxa"/>
            <w:tcBorders>
              <w:top w:val="nil"/>
              <w:left w:val="nil"/>
              <w:bottom w:val="single" w:sz="4" w:space="0" w:color="auto"/>
              <w:right w:val="single" w:sz="4" w:space="0" w:color="auto"/>
            </w:tcBorders>
            <w:shd w:val="clear" w:color="auto" w:fill="auto"/>
            <w:noWrap/>
            <w:vAlign w:val="center"/>
            <w:hideMark/>
          </w:tcPr>
          <w:p w14:paraId="3B3F47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-0.6388</w:t>
            </w:r>
          </w:p>
        </w:tc>
      </w:tr>
      <w:tr w:rsidR="00EB624F" w:rsidRPr="00EB624F" w14:paraId="6A34B1E4"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A05B9B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B</w:t>
            </w:r>
            <w:ins w:id="4912" w:author="Kumar Baral" w:date="2023-02-10T15:32:00Z">
              <w:r w:rsidRPr="00EB624F">
                <w:rPr>
                  <w:rFonts w:cs="Calibri"/>
                  <w:szCs w:val="22"/>
                  <w:lang w:bidi="ne-NP"/>
                </w:rPr>
                <w:t>hadra</w:t>
              </w:r>
            </w:ins>
          </w:p>
        </w:tc>
        <w:tc>
          <w:tcPr>
            <w:tcW w:w="1620" w:type="dxa"/>
            <w:tcBorders>
              <w:top w:val="nil"/>
              <w:left w:val="nil"/>
              <w:bottom w:val="single" w:sz="4" w:space="0" w:color="auto"/>
              <w:right w:val="single" w:sz="4" w:space="0" w:color="auto"/>
            </w:tcBorders>
            <w:shd w:val="clear" w:color="auto" w:fill="auto"/>
            <w:noWrap/>
            <w:vAlign w:val="center"/>
            <w:hideMark/>
          </w:tcPr>
          <w:p w14:paraId="68B2351C"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-120</w:t>
            </w:r>
          </w:p>
        </w:tc>
        <w:tc>
          <w:tcPr>
            <w:tcW w:w="1620" w:type="dxa"/>
            <w:tcBorders>
              <w:top w:val="nil"/>
              <w:left w:val="nil"/>
              <w:bottom w:val="single" w:sz="4" w:space="0" w:color="auto"/>
              <w:right w:val="single" w:sz="4" w:space="0" w:color="auto"/>
            </w:tcBorders>
            <w:shd w:val="clear" w:color="auto" w:fill="auto"/>
            <w:noWrap/>
            <w:vAlign w:val="center"/>
            <w:hideMark/>
          </w:tcPr>
          <w:p w14:paraId="17AC63A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-0.2956</w:t>
            </w:r>
          </w:p>
        </w:tc>
        <w:tc>
          <w:tcPr>
            <w:tcW w:w="1710" w:type="dxa"/>
            <w:tcBorders>
              <w:top w:val="nil"/>
              <w:left w:val="nil"/>
              <w:bottom w:val="single" w:sz="4" w:space="0" w:color="auto"/>
              <w:right w:val="single" w:sz="4" w:space="0" w:color="auto"/>
            </w:tcBorders>
            <w:shd w:val="clear" w:color="auto" w:fill="auto"/>
            <w:noWrap/>
            <w:vAlign w:val="center"/>
            <w:hideMark/>
          </w:tcPr>
          <w:p w14:paraId="4B7756B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 xml:space="preserve">   0.02421 **</w:t>
            </w:r>
          </w:p>
        </w:tc>
        <w:tc>
          <w:tcPr>
            <w:tcW w:w="1620" w:type="dxa"/>
            <w:tcBorders>
              <w:top w:val="nil"/>
              <w:left w:val="nil"/>
              <w:bottom w:val="single" w:sz="4" w:space="0" w:color="auto"/>
              <w:right w:val="single" w:sz="4" w:space="0" w:color="auto"/>
            </w:tcBorders>
            <w:shd w:val="clear" w:color="auto" w:fill="auto"/>
            <w:noWrap/>
            <w:vAlign w:val="center"/>
            <w:hideMark/>
          </w:tcPr>
          <w:p w14:paraId="3C46263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-0.9571</w:t>
            </w:r>
          </w:p>
        </w:tc>
      </w:tr>
      <w:tr w:rsidR="00EB624F" w:rsidRPr="00EB624F" w14:paraId="5316EB26"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299749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4913" w:author="Kumar Baral" w:date="2023-02-10T15:32:00Z">
              <w:r w:rsidRPr="00EB624F">
                <w:rPr>
                  <w:rFonts w:cs="Calibri"/>
                  <w:szCs w:val="22"/>
                  <w:lang w:bidi="ne-NP"/>
                </w:rPr>
                <w:t>shwin</w:t>
              </w:r>
            </w:ins>
          </w:p>
        </w:tc>
        <w:tc>
          <w:tcPr>
            <w:tcW w:w="1620" w:type="dxa"/>
            <w:tcBorders>
              <w:top w:val="nil"/>
              <w:left w:val="nil"/>
              <w:bottom w:val="single" w:sz="4" w:space="0" w:color="auto"/>
              <w:right w:val="single" w:sz="4" w:space="0" w:color="auto"/>
            </w:tcBorders>
            <w:shd w:val="clear" w:color="auto" w:fill="auto"/>
            <w:noWrap/>
            <w:vAlign w:val="center"/>
            <w:hideMark/>
          </w:tcPr>
          <w:p w14:paraId="541A6287"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52</w:t>
            </w:r>
          </w:p>
        </w:tc>
        <w:tc>
          <w:tcPr>
            <w:tcW w:w="1620" w:type="dxa"/>
            <w:tcBorders>
              <w:top w:val="nil"/>
              <w:left w:val="nil"/>
              <w:bottom w:val="single" w:sz="4" w:space="0" w:color="auto"/>
              <w:right w:val="single" w:sz="4" w:space="0" w:color="auto"/>
            </w:tcBorders>
            <w:shd w:val="clear" w:color="auto" w:fill="auto"/>
            <w:noWrap/>
            <w:vAlign w:val="center"/>
            <w:hideMark/>
          </w:tcPr>
          <w:p w14:paraId="1342AC3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0.1281</w:t>
            </w:r>
          </w:p>
        </w:tc>
        <w:tc>
          <w:tcPr>
            <w:tcW w:w="1710" w:type="dxa"/>
            <w:tcBorders>
              <w:top w:val="nil"/>
              <w:left w:val="nil"/>
              <w:bottom w:val="single" w:sz="4" w:space="0" w:color="auto"/>
              <w:right w:val="single" w:sz="4" w:space="0" w:color="auto"/>
            </w:tcBorders>
            <w:shd w:val="clear" w:color="auto" w:fill="auto"/>
            <w:noWrap/>
            <w:vAlign w:val="center"/>
            <w:hideMark/>
          </w:tcPr>
          <w:p w14:paraId="7FD4816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0.3404</w:t>
            </w:r>
          </w:p>
        </w:tc>
        <w:tc>
          <w:tcPr>
            <w:tcW w:w="1620" w:type="dxa"/>
            <w:tcBorders>
              <w:top w:val="nil"/>
              <w:left w:val="nil"/>
              <w:bottom w:val="single" w:sz="4" w:space="0" w:color="auto"/>
              <w:right w:val="single" w:sz="4" w:space="0" w:color="auto"/>
            </w:tcBorders>
            <w:shd w:val="clear" w:color="auto" w:fill="auto"/>
            <w:noWrap/>
            <w:vAlign w:val="center"/>
            <w:hideMark/>
          </w:tcPr>
          <w:p w14:paraId="16764A8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0.3175</w:t>
            </w:r>
          </w:p>
        </w:tc>
      </w:tr>
      <w:tr w:rsidR="00EB624F" w:rsidRPr="00EB624F" w14:paraId="5938BBD8"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147E82C"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K</w:t>
            </w:r>
            <w:ins w:id="4914" w:author="Kumar Baral" w:date="2023-02-10T15:32:00Z">
              <w:r w:rsidRPr="00EB624F">
                <w:rPr>
                  <w:rFonts w:cs="Calibri"/>
                  <w:szCs w:val="22"/>
                  <w:lang w:bidi="ne-NP"/>
                </w:rPr>
                <w:t>arkit</w:t>
              </w:r>
            </w:ins>
          </w:p>
        </w:tc>
        <w:tc>
          <w:tcPr>
            <w:tcW w:w="1620" w:type="dxa"/>
            <w:tcBorders>
              <w:top w:val="nil"/>
              <w:left w:val="nil"/>
              <w:bottom w:val="single" w:sz="4" w:space="0" w:color="auto"/>
              <w:right w:val="single" w:sz="4" w:space="0" w:color="auto"/>
            </w:tcBorders>
            <w:shd w:val="clear" w:color="auto" w:fill="auto"/>
            <w:noWrap/>
            <w:vAlign w:val="center"/>
            <w:hideMark/>
          </w:tcPr>
          <w:p w14:paraId="2EA2B1E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58</w:t>
            </w:r>
          </w:p>
        </w:tc>
        <w:tc>
          <w:tcPr>
            <w:tcW w:w="1620" w:type="dxa"/>
            <w:tcBorders>
              <w:top w:val="nil"/>
              <w:left w:val="nil"/>
              <w:bottom w:val="single" w:sz="4" w:space="0" w:color="auto"/>
              <w:right w:val="single" w:sz="4" w:space="0" w:color="auto"/>
            </w:tcBorders>
            <w:shd w:val="clear" w:color="auto" w:fill="auto"/>
            <w:noWrap/>
            <w:vAlign w:val="center"/>
            <w:hideMark/>
          </w:tcPr>
          <w:p w14:paraId="328EF30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0.1432</w:t>
            </w:r>
          </w:p>
        </w:tc>
        <w:tc>
          <w:tcPr>
            <w:tcW w:w="1710" w:type="dxa"/>
            <w:tcBorders>
              <w:top w:val="nil"/>
              <w:left w:val="nil"/>
              <w:bottom w:val="single" w:sz="4" w:space="0" w:color="auto"/>
              <w:right w:val="single" w:sz="4" w:space="0" w:color="auto"/>
            </w:tcBorders>
            <w:shd w:val="clear" w:color="auto" w:fill="auto"/>
            <w:noWrap/>
            <w:vAlign w:val="center"/>
            <w:hideMark/>
          </w:tcPr>
          <w:p w14:paraId="310E622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0.3901</w:t>
            </w:r>
          </w:p>
        </w:tc>
        <w:tc>
          <w:tcPr>
            <w:tcW w:w="1620" w:type="dxa"/>
            <w:tcBorders>
              <w:top w:val="nil"/>
              <w:left w:val="nil"/>
              <w:bottom w:val="single" w:sz="4" w:space="0" w:color="auto"/>
              <w:right w:val="single" w:sz="4" w:space="0" w:color="auto"/>
            </w:tcBorders>
            <w:shd w:val="clear" w:color="auto" w:fill="auto"/>
            <w:noWrap/>
            <w:vAlign w:val="center"/>
            <w:hideMark/>
          </w:tcPr>
          <w:p w14:paraId="0FD77F3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0.2515</w:t>
            </w:r>
          </w:p>
        </w:tc>
      </w:tr>
      <w:tr w:rsidR="00EB624F" w:rsidRPr="00EB624F" w14:paraId="661640EE"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708B3D4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4915" w:author="Kumar Baral" w:date="2023-02-10T15:32:00Z">
              <w:r w:rsidRPr="00EB624F">
                <w:rPr>
                  <w:rFonts w:cs="Calibri"/>
                  <w:szCs w:val="22"/>
                  <w:lang w:bidi="ne-NP"/>
                </w:rPr>
                <w:t>angsir</w:t>
              </w:r>
            </w:ins>
          </w:p>
        </w:tc>
        <w:tc>
          <w:tcPr>
            <w:tcW w:w="1620" w:type="dxa"/>
            <w:tcBorders>
              <w:top w:val="nil"/>
              <w:left w:val="nil"/>
              <w:bottom w:val="single" w:sz="4" w:space="0" w:color="auto"/>
              <w:right w:val="single" w:sz="4" w:space="0" w:color="auto"/>
            </w:tcBorders>
            <w:shd w:val="clear" w:color="auto" w:fill="auto"/>
            <w:noWrap/>
            <w:vAlign w:val="center"/>
            <w:hideMark/>
          </w:tcPr>
          <w:p w14:paraId="28BA0D7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-20</w:t>
            </w:r>
          </w:p>
        </w:tc>
        <w:tc>
          <w:tcPr>
            <w:tcW w:w="1620" w:type="dxa"/>
            <w:tcBorders>
              <w:top w:val="nil"/>
              <w:left w:val="nil"/>
              <w:bottom w:val="single" w:sz="4" w:space="0" w:color="auto"/>
              <w:right w:val="single" w:sz="4" w:space="0" w:color="auto"/>
            </w:tcBorders>
            <w:shd w:val="clear" w:color="auto" w:fill="auto"/>
            <w:noWrap/>
            <w:vAlign w:val="center"/>
            <w:hideMark/>
          </w:tcPr>
          <w:p w14:paraId="04A3EEF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-0.0493</w:t>
            </w:r>
          </w:p>
        </w:tc>
        <w:tc>
          <w:tcPr>
            <w:tcW w:w="1710" w:type="dxa"/>
            <w:tcBorders>
              <w:top w:val="nil"/>
              <w:left w:val="nil"/>
              <w:bottom w:val="single" w:sz="4" w:space="0" w:color="auto"/>
              <w:right w:val="single" w:sz="4" w:space="0" w:color="auto"/>
            </w:tcBorders>
            <w:shd w:val="clear" w:color="auto" w:fill="auto"/>
            <w:noWrap/>
            <w:vAlign w:val="center"/>
            <w:hideMark/>
          </w:tcPr>
          <w:p w14:paraId="2012636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0.7231</w:t>
            </w:r>
          </w:p>
        </w:tc>
        <w:tc>
          <w:tcPr>
            <w:tcW w:w="1620" w:type="dxa"/>
            <w:tcBorders>
              <w:top w:val="nil"/>
              <w:left w:val="nil"/>
              <w:bottom w:val="single" w:sz="4" w:space="0" w:color="auto"/>
              <w:right w:val="single" w:sz="4" w:space="0" w:color="auto"/>
            </w:tcBorders>
            <w:shd w:val="clear" w:color="auto" w:fill="auto"/>
            <w:noWrap/>
            <w:vAlign w:val="center"/>
            <w:hideMark/>
          </w:tcPr>
          <w:p w14:paraId="7C7D183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0.0097</w:t>
            </w:r>
          </w:p>
        </w:tc>
      </w:tr>
      <w:tr w:rsidR="00EB624F" w:rsidRPr="00EB624F" w14:paraId="28072D9C"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7EC5D395"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P</w:t>
            </w:r>
            <w:ins w:id="4916" w:author="Kumar Baral" w:date="2023-02-10T15:32:00Z">
              <w:r w:rsidRPr="00EB624F">
                <w:rPr>
                  <w:rFonts w:cs="Calibri"/>
                  <w:szCs w:val="22"/>
                  <w:lang w:bidi="ne-NP"/>
                </w:rPr>
                <w:t>oush</w:t>
              </w:r>
            </w:ins>
          </w:p>
        </w:tc>
        <w:tc>
          <w:tcPr>
            <w:tcW w:w="1620" w:type="dxa"/>
            <w:tcBorders>
              <w:top w:val="nil"/>
              <w:left w:val="nil"/>
              <w:bottom w:val="single" w:sz="4" w:space="0" w:color="auto"/>
              <w:right w:val="single" w:sz="4" w:space="0" w:color="auto"/>
            </w:tcBorders>
            <w:shd w:val="clear" w:color="auto" w:fill="auto"/>
            <w:noWrap/>
            <w:vAlign w:val="center"/>
            <w:hideMark/>
          </w:tcPr>
          <w:p w14:paraId="0652F54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-42</w:t>
            </w:r>
          </w:p>
        </w:tc>
        <w:tc>
          <w:tcPr>
            <w:tcW w:w="1620" w:type="dxa"/>
            <w:tcBorders>
              <w:top w:val="nil"/>
              <w:left w:val="nil"/>
              <w:bottom w:val="single" w:sz="4" w:space="0" w:color="auto"/>
              <w:right w:val="single" w:sz="4" w:space="0" w:color="auto"/>
            </w:tcBorders>
            <w:shd w:val="clear" w:color="auto" w:fill="auto"/>
            <w:noWrap/>
            <w:vAlign w:val="center"/>
            <w:hideMark/>
          </w:tcPr>
          <w:p w14:paraId="3797E82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-0.1114</w:t>
            </w:r>
          </w:p>
        </w:tc>
        <w:tc>
          <w:tcPr>
            <w:tcW w:w="1710" w:type="dxa"/>
            <w:tcBorders>
              <w:top w:val="nil"/>
              <w:left w:val="nil"/>
              <w:bottom w:val="single" w:sz="4" w:space="0" w:color="auto"/>
              <w:right w:val="single" w:sz="4" w:space="0" w:color="auto"/>
            </w:tcBorders>
            <w:shd w:val="clear" w:color="auto" w:fill="auto"/>
            <w:noWrap/>
            <w:vAlign w:val="center"/>
            <w:hideMark/>
          </w:tcPr>
          <w:p w14:paraId="59B2E23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0.4177</w:t>
            </w:r>
          </w:p>
        </w:tc>
        <w:tc>
          <w:tcPr>
            <w:tcW w:w="1620" w:type="dxa"/>
            <w:tcBorders>
              <w:top w:val="nil"/>
              <w:left w:val="nil"/>
              <w:bottom w:val="single" w:sz="4" w:space="0" w:color="auto"/>
              <w:right w:val="single" w:sz="4" w:space="0" w:color="auto"/>
            </w:tcBorders>
            <w:shd w:val="clear" w:color="auto" w:fill="auto"/>
            <w:noWrap/>
            <w:vAlign w:val="center"/>
            <w:hideMark/>
          </w:tcPr>
          <w:p w14:paraId="3E9CFF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0.0006</w:t>
            </w:r>
          </w:p>
        </w:tc>
      </w:tr>
      <w:tr w:rsidR="00EB624F" w:rsidRPr="00EB624F" w14:paraId="172E7F3B"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66D9203"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4917" w:author="Kumar Baral" w:date="2023-02-10T15:32:00Z">
              <w:r w:rsidRPr="00EB624F">
                <w:rPr>
                  <w:rFonts w:cs="Calibri"/>
                  <w:szCs w:val="22"/>
                  <w:lang w:bidi="ne-NP"/>
                </w:rPr>
                <w:t>agh</w:t>
              </w:r>
            </w:ins>
          </w:p>
        </w:tc>
        <w:tc>
          <w:tcPr>
            <w:tcW w:w="1620" w:type="dxa"/>
            <w:tcBorders>
              <w:top w:val="nil"/>
              <w:left w:val="nil"/>
              <w:bottom w:val="single" w:sz="4" w:space="0" w:color="auto"/>
              <w:right w:val="single" w:sz="4" w:space="0" w:color="auto"/>
            </w:tcBorders>
            <w:shd w:val="clear" w:color="auto" w:fill="auto"/>
            <w:noWrap/>
            <w:vAlign w:val="center"/>
            <w:hideMark/>
          </w:tcPr>
          <w:p w14:paraId="24875CD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w:t>
            </w:r>
          </w:p>
        </w:tc>
        <w:tc>
          <w:tcPr>
            <w:tcW w:w="1620" w:type="dxa"/>
            <w:tcBorders>
              <w:top w:val="nil"/>
              <w:left w:val="nil"/>
              <w:bottom w:val="single" w:sz="4" w:space="0" w:color="auto"/>
              <w:right w:val="single" w:sz="4" w:space="0" w:color="auto"/>
            </w:tcBorders>
            <w:shd w:val="clear" w:color="auto" w:fill="auto"/>
            <w:noWrap/>
            <w:vAlign w:val="center"/>
            <w:hideMark/>
          </w:tcPr>
          <w:p w14:paraId="7801CFE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-0.0133</w:t>
            </w:r>
          </w:p>
        </w:tc>
        <w:tc>
          <w:tcPr>
            <w:tcW w:w="1710" w:type="dxa"/>
            <w:tcBorders>
              <w:top w:val="nil"/>
              <w:left w:val="nil"/>
              <w:bottom w:val="single" w:sz="4" w:space="0" w:color="auto"/>
              <w:right w:val="single" w:sz="4" w:space="0" w:color="auto"/>
            </w:tcBorders>
            <w:shd w:val="clear" w:color="auto" w:fill="auto"/>
            <w:noWrap/>
            <w:vAlign w:val="center"/>
            <w:hideMark/>
          </w:tcPr>
          <w:p w14:paraId="7892311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0.9370</w:t>
            </w:r>
          </w:p>
        </w:tc>
        <w:tc>
          <w:tcPr>
            <w:tcW w:w="1620" w:type="dxa"/>
            <w:tcBorders>
              <w:top w:val="nil"/>
              <w:left w:val="nil"/>
              <w:bottom w:val="single" w:sz="4" w:space="0" w:color="auto"/>
              <w:right w:val="single" w:sz="4" w:space="0" w:color="auto"/>
            </w:tcBorders>
            <w:shd w:val="clear" w:color="auto" w:fill="auto"/>
            <w:noWrap/>
            <w:vAlign w:val="center"/>
            <w:hideMark/>
          </w:tcPr>
          <w:p w14:paraId="1B729E4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0.0047</w:t>
            </w:r>
          </w:p>
        </w:tc>
      </w:tr>
      <w:tr w:rsidR="00EB624F" w:rsidRPr="00EB624F" w14:paraId="1479CE31"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DD3BCD1"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F</w:t>
            </w:r>
            <w:ins w:id="4918" w:author="Kumar Baral" w:date="2023-02-10T15:32:00Z">
              <w:r w:rsidRPr="00EB624F">
                <w:rPr>
                  <w:rFonts w:cs="Calibri"/>
                  <w:szCs w:val="22"/>
                  <w:lang w:bidi="ne-NP"/>
                </w:rPr>
                <w:t>algun</w:t>
              </w:r>
            </w:ins>
          </w:p>
        </w:tc>
        <w:tc>
          <w:tcPr>
            <w:tcW w:w="1620" w:type="dxa"/>
            <w:tcBorders>
              <w:top w:val="nil"/>
              <w:left w:val="nil"/>
              <w:bottom w:val="single" w:sz="4" w:space="0" w:color="auto"/>
              <w:right w:val="single" w:sz="4" w:space="0" w:color="auto"/>
            </w:tcBorders>
            <w:shd w:val="clear" w:color="auto" w:fill="auto"/>
            <w:noWrap/>
            <w:vAlign w:val="center"/>
            <w:hideMark/>
          </w:tcPr>
          <w:p w14:paraId="6EFF9B9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-18</w:t>
            </w:r>
          </w:p>
        </w:tc>
        <w:tc>
          <w:tcPr>
            <w:tcW w:w="1620" w:type="dxa"/>
            <w:tcBorders>
              <w:top w:val="nil"/>
              <w:left w:val="nil"/>
              <w:bottom w:val="single" w:sz="4" w:space="0" w:color="auto"/>
              <w:right w:val="single" w:sz="4" w:space="0" w:color="auto"/>
            </w:tcBorders>
            <w:shd w:val="clear" w:color="auto" w:fill="auto"/>
            <w:noWrap/>
            <w:vAlign w:val="center"/>
            <w:hideMark/>
          </w:tcPr>
          <w:p w14:paraId="5F006E2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-0.0476</w:t>
            </w:r>
          </w:p>
        </w:tc>
        <w:tc>
          <w:tcPr>
            <w:tcW w:w="1710" w:type="dxa"/>
            <w:tcBorders>
              <w:top w:val="nil"/>
              <w:left w:val="nil"/>
              <w:bottom w:val="single" w:sz="4" w:space="0" w:color="auto"/>
              <w:right w:val="single" w:sz="4" w:space="0" w:color="auto"/>
            </w:tcBorders>
            <w:shd w:val="clear" w:color="auto" w:fill="auto"/>
            <w:noWrap/>
            <w:vAlign w:val="center"/>
            <w:hideMark/>
          </w:tcPr>
          <w:p w14:paraId="2E8DE173"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0.7385</w:t>
            </w:r>
          </w:p>
        </w:tc>
        <w:tc>
          <w:tcPr>
            <w:tcW w:w="1620" w:type="dxa"/>
            <w:tcBorders>
              <w:top w:val="nil"/>
              <w:left w:val="nil"/>
              <w:bottom w:val="single" w:sz="4" w:space="0" w:color="auto"/>
              <w:right w:val="single" w:sz="4" w:space="0" w:color="auto"/>
            </w:tcBorders>
            <w:shd w:val="clear" w:color="auto" w:fill="auto"/>
            <w:noWrap/>
            <w:vAlign w:val="center"/>
            <w:hideMark/>
          </w:tcPr>
          <w:p w14:paraId="140EBD1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-0.0092</w:t>
            </w:r>
          </w:p>
        </w:tc>
      </w:tr>
      <w:tr w:rsidR="00EB624F" w:rsidRPr="00EB624F" w14:paraId="08963963"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FE7DA4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C</w:t>
            </w:r>
            <w:ins w:id="4919" w:author="Kumar Baral" w:date="2023-02-10T15:32:00Z">
              <w:r w:rsidRPr="00EB624F">
                <w:rPr>
                  <w:rFonts w:cs="Calibri"/>
                  <w:szCs w:val="22"/>
                  <w:lang w:bidi="ne-NP"/>
                </w:rPr>
                <w:t>haitra</w:t>
              </w:r>
            </w:ins>
          </w:p>
        </w:tc>
        <w:tc>
          <w:tcPr>
            <w:tcW w:w="1620" w:type="dxa"/>
            <w:tcBorders>
              <w:top w:val="nil"/>
              <w:left w:val="nil"/>
              <w:bottom w:val="single" w:sz="4" w:space="0" w:color="auto"/>
              <w:right w:val="single" w:sz="4" w:space="0" w:color="auto"/>
            </w:tcBorders>
            <w:shd w:val="clear" w:color="auto" w:fill="auto"/>
            <w:noWrap/>
            <w:vAlign w:val="center"/>
            <w:hideMark/>
          </w:tcPr>
          <w:p w14:paraId="1CAEDE7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w:t>
            </w:r>
          </w:p>
        </w:tc>
        <w:tc>
          <w:tcPr>
            <w:tcW w:w="1620" w:type="dxa"/>
            <w:tcBorders>
              <w:top w:val="nil"/>
              <w:left w:val="nil"/>
              <w:bottom w:val="single" w:sz="4" w:space="0" w:color="auto"/>
              <w:right w:val="single" w:sz="4" w:space="0" w:color="auto"/>
            </w:tcBorders>
            <w:shd w:val="clear" w:color="auto" w:fill="auto"/>
            <w:noWrap/>
            <w:vAlign w:val="center"/>
            <w:hideMark/>
          </w:tcPr>
          <w:p w14:paraId="7B9A60C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0.0057</w:t>
            </w:r>
          </w:p>
        </w:tc>
        <w:tc>
          <w:tcPr>
            <w:tcW w:w="1710" w:type="dxa"/>
            <w:tcBorders>
              <w:top w:val="nil"/>
              <w:left w:val="nil"/>
              <w:bottom w:val="single" w:sz="4" w:space="0" w:color="auto"/>
              <w:right w:val="single" w:sz="4" w:space="0" w:color="auto"/>
            </w:tcBorders>
            <w:shd w:val="clear" w:color="auto" w:fill="auto"/>
            <w:noWrap/>
            <w:vAlign w:val="center"/>
            <w:hideMark/>
          </w:tcPr>
          <w:p w14:paraId="6C7FF72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0.9834</w:t>
            </w:r>
          </w:p>
        </w:tc>
        <w:tc>
          <w:tcPr>
            <w:tcW w:w="1620" w:type="dxa"/>
            <w:tcBorders>
              <w:top w:val="nil"/>
              <w:left w:val="nil"/>
              <w:bottom w:val="single" w:sz="4" w:space="0" w:color="auto"/>
              <w:right w:val="single" w:sz="4" w:space="0" w:color="auto"/>
            </w:tcBorders>
            <w:shd w:val="clear" w:color="auto" w:fill="auto"/>
            <w:noWrap/>
            <w:vAlign w:val="center"/>
            <w:hideMark/>
          </w:tcPr>
          <w:p w14:paraId="04388D6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-0.0066</w:t>
            </w:r>
          </w:p>
        </w:tc>
      </w:tr>
    </w:tbl>
    <w:p w14:paraId="5984AE3F" w14:textId="390B36B8" w:rsidR="00EB624F" w:rsidRDefault="00EB624F" w:rsidP="00EB624F"/>
    <w:p w14:paraId="7E3F0788" w14:textId="77777777" w:rsidR="00EB624F" w:rsidRPr="00EB624F" w:rsidRDefault="00EB624F" w:rsidP="00EB624F">
      <w:pPr>
        <w:rPr>
          <w:ins w:id="4920" w:author="Kumar Baral" w:date="2023-02-10T15:18:00Z"/>
        </w:rPr>
      </w:pPr>
    </w:p>
    <w:p w14:paraId="7AADD0E5" w14:textId="3E030D8E" w:rsidR="00CE7042" w:rsidRDefault="00694E10" w:rsidP="005C2E26">
      <w:pPr>
        <w:rPr>
          <w:ins w:id="4921" w:author="Kumar Baral" w:date="2023-02-13T09:24:00Z"/>
        </w:rPr>
      </w:pPr>
      <w:ins w:id="4922" w:author="Kumar Baral" w:date="2023-02-12T12:06:00Z">
        <w:r>
          <w:t xml:space="preserve">The </w:t>
        </w:r>
      </w:ins>
      <w:ins w:id="4923" w:author="Kumar Baral" w:date="2023-02-13T09:27:00Z">
        <w:r w:rsidR="00E0509C">
          <w:t xml:space="preserve">rate of </w:t>
        </w:r>
      </w:ins>
      <w:ins w:id="4924" w:author="Kumar Baral" w:date="2023-02-12T12:06:00Z">
        <w:r>
          <w:t>change</w:t>
        </w:r>
      </w:ins>
      <w:ins w:id="4925" w:author="Kumar Baral" w:date="2023-02-13T09:27:00Z">
        <w:r w:rsidR="00E0509C">
          <w:t xml:space="preserve"> </w:t>
        </w:r>
      </w:ins>
      <w:r w:rsidR="001E3856">
        <w:t xml:space="preserve">of </w:t>
      </w:r>
      <w:ins w:id="4926" w:author="Kumar Baral" w:date="2023-02-13T09:27:00Z">
        <w:r w:rsidR="00E0509C">
          <w:t>discharge per year</w:t>
        </w:r>
      </w:ins>
      <w:ins w:id="4927" w:author="Kumar Baral" w:date="2023-02-12T12:06:00Z">
        <w:r>
          <w:t xml:space="preserve"> </w:t>
        </w:r>
      </w:ins>
      <w:ins w:id="4928" w:author="Kumar Baral" w:date="2023-02-12T12:07:00Z">
        <w:r w:rsidR="00CC2D59">
          <w:t>is given in</w:t>
        </w:r>
      </w:ins>
      <w:ins w:id="4929" w:author="Kumar Baral" w:date="2023-02-13T10:55:00Z">
        <w:r w:rsidR="00CC2D59">
          <w:t xml:space="preserve"> </w:t>
        </w:r>
      </w:ins>
      <w:ins w:id="4930" w:author="Kumar Baral" w:date="2023-02-13T12:22:00Z">
        <w:r w:rsidR="008E1FA3">
          <w:fldChar w:fldCharType="begin"/>
        </w:r>
        <w:r w:rsidR="008E1FA3">
          <w:instrText xml:space="preserve"> REF _Ref127183355 \h </w:instrText>
        </w:r>
      </w:ins>
      <w:r w:rsidR="008E1FA3">
        <w:fldChar w:fldCharType="separate"/>
      </w:r>
      <w:ins w:id="4931" w:author="Kumar Baral" w:date="2023-02-13T10:54:00Z">
        <w:r w:rsidR="008C4DA6">
          <w:t xml:space="preserve">Table </w:t>
        </w:r>
      </w:ins>
      <w:r w:rsidR="008C4DA6">
        <w:rPr>
          <w:noProof/>
        </w:rPr>
        <w:t>1</w:t>
      </w:r>
      <w:ins w:id="4932" w:author="Kumar Baral" w:date="2023-02-13T14:27:00Z">
        <w:r w:rsidR="008C4DA6">
          <w:noBreakHyphen/>
        </w:r>
      </w:ins>
      <w:r w:rsidR="008C4DA6">
        <w:rPr>
          <w:noProof/>
        </w:rPr>
        <w:t>7</w:t>
      </w:r>
      <w:ins w:id="4933" w:author="Kumar Baral" w:date="2023-02-13T12:22:00Z">
        <w:r w:rsidR="008E1FA3">
          <w:fldChar w:fldCharType="end"/>
        </w:r>
      </w:ins>
      <w:r w:rsidR="002D09A2">
        <w:t xml:space="preserve"> in the column called “Apparent trend”</w:t>
      </w:r>
      <w:ins w:id="4934" w:author="Kumar Baral" w:date="2023-02-13T12:22:00Z">
        <w:r w:rsidR="008E1FA3">
          <w:t xml:space="preserve">. </w:t>
        </w:r>
      </w:ins>
      <w:ins w:id="4935" w:author="Kumar Baral" w:date="2023-02-12T12:09:00Z">
        <w:r>
          <w:t>This trend is expected</w:t>
        </w:r>
      </w:ins>
      <w:ins w:id="4936" w:author="Kumar Baral" w:date="2023-02-13T10:56:00Z">
        <w:r w:rsidR="00CC2D59">
          <w:t xml:space="preserve"> to be present</w:t>
        </w:r>
      </w:ins>
      <w:ins w:id="4937" w:author="Kumar Baral" w:date="2023-02-12T12:09:00Z">
        <w:r w:rsidR="00CC2D59">
          <w:t xml:space="preserve"> in the next </w:t>
        </w:r>
      </w:ins>
      <w:r w:rsidR="002D09A2">
        <w:t xml:space="preserve">few </w:t>
      </w:r>
      <w:ins w:id="4938" w:author="Kumar Baral" w:date="2023-02-12T12:09:00Z">
        <w:r w:rsidR="00CC2D59">
          <w:t>years</w:t>
        </w:r>
        <w:r>
          <w:t xml:space="preserve">. </w:t>
        </w:r>
      </w:ins>
    </w:p>
    <w:p w14:paraId="7D12E6D9" w14:textId="245949F2" w:rsidR="008211B4" w:rsidRDefault="00053B33" w:rsidP="005C2E26">
      <w:ins w:id="4939" w:author="Kumar Baral" w:date="2023-02-13T12:25:00Z">
        <w:r>
          <w:t xml:space="preserve">However, </w:t>
        </w:r>
      </w:ins>
      <w:ins w:id="4940" w:author="Kumar Baral" w:date="2023-02-13T12:24:00Z">
        <w:r>
          <w:t xml:space="preserve">the sample size of discharge data </w:t>
        </w:r>
      </w:ins>
      <w:r w:rsidR="002D09A2">
        <w:t xml:space="preserve">will </w:t>
      </w:r>
      <w:ins w:id="4941" w:author="Kumar Baral" w:date="2023-02-13T12:24:00Z">
        <w:r>
          <w:t>increase</w:t>
        </w:r>
      </w:ins>
      <w:r w:rsidR="002D09A2">
        <w:t xml:space="preserve"> in coming</w:t>
      </w:r>
      <w:ins w:id="4942" w:author="Kumar Baral" w:date="2023-02-13T12:24:00Z">
        <w:r>
          <w:t xml:space="preserve"> </w:t>
        </w:r>
      </w:ins>
      <w:ins w:id="4943" w:author="Kumar Baral" w:date="2023-02-13T12:25:00Z">
        <w:r>
          <w:t>year</w:t>
        </w:r>
      </w:ins>
      <w:r w:rsidR="002D09A2">
        <w:t>s</w:t>
      </w:r>
      <w:ins w:id="4944" w:author="Kumar Baral" w:date="2023-02-13T12:25:00Z">
        <w:r>
          <w:t xml:space="preserve"> </w:t>
        </w:r>
      </w:ins>
      <w:ins w:id="4945" w:author="Kumar Baral" w:date="2023-02-13T12:24:00Z">
        <w:r>
          <w:t xml:space="preserve">because there is continuous measurement of discharge in the intake of </w:t>
        </w:r>
      </w:ins>
      <w:r w:rsidR="0062160E">
        <w:t>Jhimruk</w:t>
      </w:r>
      <w:r w:rsidR="00882E22">
        <w:t xml:space="preserve"> K</w:t>
      </w:r>
      <w:ins w:id="4946" w:author="Kumar Baral" w:date="2023-02-13T12:24:00Z">
        <w:r>
          <w:t xml:space="preserve">hola. With the increment in sample size the numerical value of apparent trend may change slightly in the future years. </w:t>
        </w:r>
      </w:ins>
    </w:p>
    <w:p w14:paraId="0BCAC76B" w14:textId="0A5A521C" w:rsidR="005433E9" w:rsidRDefault="00A31B7A">
      <w:pPr>
        <w:pStyle w:val="Heading3"/>
        <w:rPr>
          <w:ins w:id="4947" w:author="Kumar Baral" w:date="2023-02-10T14:01:00Z"/>
        </w:rPr>
        <w:pPrChange w:id="4948" w:author="Kumar Baral" w:date="2023-02-10T14:03:00Z">
          <w:pPr/>
        </w:pPrChange>
      </w:pPr>
      <w:del w:id="4949" w:author="Kumar Baral" w:date="2023-02-10T14:03:00Z">
        <w:r w:rsidDel="00C537C5">
          <w:delText xml:space="preserve">Result and </w:delText>
        </w:r>
      </w:del>
      <w:del w:id="4950" w:author="Kumar Baral" w:date="2023-02-10T15:55:00Z">
        <w:r w:rsidDel="00E8212E">
          <w:delText>d</w:delText>
        </w:r>
      </w:del>
      <w:bookmarkStart w:id="4951" w:name="_Toc127278400"/>
      <w:ins w:id="4952" w:author="Kumar Baral" w:date="2023-02-10T15:55:00Z">
        <w:r w:rsidR="00E8212E">
          <w:t>Discussion</w:t>
        </w:r>
      </w:ins>
      <w:bookmarkEnd w:id="4951"/>
      <w:del w:id="4953" w:author="Kumar Baral" w:date="2023-02-10T15:55:00Z">
        <w:r w:rsidDel="00E8212E">
          <w:delText>iscussion</w:delText>
        </w:r>
      </w:del>
    </w:p>
    <w:p w14:paraId="677F5D6B" w14:textId="5A04FF2D" w:rsidR="009B6D49" w:rsidRPr="00882E22" w:rsidRDefault="009B6D49" w:rsidP="005C2E26">
      <w:pPr>
        <w:rPr>
          <w:ins w:id="4954" w:author="Kumar Baral" w:date="2023-02-10T15:24:00Z"/>
        </w:rPr>
      </w:pPr>
      <w:ins w:id="4955" w:author="Kumar Baral" w:date="2023-02-10T15:22:00Z">
        <w:r w:rsidRPr="00882E22">
          <w:t>Alterations in the hydrological regime occur due to the i</w:t>
        </w:r>
        <w:r w:rsidR="007E2B9F" w:rsidRPr="00882E22">
          <w:t>nfluence from changing climatic conditions</w:t>
        </w:r>
        <w:r w:rsidRPr="00882E22">
          <w:t xml:space="preserve"> such as </w:t>
        </w:r>
        <w:r w:rsidR="007E2B9F" w:rsidRPr="00882E22">
          <w:t>GHG emissi</w:t>
        </w:r>
        <w:r w:rsidRPr="00882E22">
          <w:t xml:space="preserve">ons, pollution, </w:t>
        </w:r>
      </w:ins>
      <w:ins w:id="4956" w:author="Kumar Baral" w:date="2023-02-10T15:46:00Z">
        <w:r w:rsidR="00A00263" w:rsidRPr="00882E22">
          <w:t xml:space="preserve">environmental changes such as </w:t>
        </w:r>
      </w:ins>
      <w:ins w:id="4957" w:author="Kumar Baral" w:date="2023-02-10T15:22:00Z">
        <w:r w:rsidRPr="00882E22">
          <w:t>deforestation</w:t>
        </w:r>
      </w:ins>
      <w:ins w:id="4958" w:author="Kumar Baral" w:date="2023-02-10T15:54:00Z">
        <w:r w:rsidR="00E8212E" w:rsidRPr="00882E22">
          <w:t>, plantation etc</w:t>
        </w:r>
      </w:ins>
      <w:ins w:id="4959" w:author="Kumar Baral" w:date="2023-02-10T15:22:00Z">
        <w:r w:rsidRPr="00882E22">
          <w:t xml:space="preserve">. Moreover, the change </w:t>
        </w:r>
      </w:ins>
      <w:ins w:id="4960" w:author="Kumar Baral" w:date="2023-02-12T10:37:00Z">
        <w:r w:rsidR="007330F3" w:rsidRPr="00882E22">
          <w:t>could be</w:t>
        </w:r>
      </w:ins>
      <w:ins w:id="4961" w:author="Kumar Baral" w:date="2023-02-10T15:22:00Z">
        <w:r w:rsidRPr="00882E22">
          <w:t xml:space="preserve"> the i</w:t>
        </w:r>
        <w:r w:rsidR="007E2B9F" w:rsidRPr="00882E22">
          <w:t>nfluence from physical changes at the land surface</w:t>
        </w:r>
      </w:ins>
      <w:ins w:id="4962" w:author="Kumar Baral" w:date="2023-02-10T15:23:00Z">
        <w:r w:rsidRPr="00882E22">
          <w:t xml:space="preserve"> such as </w:t>
        </w:r>
      </w:ins>
      <w:ins w:id="4963" w:author="Kumar Baral" w:date="2023-02-10T15:22:00Z">
        <w:r w:rsidR="007E2B9F" w:rsidRPr="00882E22">
          <w:t>Land us</w:t>
        </w:r>
        <w:r w:rsidRPr="00882E22">
          <w:t xml:space="preserve">e, infrastructure, water use etc. </w:t>
        </w:r>
      </w:ins>
      <w:ins w:id="4964" w:author="Kumar Baral" w:date="2023-02-10T15:20:00Z">
        <w:r w:rsidRPr="00882E22">
          <w:t xml:space="preserve">In order to determine the impacts on the hydrology, continuous, long record and good quality data are required. </w:t>
        </w:r>
      </w:ins>
    </w:p>
    <w:p w14:paraId="6AEC6A79" w14:textId="512B56B0" w:rsidR="001E3856" w:rsidRPr="00882E22" w:rsidRDefault="009B6D49" w:rsidP="005C2E26">
      <w:ins w:id="4965" w:author="Kumar Baral" w:date="2023-02-10T15:21:00Z">
        <w:r w:rsidRPr="00882E22">
          <w:t>From the analysis</w:t>
        </w:r>
      </w:ins>
      <w:ins w:id="4966" w:author="Kumar Baral" w:date="2023-02-10T15:24:00Z">
        <w:r w:rsidRPr="00882E22">
          <w:t xml:space="preserve"> of the data series of </w:t>
        </w:r>
      </w:ins>
      <w:r w:rsidR="0062160E" w:rsidRPr="00882E22">
        <w:t>Jhimruk</w:t>
      </w:r>
      <w:ins w:id="4967" w:author="Kumar Baral" w:date="2023-02-10T15:24:00Z">
        <w:r w:rsidRPr="00882E22">
          <w:t xml:space="preserve"> Khola</w:t>
        </w:r>
      </w:ins>
      <w:ins w:id="4968" w:author="Kumar Baral" w:date="2023-02-10T15:21:00Z">
        <w:r w:rsidRPr="00882E22">
          <w:t xml:space="preserve">, it is clearly seen that the </w:t>
        </w:r>
      </w:ins>
      <w:r w:rsidR="00882E22" w:rsidRPr="00882E22">
        <w:t xml:space="preserve">considered </w:t>
      </w:r>
      <w:ins w:id="4969" w:author="Kumar Baral" w:date="2023-02-10T15:21:00Z">
        <w:r w:rsidRPr="00882E22">
          <w:t>series do not have significant trends</w:t>
        </w:r>
      </w:ins>
      <w:ins w:id="4970" w:author="Kumar Baral" w:date="2023-02-10T15:24:00Z">
        <w:r w:rsidRPr="00882E22">
          <w:t xml:space="preserve"> as suggested by the </w:t>
        </w:r>
      </w:ins>
      <w:ins w:id="4971" w:author="Kumar Baral" w:date="2023-02-10T15:25:00Z">
        <w:r w:rsidRPr="00882E22">
          <w:t xml:space="preserve">Mann-Kendall’s test. </w:t>
        </w:r>
      </w:ins>
      <w:ins w:id="4972" w:author="Kumar Baral" w:date="2023-02-12T10:47:00Z">
        <w:r w:rsidR="004E1579" w:rsidRPr="00882E22">
          <w:t>The p-value is greater than the significance level, which is taken as 0.01</w:t>
        </w:r>
      </w:ins>
      <w:r w:rsidR="001E3856" w:rsidRPr="00882E22">
        <w:t xml:space="preserve"> for this study</w:t>
      </w:r>
      <w:ins w:id="4973" w:author="Kumar Baral" w:date="2023-02-12T10:47:00Z">
        <w:r w:rsidR="004E1579" w:rsidRPr="00882E22">
          <w:t xml:space="preserve">. </w:t>
        </w:r>
      </w:ins>
      <w:ins w:id="4974" w:author="Kumar Baral" w:date="2023-02-12T10:48:00Z">
        <w:r w:rsidR="004E1579" w:rsidRPr="00882E22">
          <w:t xml:space="preserve">This means we are </w:t>
        </w:r>
      </w:ins>
      <w:ins w:id="4975" w:author="Kumar Baral" w:date="2023-02-13T09:29:00Z">
        <w:r w:rsidR="00E0509C" w:rsidRPr="00882E22">
          <w:t xml:space="preserve">99 percent </w:t>
        </w:r>
      </w:ins>
      <w:ins w:id="4976" w:author="Kumar Baral" w:date="2023-02-12T10:48:00Z">
        <w:r w:rsidR="004E1579" w:rsidRPr="00882E22">
          <w:t>sure that there is no trend</w:t>
        </w:r>
      </w:ins>
      <w:ins w:id="4977" w:author="Kumar Baral" w:date="2023-02-13T09:30:00Z">
        <w:r w:rsidR="00E0509C" w:rsidRPr="00882E22">
          <w:t>.</w:t>
        </w:r>
      </w:ins>
      <w:ins w:id="4978" w:author="Kumar Baral" w:date="2023-02-12T10:48:00Z">
        <w:r w:rsidR="00E0509C" w:rsidRPr="00882E22">
          <w:t xml:space="preserve"> </w:t>
        </w:r>
      </w:ins>
      <w:ins w:id="4979" w:author="Kumar Baral" w:date="2023-02-13T09:30:00Z">
        <w:r w:rsidR="00E0509C" w:rsidRPr="00882E22">
          <w:t>H</w:t>
        </w:r>
      </w:ins>
      <w:ins w:id="4980" w:author="Kumar Baral" w:date="2023-02-12T10:48:00Z">
        <w:r w:rsidR="004E1579" w:rsidRPr="00882E22">
          <w:t>owever</w:t>
        </w:r>
      </w:ins>
      <w:ins w:id="4981" w:author="Kumar Baral" w:date="2023-02-13T09:30:00Z">
        <w:r w:rsidR="00E0509C" w:rsidRPr="00882E22">
          <w:t>,</w:t>
        </w:r>
      </w:ins>
      <w:ins w:id="4982" w:author="Kumar Baral" w:date="2023-02-12T10:48:00Z">
        <w:r w:rsidR="004E1579" w:rsidRPr="00882E22">
          <w:t xml:space="preserve"> it indicates there is still 1</w:t>
        </w:r>
      </w:ins>
      <w:ins w:id="4983" w:author="Kumar Baral" w:date="2023-02-12T10:49:00Z">
        <w:r w:rsidR="004E1579" w:rsidRPr="00882E22">
          <w:t xml:space="preserve">% </w:t>
        </w:r>
      </w:ins>
      <w:ins w:id="4984" w:author="Kumar Baral" w:date="2023-02-13T09:30:00Z">
        <w:r w:rsidR="00E0509C" w:rsidRPr="00882E22">
          <w:t xml:space="preserve">chance </w:t>
        </w:r>
      </w:ins>
      <w:ins w:id="4985" w:author="Kumar Baral" w:date="2023-02-12T10:49:00Z">
        <w:r w:rsidR="004E1579" w:rsidRPr="00882E22">
          <w:t xml:space="preserve">of having </w:t>
        </w:r>
      </w:ins>
      <w:ins w:id="4986" w:author="Kumar Baral" w:date="2023-02-13T09:17:00Z">
        <w:r w:rsidR="00CE7042" w:rsidRPr="00882E22">
          <w:t>significant</w:t>
        </w:r>
      </w:ins>
      <w:ins w:id="4987" w:author="Kumar Baral" w:date="2023-02-12T10:49:00Z">
        <w:r w:rsidR="004E1579" w:rsidRPr="00882E22">
          <w:t xml:space="preserve"> </w:t>
        </w:r>
      </w:ins>
      <w:ins w:id="4988" w:author="Kumar Baral" w:date="2023-02-13T09:31:00Z">
        <w:r w:rsidR="00E0509C" w:rsidRPr="00882E22">
          <w:t>trend</w:t>
        </w:r>
      </w:ins>
      <w:ins w:id="4989" w:author="Kumar Baral" w:date="2023-02-12T10:49:00Z">
        <w:r w:rsidR="004E1579" w:rsidRPr="00882E22">
          <w:t xml:space="preserve">. </w:t>
        </w:r>
      </w:ins>
      <w:ins w:id="4990" w:author="Kumar Baral" w:date="2023-02-10T15:25:00Z">
        <w:r w:rsidRPr="00882E22">
          <w:t xml:space="preserve"> </w:t>
        </w:r>
      </w:ins>
    </w:p>
    <w:p w14:paraId="36C31E87" w14:textId="724709F6" w:rsidR="006B6441" w:rsidRPr="005C2E26" w:rsidRDefault="00A00263" w:rsidP="005C2E26">
      <w:ins w:id="4991" w:author="Kumar Baral" w:date="2023-02-10T15:41:00Z">
        <w:r w:rsidRPr="00882E22">
          <w:t xml:space="preserve">For the months </w:t>
        </w:r>
      </w:ins>
      <w:r w:rsidR="00882E22" w:rsidRPr="00882E22">
        <w:t>Baishakh, Ashwin, Kartik, Mangsir, Poush, Magh</w:t>
      </w:r>
      <w:ins w:id="4992" w:author="Kumar Baral" w:date="2023-02-10T15:42:00Z">
        <w:r w:rsidRPr="00882E22">
          <w:t xml:space="preserve">, the apparent trend of discharge </w:t>
        </w:r>
      </w:ins>
      <w:ins w:id="4993" w:author="Kumar Baral" w:date="2023-02-10T16:32:00Z">
        <w:r w:rsidR="006308C0" w:rsidRPr="00882E22">
          <w:t>appe</w:t>
        </w:r>
      </w:ins>
      <w:ins w:id="4994" w:author="Kumar Baral" w:date="2023-02-10T16:33:00Z">
        <w:r w:rsidR="006308C0" w:rsidRPr="00882E22">
          <w:t>a</w:t>
        </w:r>
      </w:ins>
      <w:ins w:id="4995" w:author="Kumar Baral" w:date="2023-02-10T16:32:00Z">
        <w:r w:rsidR="006308C0" w:rsidRPr="00882E22">
          <w:t>r</w:t>
        </w:r>
      </w:ins>
      <w:ins w:id="4996" w:author="Kumar Baral" w:date="2023-02-10T16:33:00Z">
        <w:r w:rsidR="006308C0" w:rsidRPr="00882E22">
          <w:t>s to be</w:t>
        </w:r>
      </w:ins>
      <w:ins w:id="4997" w:author="Kumar Baral" w:date="2023-02-10T15:42:00Z">
        <w:r w:rsidRPr="00882E22">
          <w:t xml:space="preserve"> </w:t>
        </w:r>
      </w:ins>
      <w:r w:rsidR="00882E22" w:rsidRPr="00882E22">
        <w:t>increasing</w:t>
      </w:r>
      <w:ins w:id="4998" w:author="Kumar Baral" w:date="2023-02-10T15:42:00Z">
        <w:r w:rsidRPr="00882E22">
          <w:t xml:space="preserve"> whereas for the rest of the months the apparent trend </w:t>
        </w:r>
      </w:ins>
      <w:ins w:id="4999" w:author="Kumar Baral" w:date="2023-02-10T16:34:00Z">
        <w:r w:rsidR="006308C0" w:rsidRPr="00882E22">
          <w:t xml:space="preserve">appears to be </w:t>
        </w:r>
      </w:ins>
      <w:r w:rsidR="00882E22" w:rsidRPr="00882E22">
        <w:t>de</w:t>
      </w:r>
      <w:ins w:id="5000" w:author="Kumar Baral" w:date="2023-02-10T16:34:00Z">
        <w:r w:rsidR="006308C0" w:rsidRPr="00882E22">
          <w:t>creasing</w:t>
        </w:r>
      </w:ins>
      <w:ins w:id="5001" w:author="Kumar Baral" w:date="2023-02-10T15:43:00Z">
        <w:r w:rsidRPr="00882E22">
          <w:t>.</w:t>
        </w:r>
        <w:r>
          <w:t xml:space="preserve"> </w:t>
        </w:r>
      </w:ins>
    </w:p>
    <w:p w14:paraId="5280F6EA" w14:textId="11D1AE63" w:rsidR="002A46D1" w:rsidRDefault="002A46D1" w:rsidP="002A46D1">
      <w:pPr>
        <w:pStyle w:val="Heading2"/>
      </w:pPr>
      <w:bookmarkStart w:id="5002" w:name="_Toc127278401"/>
      <w:r w:rsidRPr="006238CC">
        <w:t>Glacier Lake Outburst Flood (GLOF)</w:t>
      </w:r>
      <w:bookmarkEnd w:id="5002"/>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5003" w:name="_Toc444150620"/>
      <w:bookmarkStart w:id="5004" w:name="_Toc454649676"/>
      <w:bookmarkStart w:id="5005" w:name="_Toc477261951"/>
      <w:bookmarkStart w:id="5006" w:name="_Toc23762146"/>
      <w:bookmarkStart w:id="5007" w:name="_Toc68879987"/>
      <w:bookmarkStart w:id="5008" w:name="_Toc127278402"/>
      <w:r w:rsidRPr="006238CC">
        <w:t>Conclusions</w:t>
      </w:r>
      <w:bookmarkEnd w:id="5003"/>
      <w:bookmarkEnd w:id="5004"/>
      <w:bookmarkEnd w:id="5005"/>
      <w:bookmarkEnd w:id="5006"/>
      <w:bookmarkEnd w:id="5007"/>
      <w:bookmarkEnd w:id="5008"/>
    </w:p>
    <w:p w14:paraId="23F038F7" w14:textId="77777777" w:rsidR="006238CC" w:rsidRPr="001E7B74" w:rsidRDefault="006238CC" w:rsidP="006238CC">
      <w:r w:rsidRPr="001E7B74">
        <w:t>Based on the above studies on hydrology, followings conclusions can be drawn for the design of hydropower project components.</w:t>
      </w:r>
    </w:p>
    <w:p w14:paraId="51C62C94" w14:textId="637DF273" w:rsidR="006238CC" w:rsidRPr="001E7B74" w:rsidRDefault="006238CC" w:rsidP="00F96D25">
      <w:pPr>
        <w:numPr>
          <w:ilvl w:val="0"/>
          <w:numId w:val="23"/>
        </w:numPr>
      </w:pPr>
      <w:r w:rsidRPr="001E7B74">
        <w:t xml:space="preserve">The </w:t>
      </w:r>
      <w:ins w:id="5009" w:author="Kumar Baral" w:date="2023-02-10T15:44:00Z">
        <w:r w:rsidR="00A00263" w:rsidRPr="001E7B74">
          <w:t xml:space="preserve">available </w:t>
        </w:r>
      </w:ins>
      <w:del w:id="5010" w:author="Kumar Baral" w:date="2023-02-10T15:44:00Z">
        <w:r w:rsidRPr="001E7B74" w:rsidDel="00A00263">
          <w:delText>design discharge has been adopted to be 12.50 m</w:delText>
        </w:r>
        <w:r w:rsidRPr="001E7B74" w:rsidDel="00A00263">
          <w:rPr>
            <w:vertAlign w:val="superscript"/>
          </w:rPr>
          <w:delText>3</w:delText>
        </w:r>
        <w:r w:rsidRPr="001E7B74" w:rsidDel="00A00263">
          <w:delText>/s</w:delText>
        </w:r>
      </w:del>
      <w:del w:id="5011" w:author="Kumar Baral" w:date="2022-12-12T15:22:00Z">
        <w:r w:rsidRPr="001E7B74" w:rsidDel="000C269E">
          <w:delText xml:space="preserve"> (35.</w:delText>
        </w:r>
        <w:r w:rsidR="000F1267" w:rsidRPr="001E7B74" w:rsidDel="000C269E">
          <w:delText>9</w:delText>
        </w:r>
        <w:r w:rsidRPr="001E7B74" w:rsidDel="000C269E">
          <w:delText>% exceedance flow</w:delText>
        </w:r>
        <w:r w:rsidR="00095876" w:rsidRPr="001E7B74" w:rsidDel="000C269E">
          <w:delText xml:space="preserve"> as per this study</w:delText>
        </w:r>
        <w:r w:rsidRPr="001E7B74" w:rsidDel="000C269E">
          <w:delText>).</w:delText>
        </w:r>
      </w:del>
      <w:ins w:id="5012" w:author="Kumar Baral" w:date="2023-02-10T15:44:00Z">
        <w:r w:rsidR="00A00263" w:rsidRPr="001E7B74">
          <w:t xml:space="preserve">discharge data </w:t>
        </w:r>
      </w:ins>
      <w:ins w:id="5013" w:author="Kumar Baral" w:date="2023-02-10T15:45:00Z">
        <w:r w:rsidR="00A00263" w:rsidRPr="001E7B74">
          <w:t xml:space="preserve">of </w:t>
        </w:r>
      </w:ins>
      <w:r w:rsidR="0062160E" w:rsidRPr="001E7B74">
        <w:t>Jhimruk</w:t>
      </w:r>
      <w:ins w:id="5014" w:author="Kumar Baral" w:date="2023-02-10T15:45:00Z">
        <w:r w:rsidR="00A00263" w:rsidRPr="001E7B74">
          <w:t xml:space="preserve"> Khola </w:t>
        </w:r>
      </w:ins>
      <w:ins w:id="5015" w:author="Kumar Baral" w:date="2023-02-10T15:44:00Z">
        <w:r w:rsidR="00A00263" w:rsidRPr="001E7B74">
          <w:t>reveals that there is no significant trend of changing discharge</w:t>
        </w:r>
      </w:ins>
      <w:ins w:id="5016" w:author="Kumar Baral" w:date="2023-02-10T15:45:00Z">
        <w:r w:rsidR="00A00263" w:rsidRPr="001E7B74">
          <w:t xml:space="preserve"> either increasing or decreasing</w:t>
        </w:r>
      </w:ins>
      <w:ins w:id="5017" w:author="Kumar Baral" w:date="2023-02-10T15:44:00Z">
        <w:r w:rsidR="00A00263" w:rsidRPr="001E7B74">
          <w:t xml:space="preserve"> because</w:t>
        </w:r>
      </w:ins>
      <w:ins w:id="5018" w:author="Kumar Baral" w:date="2023-02-10T15:45:00Z">
        <w:r w:rsidR="00A00263" w:rsidRPr="001E7B74">
          <w:t xml:space="preserve"> of the climatic reason, </w:t>
        </w:r>
      </w:ins>
      <w:ins w:id="5019" w:author="Kumar Baral" w:date="2023-02-10T15:46:00Z">
        <w:r w:rsidR="00A00263" w:rsidRPr="001E7B74">
          <w:t xml:space="preserve">environmental reason and physical changes. </w:t>
        </w:r>
      </w:ins>
    </w:p>
    <w:p w14:paraId="3EDB0517" w14:textId="27595BCD" w:rsidR="006F37BC" w:rsidRPr="006F37BC" w:rsidRDefault="006F37BC" w:rsidP="001E7B74">
      <w:pPr>
        <w:numPr>
          <w:ilvl w:val="0"/>
          <w:numId w:val="23"/>
        </w:numPr>
      </w:pPr>
      <w:r>
        <w:rPr>
          <w:rFonts w:cs="Calibri"/>
          <w:color w:val="000000"/>
          <w:lang w:bidi="ne-NP"/>
        </w:rPr>
        <w:t xml:space="preserve">The mean annual flow for the considered data series is found to be </w:t>
      </w:r>
      <w:r>
        <w:rPr>
          <w:rFonts w:cs="Calibri"/>
          <w:color w:val="000000"/>
          <w:lang w:bidi="ne-NP"/>
        </w:rPr>
        <w:t>23.99</w:t>
      </w:r>
      <w:r>
        <w:rPr>
          <w:rFonts w:cs="Calibri"/>
          <w:color w:val="000000"/>
          <w:lang w:bidi="ne-NP"/>
        </w:rPr>
        <w:t xml:space="preserve"> m3/s.</w:t>
      </w:r>
    </w:p>
    <w:p w14:paraId="2A2399AC" w14:textId="1462F5F6" w:rsidR="006F37BC" w:rsidRDefault="006F37BC" w:rsidP="001E7B74">
      <w:pPr>
        <w:numPr>
          <w:ilvl w:val="0"/>
          <w:numId w:val="23"/>
        </w:numPr>
      </w:pPr>
      <w:r>
        <w:rPr>
          <w:rFonts w:eastAsiaTheme="minorHAnsi" w:cstheme="minorBidi"/>
          <w:szCs w:val="22"/>
        </w:rPr>
        <w:t>T</w:t>
      </w:r>
      <w:ins w:id="5020" w:author="Kumar Baral" w:date="2023-02-13T14:29:00Z">
        <w:r w:rsidRPr="00491422">
          <w:rPr>
            <w:rFonts w:eastAsiaTheme="minorHAnsi" w:cstheme="minorBidi"/>
            <w:szCs w:val="22"/>
          </w:rPr>
          <w:t xml:space="preserve">he </w:t>
        </w:r>
      </w:ins>
      <w:r>
        <w:rPr>
          <w:rFonts w:eastAsiaTheme="minorHAnsi" w:cstheme="minorBidi"/>
          <w:szCs w:val="22"/>
        </w:rPr>
        <w:t xml:space="preserve">design </w:t>
      </w:r>
      <w:ins w:id="5021" w:author="Kumar Baral" w:date="2023-02-13T14:29:00Z">
        <w:r w:rsidRPr="00491422">
          <w:rPr>
            <w:rFonts w:eastAsiaTheme="minorHAnsi" w:cstheme="minorBidi"/>
            <w:szCs w:val="22"/>
          </w:rPr>
          <w:t xml:space="preserve">discharge </w:t>
        </w:r>
      </w:ins>
      <w:r w:rsidRPr="00491422">
        <w:rPr>
          <w:rFonts w:eastAsiaTheme="minorHAnsi" w:cstheme="minorBidi"/>
          <w:szCs w:val="22"/>
        </w:rPr>
        <w:t>of 7 m3/s is 56.25 % flow exceedance</w:t>
      </w:r>
      <w:r>
        <w:rPr>
          <w:rFonts w:eastAsiaTheme="minorHAnsi" w:cstheme="minorBidi"/>
          <w:szCs w:val="22"/>
        </w:rPr>
        <w:t xml:space="preserve"> as per this study report. </w:t>
      </w:r>
    </w:p>
    <w:p w14:paraId="267486E8" w14:textId="6F30D151" w:rsidR="001E7B74" w:rsidRDefault="006F37BC" w:rsidP="001E7B74">
      <w:pPr>
        <w:numPr>
          <w:ilvl w:val="0"/>
          <w:numId w:val="23"/>
        </w:numPr>
      </w:pPr>
      <w:r>
        <w:t>The flood flow is calculated as per Log Pearson Type III distribution. The flows with return period 2 years, 10 years, 20 years and 100 years is found to be 180 m3/s, 348</w:t>
      </w:r>
      <w:r w:rsidRPr="006F37BC">
        <w:t xml:space="preserve"> </w:t>
      </w:r>
      <w:r>
        <w:t>m3/s</w:t>
      </w:r>
      <w:r>
        <w:t>, 432</w:t>
      </w:r>
      <w:r w:rsidRPr="006F37BC">
        <w:t xml:space="preserve"> </w:t>
      </w:r>
      <w:r>
        <w:t>m3/s</w:t>
      </w:r>
      <w:r>
        <w:t xml:space="preserve"> and 683</w:t>
      </w:r>
      <w:r w:rsidRPr="006F37BC">
        <w:t xml:space="preserve"> </w:t>
      </w:r>
      <w:r>
        <w:t>m3/s</w:t>
      </w:r>
      <w:r>
        <w:t>.</w:t>
      </w:r>
    </w:p>
    <w:p w14:paraId="3F5F8EB6" w14:textId="31410549" w:rsidR="001E7B74" w:rsidRDefault="001E7B74" w:rsidP="001E7B74">
      <w:pPr>
        <w:numPr>
          <w:ilvl w:val="0"/>
          <w:numId w:val="23"/>
        </w:numPr>
      </w:pPr>
      <w:r>
        <w:rPr>
          <w:lang w:eastAsia="x-none"/>
        </w:rPr>
        <w:t>T</w:t>
      </w:r>
      <w:ins w:id="5022" w:author="Kumar Baral" w:date="2023-02-13T14:22:00Z">
        <w:r w:rsidRPr="005B6688">
          <w:rPr>
            <w:lang w:eastAsia="x-none"/>
          </w:rPr>
          <w:t xml:space="preserve">he </w:t>
        </w:r>
      </w:ins>
      <w:r>
        <w:rPr>
          <w:lang w:eastAsia="x-none"/>
        </w:rPr>
        <w:t>calculated</w:t>
      </w:r>
      <w:ins w:id="5023" w:author="Kumar Baral" w:date="2023-02-13T14:22:00Z">
        <w:r w:rsidRPr="005B6688">
          <w:rPr>
            <w:lang w:eastAsia="x-none"/>
          </w:rPr>
          <w:t xml:space="preserve"> low flows at the intake</w:t>
        </w:r>
      </w:ins>
      <w:r>
        <w:rPr>
          <w:lang w:eastAsia="x-none"/>
        </w:rPr>
        <w:t xml:space="preserve"> of the project</w:t>
      </w:r>
      <w:ins w:id="5024" w:author="Kumar Baral" w:date="2023-02-13T14:22:00Z">
        <w:r w:rsidRPr="005B6688">
          <w:rPr>
            <w:lang w:eastAsia="x-none"/>
          </w:rPr>
          <w:t xml:space="preserve"> for the 1-day, 7-day, 15-day, and 30-day periods are </w:t>
        </w:r>
      </w:ins>
      <w:ins w:id="5025" w:author="Kumar Baral" w:date="2023-02-13T14:25:00Z">
        <w:r>
          <w:rPr>
            <w:lang w:eastAsia="x-none"/>
          </w:rPr>
          <w:t>1.</w:t>
        </w:r>
      </w:ins>
      <w:r>
        <w:rPr>
          <w:lang w:eastAsia="x-none"/>
        </w:rPr>
        <w:t>42</w:t>
      </w:r>
      <w:ins w:id="5026" w:author="Kumar Baral" w:date="2023-02-13T14:22:00Z">
        <w:r w:rsidRPr="005B6688">
          <w:rPr>
            <w:lang w:eastAsia="x-none"/>
          </w:rPr>
          <w:t xml:space="preserve"> m3/s, </w:t>
        </w:r>
      </w:ins>
      <w:ins w:id="5027" w:author="Kumar Baral" w:date="2023-02-13T14:25:00Z">
        <w:r>
          <w:rPr>
            <w:lang w:eastAsia="x-none"/>
          </w:rPr>
          <w:t>1.</w:t>
        </w:r>
      </w:ins>
      <w:r>
        <w:rPr>
          <w:lang w:eastAsia="x-none"/>
        </w:rPr>
        <w:t>77</w:t>
      </w:r>
      <w:ins w:id="5028" w:author="Kumar Baral" w:date="2023-02-13T14:22:00Z">
        <w:r w:rsidRPr="005B6688">
          <w:rPr>
            <w:lang w:eastAsia="x-none"/>
          </w:rPr>
          <w:t xml:space="preserve"> m3/s, </w:t>
        </w:r>
      </w:ins>
      <w:r>
        <w:rPr>
          <w:lang w:eastAsia="x-none"/>
        </w:rPr>
        <w:t>2.09</w:t>
      </w:r>
      <w:ins w:id="5029" w:author="Kumar Baral" w:date="2023-02-13T14:22:00Z">
        <w:r w:rsidRPr="005B6688">
          <w:rPr>
            <w:lang w:eastAsia="x-none"/>
          </w:rPr>
          <w:t xml:space="preserve"> m3/s, and </w:t>
        </w:r>
      </w:ins>
      <w:ins w:id="5030" w:author="Kumar Baral" w:date="2023-02-13T14:25:00Z">
        <w:r>
          <w:rPr>
            <w:lang w:eastAsia="x-none"/>
          </w:rPr>
          <w:t>2.</w:t>
        </w:r>
      </w:ins>
      <w:r>
        <w:rPr>
          <w:lang w:eastAsia="x-none"/>
        </w:rPr>
        <w:t>75</w:t>
      </w:r>
      <w:ins w:id="5031" w:author="Kumar Baral" w:date="2023-02-13T14:22:00Z">
        <w:r w:rsidRPr="005B6688">
          <w:rPr>
            <w:lang w:eastAsia="x-none"/>
          </w:rPr>
          <w:t xml:space="preserve"> m3/s, respectively</w:t>
        </w:r>
      </w:ins>
      <w:r>
        <w:rPr>
          <w:lang w:eastAsia="x-none"/>
        </w:rPr>
        <w:t>.</w:t>
      </w:r>
    </w:p>
    <w:p w14:paraId="2733B3CC" w14:textId="0A813AB3" w:rsidR="00BE1CE9" w:rsidRPr="006238CC" w:rsidDel="00E8212E" w:rsidRDefault="00BE1CE9" w:rsidP="00F96D25">
      <w:pPr>
        <w:numPr>
          <w:ilvl w:val="0"/>
          <w:numId w:val="23"/>
        </w:numPr>
        <w:rPr>
          <w:del w:id="5032" w:author="Kumar Baral" w:date="2023-02-10T15:53:00Z"/>
        </w:rPr>
      </w:pPr>
      <w:del w:id="5033"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5034" w:author="Kumar Baral" w:date="2022-12-12T16:47:00Z">
        <w:r w:rsidR="00F22BE5" w:rsidDel="00A04755">
          <w:delText>19.40</w:delText>
        </w:r>
      </w:del>
      <w:del w:id="5035"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5036" w:author="Kumar Baral" w:date="2022-12-12T16:47:00Z">
        <w:r w:rsidRPr="00BE1CE9" w:rsidDel="00A04755">
          <w:delText>1</w:delText>
        </w:r>
        <w:r w:rsidR="00F22BE5" w:rsidDel="00A04755">
          <w:delText>0.14</w:delText>
        </w:r>
      </w:del>
      <w:del w:id="5037"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5038" w:name="_Toc127182417"/>
        <w:bookmarkStart w:id="5039" w:name="_Toc127182754"/>
        <w:bookmarkStart w:id="5040" w:name="_Toc127191938"/>
        <w:bookmarkStart w:id="5041" w:name="_Toc127278403"/>
        <w:bookmarkEnd w:id="5038"/>
        <w:bookmarkEnd w:id="5039"/>
        <w:bookmarkEnd w:id="5040"/>
        <w:bookmarkEnd w:id="5041"/>
      </w:del>
    </w:p>
    <w:p w14:paraId="328ED49E" w14:textId="39D9B4ED" w:rsidR="006238CC" w:rsidRPr="006238CC" w:rsidDel="00E8212E" w:rsidRDefault="006238CC">
      <w:pPr>
        <w:numPr>
          <w:ilvl w:val="0"/>
          <w:numId w:val="23"/>
        </w:numPr>
        <w:rPr>
          <w:del w:id="5042" w:author="Kumar Baral" w:date="2023-02-10T15:53:00Z"/>
        </w:rPr>
        <w:pPrChange w:id="5043" w:author="Kumar Baral" w:date="2022-12-12T16:48:00Z">
          <w:pPr/>
        </w:pPrChange>
      </w:pPr>
      <w:del w:id="5044"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5045" w:name="_Toc127182418"/>
        <w:bookmarkStart w:id="5046" w:name="_Toc127182755"/>
        <w:bookmarkStart w:id="5047" w:name="_Toc127191939"/>
        <w:bookmarkStart w:id="5048" w:name="_Toc444150621"/>
        <w:bookmarkStart w:id="5049" w:name="_Toc127278404"/>
        <w:bookmarkEnd w:id="5045"/>
        <w:bookmarkEnd w:id="5046"/>
        <w:bookmarkEnd w:id="5047"/>
        <w:bookmarkEnd w:id="5049"/>
      </w:del>
    </w:p>
    <w:p w14:paraId="2C7F73DD" w14:textId="77777777" w:rsidR="006238CC" w:rsidRPr="006238CC" w:rsidRDefault="006238CC" w:rsidP="001F4328">
      <w:pPr>
        <w:pStyle w:val="Heading2"/>
      </w:pPr>
      <w:bookmarkStart w:id="5050" w:name="_Toc454649677"/>
      <w:bookmarkStart w:id="5051" w:name="_Toc477261952"/>
      <w:bookmarkStart w:id="5052" w:name="_Toc23762147"/>
      <w:bookmarkStart w:id="5053" w:name="_Toc68879988"/>
      <w:bookmarkStart w:id="5054" w:name="_Toc127278405"/>
      <w:r w:rsidRPr="006238CC">
        <w:t>Recommendations</w:t>
      </w:r>
      <w:bookmarkEnd w:id="5048"/>
      <w:bookmarkEnd w:id="5050"/>
      <w:bookmarkEnd w:id="5051"/>
      <w:bookmarkEnd w:id="5052"/>
      <w:bookmarkEnd w:id="5053"/>
      <w:bookmarkEnd w:id="5054"/>
    </w:p>
    <w:p w14:paraId="59E123E1" w14:textId="1FB9CF59" w:rsidR="00E8212E" w:rsidRPr="001E7B74" w:rsidRDefault="006238CC">
      <w:pPr>
        <w:rPr>
          <w:ins w:id="5055" w:author="Kumar Baral" w:date="2023-02-10T15:52:00Z"/>
        </w:rPr>
        <w:pPrChange w:id="5056" w:author="Kumar Baral" w:date="2023-02-10T15:51:00Z">
          <w:pPr>
            <w:spacing w:before="0" w:after="0" w:line="240" w:lineRule="auto"/>
            <w:jc w:val="left"/>
          </w:pPr>
        </w:pPrChange>
      </w:pPr>
      <w:del w:id="5057" w:author="Kumar Baral" w:date="2023-02-10T15:47:00Z">
        <w:r w:rsidRPr="001E7B74" w:rsidDel="00E8212E">
          <w:delText>For reliability of the adopted monthly flow at proposed intake site of the project, it</w:delText>
        </w:r>
      </w:del>
      <w:ins w:id="5058" w:author="Kumar Baral" w:date="2023-02-10T15:47:00Z">
        <w:r w:rsidR="00E8212E" w:rsidRPr="001E7B74">
          <w:t>It</w:t>
        </w:r>
      </w:ins>
      <w:r w:rsidRPr="001E7B74">
        <w:t xml:space="preserve"> is recommended </w:t>
      </w:r>
      <w:del w:id="5059" w:author="Kumar Baral" w:date="2023-02-10T15:47:00Z">
        <w:r w:rsidRPr="001E7B74" w:rsidDel="00E8212E">
          <w:delText>for further work prior to the detail design as</w:delText>
        </w:r>
      </w:del>
      <w:ins w:id="5060" w:author="Kumar Baral" w:date="2023-02-10T15:47:00Z">
        <w:r w:rsidR="00E8212E" w:rsidRPr="001E7B74">
          <w:t xml:space="preserve">to continue to measure the daily average data of </w:t>
        </w:r>
      </w:ins>
      <w:r w:rsidR="0062160E" w:rsidRPr="001E7B74">
        <w:t>Jhimruk</w:t>
      </w:r>
      <w:ins w:id="5061" w:author="Kumar Baral" w:date="2023-02-10T15:47:00Z">
        <w:r w:rsidR="00E8212E" w:rsidRPr="001E7B74">
          <w:t xml:space="preserve"> </w:t>
        </w:r>
      </w:ins>
      <w:ins w:id="5062" w:author="Kumar Baral" w:date="2023-02-10T15:48:00Z">
        <w:r w:rsidR="00E8212E" w:rsidRPr="001E7B74">
          <w:t xml:space="preserve">Khola. </w:t>
        </w:r>
      </w:ins>
    </w:p>
    <w:p w14:paraId="34535063" w14:textId="77777777" w:rsidR="00882E22" w:rsidRPr="001E7B74" w:rsidRDefault="00882E22">
      <w:pPr>
        <w:pPrChange w:id="5063" w:author="Kumar Baral" w:date="2023-02-10T15:51:00Z">
          <w:pPr>
            <w:spacing w:before="0" w:after="0" w:line="240" w:lineRule="auto"/>
            <w:jc w:val="left"/>
          </w:pPr>
        </w:pPrChange>
      </w:pPr>
      <w:r w:rsidRPr="001E7B74">
        <w:lastRenderedPageBreak/>
        <w:t xml:space="preserve">Since, there is no significant trend seen in the considered daily discharge series (2051/52-2079/80), </w:t>
      </w:r>
      <w:ins w:id="5064" w:author="Kumar Baral" w:date="2023-02-10T15:48:00Z">
        <w:r w:rsidR="00E8212E" w:rsidRPr="001E7B74">
          <w:t xml:space="preserve">it is </w:t>
        </w:r>
      </w:ins>
      <w:r w:rsidRPr="001E7B74">
        <w:t xml:space="preserve">not </w:t>
      </w:r>
      <w:ins w:id="5065" w:author="Kumar Baral" w:date="2023-02-10T15:48:00Z">
        <w:r w:rsidR="00E8212E" w:rsidRPr="001E7B74">
          <w:t>recommended to opt the detailed analysis of impact of climate change</w:t>
        </w:r>
      </w:ins>
      <w:r w:rsidRPr="001E7B74">
        <w:t>.</w:t>
      </w:r>
      <w:ins w:id="5066" w:author="Kumar Baral" w:date="2023-02-10T15:48:00Z">
        <w:r w:rsidR="00E8212E" w:rsidRPr="001E7B74">
          <w:t xml:space="preserve"> </w:t>
        </w:r>
      </w:ins>
    </w:p>
    <w:p w14:paraId="308C9D2F" w14:textId="32760CE6" w:rsidR="006238CC" w:rsidRPr="006238CC" w:rsidDel="00E8212E" w:rsidRDefault="00882E22" w:rsidP="00882E22">
      <w:pPr>
        <w:rPr>
          <w:del w:id="5067" w:author="Kumar Baral" w:date="2023-02-10T15:51:00Z"/>
        </w:rPr>
      </w:pPr>
      <w:r w:rsidRPr="001E7B74">
        <w:t xml:space="preserve">Trend analysis can be performed in the future too. If that analysis will show significant trend then the study of the climate change </w:t>
      </w:r>
      <w:ins w:id="5068" w:author="Kumar Baral" w:date="2023-02-10T15:48:00Z">
        <w:r w:rsidR="00E8212E" w:rsidRPr="001E7B74">
          <w:t xml:space="preserve">using climate model such as </w:t>
        </w:r>
      </w:ins>
      <w:ins w:id="5069" w:author="Kumar Baral" w:date="2023-02-12T12:03:00Z">
        <w:r w:rsidR="00694E10" w:rsidRPr="001E7B74">
          <w:t>General Circulation Model (</w:t>
        </w:r>
      </w:ins>
      <w:ins w:id="5070" w:author="Kumar Baral" w:date="2023-02-10T15:49:00Z">
        <w:r w:rsidR="00694E10" w:rsidRPr="001E7B74">
          <w:t>G</w:t>
        </w:r>
      </w:ins>
      <w:ins w:id="5071" w:author="Kumar Baral" w:date="2023-02-12T12:03:00Z">
        <w:r w:rsidR="00694E10" w:rsidRPr="001E7B74">
          <w:t>C</w:t>
        </w:r>
      </w:ins>
      <w:ins w:id="5072" w:author="Kumar Baral" w:date="2023-02-10T15:49:00Z">
        <w:r w:rsidR="00E8212E" w:rsidRPr="001E7B74">
          <w:t>M</w:t>
        </w:r>
      </w:ins>
      <w:ins w:id="5073" w:author="Kumar Baral" w:date="2023-02-12T12:03:00Z">
        <w:r w:rsidR="00694E10" w:rsidRPr="001E7B74">
          <w:t>)</w:t>
        </w:r>
      </w:ins>
      <w:ins w:id="5074" w:author="Kumar Baral" w:date="2023-02-10T15:49:00Z">
        <w:r w:rsidR="00E8212E" w:rsidRPr="001E7B74">
          <w:t>,</w:t>
        </w:r>
      </w:ins>
      <w:ins w:id="5075" w:author="Kumar Baral" w:date="2023-02-12T12:03:00Z">
        <w:r w:rsidR="00694E10" w:rsidRPr="001E7B74">
          <w:t xml:space="preserve"> Regional Climate Model (</w:t>
        </w:r>
      </w:ins>
      <w:ins w:id="5076" w:author="Kumar Baral" w:date="2023-02-10T15:49:00Z">
        <w:r w:rsidR="00E8212E" w:rsidRPr="001E7B74">
          <w:t>R</w:t>
        </w:r>
      </w:ins>
      <w:ins w:id="5077" w:author="Kumar Baral" w:date="2023-02-12T12:03:00Z">
        <w:r w:rsidR="00694E10" w:rsidRPr="001E7B74">
          <w:t>CM)</w:t>
        </w:r>
      </w:ins>
      <w:r w:rsidRPr="001E7B74">
        <w:t xml:space="preserve"> </w:t>
      </w:r>
      <w:r w:rsidR="001E7B74" w:rsidRPr="001E7B74">
        <w:t>could</w:t>
      </w:r>
      <w:r w:rsidRPr="001E7B74">
        <w:t xml:space="preserve"> be performed</w:t>
      </w:r>
      <w:ins w:id="5078" w:author="Kumar Baral" w:date="2023-02-10T15:49:00Z">
        <w:r w:rsidR="00E8212E" w:rsidRPr="001E7B74">
          <w:t>. These model uses the availa</w:t>
        </w:r>
      </w:ins>
      <w:ins w:id="5079" w:author="Kumar Baral" w:date="2023-02-12T12:06:00Z">
        <w:r w:rsidR="00694E10" w:rsidRPr="001E7B74">
          <w:t>b</w:t>
        </w:r>
      </w:ins>
      <w:ins w:id="5080" w:author="Kumar Baral" w:date="2023-02-10T15:49:00Z">
        <w:r w:rsidR="00E8212E" w:rsidRPr="001E7B74">
          <w:t xml:space="preserve">le </w:t>
        </w:r>
      </w:ins>
      <w:ins w:id="5081" w:author="Kumar Baral" w:date="2023-02-10T15:50:00Z">
        <w:r w:rsidR="00E8212E" w:rsidRPr="001E7B74">
          <w:t>temperature</w:t>
        </w:r>
      </w:ins>
      <w:ins w:id="5082" w:author="Kumar Baral" w:date="2023-02-10T15:49:00Z">
        <w:r w:rsidR="00E8212E" w:rsidRPr="001E7B74">
          <w:t xml:space="preserve"> </w:t>
        </w:r>
      </w:ins>
      <w:ins w:id="5083" w:author="Kumar Baral" w:date="2023-02-10T15:50:00Z">
        <w:r w:rsidR="00E8212E" w:rsidRPr="001E7B74">
          <w:t xml:space="preserve">and rainfall series to predict the future temperature and precipitation </w:t>
        </w:r>
      </w:ins>
      <w:r w:rsidR="001E3856" w:rsidRPr="001E7B74">
        <w:t>series</w:t>
      </w:r>
      <w:ins w:id="5084" w:author="Kumar Baral" w:date="2023-02-10T15:50:00Z">
        <w:r w:rsidR="00E8212E" w:rsidRPr="001E7B74">
          <w:t xml:space="preserve"> using predictor tools</w:t>
        </w:r>
      </w:ins>
      <w:ins w:id="5085" w:author="Kumar Baral" w:date="2023-02-12T12:04:00Z">
        <w:r w:rsidR="00694E10" w:rsidRPr="001E7B74">
          <w:t xml:space="preserve">. </w:t>
        </w:r>
      </w:ins>
      <w:ins w:id="5086" w:author="Kumar Baral" w:date="2023-02-10T15:51:00Z">
        <w:r w:rsidR="00E8212E" w:rsidRPr="001E7B74">
          <w:t xml:space="preserve">Ultimately, </w:t>
        </w:r>
      </w:ins>
      <w:ins w:id="5087" w:author="Kumar Baral" w:date="2023-02-10T17:05:00Z">
        <w:r w:rsidR="0043066A" w:rsidRPr="001E7B74">
          <w:t xml:space="preserve">the predicted temperature and precipitation is </w:t>
        </w:r>
      </w:ins>
      <w:r w:rsidR="001E3856" w:rsidRPr="001E7B74">
        <w:t xml:space="preserve">incorporated </w:t>
      </w:r>
      <w:ins w:id="5088" w:author="Kumar Baral" w:date="2023-02-10T17:05:00Z">
        <w:r w:rsidR="0043066A" w:rsidRPr="001E7B74">
          <w:t xml:space="preserve">to obtain </w:t>
        </w:r>
      </w:ins>
      <w:r w:rsidR="001E3856" w:rsidRPr="001E7B74">
        <w:t>runoff (</w:t>
      </w:r>
      <w:ins w:id="5089" w:author="Kumar Baral" w:date="2023-02-10T17:05:00Z">
        <w:r w:rsidR="0043066A" w:rsidRPr="001E7B74">
          <w:t>discharge</w:t>
        </w:r>
      </w:ins>
      <w:r w:rsidR="001E3856" w:rsidRPr="001E7B74">
        <w:t>)</w:t>
      </w:r>
      <w:ins w:id="5090" w:author="Kumar Baral" w:date="2023-02-10T17:05:00Z">
        <w:r w:rsidR="0043066A" w:rsidRPr="001E7B74">
          <w:t xml:space="preserve"> </w:t>
        </w:r>
      </w:ins>
      <w:ins w:id="5091" w:author="Kumar Baral" w:date="2023-02-10T15:51:00Z">
        <w:r w:rsidR="00E8212E" w:rsidRPr="001E7B74">
          <w:t>by using hydrological models such as HEC HMS, NAM, BHV</w:t>
        </w:r>
      </w:ins>
      <w:ins w:id="5092" w:author="Kumar Baral" w:date="2023-02-10T17:06:00Z">
        <w:r w:rsidR="0043066A" w:rsidRPr="001E7B74">
          <w:t>.</w:t>
        </w:r>
      </w:ins>
      <w:del w:id="5093" w:author="Kumar Baral" w:date="2023-02-10T15:48:00Z">
        <w:r w:rsidR="006238CC" w:rsidRPr="001E7B74" w:rsidDel="00E8212E">
          <w:delText>;</w:delText>
        </w:r>
      </w:del>
    </w:p>
    <w:p w14:paraId="1D76DAE2" w14:textId="05DE8A5E" w:rsidR="006238CC" w:rsidRPr="006238CC" w:rsidDel="00E8212E" w:rsidRDefault="006238CC" w:rsidP="00F96D25">
      <w:pPr>
        <w:numPr>
          <w:ilvl w:val="0"/>
          <w:numId w:val="22"/>
        </w:numPr>
        <w:rPr>
          <w:del w:id="5094" w:author="Kumar Baral" w:date="2023-02-10T15:51:00Z"/>
        </w:rPr>
      </w:pPr>
      <w:del w:id="5095"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5096" w:author="Kumar Baral" w:date="2023-02-10T15:47:00Z"/>
        </w:rPr>
      </w:pPr>
      <w:del w:id="5097"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5098" w:author="Kumar Baral" w:date="2023-02-10T15:47:00Z"/>
        </w:rPr>
      </w:pPr>
      <w:del w:id="5099"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5100" w:author="Kumar Baral" w:date="2023-02-10T15:47:00Z"/>
        </w:rPr>
      </w:pPr>
      <w:del w:id="5101"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5102" w:author="Kumar Baral" w:date="2023-02-10T15:47:00Z"/>
        </w:rPr>
      </w:pPr>
      <w:del w:id="5103"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5104" w:author="Kumar Baral" w:date="2023-02-10T15:51:00Z">
          <w:pPr>
            <w:spacing w:before="0" w:after="0" w:line="240" w:lineRule="auto"/>
            <w:jc w:val="left"/>
          </w:pPr>
        </w:pPrChange>
      </w:pPr>
      <w:bookmarkStart w:id="5105" w:name="_Toc257037412"/>
      <w:bookmarkStart w:id="5106" w:name="_Toc269719496"/>
      <w:bookmarkStart w:id="5107" w:name="_Toc483425861"/>
      <w:bookmarkStart w:id="5108" w:name="_Toc483427538"/>
      <w:bookmarkStart w:id="5109" w:name="_Toc483462498"/>
      <w:bookmarkStart w:id="5110" w:name="_Toc483468490"/>
      <w:bookmarkStart w:id="5111" w:name="_Toc483468636"/>
      <w:bookmarkStart w:id="5112" w:name="_Toc483475401"/>
      <w:bookmarkStart w:id="5113" w:name="_Toc483475451"/>
      <w:bookmarkStart w:id="5114" w:name="_Toc483482819"/>
      <w:bookmarkStart w:id="5115" w:name="_Toc483491643"/>
      <w:bookmarkEnd w:id="5105"/>
      <w:bookmarkEnd w:id="5106"/>
      <w:bookmarkEnd w:id="5107"/>
      <w:bookmarkEnd w:id="5108"/>
      <w:bookmarkEnd w:id="5109"/>
      <w:bookmarkEnd w:id="5110"/>
      <w:bookmarkEnd w:id="5111"/>
      <w:bookmarkEnd w:id="5112"/>
      <w:bookmarkEnd w:id="5113"/>
      <w:bookmarkEnd w:id="5114"/>
      <w:bookmarkEnd w:id="5115"/>
      <w:r>
        <w:br w:type="page"/>
      </w:r>
    </w:p>
    <w:p w14:paraId="5E8F5E6A" w14:textId="2AC61051" w:rsidR="00AA0E54" w:rsidRDefault="00AA0E54" w:rsidP="00545CE7">
      <w:pPr>
        <w:pStyle w:val="Heading1"/>
      </w:pPr>
      <w:bookmarkStart w:id="5116" w:name="_Toc127278406"/>
      <w:r w:rsidRPr="006D015F">
        <w:lastRenderedPageBreak/>
        <w:t>REFERENCES</w:t>
      </w:r>
      <w:bookmarkEnd w:id="5116"/>
    </w:p>
    <w:p w14:paraId="0B6CAA44" w14:textId="6BD50C47" w:rsidR="00CB234B" w:rsidRDefault="0006200E" w:rsidP="0006200E">
      <w:pPr>
        <w:pStyle w:val="ListParagraph"/>
        <w:numPr>
          <w:ilvl w:val="0"/>
          <w:numId w:val="142"/>
        </w:numPr>
      </w:pPr>
      <w:r>
        <w:t>Updated Feasibility Study Report (9.4 MW), Volume 1 Main Report, June 2008 (Jestha 2065)</w:t>
      </w:r>
    </w:p>
    <w:p w14:paraId="67450144" w14:textId="77777777" w:rsidR="0006200E" w:rsidRPr="00CB234B" w:rsidRDefault="0006200E" w:rsidP="0006200E"/>
    <w:sectPr w:rsidR="0006200E" w:rsidRPr="00CB234B" w:rsidSect="009124BA">
      <w:headerReference w:type="default" r:id="rId28"/>
      <w:footerReference w:type="default" r:id="rId29"/>
      <w:pgSz w:w="11907" w:h="16839" w:code="9"/>
      <w:pgMar w:top="1296" w:right="108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84720" w14:textId="77777777" w:rsidR="00CA28B0" w:rsidRDefault="00CA28B0" w:rsidP="00E93729">
      <w:pPr>
        <w:spacing w:before="0" w:after="0" w:line="240" w:lineRule="auto"/>
      </w:pPr>
      <w:r>
        <w:separator/>
      </w:r>
    </w:p>
  </w:endnote>
  <w:endnote w:type="continuationSeparator" w:id="0">
    <w:p w14:paraId="0E1637C1" w14:textId="77777777" w:rsidR="00CA28B0" w:rsidRDefault="00CA28B0"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44DACDD7" w:rsidR="003A605E" w:rsidRPr="00FC10D0" w:rsidRDefault="003A605E"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307F06">
      <w:rPr>
        <w:rFonts w:ascii="Gill Sans MT" w:hAnsi="Gill Sans MT"/>
        <w:i/>
        <w:noProof/>
        <w:sz w:val="18"/>
        <w:szCs w:val="18"/>
      </w:rPr>
      <w:t>vii</w:t>
    </w:r>
    <w:r w:rsidRPr="00FC10D0">
      <w:rPr>
        <w:rFonts w:ascii="Gill Sans MT" w:hAnsi="Gill Sans MT"/>
        <w:i/>
        <w:sz w:val="18"/>
        <w:szCs w:val="18"/>
      </w:rPr>
      <w:fldChar w:fldCharType="end"/>
    </w:r>
  </w:p>
  <w:p w14:paraId="74FB852C" w14:textId="77777777" w:rsidR="003A605E" w:rsidRDefault="003A60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02AA275F" w:rsidR="003A605E" w:rsidRPr="00FC10D0" w:rsidRDefault="003A605E"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307F06">
      <w:rPr>
        <w:rFonts w:ascii="Gill Sans MT" w:hAnsi="Gill Sans MT"/>
        <w:i/>
        <w:noProof/>
        <w:sz w:val="18"/>
        <w:szCs w:val="18"/>
      </w:rPr>
      <w:t>19</w:t>
    </w:r>
    <w:r w:rsidRPr="00FC10D0">
      <w:rPr>
        <w:rFonts w:ascii="Gill Sans MT" w:hAnsi="Gill Sans MT"/>
        <w:i/>
        <w:sz w:val="18"/>
        <w:szCs w:val="18"/>
      </w:rPr>
      <w:fldChar w:fldCharType="end"/>
    </w:r>
  </w:p>
  <w:p w14:paraId="481986A1" w14:textId="77777777" w:rsidR="003A605E" w:rsidRPr="005118F5" w:rsidRDefault="003A605E"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4D89F6" w14:textId="77777777" w:rsidR="00CA28B0" w:rsidRDefault="00CA28B0" w:rsidP="00E93729">
      <w:pPr>
        <w:spacing w:before="0" w:after="0" w:line="240" w:lineRule="auto"/>
      </w:pPr>
      <w:r>
        <w:separator/>
      </w:r>
    </w:p>
  </w:footnote>
  <w:footnote w:type="continuationSeparator" w:id="0">
    <w:p w14:paraId="64265386" w14:textId="77777777" w:rsidR="00CA28B0" w:rsidRDefault="00CA28B0"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76CB3E8E" w:rsidR="003A605E" w:rsidRPr="002E23EF" w:rsidRDefault="003A605E"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88"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r>
      <w:rPr>
        <w:rFonts w:ascii="Gill Sans MT" w:hAnsi="Gill Sans MT"/>
        <w:i/>
        <w:sz w:val="20"/>
      </w:rPr>
      <w:t>Jhimruk</w:t>
    </w:r>
    <w:ins w:id="89" w:author="Kumar Baral" w:date="2023-01-30T16:39:00Z">
      <w:r>
        <w:rPr>
          <w:rFonts w:ascii="Gill Sans MT" w:hAnsi="Gill Sans MT"/>
          <w:i/>
          <w:sz w:val="20"/>
        </w:rPr>
        <w:t xml:space="preserve"> Hydro</w:t>
      </w:r>
    </w:ins>
    <w:r>
      <w:rPr>
        <w:rFonts w:ascii="Gill Sans MT" w:hAnsi="Gill Sans MT"/>
        <w:i/>
        <w:sz w:val="20"/>
      </w:rPr>
      <w:t>electric and Rural Electrification</w:t>
    </w:r>
    <w:ins w:id="90" w:author="Kumar Baral" w:date="2023-01-30T16:39:00Z">
      <w:r>
        <w:rPr>
          <w:rFonts w:ascii="Gill Sans MT" w:hAnsi="Gill Sans MT"/>
          <w:i/>
          <w:sz w:val="20"/>
        </w:rPr>
        <w:t xml:space="preserve"> Project</w:t>
      </w:r>
    </w:ins>
    <w:r w:rsidDel="008B66D5">
      <w:rPr>
        <w:rFonts w:ascii="Gill Sans MT" w:hAnsi="Gill Sans MT"/>
        <w:i/>
        <w:sz w:val="20"/>
      </w:rPr>
      <w:t xml:space="preserve"> </w:t>
    </w:r>
    <w:del w:id="91" w:author="Kumar Baral" w:date="2023-01-30T16:39:00Z">
      <w:r w:rsidDel="008B66D5">
        <w:rPr>
          <w:rFonts w:ascii="Gill Sans MT" w:hAnsi="Gill Sans MT"/>
          <w:i/>
          <w:sz w:val="20"/>
        </w:rPr>
        <w:delText>(12</w:delText>
      </w:r>
    </w:del>
    <w:del w:id="92" w:author="Kumar Baral" w:date="2022-12-12T17:04:00Z">
      <w:r w:rsidDel="00BC56BD">
        <w:rPr>
          <w:rFonts w:ascii="Gill Sans MT" w:hAnsi="Gill Sans MT"/>
          <w:i/>
          <w:sz w:val="20"/>
        </w:rPr>
        <w:delText>57.3</w:delText>
      </w:r>
    </w:del>
    <w:del w:id="93" w:author="Kumar Baral" w:date="2023-01-30T16:39:00Z">
      <w:r w:rsidDel="008B66D5">
        <w:rPr>
          <w:rFonts w:ascii="Gill Sans MT" w:hAnsi="Gill Sans MT"/>
          <w:i/>
          <w:sz w:val="20"/>
        </w:rPr>
        <w:delText xml:space="preserve"> MW)</w:delText>
      </w:r>
    </w:del>
  </w:p>
  <w:p w14:paraId="371C9D60" w14:textId="32999542" w:rsidR="003A605E" w:rsidRPr="000E17ED" w:rsidRDefault="003A605E"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5405E484" w:rsidR="003A605E" w:rsidRPr="002E23EF" w:rsidRDefault="003A605E"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5117"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r>
      <w:rPr>
        <w:rFonts w:ascii="Gill Sans MT" w:hAnsi="Gill Sans MT"/>
        <w:i/>
        <w:sz w:val="20"/>
      </w:rPr>
      <w:t>Jhimruk</w:t>
    </w:r>
    <w:ins w:id="5118" w:author="Kumar Baral" w:date="2023-01-30T16:39:00Z">
      <w:r>
        <w:rPr>
          <w:rFonts w:ascii="Gill Sans MT" w:hAnsi="Gill Sans MT"/>
          <w:i/>
          <w:sz w:val="20"/>
        </w:rPr>
        <w:t xml:space="preserve"> Hydro</w:t>
      </w:r>
    </w:ins>
    <w:r>
      <w:rPr>
        <w:rFonts w:ascii="Gill Sans MT" w:hAnsi="Gill Sans MT"/>
        <w:i/>
        <w:sz w:val="20"/>
      </w:rPr>
      <w:t>electric and Rural Electrification</w:t>
    </w:r>
    <w:ins w:id="5119" w:author="Kumar Baral" w:date="2023-01-30T16:39:00Z">
      <w:r>
        <w:rPr>
          <w:rFonts w:ascii="Gill Sans MT" w:hAnsi="Gill Sans MT"/>
          <w:i/>
          <w:sz w:val="20"/>
        </w:rPr>
        <w:t xml:space="preserve"> Project</w:t>
      </w:r>
    </w:ins>
    <w:del w:id="5120" w:author="Kumar Baral" w:date="2023-01-30T16:39:00Z">
      <w:r w:rsidDel="008B66D5">
        <w:rPr>
          <w:rFonts w:ascii="Gill Sans MT" w:hAnsi="Gill Sans MT"/>
          <w:i/>
          <w:sz w:val="20"/>
        </w:rPr>
        <w:delText>(9</w:delText>
      </w:r>
    </w:del>
    <w:del w:id="5121" w:author="Kumar Baral" w:date="2022-12-13T09:53:00Z">
      <w:r w:rsidDel="009B7EF6">
        <w:rPr>
          <w:rFonts w:ascii="Gill Sans MT" w:hAnsi="Gill Sans MT"/>
          <w:i/>
          <w:sz w:val="20"/>
        </w:rPr>
        <w:delText>57.3</w:delText>
      </w:r>
    </w:del>
    <w:del w:id="5122" w:author="Kumar Baral" w:date="2023-01-30T16:39:00Z">
      <w:r w:rsidDel="008B66D5">
        <w:rPr>
          <w:rFonts w:ascii="Gill Sans MT" w:hAnsi="Gill Sans MT"/>
          <w:i/>
          <w:sz w:val="20"/>
        </w:rPr>
        <w:delText xml:space="preserve"> MW)</w:delText>
      </w:r>
    </w:del>
  </w:p>
  <w:p w14:paraId="7DAA1BC5" w14:textId="0C07242C" w:rsidR="003A605E" w:rsidRPr="00085B18" w:rsidRDefault="003A605E"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3A605E" w:rsidRPr="005118F5" w:rsidRDefault="003A605E"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4FB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856"/>
    <w:rsid w:val="001E3A43"/>
    <w:rsid w:val="001E3ADA"/>
    <w:rsid w:val="001E3BC8"/>
    <w:rsid w:val="001E46DE"/>
    <w:rsid w:val="001E4E2A"/>
    <w:rsid w:val="001E53E7"/>
    <w:rsid w:val="001E5467"/>
    <w:rsid w:val="001E5855"/>
    <w:rsid w:val="001E5A51"/>
    <w:rsid w:val="001E5F06"/>
    <w:rsid w:val="001E7B74"/>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20"/>
    <w:rsid w:val="0030313B"/>
    <w:rsid w:val="0030314B"/>
    <w:rsid w:val="00304249"/>
    <w:rsid w:val="00304668"/>
    <w:rsid w:val="00304BF7"/>
    <w:rsid w:val="003050AD"/>
    <w:rsid w:val="003057B5"/>
    <w:rsid w:val="003062C0"/>
    <w:rsid w:val="00306AA2"/>
    <w:rsid w:val="00306AEB"/>
    <w:rsid w:val="00307F06"/>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05E"/>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6CD4"/>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0E28"/>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0A61"/>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422"/>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39D9"/>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0E75"/>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60E"/>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47330"/>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37BC"/>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286"/>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3DCD"/>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2E22"/>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4DA6"/>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6B"/>
    <w:rsid w:val="009E22AD"/>
    <w:rsid w:val="009E37B8"/>
    <w:rsid w:val="009E5F89"/>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7D6"/>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52"/>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0E1E"/>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57B"/>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0D5"/>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28B0"/>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AEA"/>
    <w:rsid w:val="00DC3BF0"/>
    <w:rsid w:val="00DC4427"/>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0C2"/>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647F"/>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04F"/>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24F"/>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5FDE"/>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798C"/>
    <w:rsid w:val="00F67DE4"/>
    <w:rsid w:val="00F67E66"/>
    <w:rsid w:val="00F70819"/>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04"/>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67717110">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3686467">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1078215">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5707350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2697586">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5531608">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02Jhimruk_working\Jhimruk\Jhimruk%20Final%20resutls\Jhimruk_daily_seri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02Jhimruk_working\Jhimruk\FLow%20calcualtion%20Jhimruk_andhi\filee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2Jhimruk_working\Jhimruk\Jhimruk%20Final%20resutls\Jhimruk%20Mean%20Monthly%20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2Jhimruk_working\Jhimruk\Jhimruk%20Final%20resutls\Jhimruk_FDC.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2Jhimruk_working\Jhimruk\Jhimruk%20Final%20resutls\Jhimruk_Trend%20Analysis%20of%20Jhimruk%20Khola_Mean_monthly_seri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 </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9.716322842822217E-2"/>
          <c:y val="8.1954832917100956E-2"/>
          <c:w val="0.84674205443945672"/>
          <c:h val="0.55073826124157388"/>
        </c:manualLayout>
      </c:layout>
      <c:lineChart>
        <c:grouping val="standard"/>
        <c:varyColors val="0"/>
        <c:ser>
          <c:idx val="0"/>
          <c:order val="0"/>
          <c:tx>
            <c:strRef>
              <c:f>'Daily data'!$B$12:$B$4185</c:f>
              <c:strCache>
                <c:ptCount val="4174"/>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107.37</c:v>
                </c:pt>
                <c:pt idx="39">
                  <c:v>112.01</c:v>
                </c:pt>
                <c:pt idx="40">
                  <c:v>120.5</c:v>
                </c:pt>
                <c:pt idx="41">
                  <c:v>103.69</c:v>
                </c:pt>
                <c:pt idx="42">
                  <c:v>101.91</c:v>
                </c:pt>
                <c:pt idx="43">
                  <c:v>86.82</c:v>
                </c:pt>
                <c:pt idx="44">
                  <c:v>97.56</c:v>
                </c:pt>
                <c:pt idx="45">
                  <c:v>72.11</c:v>
                </c:pt>
                <c:pt idx="46">
                  <c:v>66.94</c:v>
                </c:pt>
                <c:pt idx="47">
                  <c:v>62.21</c:v>
                </c:pt>
                <c:pt idx="48">
                  <c:v>55.33</c:v>
                </c:pt>
                <c:pt idx="49">
                  <c:v>48.52</c:v>
                </c:pt>
                <c:pt idx="50">
                  <c:v>46.29</c:v>
                </c:pt>
                <c:pt idx="51">
                  <c:v>47.68</c:v>
                </c:pt>
                <c:pt idx="52">
                  <c:v>42.71</c:v>
                </c:pt>
                <c:pt idx="53">
                  <c:v>41.41</c:v>
                </c:pt>
                <c:pt idx="54">
                  <c:v>35.72</c:v>
                </c:pt>
                <c:pt idx="55">
                  <c:v>37.44</c:v>
                </c:pt>
                <c:pt idx="56">
                  <c:v>64.84</c:v>
                </c:pt>
                <c:pt idx="57">
                  <c:v>47.36</c:v>
                </c:pt>
                <c:pt idx="58">
                  <c:v>63.94</c:v>
                </c:pt>
                <c:pt idx="59">
                  <c:v>59.51</c:v>
                </c:pt>
                <c:pt idx="60">
                  <c:v>46.19</c:v>
                </c:pt>
                <c:pt idx="61">
                  <c:v>44.26</c:v>
                </c:pt>
                <c:pt idx="62">
                  <c:v>38.8</c:v>
                </c:pt>
                <c:pt idx="63">
                  <c:v>NA</c:v>
                </c:pt>
                <c:pt idx="64">
                  <c:v>40.99</c:v>
                </c:pt>
                <c:pt idx="65">
                  <c:v>45.03</c:v>
                </c:pt>
                <c:pt idx="66">
                  <c:v>68.41</c:v>
                </c:pt>
                <c:pt idx="67">
                  <c:v>54.74</c:v>
                </c:pt>
                <c:pt idx="68">
                  <c:v>50.26</c:v>
                </c:pt>
                <c:pt idx="69">
                  <c:v>42.36</c:v>
                </c:pt>
                <c:pt idx="70">
                  <c:v>42.32</c:v>
                </c:pt>
                <c:pt idx="71">
                  <c:v>38.82</c:v>
                </c:pt>
                <c:pt idx="72">
                  <c:v>35.54</c:v>
                </c:pt>
                <c:pt idx="73">
                  <c:v>33.45</c:v>
                </c:pt>
                <c:pt idx="74">
                  <c:v>31.75</c:v>
                </c:pt>
                <c:pt idx="75">
                  <c:v>31.16</c:v>
                </c:pt>
                <c:pt idx="76">
                  <c:v>27.2</c:v>
                </c:pt>
                <c:pt idx="77">
                  <c:v>27.01</c:v>
                </c:pt>
                <c:pt idx="78">
                  <c:v>25.46</c:v>
                </c:pt>
                <c:pt idx="79">
                  <c:v>26.51</c:v>
                </c:pt>
                <c:pt idx="80">
                  <c:v>26.9</c:v>
                </c:pt>
                <c:pt idx="81">
                  <c:v>27.48</c:v>
                </c:pt>
                <c:pt idx="82">
                  <c:v>26.99</c:v>
                </c:pt>
                <c:pt idx="83">
                  <c:v>25.56</c:v>
                </c:pt>
                <c:pt idx="84">
                  <c:v>23.72</c:v>
                </c:pt>
                <c:pt idx="85">
                  <c:v>18.52</c:v>
                </c:pt>
                <c:pt idx="86">
                  <c:v>17.97</c:v>
                </c:pt>
                <c:pt idx="87">
                  <c:v>17.95</c:v>
                </c:pt>
                <c:pt idx="88">
                  <c:v>17.84</c:v>
                </c:pt>
                <c:pt idx="89">
                  <c:v>17.78</c:v>
                </c:pt>
                <c:pt idx="90">
                  <c:v>17.84</c:v>
                </c:pt>
                <c:pt idx="91">
                  <c:v>17.78</c:v>
                </c:pt>
                <c:pt idx="92">
                  <c:v>17.94</c:v>
                </c:pt>
                <c:pt idx="93">
                  <c:v>17.87</c:v>
                </c:pt>
                <c:pt idx="94">
                  <c:v>17.72</c:v>
                </c:pt>
                <c:pt idx="96">
                  <c:v>12.67</c:v>
                </c:pt>
                <c:pt idx="97">
                  <c:v>17.78</c:v>
                </c:pt>
                <c:pt idx="98">
                  <c:v>17.8</c:v>
                </c:pt>
                <c:pt idx="99">
                  <c:v>13.95</c:v>
                </c:pt>
                <c:pt idx="100">
                  <c:v>10.18</c:v>
                </c:pt>
                <c:pt idx="101">
                  <c:v>10.16</c:v>
                </c:pt>
                <c:pt idx="102">
                  <c:v>10.14</c:v>
                </c:pt>
                <c:pt idx="103">
                  <c:v>10.09</c:v>
                </c:pt>
                <c:pt idx="104">
                  <c:v>10.14</c:v>
                </c:pt>
                <c:pt idx="105">
                  <c:v>10.65</c:v>
                </c:pt>
                <c:pt idx="106">
                  <c:v>11.02</c:v>
                </c:pt>
                <c:pt idx="107">
                  <c:v>12.12</c:v>
                </c:pt>
                <c:pt idx="108">
                  <c:v>11.82</c:v>
                </c:pt>
                <c:pt idx="109">
                  <c:v>11.62</c:v>
                </c:pt>
                <c:pt idx="110">
                  <c:v>11.68</c:v>
                </c:pt>
                <c:pt idx="111">
                  <c:v>11.13</c:v>
                </c:pt>
                <c:pt idx="112">
                  <c:v>12.44</c:v>
                </c:pt>
                <c:pt idx="113">
                  <c:v>12.38</c:v>
                </c:pt>
                <c:pt idx="114">
                  <c:v>10.421</c:v>
                </c:pt>
                <c:pt idx="115">
                  <c:v>8.12</c:v>
                </c:pt>
                <c:pt idx="116">
                  <c:v>8.09</c:v>
                </c:pt>
                <c:pt idx="117">
                  <c:v>7.42</c:v>
                </c:pt>
                <c:pt idx="118">
                  <c:v>9.19</c:v>
                </c:pt>
                <c:pt idx="119">
                  <c:v>10.16</c:v>
                </c:pt>
                <c:pt idx="120">
                  <c:v>8.85</c:v>
                </c:pt>
                <c:pt idx="121">
                  <c:v>10.12</c:v>
                </c:pt>
                <c:pt idx="122">
                  <c:v>9.06</c:v>
                </c:pt>
                <c:pt idx="123">
                  <c:v>8.7</c:v>
                </c:pt>
                <c:pt idx="124">
                  <c:v>8.6</c:v>
                </c:pt>
                <c:pt idx="125">
                  <c:v>8.49</c:v>
                </c:pt>
                <c:pt idx="128">
                  <c:v>7.65</c:v>
                </c:pt>
                <c:pt idx="129">
                  <c:v>8.23</c:v>
                </c:pt>
                <c:pt idx="130">
                  <c:v>7.83</c:v>
                </c:pt>
                <c:pt idx="131">
                  <c:v>8.72</c:v>
                </c:pt>
                <c:pt idx="132">
                  <c:v>7.47</c:v>
                </c:pt>
                <c:pt idx="133">
                  <c:v>7.45</c:v>
                </c:pt>
                <c:pt idx="134">
                  <c:v>7.23</c:v>
                </c:pt>
                <c:pt idx="135">
                  <c:v>7.51</c:v>
                </c:pt>
                <c:pt idx="136">
                  <c:v>7.99</c:v>
                </c:pt>
                <c:pt idx="137">
                  <c:v>7.88</c:v>
                </c:pt>
                <c:pt idx="138">
                  <c:v>8.02</c:v>
                </c:pt>
                <c:pt idx="139">
                  <c:v>7.99</c:v>
                </c:pt>
                <c:pt idx="140">
                  <c:v>7.99</c:v>
                </c:pt>
                <c:pt idx="141">
                  <c:v>7.77</c:v>
                </c:pt>
                <c:pt idx="142">
                  <c:v>7.19</c:v>
                </c:pt>
                <c:pt idx="143">
                  <c:v>8.02</c:v>
                </c:pt>
                <c:pt idx="144">
                  <c:v>7.85</c:v>
                </c:pt>
                <c:pt idx="145">
                  <c:v>6.84</c:v>
                </c:pt>
                <c:pt idx="146">
                  <c:v>4.97</c:v>
                </c:pt>
                <c:pt idx="147">
                  <c:v>7.41</c:v>
                </c:pt>
                <c:pt idx="148">
                  <c:v>7.42</c:v>
                </c:pt>
                <c:pt idx="149">
                  <c:v>8.15</c:v>
                </c:pt>
                <c:pt idx="150">
                  <c:v>7.76</c:v>
                </c:pt>
                <c:pt idx="151">
                  <c:v>7.44</c:v>
                </c:pt>
                <c:pt idx="152">
                  <c:v>7.21</c:v>
                </c:pt>
                <c:pt idx="153">
                  <c:v>7.23</c:v>
                </c:pt>
                <c:pt idx="154">
                  <c:v>7.08</c:v>
                </c:pt>
                <c:pt idx="155">
                  <c:v>7.07</c:v>
                </c:pt>
                <c:pt idx="156">
                  <c:v>6.35</c:v>
                </c:pt>
                <c:pt idx="160">
                  <c:v>6.35</c:v>
                </c:pt>
                <c:pt idx="161">
                  <c:v>6.66</c:v>
                </c:pt>
                <c:pt idx="162">
                  <c:v>6.83</c:v>
                </c:pt>
                <c:pt idx="163">
                  <c:v>6.78</c:v>
                </c:pt>
                <c:pt idx="164">
                  <c:v>6.46</c:v>
                </c:pt>
                <c:pt idx="165">
                  <c:v>6.29</c:v>
                </c:pt>
                <c:pt idx="166">
                  <c:v>6.39</c:v>
                </c:pt>
                <c:pt idx="167">
                  <c:v>6.2</c:v>
                </c:pt>
                <c:pt idx="168">
                  <c:v>6.18</c:v>
                </c:pt>
                <c:pt idx="169">
                  <c:v>6.37</c:v>
                </c:pt>
                <c:pt idx="170">
                  <c:v>5.98</c:v>
                </c:pt>
                <c:pt idx="171">
                  <c:v>5.88</c:v>
                </c:pt>
                <c:pt idx="172">
                  <c:v>6.4</c:v>
                </c:pt>
                <c:pt idx="173">
                  <c:v>5.95</c:v>
                </c:pt>
                <c:pt idx="174">
                  <c:v>5.53</c:v>
                </c:pt>
                <c:pt idx="175">
                  <c:v>5.86</c:v>
                </c:pt>
                <c:pt idx="176">
                  <c:v>5.85</c:v>
                </c:pt>
                <c:pt idx="177">
                  <c:v>5.77</c:v>
                </c:pt>
                <c:pt idx="178">
                  <c:v>5.74</c:v>
                </c:pt>
                <c:pt idx="179">
                  <c:v>5.71</c:v>
                </c:pt>
                <c:pt idx="180">
                  <c:v>5.61</c:v>
                </c:pt>
                <c:pt idx="181">
                  <c:v>5.57</c:v>
                </c:pt>
                <c:pt idx="182">
                  <c:v>5.47</c:v>
                </c:pt>
                <c:pt idx="183">
                  <c:v>6.25</c:v>
                </c:pt>
                <c:pt idx="184">
                  <c:v>7.2</c:v>
                </c:pt>
                <c:pt idx="185">
                  <c:v>6.46</c:v>
                </c:pt>
                <c:pt idx="186">
                  <c:v>6.46</c:v>
                </c:pt>
                <c:pt idx="187">
                  <c:v>4.78</c:v>
                </c:pt>
                <c:pt idx="188">
                  <c:v>7.23</c:v>
                </c:pt>
                <c:pt idx="189">
                  <c:v>6.21</c:v>
                </c:pt>
                <c:pt idx="192">
                  <c:v>5.22</c:v>
                </c:pt>
                <c:pt idx="193">
                  <c:v>4.54</c:v>
                </c:pt>
                <c:pt idx="194">
                  <c:v>4.43</c:v>
                </c:pt>
                <c:pt idx="195">
                  <c:v>4.32</c:v>
                </c:pt>
                <c:pt idx="196">
                  <c:v>4.17</c:v>
                </c:pt>
                <c:pt idx="197">
                  <c:v>4.41</c:v>
                </c:pt>
                <c:pt idx="198">
                  <c:v>4.79</c:v>
                </c:pt>
                <c:pt idx="199">
                  <c:v>4.75</c:v>
                </c:pt>
                <c:pt idx="200">
                  <c:v>4.84</c:v>
                </c:pt>
                <c:pt idx="201">
                  <c:v>5.23</c:v>
                </c:pt>
                <c:pt idx="202">
                  <c:v>4.82</c:v>
                </c:pt>
                <c:pt idx="203">
                  <c:v>5.34</c:v>
                </c:pt>
                <c:pt idx="204">
                  <c:v>4.65</c:v>
                </c:pt>
                <c:pt idx="205">
                  <c:v>5.03</c:v>
                </c:pt>
                <c:pt idx="206">
                  <c:v>5.63</c:v>
                </c:pt>
                <c:pt idx="207">
                  <c:v>4.88</c:v>
                </c:pt>
                <c:pt idx="208">
                  <c:v>4.82</c:v>
                </c:pt>
                <c:pt idx="209">
                  <c:v>4.83</c:v>
                </c:pt>
                <c:pt idx="210">
                  <c:v>4.64</c:v>
                </c:pt>
                <c:pt idx="211">
                  <c:v>4.48</c:v>
                </c:pt>
                <c:pt idx="212">
                  <c:v>4.58</c:v>
                </c:pt>
                <c:pt idx="213">
                  <c:v>4.38</c:v>
                </c:pt>
                <c:pt idx="214">
                  <c:v>4.37</c:v>
                </c:pt>
                <c:pt idx="215">
                  <c:v>4.54</c:v>
                </c:pt>
                <c:pt idx="216">
                  <c:v>4.36</c:v>
                </c:pt>
                <c:pt idx="217">
                  <c:v>4.33</c:v>
                </c:pt>
                <c:pt idx="218">
                  <c:v>4.48</c:v>
                </c:pt>
                <c:pt idx="219">
                  <c:v>4.43</c:v>
                </c:pt>
                <c:pt idx="220">
                  <c:v>4.24</c:v>
                </c:pt>
                <c:pt idx="224">
                  <c:v>4.45</c:v>
                </c:pt>
                <c:pt idx="225">
                  <c:v>4.04</c:v>
                </c:pt>
                <c:pt idx="226">
                  <c:v>5.28</c:v>
                </c:pt>
                <c:pt idx="227">
                  <c:v>5.6</c:v>
                </c:pt>
                <c:pt idx="228">
                  <c:v>4.97</c:v>
                </c:pt>
                <c:pt idx="229">
                  <c:v>4.98</c:v>
                </c:pt>
                <c:pt idx="230">
                  <c:v>4.65</c:v>
                </c:pt>
                <c:pt idx="231">
                  <c:v>4.57</c:v>
                </c:pt>
                <c:pt idx="232">
                  <c:v>4.6</c:v>
                </c:pt>
                <c:pt idx="233">
                  <c:v>4.46</c:v>
                </c:pt>
                <c:pt idx="234">
                  <c:v>5.42</c:v>
                </c:pt>
                <c:pt idx="235">
                  <c:v>5.36</c:v>
                </c:pt>
                <c:pt idx="236">
                  <c:v>5.11</c:v>
                </c:pt>
                <c:pt idx="237">
                  <c:v>4.98</c:v>
                </c:pt>
                <c:pt idx="238">
                  <c:v>4.89</c:v>
                </c:pt>
                <c:pt idx="239">
                  <c:v>3.17</c:v>
                </c:pt>
                <c:pt idx="240">
                  <c:v>4.3</c:v>
                </c:pt>
                <c:pt idx="241">
                  <c:v>4.23</c:v>
                </c:pt>
                <c:pt idx="242">
                  <c:v>4.22</c:v>
                </c:pt>
                <c:pt idx="243">
                  <c:v>4.15</c:v>
                </c:pt>
                <c:pt idx="244">
                  <c:v>4.46</c:v>
                </c:pt>
                <c:pt idx="245">
                  <c:v>4.12</c:v>
                </c:pt>
                <c:pt idx="246">
                  <c:v>4.02</c:v>
                </c:pt>
                <c:pt idx="247">
                  <c:v>2.6</c:v>
                </c:pt>
                <c:pt idx="248">
                  <c:v>4.13</c:v>
                </c:pt>
                <c:pt idx="249">
                  <c:v>3.93</c:v>
                </c:pt>
                <c:pt idx="250">
                  <c:v>3.78</c:v>
                </c:pt>
                <c:pt idx="251">
                  <c:v>3.64</c:v>
                </c:pt>
                <c:pt idx="252">
                  <c:v>3.56</c:v>
                </c:pt>
                <c:pt idx="253">
                  <c:v>3.53</c:v>
                </c:pt>
                <c:pt idx="256">
                  <c:v>3.27</c:v>
                </c:pt>
                <c:pt idx="257">
                  <c:v>3.33</c:v>
                </c:pt>
                <c:pt idx="258">
                  <c:v>2.76</c:v>
                </c:pt>
                <c:pt idx="259">
                  <c:v>2.84</c:v>
                </c:pt>
                <c:pt idx="260">
                  <c:v>2.89</c:v>
                </c:pt>
                <c:pt idx="261">
                  <c:v>2.89</c:v>
                </c:pt>
                <c:pt idx="262">
                  <c:v>2.89</c:v>
                </c:pt>
                <c:pt idx="263">
                  <c:v>2.89</c:v>
                </c:pt>
                <c:pt idx="264">
                  <c:v>2.79</c:v>
                </c:pt>
                <c:pt idx="265">
                  <c:v>2.89</c:v>
                </c:pt>
                <c:pt idx="266">
                  <c:v>2.87</c:v>
                </c:pt>
                <c:pt idx="267">
                  <c:v>2.87</c:v>
                </c:pt>
                <c:pt idx="268">
                  <c:v>2.42</c:v>
                </c:pt>
                <c:pt idx="269">
                  <c:v>2.87</c:v>
                </c:pt>
                <c:pt idx="270">
                  <c:v>2.87</c:v>
                </c:pt>
                <c:pt idx="271">
                  <c:v>2.75</c:v>
                </c:pt>
                <c:pt idx="272">
                  <c:v>2.84</c:v>
                </c:pt>
                <c:pt idx="273">
                  <c:v>2.77</c:v>
                </c:pt>
                <c:pt idx="274">
                  <c:v>2.77</c:v>
                </c:pt>
                <c:pt idx="275">
                  <c:v>2.71</c:v>
                </c:pt>
                <c:pt idx="276">
                  <c:v>2.71</c:v>
                </c:pt>
                <c:pt idx="277">
                  <c:v>2.54</c:v>
                </c:pt>
                <c:pt idx="278">
                  <c:v>2.63</c:v>
                </c:pt>
                <c:pt idx="279">
                  <c:v>2.77</c:v>
                </c:pt>
                <c:pt idx="280">
                  <c:v>2.77</c:v>
                </c:pt>
                <c:pt idx="281">
                  <c:v>2.77</c:v>
                </c:pt>
                <c:pt idx="282">
                  <c:v>2.77</c:v>
                </c:pt>
                <c:pt idx="283">
                  <c:v>2.77</c:v>
                </c:pt>
                <c:pt idx="284">
                  <c:v>2.71</c:v>
                </c:pt>
                <c:pt idx="285">
                  <c:v>2.74</c:v>
                </c:pt>
                <c:pt idx="288">
                  <c:v>2.85</c:v>
                </c:pt>
                <c:pt idx="289">
                  <c:v>2.65</c:v>
                </c:pt>
                <c:pt idx="290">
                  <c:v>2.397</c:v>
                </c:pt>
                <c:pt idx="291">
                  <c:v>2.32</c:v>
                </c:pt>
                <c:pt idx="292">
                  <c:v>2.449</c:v>
                </c:pt>
                <c:pt idx="293">
                  <c:v>2.199</c:v>
                </c:pt>
                <c:pt idx="294">
                  <c:v>1.99</c:v>
                </c:pt>
                <c:pt idx="295">
                  <c:v>1.984</c:v>
                </c:pt>
                <c:pt idx="296">
                  <c:v>2.2</c:v>
                </c:pt>
                <c:pt idx="297">
                  <c:v>2.02</c:v>
                </c:pt>
                <c:pt idx="298">
                  <c:v>1.94</c:v>
                </c:pt>
                <c:pt idx="299">
                  <c:v>1.96</c:v>
                </c:pt>
                <c:pt idx="300">
                  <c:v>Irrigation use</c:v>
                </c:pt>
                <c:pt idx="301">
                  <c:v>Irrigation use</c:v>
                </c:pt>
                <c:pt idx="302">
                  <c:v>Irrigation use</c:v>
                </c:pt>
                <c:pt idx="303">
                  <c:v>Irrigation use</c:v>
                </c:pt>
                <c:pt idx="304">
                  <c:v>Irrigation use</c:v>
                </c:pt>
                <c:pt idx="305">
                  <c:v>Irrigation use</c:v>
                </c:pt>
                <c:pt idx="306">
                  <c:v>Irrigation use</c:v>
                </c:pt>
                <c:pt idx="307">
                  <c:v>Irrigation use</c:v>
                </c:pt>
                <c:pt idx="308">
                  <c:v>Irrigation use</c:v>
                </c:pt>
                <c:pt idx="309">
                  <c:v>Irrigation use</c:v>
                </c:pt>
                <c:pt idx="310">
                  <c:v>Irrigation use</c:v>
                </c:pt>
                <c:pt idx="311">
                  <c:v>Irrigation use</c:v>
                </c:pt>
                <c:pt idx="312">
                  <c:v>Irrigation use</c:v>
                </c:pt>
                <c:pt idx="313">
                  <c:v>Irrigation use</c:v>
                </c:pt>
                <c:pt idx="314">
                  <c:v>Irrigation use</c:v>
                </c:pt>
                <c:pt idx="315">
                  <c:v>Irrigation use</c:v>
                </c:pt>
                <c:pt idx="316">
                  <c:v>Irrigation use</c:v>
                </c:pt>
                <c:pt idx="317">
                  <c:v>Irrigation use</c:v>
                </c:pt>
                <c:pt idx="318">
                  <c:v>Irrigation use</c:v>
                </c:pt>
                <c:pt idx="319">
                  <c:v>Irrigation use</c:v>
                </c:pt>
                <c:pt idx="320">
                  <c:v>Irrigation use</c:v>
                </c:pt>
                <c:pt idx="321">
                  <c:v>Irrigation use</c:v>
                </c:pt>
                <c:pt idx="322">
                  <c:v>Irrigation use</c:v>
                </c:pt>
                <c:pt idx="323">
                  <c:v>Irrigation use</c:v>
                </c:pt>
                <c:pt idx="324">
                  <c:v>Irrigation use</c:v>
                </c:pt>
                <c:pt idx="325">
                  <c:v>Irrigation use</c:v>
                </c:pt>
                <c:pt idx="326">
                  <c:v>Irrigation use</c:v>
                </c:pt>
                <c:pt idx="327">
                  <c:v>Irrigation use</c:v>
                </c:pt>
                <c:pt idx="328">
                  <c:v>Irrigation use</c:v>
                </c:pt>
                <c:pt idx="329">
                  <c:v>Irrigation use</c:v>
                </c:pt>
                <c:pt idx="330">
                  <c:v>Irrigation use</c:v>
                </c:pt>
                <c:pt idx="331">
                  <c:v>Irrigation use</c:v>
                </c:pt>
                <c:pt idx="332">
                  <c:v>Irrigation use</c:v>
                </c:pt>
                <c:pt idx="333">
                  <c:v>Irrigation use</c:v>
                </c:pt>
                <c:pt idx="334">
                  <c:v>Irrigation use</c:v>
                </c:pt>
                <c:pt idx="335">
                  <c:v>Irrigation use</c:v>
                </c:pt>
                <c:pt idx="336">
                  <c:v>Irrigation use</c:v>
                </c:pt>
                <c:pt idx="337">
                  <c:v>Irrigation use</c:v>
                </c:pt>
                <c:pt idx="338">
                  <c:v>Irrigation use</c:v>
                </c:pt>
                <c:pt idx="339">
                  <c:v>Irrigation use</c:v>
                </c:pt>
                <c:pt idx="340">
                  <c:v>Irrigation use</c:v>
                </c:pt>
                <c:pt idx="341">
                  <c:v>Irrigation use</c:v>
                </c:pt>
                <c:pt idx="342">
                  <c:v>Irrigation use</c:v>
                </c:pt>
                <c:pt idx="343">
                  <c:v>Irrigation use</c:v>
                </c:pt>
                <c:pt idx="344">
                  <c:v>Irrigation use</c:v>
                </c:pt>
                <c:pt idx="345">
                  <c:v>Irrigation use</c:v>
                </c:pt>
                <c:pt idx="346">
                  <c:v>Irrigation use</c:v>
                </c:pt>
                <c:pt idx="347">
                  <c:v>Irrigation use</c:v>
                </c:pt>
                <c:pt idx="348">
                  <c:v>Irrigation use</c:v>
                </c:pt>
                <c:pt idx="349">
                  <c:v>Irrigation use</c:v>
                </c:pt>
                <c:pt idx="350">
                  <c:v>Irrigation use</c:v>
                </c:pt>
                <c:pt idx="351">
                  <c:v>Irrigation use</c:v>
                </c:pt>
                <c:pt idx="352">
                  <c:v>8.69</c:v>
                </c:pt>
                <c:pt idx="353">
                  <c:v>7.31</c:v>
                </c:pt>
                <c:pt idx="354">
                  <c:v>13.78</c:v>
                </c:pt>
                <c:pt idx="355">
                  <c:v>15.52</c:v>
                </c:pt>
                <c:pt idx="356">
                  <c:v>18</c:v>
                </c:pt>
                <c:pt idx="357">
                  <c:v>27.14</c:v>
                </c:pt>
                <c:pt idx="358">
                  <c:v>20.67</c:v>
                </c:pt>
                <c:pt idx="359">
                  <c:v>50.36</c:v>
                </c:pt>
                <c:pt idx="360">
                  <c:v>42.6</c:v>
                </c:pt>
                <c:pt idx="361">
                  <c:v>46.18</c:v>
                </c:pt>
                <c:pt idx="362">
                  <c:v>42.93</c:v>
                </c:pt>
                <c:pt idx="363">
                  <c:v>39.02</c:v>
                </c:pt>
                <c:pt idx="364">
                  <c:v>38.82</c:v>
                </c:pt>
                <c:pt idx="365">
                  <c:v>55.33</c:v>
                </c:pt>
                <c:pt idx="366">
                  <c:v>50.31</c:v>
                </c:pt>
                <c:pt idx="367">
                  <c:v>39.49</c:v>
                </c:pt>
                <c:pt idx="368">
                  <c:v>50.14</c:v>
                </c:pt>
                <c:pt idx="369">
                  <c:v>59.32</c:v>
                </c:pt>
                <c:pt idx="370">
                  <c:v>44.7</c:v>
                </c:pt>
                <c:pt idx="371">
                  <c:v>35.49</c:v>
                </c:pt>
                <c:pt idx="372">
                  <c:v>29.92</c:v>
                </c:pt>
                <c:pt idx="373">
                  <c:v>30.79</c:v>
                </c:pt>
                <c:pt idx="374">
                  <c:v>28.62</c:v>
                </c:pt>
                <c:pt idx="375">
                  <c:v>36.84</c:v>
                </c:pt>
                <c:pt idx="376">
                  <c:v>35.65</c:v>
                </c:pt>
                <c:pt idx="377">
                  <c:v>122.63</c:v>
                </c:pt>
                <c:pt idx="378">
                  <c:v>79.47</c:v>
                </c:pt>
                <c:pt idx="379">
                  <c:v>67.16</c:v>
                </c:pt>
                <c:pt idx="380">
                  <c:v>61.52</c:v>
                </c:pt>
                <c:pt idx="381">
                  <c:v>57.05</c:v>
                </c:pt>
                <c:pt idx="382">
                  <c:v>57.87</c:v>
                </c:pt>
                <c:pt idx="383">
                  <c:v>63.35</c:v>
                </c:pt>
                <c:pt idx="384">
                  <c:v>93.46</c:v>
                </c:pt>
                <c:pt idx="385">
                  <c:v>98.37</c:v>
                </c:pt>
                <c:pt idx="386">
                  <c:v>97.67</c:v>
                </c:pt>
                <c:pt idx="387">
                  <c:v>80.83</c:v>
                </c:pt>
                <c:pt idx="388">
                  <c:v>67.33</c:v>
                </c:pt>
                <c:pt idx="389">
                  <c:v>56.86</c:v>
                </c:pt>
                <c:pt idx="390">
                  <c:v>61.75</c:v>
                </c:pt>
                <c:pt idx="391">
                  <c:v>43.9</c:v>
                </c:pt>
                <c:pt idx="392">
                  <c:v>44.76</c:v>
                </c:pt>
                <c:pt idx="393">
                  <c:v>39.6</c:v>
                </c:pt>
                <c:pt idx="394">
                  <c:v>50.49</c:v>
                </c:pt>
                <c:pt idx="395">
                  <c:v>82.32</c:v>
                </c:pt>
                <c:pt idx="396">
                  <c:v>57.04</c:v>
                </c:pt>
                <c:pt idx="397">
                  <c:v>40.64</c:v>
                </c:pt>
                <c:pt idx="398">
                  <c:v>56.3</c:v>
                </c:pt>
                <c:pt idx="399">
                  <c:v>79.79</c:v>
                </c:pt>
                <c:pt idx="400">
                  <c:v>69.58</c:v>
                </c:pt>
                <c:pt idx="401">
                  <c:v>64.47</c:v>
                </c:pt>
                <c:pt idx="402">
                  <c:v>58.79</c:v>
                </c:pt>
                <c:pt idx="403">
                  <c:v>53.62</c:v>
                </c:pt>
                <c:pt idx="404">
                  <c:v>47.5</c:v>
                </c:pt>
                <c:pt idx="405">
                  <c:v>51.28</c:v>
                </c:pt>
                <c:pt idx="406">
                  <c:v>50.71</c:v>
                </c:pt>
                <c:pt idx="407">
                  <c:v>46.73</c:v>
                </c:pt>
                <c:pt idx="408">
                  <c:v>51.19</c:v>
                </c:pt>
                <c:pt idx="409">
                  <c:v>42.33</c:v>
                </c:pt>
                <c:pt idx="410">
                  <c:v>48.46</c:v>
                </c:pt>
                <c:pt idx="411">
                  <c:v>67.96</c:v>
                </c:pt>
                <c:pt idx="412">
                  <c:v>77.62</c:v>
                </c:pt>
                <c:pt idx="413">
                  <c:v>103.09</c:v>
                </c:pt>
                <c:pt idx="414">
                  <c:v>111.57</c:v>
                </c:pt>
                <c:pt idx="415">
                  <c:v>108.6</c:v>
                </c:pt>
                <c:pt idx="416">
                  <c:v>108.6</c:v>
                </c:pt>
                <c:pt idx="417">
                  <c:v>96.91</c:v>
                </c:pt>
                <c:pt idx="418">
                  <c:v>109.77</c:v>
                </c:pt>
                <c:pt idx="419">
                  <c:v>119.3</c:v>
                </c:pt>
                <c:pt idx="420">
                  <c:v>86.81</c:v>
                </c:pt>
                <c:pt idx="421">
                  <c:v>78.54</c:v>
                </c:pt>
                <c:pt idx="422">
                  <c:v>83.72</c:v>
                </c:pt>
                <c:pt idx="423">
                  <c:v>86.04</c:v>
                </c:pt>
                <c:pt idx="424">
                  <c:v>57.75</c:v>
                </c:pt>
                <c:pt idx="425">
                  <c:v>84.44</c:v>
                </c:pt>
                <c:pt idx="426">
                  <c:v>69.21</c:v>
                </c:pt>
                <c:pt idx="427">
                  <c:v>70.4</c:v>
                </c:pt>
                <c:pt idx="428">
                  <c:v>87.12</c:v>
                </c:pt>
                <c:pt idx="429">
                  <c:v>102.26</c:v>
                </c:pt>
                <c:pt idx="430">
                  <c:v>83.71</c:v>
                </c:pt>
                <c:pt idx="431">
                  <c:v>64.75</c:v>
                </c:pt>
                <c:pt idx="432">
                  <c:v>53.58</c:v>
                </c:pt>
                <c:pt idx="433">
                  <c:v>75.38</c:v>
                </c:pt>
                <c:pt idx="434">
                  <c:v>58.62</c:v>
                </c:pt>
                <c:pt idx="435">
                  <c:v>62.74</c:v>
                </c:pt>
                <c:pt idx="436">
                  <c:v>60.11</c:v>
                </c:pt>
                <c:pt idx="437">
                  <c:v>57.01</c:v>
                </c:pt>
                <c:pt idx="438">
                  <c:v>57.98</c:v>
                </c:pt>
                <c:pt idx="439">
                  <c:v>49.33</c:v>
                </c:pt>
                <c:pt idx="440">
                  <c:v>50.77</c:v>
                </c:pt>
                <c:pt idx="441">
                  <c:v>40.33</c:v>
                </c:pt>
                <c:pt idx="442">
                  <c:v>39.52</c:v>
                </c:pt>
                <c:pt idx="443">
                  <c:v>39.84</c:v>
                </c:pt>
                <c:pt idx="444">
                  <c:v>38.09</c:v>
                </c:pt>
                <c:pt idx="445">
                  <c:v>55.2</c:v>
                </c:pt>
                <c:pt idx="446">
                  <c:v>39.89</c:v>
                </c:pt>
                <c:pt idx="448">
                  <c:v>53.8</c:v>
                </c:pt>
                <c:pt idx="449">
                  <c:v>53.8</c:v>
                </c:pt>
                <c:pt idx="450">
                  <c:v>41.18</c:v>
                </c:pt>
                <c:pt idx="451">
                  <c:v>38.9</c:v>
                </c:pt>
                <c:pt idx="452">
                  <c:v>36.44</c:v>
                </c:pt>
                <c:pt idx="453">
                  <c:v>38.48</c:v>
                </c:pt>
                <c:pt idx="454">
                  <c:v>33.87</c:v>
                </c:pt>
                <c:pt idx="455">
                  <c:v>32.99</c:v>
                </c:pt>
                <c:pt idx="456">
                  <c:v>29.49</c:v>
                </c:pt>
                <c:pt idx="457">
                  <c:v>32</c:v>
                </c:pt>
                <c:pt idx="458">
                  <c:v>29.48</c:v>
                </c:pt>
                <c:pt idx="459">
                  <c:v>30.53</c:v>
                </c:pt>
                <c:pt idx="460">
                  <c:v>27.97</c:v>
                </c:pt>
                <c:pt idx="461">
                  <c:v>26.43</c:v>
                </c:pt>
                <c:pt idx="462">
                  <c:v>23.73</c:v>
                </c:pt>
                <c:pt idx="463">
                  <c:v>25.27</c:v>
                </c:pt>
                <c:pt idx="464">
                  <c:v>23.48</c:v>
                </c:pt>
                <c:pt idx="465">
                  <c:v>22.58</c:v>
                </c:pt>
                <c:pt idx="466">
                  <c:v>22.91</c:v>
                </c:pt>
                <c:pt idx="467">
                  <c:v>21.14</c:v>
                </c:pt>
                <c:pt idx="468">
                  <c:v>20.1</c:v>
                </c:pt>
                <c:pt idx="469">
                  <c:v>18.84</c:v>
                </c:pt>
                <c:pt idx="470">
                  <c:v>18.97</c:v>
                </c:pt>
                <c:pt idx="471">
                  <c:v>17.64</c:v>
                </c:pt>
                <c:pt idx="472">
                  <c:v>17.43</c:v>
                </c:pt>
                <c:pt idx="473">
                  <c:v>16.46</c:v>
                </c:pt>
                <c:pt idx="474">
                  <c:v>17.71</c:v>
                </c:pt>
                <c:pt idx="475">
                  <c:v>17.45</c:v>
                </c:pt>
                <c:pt idx="476">
                  <c:v>13.64</c:v>
                </c:pt>
                <c:pt idx="477">
                  <c:v>13.65</c:v>
                </c:pt>
                <c:pt idx="478">
                  <c:v>12.98</c:v>
                </c:pt>
                <c:pt idx="480">
                  <c:v>12.49</c:v>
                </c:pt>
                <c:pt idx="481">
                  <c:v>11.35</c:v>
                </c:pt>
                <c:pt idx="482">
                  <c:v>11.91</c:v>
                </c:pt>
                <c:pt idx="483">
                  <c:v>12.67</c:v>
                </c:pt>
                <c:pt idx="484">
                  <c:v>11.89</c:v>
                </c:pt>
                <c:pt idx="485">
                  <c:v>11.09</c:v>
                </c:pt>
                <c:pt idx="486">
                  <c:v>12.3</c:v>
                </c:pt>
                <c:pt idx="487">
                  <c:v>10.65</c:v>
                </c:pt>
                <c:pt idx="488">
                  <c:v>9.59</c:v>
                </c:pt>
                <c:pt idx="489">
                  <c:v>9.88</c:v>
                </c:pt>
                <c:pt idx="490">
                  <c:v>9.36</c:v>
                </c:pt>
                <c:pt idx="491">
                  <c:v>9.67</c:v>
                </c:pt>
                <c:pt idx="492">
                  <c:v>8.87</c:v>
                </c:pt>
                <c:pt idx="493">
                  <c:v>9.78</c:v>
                </c:pt>
                <c:pt idx="494">
                  <c:v>9.02</c:v>
                </c:pt>
                <c:pt idx="495">
                  <c:v>8.21</c:v>
                </c:pt>
                <c:pt idx="496">
                  <c:v>8.6</c:v>
                </c:pt>
                <c:pt idx="497">
                  <c:v>9.46</c:v>
                </c:pt>
                <c:pt idx="498">
                  <c:v>8.74</c:v>
                </c:pt>
                <c:pt idx="499">
                  <c:v>8.2</c:v>
                </c:pt>
                <c:pt idx="500">
                  <c:v>7.23</c:v>
                </c:pt>
                <c:pt idx="501">
                  <c:v>7.58</c:v>
                </c:pt>
                <c:pt idx="502">
                  <c:v>7.21</c:v>
                </c:pt>
                <c:pt idx="503">
                  <c:v>9.4</c:v>
                </c:pt>
                <c:pt idx="504">
                  <c:v>30.27</c:v>
                </c:pt>
                <c:pt idx="505">
                  <c:v>12.83</c:v>
                </c:pt>
                <c:pt idx="506">
                  <c:v>10.58</c:v>
                </c:pt>
                <c:pt idx="507">
                  <c:v>9.05</c:v>
                </c:pt>
                <c:pt idx="508">
                  <c:v>8.93</c:v>
                </c:pt>
                <c:pt idx="509">
                  <c:v>8.54</c:v>
                </c:pt>
                <c:pt idx="512">
                  <c:v>8.98</c:v>
                </c:pt>
                <c:pt idx="513">
                  <c:v>8.49</c:v>
                </c:pt>
                <c:pt idx="514">
                  <c:v>8.37</c:v>
                </c:pt>
                <c:pt idx="515">
                  <c:v>8.22</c:v>
                </c:pt>
                <c:pt idx="516">
                  <c:v>8.17</c:v>
                </c:pt>
                <c:pt idx="517">
                  <c:v>8.26</c:v>
                </c:pt>
                <c:pt idx="518">
                  <c:v>9.01</c:v>
                </c:pt>
                <c:pt idx="519">
                  <c:v>9.1</c:v>
                </c:pt>
                <c:pt idx="520">
                  <c:v>8.66</c:v>
                </c:pt>
                <c:pt idx="521">
                  <c:v>8.31</c:v>
                </c:pt>
                <c:pt idx="522">
                  <c:v>8.01</c:v>
                </c:pt>
                <c:pt idx="523">
                  <c:v>8.02</c:v>
                </c:pt>
                <c:pt idx="524">
                  <c:v>8.6</c:v>
                </c:pt>
                <c:pt idx="525">
                  <c:v>7.72</c:v>
                </c:pt>
                <c:pt idx="526">
                  <c:v>7.98</c:v>
                </c:pt>
                <c:pt idx="527">
                  <c:v>8.59</c:v>
                </c:pt>
                <c:pt idx="528">
                  <c:v>8.3</c:v>
                </c:pt>
                <c:pt idx="529">
                  <c:v>7.75</c:v>
                </c:pt>
                <c:pt idx="530">
                  <c:v>8.07</c:v>
                </c:pt>
                <c:pt idx="531">
                  <c:v>7.79</c:v>
                </c:pt>
                <c:pt idx="532">
                  <c:v>7.89</c:v>
                </c:pt>
                <c:pt idx="533">
                  <c:v>8.01</c:v>
                </c:pt>
                <c:pt idx="534">
                  <c:v>8.54</c:v>
                </c:pt>
                <c:pt idx="535">
                  <c:v>8.36</c:v>
                </c:pt>
                <c:pt idx="536">
                  <c:v>8.13</c:v>
                </c:pt>
                <c:pt idx="537">
                  <c:v>8.24</c:v>
                </c:pt>
                <c:pt idx="538">
                  <c:v>7.92</c:v>
                </c:pt>
                <c:pt idx="539">
                  <c:v>7.28</c:v>
                </c:pt>
                <c:pt idx="540">
                  <c:v>7.31</c:v>
                </c:pt>
                <c:pt idx="544">
                  <c:v>6.59</c:v>
                </c:pt>
                <c:pt idx="545">
                  <c:v>6.59</c:v>
                </c:pt>
                <c:pt idx="546">
                  <c:v>6.93</c:v>
                </c:pt>
                <c:pt idx="547">
                  <c:v>6.75</c:v>
                </c:pt>
                <c:pt idx="548">
                  <c:v>6.49</c:v>
                </c:pt>
                <c:pt idx="549">
                  <c:v>6.5</c:v>
                </c:pt>
                <c:pt idx="550">
                  <c:v>6.45</c:v>
                </c:pt>
                <c:pt idx="551">
                  <c:v>6.41</c:v>
                </c:pt>
                <c:pt idx="552">
                  <c:v>6.29</c:v>
                </c:pt>
                <c:pt idx="553">
                  <c:v>6.36</c:v>
                </c:pt>
                <c:pt idx="554">
                  <c:v>5.81</c:v>
                </c:pt>
                <c:pt idx="555">
                  <c:v>6.09</c:v>
                </c:pt>
                <c:pt idx="556">
                  <c:v>5.81</c:v>
                </c:pt>
                <c:pt idx="557">
                  <c:v>5.89</c:v>
                </c:pt>
                <c:pt idx="558">
                  <c:v>6.14</c:v>
                </c:pt>
                <c:pt idx="559">
                  <c:v>5.99</c:v>
                </c:pt>
                <c:pt idx="560">
                  <c:v>6.5</c:v>
                </c:pt>
                <c:pt idx="561">
                  <c:v>5.53</c:v>
                </c:pt>
                <c:pt idx="562">
                  <c:v>5.43</c:v>
                </c:pt>
                <c:pt idx="563">
                  <c:v>6.76</c:v>
                </c:pt>
                <c:pt idx="564">
                  <c:v>6.01</c:v>
                </c:pt>
                <c:pt idx="565">
                  <c:v>5.96</c:v>
                </c:pt>
                <c:pt idx="566">
                  <c:v>5.78</c:v>
                </c:pt>
                <c:pt idx="567">
                  <c:v>6.04</c:v>
                </c:pt>
                <c:pt idx="568">
                  <c:v>6.35</c:v>
                </c:pt>
                <c:pt idx="569">
                  <c:v>5.93</c:v>
                </c:pt>
                <c:pt idx="570">
                  <c:v>5.78</c:v>
                </c:pt>
                <c:pt idx="571">
                  <c:v>5.42</c:v>
                </c:pt>
                <c:pt idx="572">
                  <c:v>5.31</c:v>
                </c:pt>
                <c:pt idx="573">
                  <c:v>5.62</c:v>
                </c:pt>
                <c:pt idx="576">
                  <c:v>6.31</c:v>
                </c:pt>
                <c:pt idx="577">
                  <c:v>11.04</c:v>
                </c:pt>
                <c:pt idx="578">
                  <c:v>7.95</c:v>
                </c:pt>
                <c:pt idx="579">
                  <c:v>7.23</c:v>
                </c:pt>
                <c:pt idx="580">
                  <c:v>6.79</c:v>
                </c:pt>
                <c:pt idx="581">
                  <c:v>6.66</c:v>
                </c:pt>
                <c:pt idx="582">
                  <c:v>6.43</c:v>
                </c:pt>
                <c:pt idx="583">
                  <c:v>6.33</c:v>
                </c:pt>
                <c:pt idx="584">
                  <c:v>6.2</c:v>
                </c:pt>
                <c:pt idx="585">
                  <c:v>5.62</c:v>
                </c:pt>
                <c:pt idx="586">
                  <c:v>5.92</c:v>
                </c:pt>
                <c:pt idx="587">
                  <c:v>5.69</c:v>
                </c:pt>
                <c:pt idx="588">
                  <c:v>5.82</c:v>
                </c:pt>
                <c:pt idx="589">
                  <c:v>5.85</c:v>
                </c:pt>
                <c:pt idx="590">
                  <c:v>5.7</c:v>
                </c:pt>
                <c:pt idx="591">
                  <c:v>5.65</c:v>
                </c:pt>
                <c:pt idx="592">
                  <c:v>5.63</c:v>
                </c:pt>
                <c:pt idx="593">
                  <c:v>5.54</c:v>
                </c:pt>
                <c:pt idx="594">
                  <c:v>5.4</c:v>
                </c:pt>
                <c:pt idx="595">
                  <c:v>5.17</c:v>
                </c:pt>
                <c:pt idx="596">
                  <c:v>5.2</c:v>
                </c:pt>
                <c:pt idx="597">
                  <c:v>4.99</c:v>
                </c:pt>
                <c:pt idx="598">
                  <c:v>5.04</c:v>
                </c:pt>
                <c:pt idx="599">
                  <c:v>4.84</c:v>
                </c:pt>
                <c:pt idx="600">
                  <c:v>5.18</c:v>
                </c:pt>
                <c:pt idx="601">
                  <c:v>5.11</c:v>
                </c:pt>
                <c:pt idx="602">
                  <c:v>13.2</c:v>
                </c:pt>
                <c:pt idx="603">
                  <c:v>12.67</c:v>
                </c:pt>
                <c:pt idx="604">
                  <c:v>9.04</c:v>
                </c:pt>
                <c:pt idx="608">
                  <c:v>7.48</c:v>
                </c:pt>
                <c:pt idx="609">
                  <c:v>7.38</c:v>
                </c:pt>
                <c:pt idx="610">
                  <c:v>6.55</c:v>
                </c:pt>
                <c:pt idx="611">
                  <c:v>6.53</c:v>
                </c:pt>
                <c:pt idx="612">
                  <c:v>6.16</c:v>
                </c:pt>
                <c:pt idx="613">
                  <c:v>5.93</c:v>
                </c:pt>
                <c:pt idx="614">
                  <c:v>5.73</c:v>
                </c:pt>
                <c:pt idx="615">
                  <c:v>5.99</c:v>
                </c:pt>
                <c:pt idx="616">
                  <c:v>5.59</c:v>
                </c:pt>
                <c:pt idx="617">
                  <c:v>5.83</c:v>
                </c:pt>
                <c:pt idx="618">
                  <c:v>5.52</c:v>
                </c:pt>
                <c:pt idx="619">
                  <c:v>5.66</c:v>
                </c:pt>
                <c:pt idx="620">
                  <c:v>5.84</c:v>
                </c:pt>
                <c:pt idx="621">
                  <c:v>7.39</c:v>
                </c:pt>
                <c:pt idx="622">
                  <c:v>8.38</c:v>
                </c:pt>
                <c:pt idx="623">
                  <c:v>7.13</c:v>
                </c:pt>
                <c:pt idx="624">
                  <c:v>5.79</c:v>
                </c:pt>
                <c:pt idx="625">
                  <c:v>5.32</c:v>
                </c:pt>
                <c:pt idx="626">
                  <c:v>5.36</c:v>
                </c:pt>
                <c:pt idx="627">
                  <c:v>5.52</c:v>
                </c:pt>
                <c:pt idx="628">
                  <c:v>6.98</c:v>
                </c:pt>
                <c:pt idx="629">
                  <c:v>6.83</c:v>
                </c:pt>
                <c:pt idx="630">
                  <c:v>6.59</c:v>
                </c:pt>
                <c:pt idx="631">
                  <c:v>6.33</c:v>
                </c:pt>
                <c:pt idx="632">
                  <c:v>5.91</c:v>
                </c:pt>
                <c:pt idx="633">
                  <c:v>5.51</c:v>
                </c:pt>
                <c:pt idx="634">
                  <c:v>5.34</c:v>
                </c:pt>
                <c:pt idx="635">
                  <c:v>4.89</c:v>
                </c:pt>
                <c:pt idx="636">
                  <c:v>5.06</c:v>
                </c:pt>
                <c:pt idx="637">
                  <c:v>5.56</c:v>
                </c:pt>
                <c:pt idx="640">
                  <c:v>4.73</c:v>
                </c:pt>
                <c:pt idx="641">
                  <c:v>4.82</c:v>
                </c:pt>
                <c:pt idx="642">
                  <c:v>4.44</c:v>
                </c:pt>
                <c:pt idx="643">
                  <c:v>5.05</c:v>
                </c:pt>
                <c:pt idx="644">
                  <c:v>4.58</c:v>
                </c:pt>
                <c:pt idx="645">
                  <c:v>4.22</c:v>
                </c:pt>
                <c:pt idx="646">
                  <c:v>4.57</c:v>
                </c:pt>
                <c:pt idx="647">
                  <c:v>3.75</c:v>
                </c:pt>
                <c:pt idx="648">
                  <c:v>3.97</c:v>
                </c:pt>
                <c:pt idx="649">
                  <c:v>4.12</c:v>
                </c:pt>
                <c:pt idx="650">
                  <c:v>4.15</c:v>
                </c:pt>
                <c:pt idx="651">
                  <c:v>4.08</c:v>
                </c:pt>
                <c:pt idx="652">
                  <c:v>3.94</c:v>
                </c:pt>
                <c:pt idx="653">
                  <c:v>3.81</c:v>
                </c:pt>
                <c:pt idx="654">
                  <c:v>3.96</c:v>
                </c:pt>
                <c:pt idx="655">
                  <c:v>3.88</c:v>
                </c:pt>
                <c:pt idx="656">
                  <c:v>3.63</c:v>
                </c:pt>
                <c:pt idx="657">
                  <c:v>4.01</c:v>
                </c:pt>
                <c:pt idx="658">
                  <c:v>3.84</c:v>
                </c:pt>
                <c:pt idx="659">
                  <c:v>3.79</c:v>
                </c:pt>
                <c:pt idx="660">
                  <c:v>3.56</c:v>
                </c:pt>
                <c:pt idx="661">
                  <c:v>3.33</c:v>
                </c:pt>
                <c:pt idx="662">
                  <c:v>3.32</c:v>
                </c:pt>
                <c:pt idx="663">
                  <c:v>3.37</c:v>
                </c:pt>
                <c:pt idx="664">
                  <c:v>3.45</c:v>
                </c:pt>
                <c:pt idx="665">
                  <c:v>3.36</c:v>
                </c:pt>
                <c:pt idx="666">
                  <c:v>3.13</c:v>
                </c:pt>
                <c:pt idx="667">
                  <c:v>3</c:v>
                </c:pt>
                <c:pt idx="668">
                  <c:v>2.82</c:v>
                </c:pt>
                <c:pt idx="669">
                  <c:v>2.73</c:v>
                </c:pt>
                <c:pt idx="672">
                  <c:v>2.37</c:v>
                </c:pt>
                <c:pt idx="673">
                  <c:v>2.29</c:v>
                </c:pt>
                <c:pt idx="674">
                  <c:v>2.6</c:v>
                </c:pt>
                <c:pt idx="675">
                  <c:v>2.76</c:v>
                </c:pt>
                <c:pt idx="676">
                  <c:v>2.52</c:v>
                </c:pt>
                <c:pt idx="677">
                  <c:v>2.85</c:v>
                </c:pt>
                <c:pt idx="678">
                  <c:v>2.14</c:v>
                </c:pt>
                <c:pt idx="679">
                  <c:v>1.76</c:v>
                </c:pt>
                <c:pt idx="680">
                  <c:v>2.45</c:v>
                </c:pt>
                <c:pt idx="681">
                  <c:v>2.58</c:v>
                </c:pt>
                <c:pt idx="682">
                  <c:v>2.42</c:v>
                </c:pt>
                <c:pt idx="683">
                  <c:v>2.1</c:v>
                </c:pt>
                <c:pt idx="684">
                  <c:v>4.05</c:v>
                </c:pt>
                <c:pt idx="685">
                  <c:v>3.59</c:v>
                </c:pt>
                <c:pt idx="686">
                  <c:v>3.18</c:v>
                </c:pt>
                <c:pt idx="687">
                  <c:v>2.87</c:v>
                </c:pt>
                <c:pt idx="688">
                  <c:v>2.44</c:v>
                </c:pt>
                <c:pt idx="689">
                  <c:v>2.78</c:v>
                </c:pt>
                <c:pt idx="690">
                  <c:v>2.18</c:v>
                </c:pt>
                <c:pt idx="691">
                  <c:v>2.15</c:v>
                </c:pt>
                <c:pt idx="692">
                  <c:v>2.11</c:v>
                </c:pt>
                <c:pt idx="693">
                  <c:v>1.77</c:v>
                </c:pt>
                <c:pt idx="694">
                  <c:v>1.08</c:v>
                </c:pt>
                <c:pt idx="695">
                  <c:v>1.1</c:v>
                </c:pt>
                <c:pt idx="696">
                  <c:v>1.18</c:v>
                </c:pt>
                <c:pt idx="697">
                  <c:v>0.93</c:v>
                </c:pt>
                <c:pt idx="698">
                  <c:v>0.81</c:v>
                </c:pt>
                <c:pt idx="699">
                  <c:v>1.61</c:v>
                </c:pt>
                <c:pt idx="700">
                  <c:v>0.59</c:v>
                </c:pt>
                <c:pt idx="701">
                  <c:v>0.69</c:v>
                </c:pt>
                <c:pt idx="702">
                  <c:v>0.77</c:v>
                </c:pt>
                <c:pt idx="704">
                  <c:v>0.419</c:v>
                </c:pt>
                <c:pt idx="705">
                  <c:v>0.785</c:v>
                </c:pt>
                <c:pt idx="706">
                  <c:v>0.775</c:v>
                </c:pt>
                <c:pt idx="707">
                  <c:v>1.09</c:v>
                </c:pt>
                <c:pt idx="708">
                  <c:v>0.888</c:v>
                </c:pt>
                <c:pt idx="709">
                  <c:v>0.659</c:v>
                </c:pt>
                <c:pt idx="710">
                  <c:v>0.864</c:v>
                </c:pt>
                <c:pt idx="711">
                  <c:v>1.015</c:v>
                </c:pt>
                <c:pt idx="712">
                  <c:v>0.888</c:v>
                </c:pt>
                <c:pt idx="713">
                  <c:v>1.547</c:v>
                </c:pt>
                <c:pt idx="714">
                  <c:v>1.47</c:v>
                </c:pt>
                <c:pt idx="715">
                  <c:v>1.237</c:v>
                </c:pt>
                <c:pt idx="716">
                  <c:v>1.238</c:v>
                </c:pt>
                <c:pt idx="717">
                  <c:v>1.139</c:v>
                </c:pt>
                <c:pt idx="718">
                  <c:v>0.92</c:v>
                </c:pt>
                <c:pt idx="719">
                  <c:v>1.11</c:v>
                </c:pt>
                <c:pt idx="720">
                  <c:v>1.01</c:v>
                </c:pt>
                <c:pt idx="721">
                  <c:v>1.1</c:v>
                </c:pt>
                <c:pt idx="722">
                  <c:v>1.56</c:v>
                </c:pt>
                <c:pt idx="723">
                  <c:v>2.39</c:v>
                </c:pt>
                <c:pt idx="724">
                  <c:v>3.1</c:v>
                </c:pt>
                <c:pt idx="725">
                  <c:v>2.87</c:v>
                </c:pt>
                <c:pt idx="726">
                  <c:v>4.499</c:v>
                </c:pt>
                <c:pt idx="727">
                  <c:v>2.34</c:v>
                </c:pt>
                <c:pt idx="728">
                  <c:v>2.39</c:v>
                </c:pt>
                <c:pt idx="729">
                  <c:v>3.47</c:v>
                </c:pt>
                <c:pt idx="730">
                  <c:v>2.85</c:v>
                </c:pt>
                <c:pt idx="731">
                  <c:v>2.17</c:v>
                </c:pt>
                <c:pt idx="732">
                  <c:v>7.33</c:v>
                </c:pt>
                <c:pt idx="733">
                  <c:v>8.62</c:v>
                </c:pt>
                <c:pt idx="734">
                  <c:v>4.05</c:v>
                </c:pt>
                <c:pt idx="735">
                  <c:v>24.34</c:v>
                </c:pt>
                <c:pt idx="736">
                  <c:v>14.03</c:v>
                </c:pt>
                <c:pt idx="737">
                  <c:v>7.23</c:v>
                </c:pt>
                <c:pt idx="738">
                  <c:v>14.09</c:v>
                </c:pt>
                <c:pt idx="739">
                  <c:v>7.02</c:v>
                </c:pt>
                <c:pt idx="740">
                  <c:v>4.46</c:v>
                </c:pt>
                <c:pt idx="741">
                  <c:v>5.82</c:v>
                </c:pt>
                <c:pt idx="742">
                  <c:v>6.09</c:v>
                </c:pt>
                <c:pt idx="743">
                  <c:v>51.41</c:v>
                </c:pt>
                <c:pt idx="744">
                  <c:v>20.93</c:v>
                </c:pt>
                <c:pt idx="745">
                  <c:v>21.29</c:v>
                </c:pt>
                <c:pt idx="746">
                  <c:v>33.2</c:v>
                </c:pt>
                <c:pt idx="747">
                  <c:v>21.16</c:v>
                </c:pt>
                <c:pt idx="748">
                  <c:v>13.989</c:v>
                </c:pt>
                <c:pt idx="749">
                  <c:v>17.28</c:v>
                </c:pt>
                <c:pt idx="750">
                  <c:v>14.62</c:v>
                </c:pt>
                <c:pt idx="751">
                  <c:v>25.098</c:v>
                </c:pt>
                <c:pt idx="752">
                  <c:v>32.77</c:v>
                </c:pt>
                <c:pt idx="753">
                  <c:v>15.58</c:v>
                </c:pt>
                <c:pt idx="754">
                  <c:v>13.73</c:v>
                </c:pt>
                <c:pt idx="755">
                  <c:v>14.52</c:v>
                </c:pt>
                <c:pt idx="756">
                  <c:v>13.56</c:v>
                </c:pt>
                <c:pt idx="757">
                  <c:v>41.349</c:v>
                </c:pt>
                <c:pt idx="758">
                  <c:v>24.42</c:v>
                </c:pt>
                <c:pt idx="759">
                  <c:v>21.67</c:v>
                </c:pt>
                <c:pt idx="760">
                  <c:v>26.29</c:v>
                </c:pt>
                <c:pt idx="761">
                  <c:v>25.48</c:v>
                </c:pt>
                <c:pt idx="762">
                  <c:v>44.65</c:v>
                </c:pt>
                <c:pt idx="763">
                  <c:v>55.3</c:v>
                </c:pt>
                <c:pt idx="764">
                  <c:v>78.38</c:v>
                </c:pt>
                <c:pt idx="765">
                  <c:v>106.51</c:v>
                </c:pt>
                <c:pt idx="766">
                  <c:v>100.47</c:v>
                </c:pt>
                <c:pt idx="768">
                  <c:v>81.18</c:v>
                </c:pt>
                <c:pt idx="769">
                  <c:v>91.34</c:v>
                </c:pt>
                <c:pt idx="770">
                  <c:v>110.91</c:v>
                </c:pt>
                <c:pt idx="771">
                  <c:v>376.97</c:v>
                </c:pt>
                <c:pt idx="772">
                  <c:v>134.78</c:v>
                </c:pt>
                <c:pt idx="773">
                  <c:v>123.15</c:v>
                </c:pt>
                <c:pt idx="774">
                  <c:v>126.58</c:v>
                </c:pt>
                <c:pt idx="775">
                  <c:v>97.98</c:v>
                </c:pt>
                <c:pt idx="776">
                  <c:v>100.03</c:v>
                </c:pt>
                <c:pt idx="777">
                  <c:v>87.13</c:v>
                </c:pt>
                <c:pt idx="778">
                  <c:v>73.89</c:v>
                </c:pt>
                <c:pt idx="779">
                  <c:v>67.17</c:v>
                </c:pt>
                <c:pt idx="780">
                  <c:v>62.96</c:v>
                </c:pt>
                <c:pt idx="781">
                  <c:v>59.55</c:v>
                </c:pt>
                <c:pt idx="782">
                  <c:v>57.04</c:v>
                </c:pt>
                <c:pt idx="783">
                  <c:v>136.33</c:v>
                </c:pt>
                <c:pt idx="784">
                  <c:v>94.09</c:v>
                </c:pt>
                <c:pt idx="785">
                  <c:v>98.14</c:v>
                </c:pt>
                <c:pt idx="786">
                  <c:v>83.68</c:v>
                </c:pt>
                <c:pt idx="787">
                  <c:v>78.03</c:v>
                </c:pt>
                <c:pt idx="788">
                  <c:v>64.59</c:v>
                </c:pt>
                <c:pt idx="789">
                  <c:v>69.83</c:v>
                </c:pt>
                <c:pt idx="790">
                  <c:v>76.53</c:v>
                </c:pt>
                <c:pt idx="791">
                  <c:v>88.32</c:v>
                </c:pt>
                <c:pt idx="792">
                  <c:v>85.53</c:v>
                </c:pt>
                <c:pt idx="793">
                  <c:v>85.85</c:v>
                </c:pt>
                <c:pt idx="794">
                  <c:v>86.01</c:v>
                </c:pt>
                <c:pt idx="795">
                  <c:v>88.47</c:v>
                </c:pt>
                <c:pt idx="796">
                  <c:v>91.13</c:v>
                </c:pt>
                <c:pt idx="797">
                  <c:v>82.82</c:v>
                </c:pt>
                <c:pt idx="798">
                  <c:v>76.9</c:v>
                </c:pt>
                <c:pt idx="799">
                  <c:v>76.95</c:v>
                </c:pt>
                <c:pt idx="800">
                  <c:v>96.14</c:v>
                </c:pt>
                <c:pt idx="801">
                  <c:v>127.45</c:v>
                </c:pt>
                <c:pt idx="802">
                  <c:v>115.56</c:v>
                </c:pt>
                <c:pt idx="803">
                  <c:v>101.75</c:v>
                </c:pt>
                <c:pt idx="804">
                  <c:v>92.28</c:v>
                </c:pt>
                <c:pt idx="805">
                  <c:v>95.92</c:v>
                </c:pt>
                <c:pt idx="806">
                  <c:v>97.39</c:v>
                </c:pt>
                <c:pt idx="807">
                  <c:v>108.65</c:v>
                </c:pt>
                <c:pt idx="808">
                  <c:v>108.63</c:v>
                </c:pt>
                <c:pt idx="809">
                  <c:v>75.73</c:v>
                </c:pt>
                <c:pt idx="810">
                  <c:v>83.08</c:v>
                </c:pt>
                <c:pt idx="811">
                  <c:v>71.94</c:v>
                </c:pt>
                <c:pt idx="812">
                  <c:v>72.16</c:v>
                </c:pt>
                <c:pt idx="813">
                  <c:v>97.14</c:v>
                </c:pt>
                <c:pt idx="814">
                  <c:v>113.97</c:v>
                </c:pt>
                <c:pt idx="815">
                  <c:v>129.88</c:v>
                </c:pt>
                <c:pt idx="816">
                  <c:v>122.77</c:v>
                </c:pt>
                <c:pt idx="817">
                  <c:v>116.6</c:v>
                </c:pt>
                <c:pt idx="818">
                  <c:v>104.4</c:v>
                </c:pt>
                <c:pt idx="819">
                  <c:v>95.25</c:v>
                </c:pt>
                <c:pt idx="820">
                  <c:v>93.6</c:v>
                </c:pt>
                <c:pt idx="821">
                  <c:v>88.4</c:v>
                </c:pt>
                <c:pt idx="822">
                  <c:v>84.45</c:v>
                </c:pt>
                <c:pt idx="823">
                  <c:v>77.14</c:v>
                </c:pt>
                <c:pt idx="824">
                  <c:v>71.81</c:v>
                </c:pt>
                <c:pt idx="825">
                  <c:v>74.81</c:v>
                </c:pt>
                <c:pt idx="826">
                  <c:v>73.36</c:v>
                </c:pt>
                <c:pt idx="827">
                  <c:v>82.75</c:v>
                </c:pt>
                <c:pt idx="828">
                  <c:v>74.23</c:v>
                </c:pt>
                <c:pt idx="829">
                  <c:v>68.39</c:v>
                </c:pt>
                <c:pt idx="830">
                  <c:v>62.67</c:v>
                </c:pt>
                <c:pt idx="832">
                  <c:v>58.77</c:v>
                </c:pt>
                <c:pt idx="833">
                  <c:v>53.76</c:v>
                </c:pt>
                <c:pt idx="834">
                  <c:v>53.86</c:v>
                </c:pt>
                <c:pt idx="835">
                  <c:v>48.23</c:v>
                </c:pt>
                <c:pt idx="836">
                  <c:v>44.98</c:v>
                </c:pt>
                <c:pt idx="837">
                  <c:v>43.29</c:v>
                </c:pt>
                <c:pt idx="838">
                  <c:v>46.21</c:v>
                </c:pt>
                <c:pt idx="839">
                  <c:v>40.63</c:v>
                </c:pt>
                <c:pt idx="840">
                  <c:v>38.86</c:v>
                </c:pt>
                <c:pt idx="841">
                  <c:v>37.66</c:v>
                </c:pt>
                <c:pt idx="842">
                  <c:v>63.8</c:v>
                </c:pt>
                <c:pt idx="843">
                  <c:v>43.38</c:v>
                </c:pt>
                <c:pt idx="844">
                  <c:v>69.62</c:v>
                </c:pt>
                <c:pt idx="845">
                  <c:v>55.26</c:v>
                </c:pt>
                <c:pt idx="846">
                  <c:v>49.49</c:v>
                </c:pt>
                <c:pt idx="847">
                  <c:v>51.8</c:v>
                </c:pt>
                <c:pt idx="848">
                  <c:v>44.66</c:v>
                </c:pt>
                <c:pt idx="849">
                  <c:v>72.14</c:v>
                </c:pt>
                <c:pt idx="850">
                  <c:v>88.15</c:v>
                </c:pt>
                <c:pt idx="851">
                  <c:v>70.56</c:v>
                </c:pt>
                <c:pt idx="852">
                  <c:v>59.54</c:v>
                </c:pt>
                <c:pt idx="853">
                  <c:v>58.66</c:v>
                </c:pt>
                <c:pt idx="854">
                  <c:v>44.92</c:v>
                </c:pt>
                <c:pt idx="855">
                  <c:v>43.34</c:v>
                </c:pt>
                <c:pt idx="856">
                  <c:v>37.15</c:v>
                </c:pt>
                <c:pt idx="857">
                  <c:v>39.12</c:v>
                </c:pt>
                <c:pt idx="858">
                  <c:v>38.97</c:v>
                </c:pt>
                <c:pt idx="859">
                  <c:v>36.35</c:v>
                </c:pt>
                <c:pt idx="860">
                  <c:v>35.16</c:v>
                </c:pt>
                <c:pt idx="861">
                  <c:v>33.89</c:v>
                </c:pt>
                <c:pt idx="864">
                  <c:v>31.48</c:v>
                </c:pt>
                <c:pt idx="865">
                  <c:v>30.69</c:v>
                </c:pt>
                <c:pt idx="866">
                  <c:v>38.6</c:v>
                </c:pt>
                <c:pt idx="867">
                  <c:v>27.74</c:v>
                </c:pt>
                <c:pt idx="868">
                  <c:v>26.81</c:v>
                </c:pt>
                <c:pt idx="869">
                  <c:v>25.43</c:v>
                </c:pt>
                <c:pt idx="870">
                  <c:v>25.25</c:v>
                </c:pt>
                <c:pt idx="871">
                  <c:v>24.18</c:v>
                </c:pt>
                <c:pt idx="872">
                  <c:v>23.51</c:v>
                </c:pt>
                <c:pt idx="873">
                  <c:v>24.54</c:v>
                </c:pt>
                <c:pt idx="874">
                  <c:v>23.86</c:v>
                </c:pt>
                <c:pt idx="875">
                  <c:v>21.78</c:v>
                </c:pt>
                <c:pt idx="876">
                  <c:v>19.59</c:v>
                </c:pt>
                <c:pt idx="877">
                  <c:v>19.34</c:v>
                </c:pt>
                <c:pt idx="878">
                  <c:v>20.61</c:v>
                </c:pt>
                <c:pt idx="879">
                  <c:v>17.27</c:v>
                </c:pt>
                <c:pt idx="880">
                  <c:v>16.41</c:v>
                </c:pt>
                <c:pt idx="881">
                  <c:v>18.13</c:v>
                </c:pt>
                <c:pt idx="882">
                  <c:v>15.71</c:v>
                </c:pt>
                <c:pt idx="883">
                  <c:v>15.35</c:v>
                </c:pt>
                <c:pt idx="884">
                  <c:v>15.3</c:v>
                </c:pt>
                <c:pt idx="885">
                  <c:v>15</c:v>
                </c:pt>
                <c:pt idx="886">
                  <c:v>15.22</c:v>
                </c:pt>
                <c:pt idx="887">
                  <c:v>14.3</c:v>
                </c:pt>
                <c:pt idx="888">
                  <c:v>13.5</c:v>
                </c:pt>
                <c:pt idx="889">
                  <c:v>13.43</c:v>
                </c:pt>
                <c:pt idx="890">
                  <c:v>13.48</c:v>
                </c:pt>
                <c:pt idx="891">
                  <c:v>12.93</c:v>
                </c:pt>
                <c:pt idx="892">
                  <c:v>15.08</c:v>
                </c:pt>
                <c:pt idx="893">
                  <c:v>14.63</c:v>
                </c:pt>
                <c:pt idx="896">
                  <c:v>11.6</c:v>
                </c:pt>
                <c:pt idx="897">
                  <c:v>11.27</c:v>
                </c:pt>
                <c:pt idx="898">
                  <c:v>10.64</c:v>
                </c:pt>
                <c:pt idx="899">
                  <c:v>11.01</c:v>
                </c:pt>
                <c:pt idx="900">
                  <c:v>12.37</c:v>
                </c:pt>
                <c:pt idx="901">
                  <c:v>12.79</c:v>
                </c:pt>
                <c:pt idx="902">
                  <c:v>11.17</c:v>
                </c:pt>
                <c:pt idx="903">
                  <c:v>10.53</c:v>
                </c:pt>
                <c:pt idx="904">
                  <c:v>10.77</c:v>
                </c:pt>
                <c:pt idx="905">
                  <c:v>9.75</c:v>
                </c:pt>
                <c:pt idx="906">
                  <c:v>9.25</c:v>
                </c:pt>
                <c:pt idx="907">
                  <c:v>9.26</c:v>
                </c:pt>
                <c:pt idx="908">
                  <c:v>9.28</c:v>
                </c:pt>
                <c:pt idx="909">
                  <c:v>9.37</c:v>
                </c:pt>
                <c:pt idx="910">
                  <c:v>9.96</c:v>
                </c:pt>
                <c:pt idx="911">
                  <c:v>8.93</c:v>
                </c:pt>
                <c:pt idx="912">
                  <c:v>8.9</c:v>
                </c:pt>
                <c:pt idx="913">
                  <c:v>8.59</c:v>
                </c:pt>
                <c:pt idx="914">
                  <c:v>8.38</c:v>
                </c:pt>
                <c:pt idx="915">
                  <c:v>8.19</c:v>
                </c:pt>
                <c:pt idx="916">
                  <c:v>8.26</c:v>
                </c:pt>
                <c:pt idx="917">
                  <c:v>8.34</c:v>
                </c:pt>
                <c:pt idx="918">
                  <c:v>8.29</c:v>
                </c:pt>
                <c:pt idx="919">
                  <c:v>8.16</c:v>
                </c:pt>
                <c:pt idx="920">
                  <c:v>8.23</c:v>
                </c:pt>
                <c:pt idx="921">
                  <c:v>8.28</c:v>
                </c:pt>
                <c:pt idx="922">
                  <c:v>8.35</c:v>
                </c:pt>
                <c:pt idx="923">
                  <c:v>8.38</c:v>
                </c:pt>
                <c:pt idx="924">
                  <c:v>8.38</c:v>
                </c:pt>
                <c:pt idx="925">
                  <c:v>8.21</c:v>
                </c:pt>
                <c:pt idx="928">
                  <c:v>8.18</c:v>
                </c:pt>
                <c:pt idx="929">
                  <c:v>7.91</c:v>
                </c:pt>
                <c:pt idx="930">
                  <c:v>8.24</c:v>
                </c:pt>
                <c:pt idx="931">
                  <c:v>7.92</c:v>
                </c:pt>
                <c:pt idx="932">
                  <c:v>7.69</c:v>
                </c:pt>
                <c:pt idx="933">
                  <c:v>7.15</c:v>
                </c:pt>
                <c:pt idx="934">
                  <c:v>7.21</c:v>
                </c:pt>
                <c:pt idx="935">
                  <c:v>7.23</c:v>
                </c:pt>
                <c:pt idx="936">
                  <c:v>7.97</c:v>
                </c:pt>
                <c:pt idx="937">
                  <c:v>7.387</c:v>
                </c:pt>
                <c:pt idx="938">
                  <c:v>7.28</c:v>
                </c:pt>
                <c:pt idx="939">
                  <c:v>7.14</c:v>
                </c:pt>
                <c:pt idx="940">
                  <c:v>6.79</c:v>
                </c:pt>
                <c:pt idx="941">
                  <c:v>6.99</c:v>
                </c:pt>
                <c:pt idx="942">
                  <c:v>6.62</c:v>
                </c:pt>
                <c:pt idx="943">
                  <c:v>6.99</c:v>
                </c:pt>
                <c:pt idx="944">
                  <c:v>6.92</c:v>
                </c:pt>
                <c:pt idx="945">
                  <c:v>6.68</c:v>
                </c:pt>
                <c:pt idx="946">
                  <c:v>6.07</c:v>
                </c:pt>
                <c:pt idx="947">
                  <c:v>6.77</c:v>
                </c:pt>
                <c:pt idx="948">
                  <c:v>6.66</c:v>
                </c:pt>
                <c:pt idx="949">
                  <c:v>6.63</c:v>
                </c:pt>
                <c:pt idx="950">
                  <c:v>6.64</c:v>
                </c:pt>
                <c:pt idx="951">
                  <c:v>6.3</c:v>
                </c:pt>
                <c:pt idx="952">
                  <c:v>6.49</c:v>
                </c:pt>
                <c:pt idx="953">
                  <c:v>6.36</c:v>
                </c:pt>
                <c:pt idx="954">
                  <c:v>6.04</c:v>
                </c:pt>
                <c:pt idx="955">
                  <c:v>6</c:v>
                </c:pt>
                <c:pt idx="956">
                  <c:v>6.08</c:v>
                </c:pt>
                <c:pt idx="957">
                  <c:v>6.02</c:v>
                </c:pt>
                <c:pt idx="960">
                  <c:v>6.02</c:v>
                </c:pt>
                <c:pt idx="961">
                  <c:v>5.87</c:v>
                </c:pt>
                <c:pt idx="962">
                  <c:v>5.96</c:v>
                </c:pt>
                <c:pt idx="963">
                  <c:v>5.83</c:v>
                </c:pt>
                <c:pt idx="964">
                  <c:v>5.88</c:v>
                </c:pt>
                <c:pt idx="965">
                  <c:v>5.62</c:v>
                </c:pt>
                <c:pt idx="966">
                  <c:v>7.95</c:v>
                </c:pt>
                <c:pt idx="967">
                  <c:v>8</c:v>
                </c:pt>
                <c:pt idx="968">
                  <c:v>8.09</c:v>
                </c:pt>
                <c:pt idx="969">
                  <c:v>7.47</c:v>
                </c:pt>
                <c:pt idx="970">
                  <c:v>6.89</c:v>
                </c:pt>
                <c:pt idx="971">
                  <c:v>6.62</c:v>
                </c:pt>
                <c:pt idx="972">
                  <c:v>6.46</c:v>
                </c:pt>
                <c:pt idx="973">
                  <c:v>6.39</c:v>
                </c:pt>
                <c:pt idx="974">
                  <c:v>6.4</c:v>
                </c:pt>
                <c:pt idx="975">
                  <c:v>6.27</c:v>
                </c:pt>
                <c:pt idx="976">
                  <c:v>6.23</c:v>
                </c:pt>
                <c:pt idx="977">
                  <c:v>6.22</c:v>
                </c:pt>
                <c:pt idx="978">
                  <c:v>6.17</c:v>
                </c:pt>
                <c:pt idx="979">
                  <c:v>6.11</c:v>
                </c:pt>
                <c:pt idx="980">
                  <c:v>6.57</c:v>
                </c:pt>
                <c:pt idx="981">
                  <c:v>6.09</c:v>
                </c:pt>
                <c:pt idx="982">
                  <c:v>5.98</c:v>
                </c:pt>
                <c:pt idx="983">
                  <c:v>5.85</c:v>
                </c:pt>
                <c:pt idx="984">
                  <c:v>5.76</c:v>
                </c:pt>
                <c:pt idx="985">
                  <c:v>5.68</c:v>
                </c:pt>
                <c:pt idx="986">
                  <c:v>5.64</c:v>
                </c:pt>
                <c:pt idx="987">
                  <c:v>5.49</c:v>
                </c:pt>
                <c:pt idx="988">
                  <c:v>5.55</c:v>
                </c:pt>
                <c:pt idx="992">
                  <c:v>5.51</c:v>
                </c:pt>
                <c:pt idx="993">
                  <c:v>5.39</c:v>
                </c:pt>
                <c:pt idx="994">
                  <c:v>5.14</c:v>
                </c:pt>
                <c:pt idx="995">
                  <c:v>4.92</c:v>
                </c:pt>
                <c:pt idx="996">
                  <c:v>4.76</c:v>
                </c:pt>
                <c:pt idx="997">
                  <c:v>4.66</c:v>
                </c:pt>
                <c:pt idx="998">
                  <c:v>4.32</c:v>
                </c:pt>
                <c:pt idx="999">
                  <c:v>4.55</c:v>
                </c:pt>
                <c:pt idx="1000">
                  <c:v>4.67</c:v>
                </c:pt>
                <c:pt idx="1001">
                  <c:v>4.37</c:v>
                </c:pt>
                <c:pt idx="1002">
                  <c:v>4.27</c:v>
                </c:pt>
                <c:pt idx="1003">
                  <c:v>4.09</c:v>
                </c:pt>
                <c:pt idx="1004">
                  <c:v>4.03</c:v>
                </c:pt>
                <c:pt idx="1005">
                  <c:v>4.25</c:v>
                </c:pt>
                <c:pt idx="1006">
                  <c:v>3.83</c:v>
                </c:pt>
                <c:pt idx="1007">
                  <c:v>4.37</c:v>
                </c:pt>
                <c:pt idx="1008">
                  <c:v>4.09</c:v>
                </c:pt>
                <c:pt idx="1009">
                  <c:v>4.27</c:v>
                </c:pt>
                <c:pt idx="1010">
                  <c:v>4.29</c:v>
                </c:pt>
                <c:pt idx="1011">
                  <c:v>4.27</c:v>
                </c:pt>
                <c:pt idx="1012">
                  <c:v>4.08</c:v>
                </c:pt>
                <c:pt idx="1013">
                  <c:v>4.2</c:v>
                </c:pt>
                <c:pt idx="1014">
                  <c:v>4.2</c:v>
                </c:pt>
                <c:pt idx="1015">
                  <c:v>4.24</c:v>
                </c:pt>
                <c:pt idx="1016">
                  <c:v>4.02</c:v>
                </c:pt>
                <c:pt idx="1017">
                  <c:v>4.3</c:v>
                </c:pt>
                <c:pt idx="1018">
                  <c:v>4.34</c:v>
                </c:pt>
                <c:pt idx="1019">
                  <c:v>4.24</c:v>
                </c:pt>
                <c:pt idx="1020">
                  <c:v>4.09</c:v>
                </c:pt>
                <c:pt idx="1021">
                  <c:v>4.22</c:v>
                </c:pt>
                <c:pt idx="1024">
                  <c:v>4.61</c:v>
                </c:pt>
                <c:pt idx="1025">
                  <c:v>4.28</c:v>
                </c:pt>
                <c:pt idx="1026">
                  <c:v>4.16</c:v>
                </c:pt>
                <c:pt idx="1027">
                  <c:v>4.08</c:v>
                </c:pt>
                <c:pt idx="1028">
                  <c:v>3.93</c:v>
                </c:pt>
                <c:pt idx="1029">
                  <c:v>4.05</c:v>
                </c:pt>
                <c:pt idx="1030">
                  <c:v>3.94</c:v>
                </c:pt>
                <c:pt idx="1031">
                  <c:v>3.86</c:v>
                </c:pt>
                <c:pt idx="1032">
                  <c:v>3.88</c:v>
                </c:pt>
                <c:pt idx="1033">
                  <c:v>3.85</c:v>
                </c:pt>
                <c:pt idx="1034">
                  <c:v>3.75</c:v>
                </c:pt>
                <c:pt idx="1035">
                  <c:v>4.7</c:v>
                </c:pt>
                <c:pt idx="1036">
                  <c:v>3.79</c:v>
                </c:pt>
                <c:pt idx="1037">
                  <c:v>3.78</c:v>
                </c:pt>
                <c:pt idx="1038">
                  <c:v>3.78</c:v>
                </c:pt>
                <c:pt idx="1039">
                  <c:v>3.81</c:v>
                </c:pt>
                <c:pt idx="1040">
                  <c:v>4.56</c:v>
                </c:pt>
                <c:pt idx="1041">
                  <c:v>5.44</c:v>
                </c:pt>
                <c:pt idx="1042">
                  <c:v>4.35</c:v>
                </c:pt>
                <c:pt idx="1043">
                  <c:v>4.5</c:v>
                </c:pt>
                <c:pt idx="1044">
                  <c:v>4.36</c:v>
                </c:pt>
                <c:pt idx="1045">
                  <c:v>5.99</c:v>
                </c:pt>
                <c:pt idx="1046">
                  <c:v>4.92</c:v>
                </c:pt>
                <c:pt idx="1047">
                  <c:v>5.26</c:v>
                </c:pt>
                <c:pt idx="1048">
                  <c:v>4.92</c:v>
                </c:pt>
                <c:pt idx="1049">
                  <c:v>4.06</c:v>
                </c:pt>
                <c:pt idx="1050">
                  <c:v>6.67</c:v>
                </c:pt>
                <c:pt idx="1051">
                  <c:v>5.69</c:v>
                </c:pt>
                <c:pt idx="1052">
                  <c:v>5.11</c:v>
                </c:pt>
                <c:pt idx="1053">
                  <c:v>4.57</c:v>
                </c:pt>
                <c:pt idx="1056">
                  <c:v>4.3</c:v>
                </c:pt>
                <c:pt idx="1057">
                  <c:v>4.23</c:v>
                </c:pt>
                <c:pt idx="1058">
                  <c:v>4</c:v>
                </c:pt>
                <c:pt idx="1059">
                  <c:v>3.92</c:v>
                </c:pt>
                <c:pt idx="1060">
                  <c:v>4.3</c:v>
                </c:pt>
                <c:pt idx="1061">
                  <c:v>3.59</c:v>
                </c:pt>
                <c:pt idx="1062">
                  <c:v>3.57</c:v>
                </c:pt>
                <c:pt idx="1063">
                  <c:v>3.58</c:v>
                </c:pt>
                <c:pt idx="1064">
                  <c:v>3.04</c:v>
                </c:pt>
                <c:pt idx="1065">
                  <c:v>3.39</c:v>
                </c:pt>
                <c:pt idx="1066">
                  <c:v>6.01</c:v>
                </c:pt>
                <c:pt idx="1067">
                  <c:v>3.64</c:v>
                </c:pt>
                <c:pt idx="1068">
                  <c:v>3.75</c:v>
                </c:pt>
                <c:pt idx="1069">
                  <c:v>8.12</c:v>
                </c:pt>
                <c:pt idx="1070">
                  <c:v>7.2</c:v>
                </c:pt>
                <c:pt idx="1071">
                  <c:v>4.93</c:v>
                </c:pt>
                <c:pt idx="1072">
                  <c:v>4.68</c:v>
                </c:pt>
                <c:pt idx="1073">
                  <c:v>3.98</c:v>
                </c:pt>
                <c:pt idx="1074">
                  <c:v>3.61</c:v>
                </c:pt>
                <c:pt idx="1075">
                  <c:v>3.45</c:v>
                </c:pt>
                <c:pt idx="1076">
                  <c:v>4.47</c:v>
                </c:pt>
                <c:pt idx="1077">
                  <c:v>3.43</c:v>
                </c:pt>
                <c:pt idx="1078">
                  <c:v>2.97</c:v>
                </c:pt>
                <c:pt idx="1079">
                  <c:v>2.87</c:v>
                </c:pt>
                <c:pt idx="1080">
                  <c:v>2.19</c:v>
                </c:pt>
                <c:pt idx="1081">
                  <c:v>4.45</c:v>
                </c:pt>
                <c:pt idx="1082">
                  <c:v>3.98</c:v>
                </c:pt>
                <c:pt idx="1083">
                  <c:v>3.39</c:v>
                </c:pt>
                <c:pt idx="1084">
                  <c:v>2.78</c:v>
                </c:pt>
                <c:pt idx="1085">
                  <c:v>2.37</c:v>
                </c:pt>
                <c:pt idx="1086">
                  <c:v>2.06</c:v>
                </c:pt>
                <c:pt idx="1088">
                  <c:v>1.73</c:v>
                </c:pt>
                <c:pt idx="1089">
                  <c:v>1.98</c:v>
                </c:pt>
                <c:pt idx="1090">
                  <c:v>1.89</c:v>
                </c:pt>
                <c:pt idx="1091">
                  <c:v>1.76</c:v>
                </c:pt>
                <c:pt idx="1092">
                  <c:v>2.09</c:v>
                </c:pt>
                <c:pt idx="1093">
                  <c:v>2.06</c:v>
                </c:pt>
                <c:pt idx="1094">
                  <c:v>1.47</c:v>
                </c:pt>
                <c:pt idx="1095">
                  <c:v>1.98</c:v>
                </c:pt>
                <c:pt idx="1096">
                  <c:v>1.93</c:v>
                </c:pt>
                <c:pt idx="1097">
                  <c:v>3.15</c:v>
                </c:pt>
                <c:pt idx="1098">
                  <c:v>2.07</c:v>
                </c:pt>
                <c:pt idx="1099">
                  <c:v>2.57</c:v>
                </c:pt>
                <c:pt idx="1100">
                  <c:v>2.51</c:v>
                </c:pt>
                <c:pt idx="1101">
                  <c:v>3.5</c:v>
                </c:pt>
                <c:pt idx="1102">
                  <c:v>3.47</c:v>
                </c:pt>
                <c:pt idx="1103">
                  <c:v>4.78</c:v>
                </c:pt>
                <c:pt idx="1104">
                  <c:v>5.15</c:v>
                </c:pt>
                <c:pt idx="1105">
                  <c:v>4.06</c:v>
                </c:pt>
                <c:pt idx="1106">
                  <c:v>3.83</c:v>
                </c:pt>
                <c:pt idx="1107">
                  <c:v>3.35</c:v>
                </c:pt>
                <c:pt idx="1108">
                  <c:v>3.19</c:v>
                </c:pt>
                <c:pt idx="1109">
                  <c:v>3.47</c:v>
                </c:pt>
                <c:pt idx="1110">
                  <c:v>3.39</c:v>
                </c:pt>
                <c:pt idx="1111">
                  <c:v>4.55</c:v>
                </c:pt>
                <c:pt idx="1112">
                  <c:v>4.32</c:v>
                </c:pt>
                <c:pt idx="1113">
                  <c:v>3.26</c:v>
                </c:pt>
                <c:pt idx="1114">
                  <c:v>2.64</c:v>
                </c:pt>
                <c:pt idx="1115">
                  <c:v>2.65</c:v>
                </c:pt>
                <c:pt idx="1116">
                  <c:v>5.33</c:v>
                </c:pt>
                <c:pt idx="1117">
                  <c:v>6.07</c:v>
                </c:pt>
                <c:pt idx="1118">
                  <c:v>4.61</c:v>
                </c:pt>
                <c:pt idx="1119">
                  <c:v>3.3</c:v>
                </c:pt>
                <c:pt idx="1120">
                  <c:v>2.34</c:v>
                </c:pt>
                <c:pt idx="1121">
                  <c:v>2.3</c:v>
                </c:pt>
                <c:pt idx="1122">
                  <c:v>2.08</c:v>
                </c:pt>
                <c:pt idx="1123">
                  <c:v>1.81</c:v>
                </c:pt>
                <c:pt idx="1124">
                  <c:v>23.13</c:v>
                </c:pt>
                <c:pt idx="1125">
                  <c:v>6.07</c:v>
                </c:pt>
                <c:pt idx="1126">
                  <c:v>3.22</c:v>
                </c:pt>
                <c:pt idx="1127">
                  <c:v>2.63</c:v>
                </c:pt>
                <c:pt idx="1128">
                  <c:v>3.78</c:v>
                </c:pt>
                <c:pt idx="1129">
                  <c:v>28.4</c:v>
                </c:pt>
                <c:pt idx="1130">
                  <c:v>9.85</c:v>
                </c:pt>
                <c:pt idx="1131">
                  <c:v>19.36</c:v>
                </c:pt>
                <c:pt idx="1132">
                  <c:v>19.29</c:v>
                </c:pt>
                <c:pt idx="1133">
                  <c:v>13.23</c:v>
                </c:pt>
                <c:pt idx="1134">
                  <c:v>20.57</c:v>
                </c:pt>
                <c:pt idx="1135">
                  <c:v>14.1</c:v>
                </c:pt>
                <c:pt idx="1136">
                  <c:v>25.34</c:v>
                </c:pt>
                <c:pt idx="1137">
                  <c:v>10.68</c:v>
                </c:pt>
                <c:pt idx="1138">
                  <c:v>21.68</c:v>
                </c:pt>
                <c:pt idx="1139">
                  <c:v>33.54</c:v>
                </c:pt>
                <c:pt idx="1140">
                  <c:v>28.76</c:v>
                </c:pt>
                <c:pt idx="1141">
                  <c:v>62.75</c:v>
                </c:pt>
                <c:pt idx="1142">
                  <c:v>70.14</c:v>
                </c:pt>
                <c:pt idx="1143">
                  <c:v>59.67</c:v>
                </c:pt>
                <c:pt idx="1144">
                  <c:v>69.05</c:v>
                </c:pt>
                <c:pt idx="1145">
                  <c:v>85.56</c:v>
                </c:pt>
                <c:pt idx="1146">
                  <c:v>330.98</c:v>
                </c:pt>
                <c:pt idx="1147">
                  <c:v>133.78</c:v>
                </c:pt>
                <c:pt idx="1148">
                  <c:v>127.72</c:v>
                </c:pt>
                <c:pt idx="1149">
                  <c:v>113.99</c:v>
                </c:pt>
                <c:pt idx="1150">
                  <c:v>95.88</c:v>
                </c:pt>
                <c:pt idx="1152">
                  <c:v>114.22</c:v>
                </c:pt>
                <c:pt idx="1153">
                  <c:v>108.92</c:v>
                </c:pt>
                <c:pt idx="1154">
                  <c:v>127.24</c:v>
                </c:pt>
                <c:pt idx="1155">
                  <c:v>168.9</c:v>
                </c:pt>
                <c:pt idx="1156">
                  <c:v>116.84</c:v>
                </c:pt>
                <c:pt idx="1157">
                  <c:v>323.26</c:v>
                </c:pt>
                <c:pt idx="1158">
                  <c:v>135.56</c:v>
                </c:pt>
                <c:pt idx="1159">
                  <c:v>123.88</c:v>
                </c:pt>
                <c:pt idx="1160">
                  <c:v>130.52</c:v>
                </c:pt>
                <c:pt idx="1161">
                  <c:v>105.67</c:v>
                </c:pt>
                <c:pt idx="1162">
                  <c:v>94.96</c:v>
                </c:pt>
                <c:pt idx="1163">
                  <c:v>93.67</c:v>
                </c:pt>
                <c:pt idx="1164">
                  <c:v>95.39</c:v>
                </c:pt>
                <c:pt idx="1165">
                  <c:v>137.83</c:v>
                </c:pt>
                <c:pt idx="1166">
                  <c:v>207.87</c:v>
                </c:pt>
                <c:pt idx="1167">
                  <c:v>99.79</c:v>
                </c:pt>
                <c:pt idx="1168">
                  <c:v>110.02</c:v>
                </c:pt>
                <c:pt idx="1169">
                  <c:v>94.1</c:v>
                </c:pt>
                <c:pt idx="1170">
                  <c:v>108.58</c:v>
                </c:pt>
                <c:pt idx="1171">
                  <c:v>82.29</c:v>
                </c:pt>
                <c:pt idx="1172">
                  <c:v>91.69</c:v>
                </c:pt>
                <c:pt idx="1173">
                  <c:v>69.74</c:v>
                </c:pt>
                <c:pt idx="1174">
                  <c:v>58.05</c:v>
                </c:pt>
                <c:pt idx="1175">
                  <c:v>64.02</c:v>
                </c:pt>
                <c:pt idx="1176">
                  <c:v>56.53</c:v>
                </c:pt>
                <c:pt idx="1177">
                  <c:v>72.38</c:v>
                </c:pt>
                <c:pt idx="1178">
                  <c:v>88.73</c:v>
                </c:pt>
                <c:pt idx="1179">
                  <c:v>537.89</c:v>
                </c:pt>
                <c:pt idx="1180">
                  <c:v>151.9</c:v>
                </c:pt>
                <c:pt idx="1181">
                  <c:v>12.07</c:v>
                </c:pt>
                <c:pt idx="1182">
                  <c:v>122.31</c:v>
                </c:pt>
                <c:pt idx="1183">
                  <c:v>101.67</c:v>
                </c:pt>
                <c:pt idx="1184">
                  <c:v>105.19</c:v>
                </c:pt>
                <c:pt idx="1185">
                  <c:v>168.02</c:v>
                </c:pt>
                <c:pt idx="1186">
                  <c:v>119.58</c:v>
                </c:pt>
                <c:pt idx="1187">
                  <c:v>107.71</c:v>
                </c:pt>
                <c:pt idx="1188">
                  <c:v>95.41</c:v>
                </c:pt>
                <c:pt idx="1189">
                  <c:v>90.63</c:v>
                </c:pt>
                <c:pt idx="1190">
                  <c:v>76.38</c:v>
                </c:pt>
                <c:pt idx="1191">
                  <c:v>70.75</c:v>
                </c:pt>
                <c:pt idx="1192">
                  <c:v>64.73</c:v>
                </c:pt>
                <c:pt idx="1193">
                  <c:v>61.77</c:v>
                </c:pt>
                <c:pt idx="1194">
                  <c:v>53.71</c:v>
                </c:pt>
                <c:pt idx="1195">
                  <c:v>54.58</c:v>
                </c:pt>
                <c:pt idx="1196">
                  <c:v>58.18</c:v>
                </c:pt>
                <c:pt idx="1197">
                  <c:v>87.21</c:v>
                </c:pt>
                <c:pt idx="1198">
                  <c:v>71.72</c:v>
                </c:pt>
                <c:pt idx="1199">
                  <c:v>58.83</c:v>
                </c:pt>
                <c:pt idx="1200">
                  <c:v>52.36</c:v>
                </c:pt>
                <c:pt idx="1201">
                  <c:v>45.64</c:v>
                </c:pt>
                <c:pt idx="1202">
                  <c:v>43</c:v>
                </c:pt>
                <c:pt idx="1203">
                  <c:v>62.33</c:v>
                </c:pt>
                <c:pt idx="1204">
                  <c:v>72.11</c:v>
                </c:pt>
                <c:pt idx="1205">
                  <c:v>51.4</c:v>
                </c:pt>
                <c:pt idx="1206">
                  <c:v>55.23</c:v>
                </c:pt>
                <c:pt idx="1207">
                  <c:v>51.2</c:v>
                </c:pt>
                <c:pt idx="1208">
                  <c:v>50.49</c:v>
                </c:pt>
                <c:pt idx="1209">
                  <c:v>54.02</c:v>
                </c:pt>
                <c:pt idx="1210">
                  <c:v>57.98</c:v>
                </c:pt>
                <c:pt idx="1211">
                  <c:v>71.18</c:v>
                </c:pt>
                <c:pt idx="1212">
                  <c:v>65.95</c:v>
                </c:pt>
                <c:pt idx="1213">
                  <c:v>58.39</c:v>
                </c:pt>
                <c:pt idx="1214">
                  <c:v>57.6</c:v>
                </c:pt>
                <c:pt idx="1216">
                  <c:v>54.57</c:v>
                </c:pt>
                <c:pt idx="1217">
                  <c:v>52.14</c:v>
                </c:pt>
                <c:pt idx="1218">
                  <c:v>51.05</c:v>
                </c:pt>
                <c:pt idx="1219">
                  <c:v>47.13</c:v>
                </c:pt>
                <c:pt idx="1220">
                  <c:v>48.2</c:v>
                </c:pt>
                <c:pt idx="1221">
                  <c:v>45.47</c:v>
                </c:pt>
                <c:pt idx="1222">
                  <c:v>41.76</c:v>
                </c:pt>
                <c:pt idx="1223">
                  <c:v>40.6</c:v>
                </c:pt>
                <c:pt idx="1224">
                  <c:v>38.68</c:v>
                </c:pt>
                <c:pt idx="1225">
                  <c:v>86.24</c:v>
                </c:pt>
                <c:pt idx="1226">
                  <c:v>35.79</c:v>
                </c:pt>
                <c:pt idx="1227">
                  <c:v>35.39</c:v>
                </c:pt>
                <c:pt idx="1228">
                  <c:v>31.82</c:v>
                </c:pt>
                <c:pt idx="1229">
                  <c:v>30.86</c:v>
                </c:pt>
                <c:pt idx="1230">
                  <c:v>30.58</c:v>
                </c:pt>
                <c:pt idx="1231">
                  <c:v>30.27</c:v>
                </c:pt>
                <c:pt idx="1232">
                  <c:v>30.3</c:v>
                </c:pt>
                <c:pt idx="1233">
                  <c:v>29.81</c:v>
                </c:pt>
                <c:pt idx="1234">
                  <c:v>28.33</c:v>
                </c:pt>
                <c:pt idx="1235">
                  <c:v>27.03</c:v>
                </c:pt>
                <c:pt idx="1236">
                  <c:v>26.64</c:v>
                </c:pt>
                <c:pt idx="1237">
                  <c:v>23.98</c:v>
                </c:pt>
                <c:pt idx="1238">
                  <c:v>23.45</c:v>
                </c:pt>
                <c:pt idx="1239">
                  <c:v>22.99</c:v>
                </c:pt>
                <c:pt idx="1240">
                  <c:v>21.82</c:v>
                </c:pt>
                <c:pt idx="1241">
                  <c:v>22.22</c:v>
                </c:pt>
                <c:pt idx="1242">
                  <c:v>21.35</c:v>
                </c:pt>
                <c:pt idx="1243">
                  <c:v>20.91</c:v>
                </c:pt>
                <c:pt idx="1244">
                  <c:v>19.44</c:v>
                </c:pt>
                <c:pt idx="1245">
                  <c:v>18.9</c:v>
                </c:pt>
                <c:pt idx="1248">
                  <c:v>17.69</c:v>
                </c:pt>
                <c:pt idx="1249">
                  <c:v>16.65</c:v>
                </c:pt>
                <c:pt idx="1250">
                  <c:v>15.61</c:v>
                </c:pt>
                <c:pt idx="1251">
                  <c:v>15.68</c:v>
                </c:pt>
                <c:pt idx="1252">
                  <c:v>15.24</c:v>
                </c:pt>
                <c:pt idx="1253">
                  <c:v>16.21</c:v>
                </c:pt>
                <c:pt idx="1254">
                  <c:v>16.39</c:v>
                </c:pt>
                <c:pt idx="1255">
                  <c:v>19.28</c:v>
                </c:pt>
                <c:pt idx="1256">
                  <c:v>20.61</c:v>
                </c:pt>
                <c:pt idx="1257">
                  <c:v>17.21</c:v>
                </c:pt>
                <c:pt idx="1258">
                  <c:v>16.84</c:v>
                </c:pt>
                <c:pt idx="1259">
                  <c:v>16.84</c:v>
                </c:pt>
                <c:pt idx="1260">
                  <c:v>16.51</c:v>
                </c:pt>
                <c:pt idx="1261">
                  <c:v>15.55</c:v>
                </c:pt>
                <c:pt idx="1262">
                  <c:v>15.15</c:v>
                </c:pt>
                <c:pt idx="1263">
                  <c:v>12.79</c:v>
                </c:pt>
                <c:pt idx="1264">
                  <c:v>12.78</c:v>
                </c:pt>
                <c:pt idx="1265">
                  <c:v>11.45</c:v>
                </c:pt>
                <c:pt idx="1266">
                  <c:v>11.41</c:v>
                </c:pt>
                <c:pt idx="1267">
                  <c:v>10.84</c:v>
                </c:pt>
                <c:pt idx="1268">
                  <c:v>11.19</c:v>
                </c:pt>
                <c:pt idx="1269">
                  <c:v>11.11</c:v>
                </c:pt>
                <c:pt idx="1270">
                  <c:v>10.89</c:v>
                </c:pt>
                <c:pt idx="1271">
                  <c:v>10.45</c:v>
                </c:pt>
                <c:pt idx="1272">
                  <c:v>10.79</c:v>
                </c:pt>
                <c:pt idx="1273">
                  <c:v>10.37</c:v>
                </c:pt>
                <c:pt idx="1274">
                  <c:v>9.68</c:v>
                </c:pt>
                <c:pt idx="1275">
                  <c:v>9.43</c:v>
                </c:pt>
                <c:pt idx="1276">
                  <c:v>40.64</c:v>
                </c:pt>
                <c:pt idx="1277">
                  <c:v>11.07</c:v>
                </c:pt>
                <c:pt idx="1280">
                  <c:v>10.98</c:v>
                </c:pt>
                <c:pt idx="1281">
                  <c:v>11.05</c:v>
                </c:pt>
                <c:pt idx="1282">
                  <c:v>10.52</c:v>
                </c:pt>
                <c:pt idx="1283">
                  <c:v>11.49</c:v>
                </c:pt>
                <c:pt idx="1284">
                  <c:v>11.38</c:v>
                </c:pt>
                <c:pt idx="1285">
                  <c:v>10.95</c:v>
                </c:pt>
                <c:pt idx="1286">
                  <c:v>10.96</c:v>
                </c:pt>
                <c:pt idx="1287">
                  <c:v>10.63</c:v>
                </c:pt>
                <c:pt idx="1288">
                  <c:v>9.42</c:v>
                </c:pt>
                <c:pt idx="1289">
                  <c:v>10.09</c:v>
                </c:pt>
                <c:pt idx="1290">
                  <c:v>14.64</c:v>
                </c:pt>
                <c:pt idx="1291">
                  <c:v>12.29</c:v>
                </c:pt>
                <c:pt idx="1292">
                  <c:v>10.96</c:v>
                </c:pt>
                <c:pt idx="1293">
                  <c:v>10.05</c:v>
                </c:pt>
                <c:pt idx="1294">
                  <c:v>10.82</c:v>
                </c:pt>
                <c:pt idx="1295">
                  <c:v>12.92</c:v>
                </c:pt>
                <c:pt idx="1296">
                  <c:v>11.63</c:v>
                </c:pt>
                <c:pt idx="1297">
                  <c:v>10.55</c:v>
                </c:pt>
                <c:pt idx="1298">
                  <c:v>10.13</c:v>
                </c:pt>
                <c:pt idx="1299">
                  <c:v>9.5</c:v>
                </c:pt>
                <c:pt idx="1300">
                  <c:v>9.65</c:v>
                </c:pt>
                <c:pt idx="1301">
                  <c:v>9.47</c:v>
                </c:pt>
                <c:pt idx="1302">
                  <c:v>9.64</c:v>
                </c:pt>
                <c:pt idx="1303">
                  <c:v>12.93</c:v>
                </c:pt>
                <c:pt idx="1304">
                  <c:v>22.94</c:v>
                </c:pt>
                <c:pt idx="1305">
                  <c:v>14.96</c:v>
                </c:pt>
                <c:pt idx="1306">
                  <c:v>12.23</c:v>
                </c:pt>
                <c:pt idx="1307">
                  <c:v>10.32</c:v>
                </c:pt>
                <c:pt idx="1308">
                  <c:v>11.11</c:v>
                </c:pt>
                <c:pt idx="1309">
                  <c:v>10.61</c:v>
                </c:pt>
                <c:pt idx="1312">
                  <c:v>10.06</c:v>
                </c:pt>
                <c:pt idx="1313">
                  <c:v>9.75</c:v>
                </c:pt>
                <c:pt idx="1314">
                  <c:v>9.05</c:v>
                </c:pt>
                <c:pt idx="1315">
                  <c:v>9.09</c:v>
                </c:pt>
                <c:pt idx="1316">
                  <c:v>9.02</c:v>
                </c:pt>
                <c:pt idx="1317">
                  <c:v>8.82</c:v>
                </c:pt>
                <c:pt idx="1318">
                  <c:v>8.89</c:v>
                </c:pt>
                <c:pt idx="1319">
                  <c:v>8.9</c:v>
                </c:pt>
                <c:pt idx="1320">
                  <c:v>8.76</c:v>
                </c:pt>
                <c:pt idx="1321">
                  <c:v>8.54</c:v>
                </c:pt>
                <c:pt idx="1322">
                  <c:v>8.21</c:v>
                </c:pt>
                <c:pt idx="1323">
                  <c:v>8.15</c:v>
                </c:pt>
                <c:pt idx="1324">
                  <c:v>8.38</c:v>
                </c:pt>
                <c:pt idx="1325">
                  <c:v>8.36</c:v>
                </c:pt>
                <c:pt idx="1326">
                  <c:v>8.13</c:v>
                </c:pt>
                <c:pt idx="1327">
                  <c:v>7.96</c:v>
                </c:pt>
                <c:pt idx="1328">
                  <c:v>7.75</c:v>
                </c:pt>
                <c:pt idx="1329">
                  <c:v>7.61</c:v>
                </c:pt>
                <c:pt idx="1330">
                  <c:v>7.53</c:v>
                </c:pt>
                <c:pt idx="1331">
                  <c:v>7.4</c:v>
                </c:pt>
                <c:pt idx="1332">
                  <c:v>7.41</c:v>
                </c:pt>
                <c:pt idx="1333">
                  <c:v>7.27</c:v>
                </c:pt>
                <c:pt idx="1334">
                  <c:v>7.17</c:v>
                </c:pt>
                <c:pt idx="1335">
                  <c:v>7.05</c:v>
                </c:pt>
                <c:pt idx="1336">
                  <c:v>7</c:v>
                </c:pt>
                <c:pt idx="1337">
                  <c:v>6.85</c:v>
                </c:pt>
                <c:pt idx="1338">
                  <c:v>6.66</c:v>
                </c:pt>
                <c:pt idx="1339">
                  <c:v>6.76</c:v>
                </c:pt>
                <c:pt idx="1340">
                  <c:v>6.63</c:v>
                </c:pt>
                <c:pt idx="1344">
                  <c:v>6.42</c:v>
                </c:pt>
                <c:pt idx="1345">
                  <c:v>6.27</c:v>
                </c:pt>
                <c:pt idx="1346">
                  <c:v>6.11</c:v>
                </c:pt>
                <c:pt idx="1347">
                  <c:v>6.36</c:v>
                </c:pt>
                <c:pt idx="1348">
                  <c:v>5.95</c:v>
                </c:pt>
                <c:pt idx="1349">
                  <c:v>5.64</c:v>
                </c:pt>
                <c:pt idx="1350">
                  <c:v>5.36</c:v>
                </c:pt>
                <c:pt idx="1351">
                  <c:v>5.37</c:v>
                </c:pt>
                <c:pt idx="1352">
                  <c:v>5.45</c:v>
                </c:pt>
                <c:pt idx="1353">
                  <c:v>5.44</c:v>
                </c:pt>
                <c:pt idx="1354">
                  <c:v>5.4</c:v>
                </c:pt>
                <c:pt idx="1355">
                  <c:v>5.32</c:v>
                </c:pt>
                <c:pt idx="1356">
                  <c:v>5.27</c:v>
                </c:pt>
                <c:pt idx="1357">
                  <c:v>5.26</c:v>
                </c:pt>
                <c:pt idx="1358">
                  <c:v>5.22</c:v>
                </c:pt>
                <c:pt idx="1359">
                  <c:v>5.32</c:v>
                </c:pt>
                <c:pt idx="1360">
                  <c:v>5.6</c:v>
                </c:pt>
                <c:pt idx="1361">
                  <c:v>5.37</c:v>
                </c:pt>
                <c:pt idx="1362">
                  <c:v>5.58</c:v>
                </c:pt>
                <c:pt idx="1363">
                  <c:v>5.57</c:v>
                </c:pt>
                <c:pt idx="1364">
                  <c:v>5.5</c:v>
                </c:pt>
                <c:pt idx="1365">
                  <c:v>5.35</c:v>
                </c:pt>
                <c:pt idx="1366">
                  <c:v>5.35</c:v>
                </c:pt>
                <c:pt idx="1367">
                  <c:v>5.34</c:v>
                </c:pt>
                <c:pt idx="1368">
                  <c:v>5.19</c:v>
                </c:pt>
                <c:pt idx="1369">
                  <c:v>5.18</c:v>
                </c:pt>
                <c:pt idx="1370">
                  <c:v>5.14</c:v>
                </c:pt>
                <c:pt idx="1371">
                  <c:v>5.18</c:v>
                </c:pt>
                <c:pt idx="1372">
                  <c:v>5.65</c:v>
                </c:pt>
                <c:pt idx="1373">
                  <c:v>5.06</c:v>
                </c:pt>
                <c:pt idx="1376">
                  <c:v>4.91</c:v>
                </c:pt>
                <c:pt idx="1377">
                  <c:v>5.03</c:v>
                </c:pt>
                <c:pt idx="1378">
                  <c:v>5.03</c:v>
                </c:pt>
                <c:pt idx="1379">
                  <c:v>4.9</c:v>
                </c:pt>
                <c:pt idx="1380">
                  <c:v>4.79</c:v>
                </c:pt>
                <c:pt idx="1381">
                  <c:v>4.81</c:v>
                </c:pt>
                <c:pt idx="1382">
                  <c:v>4.81</c:v>
                </c:pt>
                <c:pt idx="1383">
                  <c:v>4.58</c:v>
                </c:pt>
                <c:pt idx="1384">
                  <c:v>4.58</c:v>
                </c:pt>
                <c:pt idx="1385">
                  <c:v>4.37</c:v>
                </c:pt>
                <c:pt idx="1386">
                  <c:v>4.32</c:v>
                </c:pt>
                <c:pt idx="1387">
                  <c:v>4.68</c:v>
                </c:pt>
                <c:pt idx="1388">
                  <c:v>5.91</c:v>
                </c:pt>
                <c:pt idx="1389">
                  <c:v>5.6</c:v>
                </c:pt>
                <c:pt idx="1390">
                  <c:v>5.44</c:v>
                </c:pt>
                <c:pt idx="1391">
                  <c:v>5.16</c:v>
                </c:pt>
                <c:pt idx="1392">
                  <c:v>5</c:v>
                </c:pt>
                <c:pt idx="1393">
                  <c:v>4.77</c:v>
                </c:pt>
                <c:pt idx="1394">
                  <c:v>4.72</c:v>
                </c:pt>
                <c:pt idx="1395">
                  <c:v>4.76</c:v>
                </c:pt>
                <c:pt idx="1396">
                  <c:v>4.79</c:v>
                </c:pt>
                <c:pt idx="1397">
                  <c:v>6.14</c:v>
                </c:pt>
                <c:pt idx="1398">
                  <c:v>6.31</c:v>
                </c:pt>
                <c:pt idx="1399">
                  <c:v>5.51</c:v>
                </c:pt>
                <c:pt idx="1400">
                  <c:v>5.23</c:v>
                </c:pt>
                <c:pt idx="1401">
                  <c:v>5.16</c:v>
                </c:pt>
                <c:pt idx="1402">
                  <c:v>5.07</c:v>
                </c:pt>
                <c:pt idx="1403">
                  <c:v>5.05</c:v>
                </c:pt>
                <c:pt idx="1404">
                  <c:v>6.23</c:v>
                </c:pt>
                <c:pt idx="1408">
                  <c:v>6.51</c:v>
                </c:pt>
                <c:pt idx="1409">
                  <c:v>5.35</c:v>
                </c:pt>
                <c:pt idx="1410">
                  <c:v>5.12</c:v>
                </c:pt>
                <c:pt idx="1411">
                  <c:v>4.96</c:v>
                </c:pt>
                <c:pt idx="1412">
                  <c:v>5.24</c:v>
                </c:pt>
                <c:pt idx="1413">
                  <c:v>5.83</c:v>
                </c:pt>
                <c:pt idx="1414">
                  <c:v>5.17</c:v>
                </c:pt>
                <c:pt idx="1415">
                  <c:v>4.92</c:v>
                </c:pt>
                <c:pt idx="1416">
                  <c:v>4.82</c:v>
                </c:pt>
                <c:pt idx="1417">
                  <c:v>4.68</c:v>
                </c:pt>
                <c:pt idx="1418">
                  <c:v>4.71</c:v>
                </c:pt>
                <c:pt idx="1419">
                  <c:v>4.58</c:v>
                </c:pt>
                <c:pt idx="1420">
                  <c:v>4.57</c:v>
                </c:pt>
                <c:pt idx="1421">
                  <c:v>4.22</c:v>
                </c:pt>
                <c:pt idx="1422">
                  <c:v>4.37</c:v>
                </c:pt>
                <c:pt idx="1423">
                  <c:v>5.26</c:v>
                </c:pt>
                <c:pt idx="1424">
                  <c:v>7.2</c:v>
                </c:pt>
                <c:pt idx="1425">
                  <c:v>5.33</c:v>
                </c:pt>
                <c:pt idx="1426">
                  <c:v>4.63</c:v>
                </c:pt>
                <c:pt idx="1427">
                  <c:v>4.63</c:v>
                </c:pt>
                <c:pt idx="1428">
                  <c:v>4.33</c:v>
                </c:pt>
                <c:pt idx="1429">
                  <c:v>6.95</c:v>
                </c:pt>
                <c:pt idx="1430">
                  <c:v>5.15</c:v>
                </c:pt>
                <c:pt idx="1431">
                  <c:v>5.52</c:v>
                </c:pt>
                <c:pt idx="1432">
                  <c:v>4.79</c:v>
                </c:pt>
                <c:pt idx="1433">
                  <c:v>5.26</c:v>
                </c:pt>
                <c:pt idx="1434">
                  <c:v>5.59</c:v>
                </c:pt>
                <c:pt idx="1435">
                  <c:v>4.72</c:v>
                </c:pt>
                <c:pt idx="1436">
                  <c:v>4.44</c:v>
                </c:pt>
                <c:pt idx="1437">
                  <c:v>4.13</c:v>
                </c:pt>
                <c:pt idx="1440">
                  <c:v>3.68</c:v>
                </c:pt>
                <c:pt idx="1441">
                  <c:v>3.5</c:v>
                </c:pt>
                <c:pt idx="1442">
                  <c:v>3.25</c:v>
                </c:pt>
                <c:pt idx="1443">
                  <c:v>3.17</c:v>
                </c:pt>
                <c:pt idx="1444">
                  <c:v>3.33</c:v>
                </c:pt>
                <c:pt idx="1445">
                  <c:v>3.29</c:v>
                </c:pt>
                <c:pt idx="1446">
                  <c:v>3.09</c:v>
                </c:pt>
                <c:pt idx="1447">
                  <c:v>2.94</c:v>
                </c:pt>
                <c:pt idx="1448">
                  <c:v>2.99</c:v>
                </c:pt>
                <c:pt idx="1449">
                  <c:v>4.17</c:v>
                </c:pt>
                <c:pt idx="1450">
                  <c:v>4.16</c:v>
                </c:pt>
                <c:pt idx="1451">
                  <c:v>4.86</c:v>
                </c:pt>
                <c:pt idx="1452">
                  <c:v>4.34</c:v>
                </c:pt>
                <c:pt idx="1453">
                  <c:v>4.34</c:v>
                </c:pt>
                <c:pt idx="1454">
                  <c:v>3.5</c:v>
                </c:pt>
                <c:pt idx="1455">
                  <c:v>3.13</c:v>
                </c:pt>
                <c:pt idx="1456">
                  <c:v>3.14</c:v>
                </c:pt>
                <c:pt idx="1457">
                  <c:v>2.78</c:v>
                </c:pt>
                <c:pt idx="1458">
                  <c:v>4.43</c:v>
                </c:pt>
                <c:pt idx="1459">
                  <c:v>8.14</c:v>
                </c:pt>
                <c:pt idx="1460">
                  <c:v>3.18</c:v>
                </c:pt>
                <c:pt idx="1461">
                  <c:v>18.39</c:v>
                </c:pt>
                <c:pt idx="1462">
                  <c:v>6.58</c:v>
                </c:pt>
                <c:pt idx="1463">
                  <c:v>4</c:v>
                </c:pt>
                <c:pt idx="1464">
                  <c:v>3.68</c:v>
                </c:pt>
                <c:pt idx="1465">
                  <c:v>3.11</c:v>
                </c:pt>
                <c:pt idx="1466">
                  <c:v>3.22</c:v>
                </c:pt>
                <c:pt idx="1467">
                  <c:v>2.9</c:v>
                </c:pt>
                <c:pt idx="1468">
                  <c:v>4.16</c:v>
                </c:pt>
                <c:pt idx="1469">
                  <c:v>3.54</c:v>
                </c:pt>
                <c:pt idx="1470">
                  <c:v>14.72</c:v>
                </c:pt>
                <c:pt idx="1472">
                  <c:v>17.17</c:v>
                </c:pt>
                <c:pt idx="1473">
                  <c:v>10.04</c:v>
                </c:pt>
                <c:pt idx="1474">
                  <c:v>7.11</c:v>
                </c:pt>
                <c:pt idx="1475">
                  <c:v>2.05</c:v>
                </c:pt>
                <c:pt idx="1476">
                  <c:v>2.39</c:v>
                </c:pt>
                <c:pt idx="1477">
                  <c:v>1.88</c:v>
                </c:pt>
                <c:pt idx="1478">
                  <c:v>1.94</c:v>
                </c:pt>
                <c:pt idx="1479">
                  <c:v>2.16</c:v>
                </c:pt>
                <c:pt idx="1480">
                  <c:v>2.12</c:v>
                </c:pt>
                <c:pt idx="1481">
                  <c:v>4.79</c:v>
                </c:pt>
                <c:pt idx="1482">
                  <c:v>11.46</c:v>
                </c:pt>
                <c:pt idx="1483">
                  <c:v>12.23</c:v>
                </c:pt>
                <c:pt idx="1484">
                  <c:v>4.99</c:v>
                </c:pt>
                <c:pt idx="1485">
                  <c:v>2.93</c:v>
                </c:pt>
                <c:pt idx="1486">
                  <c:v>2.49</c:v>
                </c:pt>
                <c:pt idx="1487">
                  <c:v>2.45</c:v>
                </c:pt>
                <c:pt idx="1488">
                  <c:v>2.05</c:v>
                </c:pt>
                <c:pt idx="1489">
                  <c:v>2.18</c:v>
                </c:pt>
                <c:pt idx="1490">
                  <c:v>2.27</c:v>
                </c:pt>
                <c:pt idx="1491">
                  <c:v>2.07</c:v>
                </c:pt>
                <c:pt idx="1492">
                  <c:v>2.11</c:v>
                </c:pt>
                <c:pt idx="1493">
                  <c:v>1.95</c:v>
                </c:pt>
                <c:pt idx="1494">
                  <c:v>1.85</c:v>
                </c:pt>
                <c:pt idx="1495">
                  <c:v>2.03</c:v>
                </c:pt>
                <c:pt idx="1496">
                  <c:v>1.83</c:v>
                </c:pt>
                <c:pt idx="1497">
                  <c:v>1.68</c:v>
                </c:pt>
                <c:pt idx="1498">
                  <c:v>1.65</c:v>
                </c:pt>
                <c:pt idx="1499">
                  <c:v>1.66</c:v>
                </c:pt>
                <c:pt idx="1500">
                  <c:v>1.39</c:v>
                </c:pt>
                <c:pt idx="1501">
                  <c:v>5.58</c:v>
                </c:pt>
                <c:pt idx="1502">
                  <c:v>4.96</c:v>
                </c:pt>
                <c:pt idx="1504">
                  <c:v>6.16</c:v>
                </c:pt>
                <c:pt idx="1505">
                  <c:v>5.63</c:v>
                </c:pt>
                <c:pt idx="1506">
                  <c:v>4.38</c:v>
                </c:pt>
                <c:pt idx="1507">
                  <c:v>4.07</c:v>
                </c:pt>
                <c:pt idx="1508">
                  <c:v>10.33</c:v>
                </c:pt>
                <c:pt idx="1509">
                  <c:v>25.87</c:v>
                </c:pt>
                <c:pt idx="1510">
                  <c:v>83.39</c:v>
                </c:pt>
                <c:pt idx="1511">
                  <c:v>34.07</c:v>
                </c:pt>
                <c:pt idx="1512">
                  <c:v>32.72</c:v>
                </c:pt>
                <c:pt idx="1513">
                  <c:v>29.77</c:v>
                </c:pt>
                <c:pt idx="1514">
                  <c:v>61.95</c:v>
                </c:pt>
                <c:pt idx="1515">
                  <c:v>100.24</c:v>
                </c:pt>
                <c:pt idx="1516">
                  <c:v>74.57</c:v>
                </c:pt>
                <c:pt idx="1517">
                  <c:v>68.58</c:v>
                </c:pt>
                <c:pt idx="1518">
                  <c:v>60.1</c:v>
                </c:pt>
                <c:pt idx="1519">
                  <c:v>45.81</c:v>
                </c:pt>
                <c:pt idx="1520">
                  <c:v>64.65</c:v>
                </c:pt>
                <c:pt idx="1521">
                  <c:v>45.67</c:v>
                </c:pt>
                <c:pt idx="1522">
                  <c:v>45.23</c:v>
                </c:pt>
                <c:pt idx="1523">
                  <c:v>46.7</c:v>
                </c:pt>
                <c:pt idx="1524">
                  <c:v>109.71</c:v>
                </c:pt>
                <c:pt idx="1525">
                  <c:v>108.4</c:v>
                </c:pt>
                <c:pt idx="1526">
                  <c:v>182.53</c:v>
                </c:pt>
                <c:pt idx="1527">
                  <c:v>144.17</c:v>
                </c:pt>
                <c:pt idx="1528">
                  <c:v>122.35</c:v>
                </c:pt>
                <c:pt idx="1529">
                  <c:v>96.15</c:v>
                </c:pt>
                <c:pt idx="1530">
                  <c:v>85.93</c:v>
                </c:pt>
                <c:pt idx="1531">
                  <c:v>150.43</c:v>
                </c:pt>
                <c:pt idx="1532">
                  <c:v>94.4</c:v>
                </c:pt>
                <c:pt idx="1533">
                  <c:v>82.39</c:v>
                </c:pt>
                <c:pt idx="1534">
                  <c:v>85.07</c:v>
                </c:pt>
                <c:pt idx="1535">
                  <c:v>77.59</c:v>
                </c:pt>
                <c:pt idx="1536">
                  <c:v>85.56</c:v>
                </c:pt>
                <c:pt idx="1537">
                  <c:v>102.75</c:v>
                </c:pt>
                <c:pt idx="1538">
                  <c:v>98.3</c:v>
                </c:pt>
                <c:pt idx="1539">
                  <c:v>115.93</c:v>
                </c:pt>
                <c:pt idx="1540">
                  <c:v>106.38</c:v>
                </c:pt>
                <c:pt idx="1541">
                  <c:v>93.6</c:v>
                </c:pt>
                <c:pt idx="1542">
                  <c:v>84.28</c:v>
                </c:pt>
                <c:pt idx="1543">
                  <c:v>88.83</c:v>
                </c:pt>
                <c:pt idx="1544">
                  <c:v>88.28</c:v>
                </c:pt>
                <c:pt idx="1545">
                  <c:v>72.47</c:v>
                </c:pt>
                <c:pt idx="1546">
                  <c:v>86.83</c:v>
                </c:pt>
                <c:pt idx="1547">
                  <c:v>74.85</c:v>
                </c:pt>
                <c:pt idx="1548">
                  <c:v>67.44</c:v>
                </c:pt>
                <c:pt idx="1549">
                  <c:v>58.65</c:v>
                </c:pt>
                <c:pt idx="1550">
                  <c:v>59.47</c:v>
                </c:pt>
                <c:pt idx="1551">
                  <c:v>74.11</c:v>
                </c:pt>
                <c:pt idx="1552">
                  <c:v>63.79</c:v>
                </c:pt>
                <c:pt idx="1553">
                  <c:v>96.79</c:v>
                </c:pt>
                <c:pt idx="1554">
                  <c:v>103.74</c:v>
                </c:pt>
                <c:pt idx="1555">
                  <c:v>120.24</c:v>
                </c:pt>
                <c:pt idx="1556">
                  <c:v>111.93</c:v>
                </c:pt>
                <c:pt idx="1557">
                  <c:v>97.53</c:v>
                </c:pt>
                <c:pt idx="1558">
                  <c:v>90.6</c:v>
                </c:pt>
                <c:pt idx="1559">
                  <c:v>94.18</c:v>
                </c:pt>
                <c:pt idx="1560">
                  <c:v>99.71</c:v>
                </c:pt>
                <c:pt idx="1561">
                  <c:v>113.23</c:v>
                </c:pt>
                <c:pt idx="1562">
                  <c:v>116.06</c:v>
                </c:pt>
                <c:pt idx="1563">
                  <c:v>135.71</c:v>
                </c:pt>
                <c:pt idx="1564">
                  <c:v>150.31</c:v>
                </c:pt>
                <c:pt idx="1565">
                  <c:v>124.79</c:v>
                </c:pt>
                <c:pt idx="1566">
                  <c:v>112.99</c:v>
                </c:pt>
                <c:pt idx="1568">
                  <c:v>101.09</c:v>
                </c:pt>
                <c:pt idx="1569">
                  <c:v>117.63</c:v>
                </c:pt>
                <c:pt idx="1570">
                  <c:v>122.2</c:v>
                </c:pt>
                <c:pt idx="1571">
                  <c:v>111.34</c:v>
                </c:pt>
                <c:pt idx="1572">
                  <c:v>154.49</c:v>
                </c:pt>
                <c:pt idx="1573">
                  <c:v>128.01</c:v>
                </c:pt>
                <c:pt idx="1574">
                  <c:v>146.2</c:v>
                </c:pt>
                <c:pt idx="1575">
                  <c:v>134.83</c:v>
                </c:pt>
                <c:pt idx="1576">
                  <c:v>151.22</c:v>
                </c:pt>
                <c:pt idx="1577">
                  <c:v>145.13</c:v>
                </c:pt>
                <c:pt idx="1578">
                  <c:v>188.24</c:v>
                </c:pt>
                <c:pt idx="1579">
                  <c:v>135.73</c:v>
                </c:pt>
                <c:pt idx="1580">
                  <c:v>121.78</c:v>
                </c:pt>
                <c:pt idx="1581">
                  <c:v>117.21</c:v>
                </c:pt>
                <c:pt idx="1582">
                  <c:v>114.73</c:v>
                </c:pt>
                <c:pt idx="1583">
                  <c:v>255.4</c:v>
                </c:pt>
                <c:pt idx="1584">
                  <c:v>139.61</c:v>
                </c:pt>
                <c:pt idx="1585">
                  <c:v>159.45</c:v>
                </c:pt>
                <c:pt idx="1586">
                  <c:v>159.3</c:v>
                </c:pt>
                <c:pt idx="1587">
                  <c:v>137.53</c:v>
                </c:pt>
                <c:pt idx="1588">
                  <c:v>153.09</c:v>
                </c:pt>
                <c:pt idx="1589">
                  <c:v>126.58</c:v>
                </c:pt>
                <c:pt idx="1590">
                  <c:v>113.26</c:v>
                </c:pt>
                <c:pt idx="1591">
                  <c:v>104.29</c:v>
                </c:pt>
                <c:pt idx="1592">
                  <c:v>94.48</c:v>
                </c:pt>
                <c:pt idx="1593">
                  <c:v>87.48</c:v>
                </c:pt>
                <c:pt idx="1594">
                  <c:v>72.25</c:v>
                </c:pt>
                <c:pt idx="1595">
                  <c:v>70.75</c:v>
                </c:pt>
                <c:pt idx="1596">
                  <c:v>63.92</c:v>
                </c:pt>
                <c:pt idx="1597">
                  <c:v>59.57</c:v>
                </c:pt>
                <c:pt idx="1598">
                  <c:v>56.23</c:v>
                </c:pt>
                <c:pt idx="1600">
                  <c:v>53.42</c:v>
                </c:pt>
                <c:pt idx="1601">
                  <c:v>53.41</c:v>
                </c:pt>
                <c:pt idx="1602">
                  <c:v>51.99</c:v>
                </c:pt>
                <c:pt idx="1603">
                  <c:v>47.72</c:v>
                </c:pt>
                <c:pt idx="1604">
                  <c:v>46.49</c:v>
                </c:pt>
                <c:pt idx="1605">
                  <c:v>42.33</c:v>
                </c:pt>
                <c:pt idx="1606">
                  <c:v>41.75</c:v>
                </c:pt>
                <c:pt idx="1607">
                  <c:v>39</c:v>
                </c:pt>
                <c:pt idx="1608">
                  <c:v>36.08</c:v>
                </c:pt>
                <c:pt idx="1609">
                  <c:v>34.31</c:v>
                </c:pt>
                <c:pt idx="1610">
                  <c:v>34.76</c:v>
                </c:pt>
                <c:pt idx="1611">
                  <c:v>39.1</c:v>
                </c:pt>
                <c:pt idx="1612">
                  <c:v>55.27</c:v>
                </c:pt>
                <c:pt idx="1613">
                  <c:v>42.87</c:v>
                </c:pt>
                <c:pt idx="1614">
                  <c:v>49.81</c:v>
                </c:pt>
                <c:pt idx="1615">
                  <c:v>51.51</c:v>
                </c:pt>
                <c:pt idx="1616">
                  <c:v>91.57</c:v>
                </c:pt>
                <c:pt idx="1617">
                  <c:v>76.26</c:v>
                </c:pt>
                <c:pt idx="1618">
                  <c:v>58.97</c:v>
                </c:pt>
                <c:pt idx="1619">
                  <c:v>52.91</c:v>
                </c:pt>
                <c:pt idx="1620">
                  <c:v>47.19</c:v>
                </c:pt>
                <c:pt idx="1621">
                  <c:v>45.6</c:v>
                </c:pt>
                <c:pt idx="1622">
                  <c:v>42.39</c:v>
                </c:pt>
                <c:pt idx="1623">
                  <c:v>38.58</c:v>
                </c:pt>
                <c:pt idx="1624">
                  <c:v>35.95</c:v>
                </c:pt>
                <c:pt idx="1625">
                  <c:v>34.8</c:v>
                </c:pt>
                <c:pt idx="1626">
                  <c:v>33.11</c:v>
                </c:pt>
                <c:pt idx="1627">
                  <c:v>31.2</c:v>
                </c:pt>
                <c:pt idx="1628">
                  <c:v>31.58</c:v>
                </c:pt>
                <c:pt idx="1629">
                  <c:v>30.9</c:v>
                </c:pt>
                <c:pt idx="1630">
                  <c:v>29.84</c:v>
                </c:pt>
                <c:pt idx="1632">
                  <c:v>33.14</c:v>
                </c:pt>
                <c:pt idx="1633">
                  <c:v>30.58</c:v>
                </c:pt>
                <c:pt idx="1634">
                  <c:v>28.31</c:v>
                </c:pt>
                <c:pt idx="1635">
                  <c:v>26.76</c:v>
                </c:pt>
                <c:pt idx="1636">
                  <c:v>24.12</c:v>
                </c:pt>
                <c:pt idx="1637">
                  <c:v>23.34</c:v>
                </c:pt>
                <c:pt idx="1638">
                  <c:v>22.64</c:v>
                </c:pt>
                <c:pt idx="1639">
                  <c:v>20.86</c:v>
                </c:pt>
                <c:pt idx="1640">
                  <c:v>19.47</c:v>
                </c:pt>
                <c:pt idx="1641">
                  <c:v>17.77</c:v>
                </c:pt>
                <c:pt idx="1642">
                  <c:v>17.14</c:v>
                </c:pt>
                <c:pt idx="1643">
                  <c:v>17.52</c:v>
                </c:pt>
                <c:pt idx="1644">
                  <c:v>16.37</c:v>
                </c:pt>
                <c:pt idx="1645">
                  <c:v>15.59</c:v>
                </c:pt>
                <c:pt idx="1646">
                  <c:v>15.59</c:v>
                </c:pt>
                <c:pt idx="1647">
                  <c:v>15.59</c:v>
                </c:pt>
                <c:pt idx="1648">
                  <c:v>15.59</c:v>
                </c:pt>
                <c:pt idx="1649">
                  <c:v>14.95</c:v>
                </c:pt>
                <c:pt idx="1650">
                  <c:v>14.04</c:v>
                </c:pt>
                <c:pt idx="1651">
                  <c:v>14.04</c:v>
                </c:pt>
                <c:pt idx="1652">
                  <c:v>14.05</c:v>
                </c:pt>
                <c:pt idx="1653">
                  <c:v>14.97</c:v>
                </c:pt>
                <c:pt idx="1654">
                  <c:v>16.37</c:v>
                </c:pt>
                <c:pt idx="1655">
                  <c:v>14.11</c:v>
                </c:pt>
                <c:pt idx="1656">
                  <c:v>14.04</c:v>
                </c:pt>
                <c:pt idx="1657">
                  <c:v>14.14</c:v>
                </c:pt>
                <c:pt idx="1658">
                  <c:v>13.89</c:v>
                </c:pt>
                <c:pt idx="1659">
                  <c:v>14.02</c:v>
                </c:pt>
                <c:pt idx="1660">
                  <c:v>14.02</c:v>
                </c:pt>
                <c:pt idx="1661">
                  <c:v>13.94</c:v>
                </c:pt>
                <c:pt idx="1664">
                  <c:v>14.04</c:v>
                </c:pt>
                <c:pt idx="1665">
                  <c:v>14.04</c:v>
                </c:pt>
                <c:pt idx="1666">
                  <c:v>15.64</c:v>
                </c:pt>
                <c:pt idx="1667">
                  <c:v>17.46</c:v>
                </c:pt>
                <c:pt idx="1668">
                  <c:v>14.1</c:v>
                </c:pt>
                <c:pt idx="1669">
                  <c:v>14.03</c:v>
                </c:pt>
                <c:pt idx="1670">
                  <c:v>13.76</c:v>
                </c:pt>
                <c:pt idx="1671">
                  <c:v>12.84</c:v>
                </c:pt>
                <c:pt idx="1672">
                  <c:v>12.78</c:v>
                </c:pt>
                <c:pt idx="1673">
                  <c:v>12.09</c:v>
                </c:pt>
                <c:pt idx="1674">
                  <c:v>11.61</c:v>
                </c:pt>
                <c:pt idx="1675">
                  <c:v>11.4</c:v>
                </c:pt>
                <c:pt idx="1676">
                  <c:v>10.86</c:v>
                </c:pt>
                <c:pt idx="1677">
                  <c:v>10.91</c:v>
                </c:pt>
                <c:pt idx="1678">
                  <c:v>10.94</c:v>
                </c:pt>
                <c:pt idx="1679">
                  <c:v>10.94</c:v>
                </c:pt>
                <c:pt idx="1680">
                  <c:v>10.94</c:v>
                </c:pt>
                <c:pt idx="1681">
                  <c:v>10.97</c:v>
                </c:pt>
                <c:pt idx="1682">
                  <c:v>10.57</c:v>
                </c:pt>
                <c:pt idx="1683">
                  <c:v>10.29</c:v>
                </c:pt>
                <c:pt idx="1684">
                  <c:v>10.2</c:v>
                </c:pt>
                <c:pt idx="1685">
                  <c:v>9.38</c:v>
                </c:pt>
                <c:pt idx="1686">
                  <c:v>9.36</c:v>
                </c:pt>
                <c:pt idx="1687">
                  <c:v>8.77</c:v>
                </c:pt>
                <c:pt idx="1688">
                  <c:v>8.49</c:v>
                </c:pt>
                <c:pt idx="1689">
                  <c:v>8.46</c:v>
                </c:pt>
                <c:pt idx="1690">
                  <c:v>8.46</c:v>
                </c:pt>
                <c:pt idx="1691">
                  <c:v>8.46</c:v>
                </c:pt>
                <c:pt idx="1692">
                  <c:v>8.46</c:v>
                </c:pt>
                <c:pt idx="1696">
                  <c:v>8.1</c:v>
                </c:pt>
                <c:pt idx="1697">
                  <c:v>7.79</c:v>
                </c:pt>
                <c:pt idx="1698">
                  <c:v>7.99</c:v>
                </c:pt>
                <c:pt idx="1699">
                  <c:v>7.49</c:v>
                </c:pt>
                <c:pt idx="1700">
                  <c:v>7.39</c:v>
                </c:pt>
                <c:pt idx="1701">
                  <c:v>7.33</c:v>
                </c:pt>
                <c:pt idx="1702">
                  <c:v>6.87</c:v>
                </c:pt>
                <c:pt idx="1703">
                  <c:v>6.95</c:v>
                </c:pt>
                <c:pt idx="1704">
                  <c:v>7.14</c:v>
                </c:pt>
                <c:pt idx="1705">
                  <c:v>7.08</c:v>
                </c:pt>
                <c:pt idx="1706">
                  <c:v>7.24</c:v>
                </c:pt>
                <c:pt idx="1707">
                  <c:v>7.26</c:v>
                </c:pt>
                <c:pt idx="1708">
                  <c:v>7.21</c:v>
                </c:pt>
                <c:pt idx="1709">
                  <c:v>7.24</c:v>
                </c:pt>
                <c:pt idx="1710">
                  <c:v>6.91</c:v>
                </c:pt>
                <c:pt idx="1711">
                  <c:v>6.79</c:v>
                </c:pt>
                <c:pt idx="1712">
                  <c:v>6.85</c:v>
                </c:pt>
                <c:pt idx="1713">
                  <c:v>6.68</c:v>
                </c:pt>
                <c:pt idx="1714">
                  <c:v>6.56</c:v>
                </c:pt>
                <c:pt idx="1715">
                  <c:v>6.79</c:v>
                </c:pt>
                <c:pt idx="1716">
                  <c:v>6.77</c:v>
                </c:pt>
                <c:pt idx="1717">
                  <c:v>6.71</c:v>
                </c:pt>
                <c:pt idx="1718">
                  <c:v>6.62</c:v>
                </c:pt>
                <c:pt idx="1719">
                  <c:v>6.57</c:v>
                </c:pt>
                <c:pt idx="1720">
                  <c:v>6.88</c:v>
                </c:pt>
                <c:pt idx="1721">
                  <c:v>7.4</c:v>
                </c:pt>
                <c:pt idx="1722">
                  <c:v>7.07</c:v>
                </c:pt>
                <c:pt idx="1723">
                  <c:v>7.05</c:v>
                </c:pt>
                <c:pt idx="1724">
                  <c:v>6.81</c:v>
                </c:pt>
                <c:pt idx="1725">
                  <c:v>6.97</c:v>
                </c:pt>
                <c:pt idx="1728">
                  <c:v>6.89</c:v>
                </c:pt>
                <c:pt idx="1729">
                  <c:v>6.45</c:v>
                </c:pt>
                <c:pt idx="1730">
                  <c:v>6.37</c:v>
                </c:pt>
                <c:pt idx="1731">
                  <c:v>6.26</c:v>
                </c:pt>
                <c:pt idx="1732">
                  <c:v>6.14</c:v>
                </c:pt>
                <c:pt idx="1733">
                  <c:v>6</c:v>
                </c:pt>
                <c:pt idx="1734">
                  <c:v>6.02</c:v>
                </c:pt>
                <c:pt idx="1735">
                  <c:v>5.65</c:v>
                </c:pt>
                <c:pt idx="1736">
                  <c:v>5.88</c:v>
                </c:pt>
                <c:pt idx="1737">
                  <c:v>5.82</c:v>
                </c:pt>
                <c:pt idx="1738">
                  <c:v>5.49</c:v>
                </c:pt>
                <c:pt idx="1739">
                  <c:v>5.3</c:v>
                </c:pt>
                <c:pt idx="1740">
                  <c:v>5.19</c:v>
                </c:pt>
                <c:pt idx="1741">
                  <c:v>5.14</c:v>
                </c:pt>
                <c:pt idx="1742">
                  <c:v>5.63</c:v>
                </c:pt>
                <c:pt idx="1743">
                  <c:v>5.72</c:v>
                </c:pt>
                <c:pt idx="1744">
                  <c:v>5.5</c:v>
                </c:pt>
                <c:pt idx="1745">
                  <c:v>5.29</c:v>
                </c:pt>
                <c:pt idx="1746">
                  <c:v>5.12</c:v>
                </c:pt>
                <c:pt idx="1747">
                  <c:v>5.12</c:v>
                </c:pt>
                <c:pt idx="1748">
                  <c:v>5.3</c:v>
                </c:pt>
                <c:pt idx="1749">
                  <c:v>5.83</c:v>
                </c:pt>
                <c:pt idx="1750">
                  <c:v>5.79</c:v>
                </c:pt>
                <c:pt idx="1751">
                  <c:v>5.79</c:v>
                </c:pt>
                <c:pt idx="1752">
                  <c:v>5.76</c:v>
                </c:pt>
                <c:pt idx="1753">
                  <c:v>5.76</c:v>
                </c:pt>
                <c:pt idx="1754">
                  <c:v>5.7</c:v>
                </c:pt>
                <c:pt idx="1755">
                  <c:v>5.66</c:v>
                </c:pt>
                <c:pt idx="1756">
                  <c:v>5.6</c:v>
                </c:pt>
                <c:pt idx="1760">
                  <c:v>5.28</c:v>
                </c:pt>
                <c:pt idx="1761">
                  <c:v>4.98</c:v>
                </c:pt>
                <c:pt idx="1762">
                  <c:v>4.56</c:v>
                </c:pt>
                <c:pt idx="1763">
                  <c:v>4.71</c:v>
                </c:pt>
                <c:pt idx="1764">
                  <c:v>4.69</c:v>
                </c:pt>
                <c:pt idx="1765">
                  <c:v>4.29</c:v>
                </c:pt>
                <c:pt idx="1766">
                  <c:v>4.26</c:v>
                </c:pt>
                <c:pt idx="1767">
                  <c:v>4.67</c:v>
                </c:pt>
                <c:pt idx="1768">
                  <c:v>4.91</c:v>
                </c:pt>
                <c:pt idx="1769">
                  <c:v>4.97</c:v>
                </c:pt>
                <c:pt idx="1770">
                  <c:v>4.84</c:v>
                </c:pt>
                <c:pt idx="1771">
                  <c:v>4.88</c:v>
                </c:pt>
                <c:pt idx="1772">
                  <c:v>4.81</c:v>
                </c:pt>
                <c:pt idx="1773">
                  <c:v>4.4</c:v>
                </c:pt>
                <c:pt idx="1774">
                  <c:v>4.44</c:v>
                </c:pt>
                <c:pt idx="1775">
                  <c:v>4.36</c:v>
                </c:pt>
                <c:pt idx="1776">
                  <c:v>4.41</c:v>
                </c:pt>
                <c:pt idx="1777">
                  <c:v>4.4</c:v>
                </c:pt>
                <c:pt idx="1778">
                  <c:v>4.4</c:v>
                </c:pt>
                <c:pt idx="1779">
                  <c:v>4.44</c:v>
                </c:pt>
                <c:pt idx="1780">
                  <c:v>4.26</c:v>
                </c:pt>
                <c:pt idx="1781">
                  <c:v>4.26</c:v>
                </c:pt>
                <c:pt idx="1782">
                  <c:v>4.21</c:v>
                </c:pt>
                <c:pt idx="1783">
                  <c:v>4.34</c:v>
                </c:pt>
                <c:pt idx="1784">
                  <c:v>4.13</c:v>
                </c:pt>
                <c:pt idx="1785">
                  <c:v>4.14</c:v>
                </c:pt>
                <c:pt idx="1786">
                  <c:v>4.09</c:v>
                </c:pt>
                <c:pt idx="1787">
                  <c:v>4.06</c:v>
                </c:pt>
                <c:pt idx="1788">
                  <c:v>4.92</c:v>
                </c:pt>
                <c:pt idx="1789">
                  <c:v>4.23</c:v>
                </c:pt>
                <c:pt idx="1792">
                  <c:v>4.11</c:v>
                </c:pt>
                <c:pt idx="1793">
                  <c:v>4.12</c:v>
                </c:pt>
                <c:pt idx="1794">
                  <c:v>4.17</c:v>
                </c:pt>
                <c:pt idx="1795">
                  <c:v>4.08</c:v>
                </c:pt>
                <c:pt idx="1796">
                  <c:v>4</c:v>
                </c:pt>
                <c:pt idx="1797">
                  <c:v>3.83</c:v>
                </c:pt>
                <c:pt idx="1798">
                  <c:v>3.94</c:v>
                </c:pt>
                <c:pt idx="1799">
                  <c:v>3.92</c:v>
                </c:pt>
                <c:pt idx="1800">
                  <c:v>4.01</c:v>
                </c:pt>
                <c:pt idx="1801">
                  <c:v>3.57</c:v>
                </c:pt>
                <c:pt idx="1802">
                  <c:v>3.92</c:v>
                </c:pt>
                <c:pt idx="1803">
                  <c:v>3.82</c:v>
                </c:pt>
                <c:pt idx="1804">
                  <c:v>3.77</c:v>
                </c:pt>
                <c:pt idx="1805">
                  <c:v>3.91</c:v>
                </c:pt>
                <c:pt idx="1806">
                  <c:v>3.79</c:v>
                </c:pt>
                <c:pt idx="1807">
                  <c:v>3.89</c:v>
                </c:pt>
                <c:pt idx="1808">
                  <c:v>3.84</c:v>
                </c:pt>
                <c:pt idx="1809">
                  <c:v>3.75</c:v>
                </c:pt>
                <c:pt idx="1810">
                  <c:v>3.52</c:v>
                </c:pt>
                <c:pt idx="1811">
                  <c:v>3.53</c:v>
                </c:pt>
                <c:pt idx="1812">
                  <c:v>3.55</c:v>
                </c:pt>
                <c:pt idx="1813">
                  <c:v>3.49</c:v>
                </c:pt>
                <c:pt idx="1814">
                  <c:v>3.46</c:v>
                </c:pt>
                <c:pt idx="1815">
                  <c:v>3.54</c:v>
                </c:pt>
                <c:pt idx="1816">
                  <c:v>3.51</c:v>
                </c:pt>
                <c:pt idx="1817">
                  <c:v>4.28</c:v>
                </c:pt>
                <c:pt idx="1818">
                  <c:v>3.59</c:v>
                </c:pt>
                <c:pt idx="1819">
                  <c:v>3.55</c:v>
                </c:pt>
                <c:pt idx="1820">
                  <c:v>3.48</c:v>
                </c:pt>
                <c:pt idx="1821">
                  <c:v>3.32</c:v>
                </c:pt>
                <c:pt idx="1824">
                  <c:v>3.16</c:v>
                </c:pt>
                <c:pt idx="1825">
                  <c:v>3.06</c:v>
                </c:pt>
                <c:pt idx="1826">
                  <c:v>2.93</c:v>
                </c:pt>
                <c:pt idx="1827">
                  <c:v>2.95</c:v>
                </c:pt>
                <c:pt idx="1828">
                  <c:v>2.88</c:v>
                </c:pt>
                <c:pt idx="1829">
                  <c:v>2.86</c:v>
                </c:pt>
                <c:pt idx="1830">
                  <c:v>2.66</c:v>
                </c:pt>
                <c:pt idx="1831">
                  <c:v>2.45</c:v>
                </c:pt>
                <c:pt idx="1832">
                  <c:v>1.6</c:v>
                </c:pt>
                <c:pt idx="1833">
                  <c:v>1.79</c:v>
                </c:pt>
                <c:pt idx="1834">
                  <c:v>1.58</c:v>
                </c:pt>
                <c:pt idx="1835">
                  <c:v>1.5</c:v>
                </c:pt>
                <c:pt idx="1836">
                  <c:v>1.39</c:v>
                </c:pt>
                <c:pt idx="1837">
                  <c:v>1.31</c:v>
                </c:pt>
                <c:pt idx="1838">
                  <c:v>1.29</c:v>
                </c:pt>
                <c:pt idx="1839">
                  <c:v>1.23</c:v>
                </c:pt>
                <c:pt idx="1840">
                  <c:v>1.24</c:v>
                </c:pt>
                <c:pt idx="1841">
                  <c:v>1.26</c:v>
                </c:pt>
                <c:pt idx="1842">
                  <c:v>1.76</c:v>
                </c:pt>
                <c:pt idx="1843">
                  <c:v>1.35</c:v>
                </c:pt>
                <c:pt idx="1844">
                  <c:v>1.34</c:v>
                </c:pt>
                <c:pt idx="1845">
                  <c:v>1.28</c:v>
                </c:pt>
                <c:pt idx="1846">
                  <c:v>1.26</c:v>
                </c:pt>
                <c:pt idx="1847">
                  <c:v>1.18</c:v>
                </c:pt>
                <c:pt idx="1848">
                  <c:v>1.18</c:v>
                </c:pt>
                <c:pt idx="1849">
                  <c:v>1.29</c:v>
                </c:pt>
                <c:pt idx="1850">
                  <c:v>1.58</c:v>
                </c:pt>
                <c:pt idx="1851">
                  <c:v>1.83</c:v>
                </c:pt>
                <c:pt idx="1852">
                  <c:v>7.18</c:v>
                </c:pt>
                <c:pt idx="1853">
                  <c:v>7.12</c:v>
                </c:pt>
                <c:pt idx="1854">
                  <c:v>6.32</c:v>
                </c:pt>
                <c:pt idx="1856">
                  <c:v>5.4</c:v>
                </c:pt>
                <c:pt idx="1857">
                  <c:v>3.64</c:v>
                </c:pt>
                <c:pt idx="1858">
                  <c:v>2.93</c:v>
                </c:pt>
                <c:pt idx="1859">
                  <c:v>4.92</c:v>
                </c:pt>
                <c:pt idx="1860">
                  <c:v>5.69</c:v>
                </c:pt>
                <c:pt idx="1861">
                  <c:v>1.86</c:v>
                </c:pt>
                <c:pt idx="1862">
                  <c:v>3.53</c:v>
                </c:pt>
                <c:pt idx="1863">
                  <c:v>3.31</c:v>
                </c:pt>
                <c:pt idx="1864">
                  <c:v>1.76</c:v>
                </c:pt>
                <c:pt idx="1865">
                  <c:v>1.57</c:v>
                </c:pt>
                <c:pt idx="1866">
                  <c:v>1.5</c:v>
                </c:pt>
                <c:pt idx="1867">
                  <c:v>4.34</c:v>
                </c:pt>
                <c:pt idx="1868">
                  <c:v>5.63</c:v>
                </c:pt>
                <c:pt idx="1869">
                  <c:v>5.28</c:v>
                </c:pt>
                <c:pt idx="1870">
                  <c:v>3.05</c:v>
                </c:pt>
                <c:pt idx="1871">
                  <c:v>1.48</c:v>
                </c:pt>
                <c:pt idx="1872">
                  <c:v>1.29</c:v>
                </c:pt>
                <c:pt idx="1873">
                  <c:v>1.34</c:v>
                </c:pt>
                <c:pt idx="1874">
                  <c:v>1.35</c:v>
                </c:pt>
                <c:pt idx="1875">
                  <c:v>1.35</c:v>
                </c:pt>
                <c:pt idx="1876">
                  <c:v>1.34</c:v>
                </c:pt>
                <c:pt idx="1877">
                  <c:v>1.34</c:v>
                </c:pt>
                <c:pt idx="1878">
                  <c:v>1.34</c:v>
                </c:pt>
                <c:pt idx="1879">
                  <c:v>1.34</c:v>
                </c:pt>
                <c:pt idx="1880">
                  <c:v>1.74</c:v>
                </c:pt>
                <c:pt idx="1881">
                  <c:v>1.9</c:v>
                </c:pt>
                <c:pt idx="1882">
                  <c:v>6.26</c:v>
                </c:pt>
                <c:pt idx="1883">
                  <c:v>8.75</c:v>
                </c:pt>
                <c:pt idx="1884">
                  <c:v>56.67</c:v>
                </c:pt>
                <c:pt idx="1885">
                  <c:v>116.33</c:v>
                </c:pt>
                <c:pt idx="1886">
                  <c:v>50.09</c:v>
                </c:pt>
                <c:pt idx="1888">
                  <c:v>15.82</c:v>
                </c:pt>
                <c:pt idx="1889">
                  <c:v>11.72</c:v>
                </c:pt>
                <c:pt idx="1890">
                  <c:v>19.71</c:v>
                </c:pt>
                <c:pt idx="1891">
                  <c:v>10.3</c:v>
                </c:pt>
                <c:pt idx="1892">
                  <c:v>8.59</c:v>
                </c:pt>
                <c:pt idx="1893">
                  <c:v>11.15</c:v>
                </c:pt>
                <c:pt idx="1894">
                  <c:v>11.54</c:v>
                </c:pt>
                <c:pt idx="1895">
                  <c:v>22.98</c:v>
                </c:pt>
                <c:pt idx="1896">
                  <c:v>42.71</c:v>
                </c:pt>
                <c:pt idx="1897">
                  <c:v>37.06</c:v>
                </c:pt>
                <c:pt idx="1898">
                  <c:v>24.7</c:v>
                </c:pt>
                <c:pt idx="1899">
                  <c:v>25.52</c:v>
                </c:pt>
                <c:pt idx="1900">
                  <c:v>34.76</c:v>
                </c:pt>
                <c:pt idx="1901">
                  <c:v>37.83</c:v>
                </c:pt>
                <c:pt idx="1902">
                  <c:v>30.53</c:v>
                </c:pt>
                <c:pt idx="1903">
                  <c:v>30.68</c:v>
                </c:pt>
                <c:pt idx="1904">
                  <c:v>29.83</c:v>
                </c:pt>
                <c:pt idx="1905">
                  <c:v>27.25</c:v>
                </c:pt>
                <c:pt idx="1906">
                  <c:v>34.05</c:v>
                </c:pt>
                <c:pt idx="1907">
                  <c:v>33.21</c:v>
                </c:pt>
                <c:pt idx="1908">
                  <c:v>37.76</c:v>
                </c:pt>
                <c:pt idx="1909">
                  <c:v>55.16</c:v>
                </c:pt>
                <c:pt idx="1910">
                  <c:v>63.11</c:v>
                </c:pt>
                <c:pt idx="1911">
                  <c:v>50.61</c:v>
                </c:pt>
                <c:pt idx="1912">
                  <c:v>42.08</c:v>
                </c:pt>
                <c:pt idx="1913">
                  <c:v>42.27</c:v>
                </c:pt>
                <c:pt idx="1914">
                  <c:v>170.35</c:v>
                </c:pt>
                <c:pt idx="1915">
                  <c:v>48.09</c:v>
                </c:pt>
                <c:pt idx="1916">
                  <c:v>49.94</c:v>
                </c:pt>
                <c:pt idx="1917">
                  <c:v>80.57</c:v>
                </c:pt>
                <c:pt idx="1918">
                  <c:v>56.62</c:v>
                </c:pt>
                <c:pt idx="1919">
                  <c:v>48.93</c:v>
                </c:pt>
                <c:pt idx="1920">
                  <c:v>44.33</c:v>
                </c:pt>
                <c:pt idx="1921">
                  <c:v>44.45</c:v>
                </c:pt>
                <c:pt idx="1922">
                  <c:v>49.46</c:v>
                </c:pt>
                <c:pt idx="1923">
                  <c:v>57.55</c:v>
                </c:pt>
                <c:pt idx="1924">
                  <c:v>52.34</c:v>
                </c:pt>
                <c:pt idx="1925">
                  <c:v>50.04</c:v>
                </c:pt>
                <c:pt idx="1926">
                  <c:v>43.87</c:v>
                </c:pt>
                <c:pt idx="1927">
                  <c:v>42.83</c:v>
                </c:pt>
                <c:pt idx="1928">
                  <c:v>48.91</c:v>
                </c:pt>
                <c:pt idx="1929">
                  <c:v>62.29</c:v>
                </c:pt>
                <c:pt idx="1930">
                  <c:v>70.95</c:v>
                </c:pt>
                <c:pt idx="1931">
                  <c:v>74.4</c:v>
                </c:pt>
                <c:pt idx="1932">
                  <c:v>68.65</c:v>
                </c:pt>
                <c:pt idx="1933">
                  <c:v>63.31</c:v>
                </c:pt>
                <c:pt idx="1934">
                  <c:v>69.37</c:v>
                </c:pt>
                <c:pt idx="1935">
                  <c:v>58.33</c:v>
                </c:pt>
                <c:pt idx="1936">
                  <c:v>49.92</c:v>
                </c:pt>
                <c:pt idx="1937">
                  <c:v>52.34</c:v>
                </c:pt>
                <c:pt idx="1938">
                  <c:v>47.81</c:v>
                </c:pt>
                <c:pt idx="1939">
                  <c:v>59.74</c:v>
                </c:pt>
                <c:pt idx="1940">
                  <c:v>57.33</c:v>
                </c:pt>
                <c:pt idx="1941">
                  <c:v>55.12</c:v>
                </c:pt>
                <c:pt idx="1942">
                  <c:v>54.94</c:v>
                </c:pt>
                <c:pt idx="1943">
                  <c:v>48.69</c:v>
                </c:pt>
                <c:pt idx="1944">
                  <c:v>42.98</c:v>
                </c:pt>
                <c:pt idx="1945">
                  <c:v>63.16</c:v>
                </c:pt>
                <c:pt idx="1946">
                  <c:v>77.97</c:v>
                </c:pt>
                <c:pt idx="1947">
                  <c:v>94.12</c:v>
                </c:pt>
                <c:pt idx="1948">
                  <c:v>95</c:v>
                </c:pt>
                <c:pt idx="1949">
                  <c:v>95.4</c:v>
                </c:pt>
                <c:pt idx="1950">
                  <c:v>87.53</c:v>
                </c:pt>
                <c:pt idx="1952">
                  <c:v>77.72</c:v>
                </c:pt>
                <c:pt idx="1953">
                  <c:v>93.4</c:v>
                </c:pt>
                <c:pt idx="1954">
                  <c:v>90.48</c:v>
                </c:pt>
                <c:pt idx="1955">
                  <c:v>83.44</c:v>
                </c:pt>
                <c:pt idx="1956">
                  <c:v>81.64</c:v>
                </c:pt>
                <c:pt idx="1957">
                  <c:v>90.74</c:v>
                </c:pt>
                <c:pt idx="1958">
                  <c:v>112.37</c:v>
                </c:pt>
                <c:pt idx="1959">
                  <c:v>120.35</c:v>
                </c:pt>
                <c:pt idx="1960">
                  <c:v>136.78</c:v>
                </c:pt>
                <c:pt idx="1961">
                  <c:v>137.55</c:v>
                </c:pt>
                <c:pt idx="1962">
                  <c:v>125.66</c:v>
                </c:pt>
                <c:pt idx="1963">
                  <c:v>116.72</c:v>
                </c:pt>
                <c:pt idx="1964">
                  <c:v>161.18</c:v>
                </c:pt>
                <c:pt idx="1965">
                  <c:v>211.2</c:v>
                </c:pt>
                <c:pt idx="1966">
                  <c:v>232.44</c:v>
                </c:pt>
                <c:pt idx="1967">
                  <c:v>157.94</c:v>
                </c:pt>
                <c:pt idx="1968">
                  <c:v>134.8</c:v>
                </c:pt>
                <c:pt idx="1969">
                  <c:v>119.96</c:v>
                </c:pt>
                <c:pt idx="1970">
                  <c:v>112.22</c:v>
                </c:pt>
                <c:pt idx="1971">
                  <c:v>104.06</c:v>
                </c:pt>
                <c:pt idx="1972">
                  <c:v>91.48</c:v>
                </c:pt>
                <c:pt idx="1973">
                  <c:v>86.19</c:v>
                </c:pt>
                <c:pt idx="1974">
                  <c:v>102.1</c:v>
                </c:pt>
                <c:pt idx="1975">
                  <c:v>103.64</c:v>
                </c:pt>
                <c:pt idx="1976">
                  <c:v>96.36</c:v>
                </c:pt>
                <c:pt idx="1977">
                  <c:v>103.78</c:v>
                </c:pt>
                <c:pt idx="1978">
                  <c:v>87.68</c:v>
                </c:pt>
                <c:pt idx="1979">
                  <c:v>82.07</c:v>
                </c:pt>
                <c:pt idx="1980">
                  <c:v>68.59</c:v>
                </c:pt>
                <c:pt idx="1981">
                  <c:v>78.85</c:v>
                </c:pt>
                <c:pt idx="1982">
                  <c:v>75.11</c:v>
                </c:pt>
                <c:pt idx="1983">
                  <c:v>72.61</c:v>
                </c:pt>
                <c:pt idx="1984">
                  <c:v>82.16</c:v>
                </c:pt>
                <c:pt idx="1985">
                  <c:v>99.76</c:v>
                </c:pt>
                <c:pt idx="1986">
                  <c:v>69.33</c:v>
                </c:pt>
                <c:pt idx="1987">
                  <c:v>92.25</c:v>
                </c:pt>
                <c:pt idx="1988">
                  <c:v>73.87</c:v>
                </c:pt>
                <c:pt idx="1989">
                  <c:v>80.04</c:v>
                </c:pt>
                <c:pt idx="1990">
                  <c:v>81.49</c:v>
                </c:pt>
                <c:pt idx="1991">
                  <c:v>81.46</c:v>
                </c:pt>
                <c:pt idx="1992">
                  <c:v>75.15</c:v>
                </c:pt>
                <c:pt idx="1993">
                  <c:v>101.78</c:v>
                </c:pt>
                <c:pt idx="1994">
                  <c:v>84.06</c:v>
                </c:pt>
                <c:pt idx="1995">
                  <c:v>80.07</c:v>
                </c:pt>
                <c:pt idx="1996">
                  <c:v>103.57</c:v>
                </c:pt>
                <c:pt idx="1997">
                  <c:v>91.96</c:v>
                </c:pt>
                <c:pt idx="1998">
                  <c:v>93.81</c:v>
                </c:pt>
                <c:pt idx="1999">
                  <c:v>100.28</c:v>
                </c:pt>
                <c:pt idx="2000">
                  <c:v>86.94</c:v>
                </c:pt>
                <c:pt idx="2001">
                  <c:v>91.77</c:v>
                </c:pt>
                <c:pt idx="2002">
                  <c:v>82.56</c:v>
                </c:pt>
                <c:pt idx="2003">
                  <c:v>75.26</c:v>
                </c:pt>
                <c:pt idx="2004">
                  <c:v>68.28</c:v>
                </c:pt>
                <c:pt idx="2005">
                  <c:v>60.99</c:v>
                </c:pt>
                <c:pt idx="2006">
                  <c:v>54.86</c:v>
                </c:pt>
                <c:pt idx="2007">
                  <c:v>51.91</c:v>
                </c:pt>
                <c:pt idx="2008">
                  <c:v>48.14</c:v>
                </c:pt>
                <c:pt idx="2009">
                  <c:v>45.43</c:v>
                </c:pt>
                <c:pt idx="2010">
                  <c:v>42.94</c:v>
                </c:pt>
                <c:pt idx="2011">
                  <c:v>38.65</c:v>
                </c:pt>
                <c:pt idx="2012">
                  <c:v>37.97</c:v>
                </c:pt>
                <c:pt idx="2013">
                  <c:v>35.996</c:v>
                </c:pt>
                <c:pt idx="2016">
                  <c:v>34.229</c:v>
                </c:pt>
                <c:pt idx="2017">
                  <c:v>32.54</c:v>
                </c:pt>
                <c:pt idx="2018">
                  <c:v>32.81</c:v>
                </c:pt>
                <c:pt idx="2019">
                  <c:v>23.81</c:v>
                </c:pt>
                <c:pt idx="2020">
                  <c:v>29.45</c:v>
                </c:pt>
                <c:pt idx="2021">
                  <c:v>27.53</c:v>
                </c:pt>
                <c:pt idx="2022">
                  <c:v>27.04</c:v>
                </c:pt>
                <c:pt idx="2023">
                  <c:v>24.48</c:v>
                </c:pt>
                <c:pt idx="2024">
                  <c:v>23.08</c:v>
                </c:pt>
                <c:pt idx="2025">
                  <c:v>22.94</c:v>
                </c:pt>
                <c:pt idx="2026">
                  <c:v>21.49</c:v>
                </c:pt>
                <c:pt idx="2027">
                  <c:v>19.53</c:v>
                </c:pt>
                <c:pt idx="2028">
                  <c:v>18.49</c:v>
                </c:pt>
                <c:pt idx="2029">
                  <c:v>18.69</c:v>
                </c:pt>
                <c:pt idx="2030">
                  <c:v>18.69</c:v>
                </c:pt>
                <c:pt idx="2031">
                  <c:v>18.23</c:v>
                </c:pt>
                <c:pt idx="2032">
                  <c:v>18.14</c:v>
                </c:pt>
                <c:pt idx="2033">
                  <c:v>18.69</c:v>
                </c:pt>
                <c:pt idx="2034">
                  <c:v>18.69</c:v>
                </c:pt>
                <c:pt idx="2035">
                  <c:v>18.7</c:v>
                </c:pt>
                <c:pt idx="2036">
                  <c:v>18.43</c:v>
                </c:pt>
                <c:pt idx="2037">
                  <c:v>18.28</c:v>
                </c:pt>
                <c:pt idx="2038">
                  <c:v>17.11</c:v>
                </c:pt>
                <c:pt idx="2039">
                  <c:v>16.94</c:v>
                </c:pt>
                <c:pt idx="2040">
                  <c:v>16.33</c:v>
                </c:pt>
                <c:pt idx="2041">
                  <c:v>15.91</c:v>
                </c:pt>
                <c:pt idx="2042">
                  <c:v>15.19</c:v>
                </c:pt>
                <c:pt idx="2043">
                  <c:v>14.18</c:v>
                </c:pt>
                <c:pt idx="2044">
                  <c:v>14.37</c:v>
                </c:pt>
                <c:pt idx="2045">
                  <c:v>14.186</c:v>
                </c:pt>
                <c:pt idx="2048">
                  <c:v>14.07</c:v>
                </c:pt>
                <c:pt idx="2049">
                  <c:v>13.93</c:v>
                </c:pt>
                <c:pt idx="2050">
                  <c:v>13.17</c:v>
                </c:pt>
                <c:pt idx="2051">
                  <c:v>12.24</c:v>
                </c:pt>
                <c:pt idx="2052">
                  <c:v>11.87</c:v>
                </c:pt>
                <c:pt idx="2053">
                  <c:v>11.09</c:v>
                </c:pt>
                <c:pt idx="2054">
                  <c:v>10.51</c:v>
                </c:pt>
                <c:pt idx="2055">
                  <c:v>10.85</c:v>
                </c:pt>
                <c:pt idx="2056">
                  <c:v>10.94</c:v>
                </c:pt>
                <c:pt idx="2057">
                  <c:v>10.94</c:v>
                </c:pt>
                <c:pt idx="2058">
                  <c:v>10.94</c:v>
                </c:pt>
                <c:pt idx="2059">
                  <c:v>10.91</c:v>
                </c:pt>
                <c:pt idx="2060">
                  <c:v>10.85</c:v>
                </c:pt>
                <c:pt idx="2061">
                  <c:v>10.84</c:v>
                </c:pt>
                <c:pt idx="2062">
                  <c:v>10.84</c:v>
                </c:pt>
                <c:pt idx="2063">
                  <c:v>10.58</c:v>
                </c:pt>
                <c:pt idx="2064">
                  <c:v>9.92</c:v>
                </c:pt>
                <c:pt idx="2065">
                  <c:v>9.92</c:v>
                </c:pt>
                <c:pt idx="2066">
                  <c:v>9.31</c:v>
                </c:pt>
                <c:pt idx="2067">
                  <c:v>9.31</c:v>
                </c:pt>
                <c:pt idx="2068">
                  <c:v>9.13</c:v>
                </c:pt>
                <c:pt idx="2069">
                  <c:v>9.02</c:v>
                </c:pt>
                <c:pt idx="2070">
                  <c:v>9.02</c:v>
                </c:pt>
                <c:pt idx="2071">
                  <c:v>8.95</c:v>
                </c:pt>
                <c:pt idx="2072">
                  <c:v>8.79</c:v>
                </c:pt>
                <c:pt idx="2073">
                  <c:v>8.71</c:v>
                </c:pt>
                <c:pt idx="2074">
                  <c:v>8.24</c:v>
                </c:pt>
                <c:pt idx="2075">
                  <c:v>8.4</c:v>
                </c:pt>
                <c:pt idx="2076">
                  <c:v>8.41</c:v>
                </c:pt>
                <c:pt idx="2080">
                  <c:v>8.435</c:v>
                </c:pt>
                <c:pt idx="2081">
                  <c:v>8.16</c:v>
                </c:pt>
                <c:pt idx="2082">
                  <c:v>8.02</c:v>
                </c:pt>
                <c:pt idx="2083">
                  <c:v>7.98</c:v>
                </c:pt>
                <c:pt idx="2084">
                  <c:v>7.86</c:v>
                </c:pt>
                <c:pt idx="2085">
                  <c:v>7.996</c:v>
                </c:pt>
                <c:pt idx="2086">
                  <c:v>8.08</c:v>
                </c:pt>
                <c:pt idx="2087">
                  <c:v>8.05</c:v>
                </c:pt>
                <c:pt idx="2088">
                  <c:v>8.002</c:v>
                </c:pt>
                <c:pt idx="2089">
                  <c:v>7.976</c:v>
                </c:pt>
                <c:pt idx="2090">
                  <c:v>7.71</c:v>
                </c:pt>
                <c:pt idx="2091">
                  <c:v>7.725</c:v>
                </c:pt>
                <c:pt idx="2092">
                  <c:v>7.615</c:v>
                </c:pt>
                <c:pt idx="2093">
                  <c:v>7.457</c:v>
                </c:pt>
                <c:pt idx="2094">
                  <c:v>7.55</c:v>
                </c:pt>
                <c:pt idx="2095">
                  <c:v>7.455</c:v>
                </c:pt>
                <c:pt idx="2096">
                  <c:v>7.35</c:v>
                </c:pt>
                <c:pt idx="2097">
                  <c:v>7.09</c:v>
                </c:pt>
                <c:pt idx="2098">
                  <c:v>7.014</c:v>
                </c:pt>
                <c:pt idx="2099">
                  <c:v>9.912</c:v>
                </c:pt>
                <c:pt idx="2100">
                  <c:v>6.892</c:v>
                </c:pt>
                <c:pt idx="2101">
                  <c:v>6.899</c:v>
                </c:pt>
                <c:pt idx="2102">
                  <c:v>6.736</c:v>
                </c:pt>
                <c:pt idx="2103">
                  <c:v>6.698</c:v>
                </c:pt>
                <c:pt idx="2104">
                  <c:v>6.694</c:v>
                </c:pt>
                <c:pt idx="2105">
                  <c:v>6.711</c:v>
                </c:pt>
                <c:pt idx="2106">
                  <c:v>6.604</c:v>
                </c:pt>
                <c:pt idx="2107">
                  <c:v>6.464</c:v>
                </c:pt>
                <c:pt idx="2108">
                  <c:v>8.047</c:v>
                </c:pt>
                <c:pt idx="2109">
                  <c:v>7.991</c:v>
                </c:pt>
                <c:pt idx="2112">
                  <c:v>7.449</c:v>
                </c:pt>
                <c:pt idx="2113">
                  <c:v>7.143</c:v>
                </c:pt>
                <c:pt idx="2114">
                  <c:v>7.065</c:v>
                </c:pt>
                <c:pt idx="2115">
                  <c:v>6.904</c:v>
                </c:pt>
                <c:pt idx="2116">
                  <c:v>6.837</c:v>
                </c:pt>
                <c:pt idx="2117">
                  <c:v>6.821</c:v>
                </c:pt>
                <c:pt idx="2118">
                  <c:v>6.761</c:v>
                </c:pt>
                <c:pt idx="2119">
                  <c:v>6.711</c:v>
                </c:pt>
                <c:pt idx="2120">
                  <c:v>6.644</c:v>
                </c:pt>
                <c:pt idx="2121">
                  <c:v>6.543</c:v>
                </c:pt>
                <c:pt idx="2122">
                  <c:v>6.442</c:v>
                </c:pt>
                <c:pt idx="2123">
                  <c:v>6.054</c:v>
                </c:pt>
                <c:pt idx="2124">
                  <c:v>6.378</c:v>
                </c:pt>
                <c:pt idx="2125">
                  <c:v>6.045</c:v>
                </c:pt>
                <c:pt idx="2126">
                  <c:v>5.92</c:v>
                </c:pt>
                <c:pt idx="2127">
                  <c:v>5.568</c:v>
                </c:pt>
                <c:pt idx="2128">
                  <c:v>5.779</c:v>
                </c:pt>
                <c:pt idx="2129">
                  <c:v>5.879</c:v>
                </c:pt>
                <c:pt idx="2130">
                  <c:v>5.932</c:v>
                </c:pt>
                <c:pt idx="2131">
                  <c:v>5.945</c:v>
                </c:pt>
                <c:pt idx="2132">
                  <c:v>5.805</c:v>
                </c:pt>
                <c:pt idx="2133">
                  <c:v>6.68</c:v>
                </c:pt>
                <c:pt idx="2134">
                  <c:v>7.724</c:v>
                </c:pt>
                <c:pt idx="2135">
                  <c:v>7.035</c:v>
                </c:pt>
                <c:pt idx="2136">
                  <c:v>6.45</c:v>
                </c:pt>
                <c:pt idx="2137">
                  <c:v>6.142</c:v>
                </c:pt>
                <c:pt idx="2138">
                  <c:v>6.048</c:v>
                </c:pt>
                <c:pt idx="2139">
                  <c:v>6.064</c:v>
                </c:pt>
                <c:pt idx="2140">
                  <c:v>7.05</c:v>
                </c:pt>
                <c:pt idx="2144">
                  <c:v>6.37</c:v>
                </c:pt>
                <c:pt idx="2145">
                  <c:v>6.11</c:v>
                </c:pt>
                <c:pt idx="2146">
                  <c:v>5.92</c:v>
                </c:pt>
                <c:pt idx="2147">
                  <c:v>5.94</c:v>
                </c:pt>
                <c:pt idx="2148">
                  <c:v>9.98</c:v>
                </c:pt>
                <c:pt idx="2149">
                  <c:v>6.04</c:v>
                </c:pt>
                <c:pt idx="2150">
                  <c:v>6</c:v>
                </c:pt>
                <c:pt idx="2151">
                  <c:v>5.97</c:v>
                </c:pt>
                <c:pt idx="2152">
                  <c:v>5.83</c:v>
                </c:pt>
                <c:pt idx="2153">
                  <c:v>5.74</c:v>
                </c:pt>
                <c:pt idx="2154">
                  <c:v>5.65</c:v>
                </c:pt>
                <c:pt idx="2155">
                  <c:v>5.62</c:v>
                </c:pt>
                <c:pt idx="2156">
                  <c:v>5.2</c:v>
                </c:pt>
                <c:pt idx="2157">
                  <c:v>4.96</c:v>
                </c:pt>
                <c:pt idx="2158">
                  <c:v>5.23</c:v>
                </c:pt>
                <c:pt idx="2159">
                  <c:v>4.86</c:v>
                </c:pt>
                <c:pt idx="2160">
                  <c:v>4.98</c:v>
                </c:pt>
                <c:pt idx="2161">
                  <c:v>4.92</c:v>
                </c:pt>
                <c:pt idx="2162">
                  <c:v>4.83</c:v>
                </c:pt>
                <c:pt idx="2163">
                  <c:v>4.91</c:v>
                </c:pt>
                <c:pt idx="2164">
                  <c:v>4.9</c:v>
                </c:pt>
                <c:pt idx="2165">
                  <c:v>4.82</c:v>
                </c:pt>
                <c:pt idx="2166">
                  <c:v>4.5</c:v>
                </c:pt>
                <c:pt idx="2167">
                  <c:v>4.45</c:v>
                </c:pt>
                <c:pt idx="2168">
                  <c:v>4.21</c:v>
                </c:pt>
                <c:pt idx="2169">
                  <c:v>4.2</c:v>
                </c:pt>
                <c:pt idx="2170">
                  <c:v>4.18</c:v>
                </c:pt>
                <c:pt idx="2171">
                  <c:v>4.13</c:v>
                </c:pt>
                <c:pt idx="2172">
                  <c:v>4.14</c:v>
                </c:pt>
                <c:pt idx="2173">
                  <c:v>4.15</c:v>
                </c:pt>
                <c:pt idx="2176">
                  <c:v>4.48</c:v>
                </c:pt>
                <c:pt idx="2177">
                  <c:v>4.42</c:v>
                </c:pt>
                <c:pt idx="2178">
                  <c:v>4.33</c:v>
                </c:pt>
                <c:pt idx="2179">
                  <c:v>4.23</c:v>
                </c:pt>
                <c:pt idx="2180">
                  <c:v>4.21</c:v>
                </c:pt>
                <c:pt idx="2181">
                  <c:v>4.23</c:v>
                </c:pt>
                <c:pt idx="2182">
                  <c:v>4.23</c:v>
                </c:pt>
                <c:pt idx="2183">
                  <c:v>4.17</c:v>
                </c:pt>
                <c:pt idx="2184">
                  <c:v>4.14</c:v>
                </c:pt>
                <c:pt idx="2185">
                  <c:v>4.95</c:v>
                </c:pt>
                <c:pt idx="2186">
                  <c:v>5.43</c:v>
                </c:pt>
                <c:pt idx="2187">
                  <c:v>4.6</c:v>
                </c:pt>
                <c:pt idx="2188">
                  <c:v>4.43</c:v>
                </c:pt>
                <c:pt idx="2189">
                  <c:v>4.39</c:v>
                </c:pt>
                <c:pt idx="2190">
                  <c:v>4.21</c:v>
                </c:pt>
                <c:pt idx="2191">
                  <c:v>4.22</c:v>
                </c:pt>
                <c:pt idx="2192">
                  <c:v>4.1</c:v>
                </c:pt>
                <c:pt idx="2193">
                  <c:v>4.02</c:v>
                </c:pt>
                <c:pt idx="2194">
                  <c:v>3.87</c:v>
                </c:pt>
                <c:pt idx="2195">
                  <c:v>3.77</c:v>
                </c:pt>
                <c:pt idx="2196">
                  <c:v>3.6</c:v>
                </c:pt>
                <c:pt idx="2197">
                  <c:v>3.3</c:v>
                </c:pt>
                <c:pt idx="2198">
                  <c:v>3.32</c:v>
                </c:pt>
                <c:pt idx="2199">
                  <c:v>3.33</c:v>
                </c:pt>
                <c:pt idx="2200">
                  <c:v>3.26</c:v>
                </c:pt>
                <c:pt idx="2201">
                  <c:v>3.23</c:v>
                </c:pt>
                <c:pt idx="2202">
                  <c:v>3.2</c:v>
                </c:pt>
                <c:pt idx="2203">
                  <c:v>3.22</c:v>
                </c:pt>
                <c:pt idx="2204">
                  <c:v>3.19</c:v>
                </c:pt>
                <c:pt idx="2205">
                  <c:v>3.14</c:v>
                </c:pt>
                <c:pt idx="2208">
                  <c:v>3.14</c:v>
                </c:pt>
                <c:pt idx="2209">
                  <c:v>6.78</c:v>
                </c:pt>
                <c:pt idx="2210">
                  <c:v>4.03</c:v>
                </c:pt>
                <c:pt idx="2211">
                  <c:v>3.76</c:v>
                </c:pt>
                <c:pt idx="2212">
                  <c:v>3.26</c:v>
                </c:pt>
                <c:pt idx="2213">
                  <c:v>3.26</c:v>
                </c:pt>
                <c:pt idx="2214">
                  <c:v>13.65</c:v>
                </c:pt>
                <c:pt idx="2215">
                  <c:v>8.66</c:v>
                </c:pt>
                <c:pt idx="2216">
                  <c:v>4.57</c:v>
                </c:pt>
                <c:pt idx="2217">
                  <c:v>3.6</c:v>
                </c:pt>
                <c:pt idx="2218">
                  <c:v>3.63</c:v>
                </c:pt>
                <c:pt idx="2219">
                  <c:v>5.3</c:v>
                </c:pt>
                <c:pt idx="2220">
                  <c:v>6.36</c:v>
                </c:pt>
                <c:pt idx="2221">
                  <c:v>5.29</c:v>
                </c:pt>
                <c:pt idx="2222">
                  <c:v>4.06</c:v>
                </c:pt>
                <c:pt idx="2223">
                  <c:v>3.34</c:v>
                </c:pt>
                <c:pt idx="2224">
                  <c:v>3.14</c:v>
                </c:pt>
                <c:pt idx="2225">
                  <c:v>3.66</c:v>
                </c:pt>
                <c:pt idx="2226">
                  <c:v>2.52</c:v>
                </c:pt>
                <c:pt idx="2227">
                  <c:v>2.35</c:v>
                </c:pt>
                <c:pt idx="2228">
                  <c:v>2.76</c:v>
                </c:pt>
                <c:pt idx="2229">
                  <c:v>2.41</c:v>
                </c:pt>
                <c:pt idx="2230">
                  <c:v>3.59</c:v>
                </c:pt>
                <c:pt idx="2231">
                  <c:v>6.48</c:v>
                </c:pt>
                <c:pt idx="2232">
                  <c:v>8.87</c:v>
                </c:pt>
                <c:pt idx="2233">
                  <c:v>8.74</c:v>
                </c:pt>
                <c:pt idx="2234">
                  <c:v>8.95</c:v>
                </c:pt>
                <c:pt idx="2235">
                  <c:v>8.74</c:v>
                </c:pt>
                <c:pt idx="2236">
                  <c:v>8.74</c:v>
                </c:pt>
                <c:pt idx="2237">
                  <c:v>9.2</c:v>
                </c:pt>
                <c:pt idx="2240">
                  <c:v>5.38</c:v>
                </c:pt>
                <c:pt idx="2241">
                  <c:v>5.62</c:v>
                </c:pt>
                <c:pt idx="2242">
                  <c:v>7.61</c:v>
                </c:pt>
                <c:pt idx="2243">
                  <c:v>5.59</c:v>
                </c:pt>
                <c:pt idx="2244">
                  <c:v>4.76</c:v>
                </c:pt>
                <c:pt idx="2245">
                  <c:v>4.44</c:v>
                </c:pt>
                <c:pt idx="2246">
                  <c:v>7.12</c:v>
                </c:pt>
                <c:pt idx="2247">
                  <c:v>7.86</c:v>
                </c:pt>
                <c:pt idx="2248">
                  <c:v>11.88</c:v>
                </c:pt>
                <c:pt idx="2249">
                  <c:v>19</c:v>
                </c:pt>
                <c:pt idx="2250">
                  <c:v>19.5</c:v>
                </c:pt>
                <c:pt idx="2251">
                  <c:v>22.33</c:v>
                </c:pt>
                <c:pt idx="2252">
                  <c:v>19.15</c:v>
                </c:pt>
                <c:pt idx="2253">
                  <c:v>7.44</c:v>
                </c:pt>
                <c:pt idx="2254">
                  <c:v>6.6</c:v>
                </c:pt>
                <c:pt idx="2255">
                  <c:v>14.67</c:v>
                </c:pt>
                <c:pt idx="2256">
                  <c:v>28.85</c:v>
                </c:pt>
                <c:pt idx="2257">
                  <c:v>17.8</c:v>
                </c:pt>
                <c:pt idx="2258">
                  <c:v>15.85</c:v>
                </c:pt>
                <c:pt idx="2259">
                  <c:v>17.2</c:v>
                </c:pt>
                <c:pt idx="2260">
                  <c:v>9.73</c:v>
                </c:pt>
                <c:pt idx="2261">
                  <c:v>10.13</c:v>
                </c:pt>
                <c:pt idx="2262">
                  <c:v>10.11</c:v>
                </c:pt>
                <c:pt idx="2263">
                  <c:v>6.32</c:v>
                </c:pt>
                <c:pt idx="2264">
                  <c:v>25.99</c:v>
                </c:pt>
                <c:pt idx="2265">
                  <c:v>230.56</c:v>
                </c:pt>
                <c:pt idx="2266">
                  <c:v>113.14</c:v>
                </c:pt>
                <c:pt idx="2267">
                  <c:v>88.37</c:v>
                </c:pt>
                <c:pt idx="2268">
                  <c:v>42.24</c:v>
                </c:pt>
                <c:pt idx="2269">
                  <c:v>16.63</c:v>
                </c:pt>
                <c:pt idx="2270">
                  <c:v>9.04</c:v>
                </c:pt>
                <c:pt idx="2271">
                  <c:v>15.54</c:v>
                </c:pt>
                <c:pt idx="2272">
                  <c:v>34.68</c:v>
                </c:pt>
                <c:pt idx="2273">
                  <c:v>26.01</c:v>
                </c:pt>
                <c:pt idx="2274">
                  <c:v>32.9</c:v>
                </c:pt>
                <c:pt idx="2275">
                  <c:v>63.93</c:v>
                </c:pt>
                <c:pt idx="2276">
                  <c:v>48.19</c:v>
                </c:pt>
                <c:pt idx="2277">
                  <c:v>40.13</c:v>
                </c:pt>
                <c:pt idx="2278">
                  <c:v>52.56</c:v>
                </c:pt>
                <c:pt idx="2279">
                  <c:v>90.82</c:v>
                </c:pt>
                <c:pt idx="2280">
                  <c:v>81.38</c:v>
                </c:pt>
                <c:pt idx="2281">
                  <c:v>59.63</c:v>
                </c:pt>
                <c:pt idx="2282">
                  <c:v>59.34</c:v>
                </c:pt>
                <c:pt idx="2283">
                  <c:v>63.99</c:v>
                </c:pt>
                <c:pt idx="2284">
                  <c:v>50.58</c:v>
                </c:pt>
                <c:pt idx="2285">
                  <c:v>37.41</c:v>
                </c:pt>
                <c:pt idx="2286">
                  <c:v>75.72</c:v>
                </c:pt>
                <c:pt idx="2287">
                  <c:v>72.19</c:v>
                </c:pt>
                <c:pt idx="2288">
                  <c:v>66.21</c:v>
                </c:pt>
                <c:pt idx="2289">
                  <c:v>86.15</c:v>
                </c:pt>
                <c:pt idx="2290">
                  <c:v>66.42</c:v>
                </c:pt>
                <c:pt idx="2291">
                  <c:v>54.1</c:v>
                </c:pt>
                <c:pt idx="2292">
                  <c:v>48.47</c:v>
                </c:pt>
                <c:pt idx="2293">
                  <c:v>45.19</c:v>
                </c:pt>
                <c:pt idx="2294">
                  <c:v>74.5</c:v>
                </c:pt>
                <c:pt idx="2295">
                  <c:v>57.22</c:v>
                </c:pt>
                <c:pt idx="2296">
                  <c:v>52.55</c:v>
                </c:pt>
                <c:pt idx="2297">
                  <c:v>62.63</c:v>
                </c:pt>
                <c:pt idx="2298">
                  <c:v>64.58</c:v>
                </c:pt>
                <c:pt idx="2299">
                  <c:v>62.24</c:v>
                </c:pt>
                <c:pt idx="2300">
                  <c:v>44.34</c:v>
                </c:pt>
                <c:pt idx="2301">
                  <c:v>45.85</c:v>
                </c:pt>
                <c:pt idx="2302">
                  <c:v>54.9</c:v>
                </c:pt>
                <c:pt idx="2304">
                  <c:v>60.94</c:v>
                </c:pt>
                <c:pt idx="2305">
                  <c:v>58.77</c:v>
                </c:pt>
                <c:pt idx="2306">
                  <c:v>53.25</c:v>
                </c:pt>
                <c:pt idx="2307">
                  <c:v>50.95</c:v>
                </c:pt>
                <c:pt idx="2308">
                  <c:v>57.66</c:v>
                </c:pt>
                <c:pt idx="2309">
                  <c:v>58.72</c:v>
                </c:pt>
                <c:pt idx="2310">
                  <c:v>70.98</c:v>
                </c:pt>
                <c:pt idx="2311">
                  <c:v>57.81</c:v>
                </c:pt>
                <c:pt idx="2312">
                  <c:v>64.89</c:v>
                </c:pt>
                <c:pt idx="2313">
                  <c:v>79.16</c:v>
                </c:pt>
                <c:pt idx="2314">
                  <c:v>78.5</c:v>
                </c:pt>
                <c:pt idx="2315">
                  <c:v>101.1</c:v>
                </c:pt>
                <c:pt idx="2316">
                  <c:v>87.91</c:v>
                </c:pt>
                <c:pt idx="2317">
                  <c:v>99.8</c:v>
                </c:pt>
                <c:pt idx="2318">
                  <c:v>98.58</c:v>
                </c:pt>
                <c:pt idx="2319">
                  <c:v>116.84</c:v>
                </c:pt>
                <c:pt idx="2320">
                  <c:v>118.87</c:v>
                </c:pt>
                <c:pt idx="2321">
                  <c:v>104.4</c:v>
                </c:pt>
                <c:pt idx="2322">
                  <c:v>88.63</c:v>
                </c:pt>
                <c:pt idx="2323">
                  <c:v>76.55</c:v>
                </c:pt>
                <c:pt idx="2324">
                  <c:v>68.6</c:v>
                </c:pt>
                <c:pt idx="2325">
                  <c:v>61.65</c:v>
                </c:pt>
                <c:pt idx="2326">
                  <c:v>94.99</c:v>
                </c:pt>
                <c:pt idx="2327">
                  <c:v>141.08</c:v>
                </c:pt>
                <c:pt idx="2328">
                  <c:v>100.58</c:v>
                </c:pt>
                <c:pt idx="2329">
                  <c:v>154.78</c:v>
                </c:pt>
                <c:pt idx="2330">
                  <c:v>123.38</c:v>
                </c:pt>
                <c:pt idx="2331">
                  <c:v>107.67</c:v>
                </c:pt>
                <c:pt idx="2332">
                  <c:v>92.36</c:v>
                </c:pt>
                <c:pt idx="2333">
                  <c:v>128.95</c:v>
                </c:pt>
                <c:pt idx="2334">
                  <c:v>128.56</c:v>
                </c:pt>
                <c:pt idx="2335">
                  <c:v>124.19</c:v>
                </c:pt>
                <c:pt idx="2336">
                  <c:v>115.19</c:v>
                </c:pt>
                <c:pt idx="2337">
                  <c:v>112.43</c:v>
                </c:pt>
                <c:pt idx="2338">
                  <c:v>98.44</c:v>
                </c:pt>
                <c:pt idx="2339">
                  <c:v>93.87</c:v>
                </c:pt>
                <c:pt idx="2340">
                  <c:v>109.43</c:v>
                </c:pt>
                <c:pt idx="2341">
                  <c:v>124.2</c:v>
                </c:pt>
                <c:pt idx="2342">
                  <c:v>111.87</c:v>
                </c:pt>
                <c:pt idx="2343">
                  <c:v>116.29</c:v>
                </c:pt>
                <c:pt idx="2344">
                  <c:v>147.64</c:v>
                </c:pt>
                <c:pt idx="2345">
                  <c:v>116.07</c:v>
                </c:pt>
                <c:pt idx="2346">
                  <c:v>113.41</c:v>
                </c:pt>
                <c:pt idx="2347">
                  <c:v>104.89</c:v>
                </c:pt>
                <c:pt idx="2348">
                  <c:v>136.35</c:v>
                </c:pt>
                <c:pt idx="2349">
                  <c:v>157.26</c:v>
                </c:pt>
                <c:pt idx="2350">
                  <c:v>127.02</c:v>
                </c:pt>
                <c:pt idx="2351">
                  <c:v>126.06</c:v>
                </c:pt>
                <c:pt idx="2352">
                  <c:v>113.11</c:v>
                </c:pt>
                <c:pt idx="2353">
                  <c:v>98.32</c:v>
                </c:pt>
                <c:pt idx="2354">
                  <c:v>117.39</c:v>
                </c:pt>
                <c:pt idx="2355">
                  <c:v>101.82</c:v>
                </c:pt>
                <c:pt idx="2356">
                  <c:v>110</c:v>
                </c:pt>
                <c:pt idx="2357">
                  <c:v>111.82</c:v>
                </c:pt>
                <c:pt idx="2358">
                  <c:v>155.89</c:v>
                </c:pt>
                <c:pt idx="2359">
                  <c:v>134.69</c:v>
                </c:pt>
                <c:pt idx="2360">
                  <c:v>130.82</c:v>
                </c:pt>
                <c:pt idx="2361">
                  <c:v>124.07</c:v>
                </c:pt>
                <c:pt idx="2362">
                  <c:v>116.86</c:v>
                </c:pt>
                <c:pt idx="2363">
                  <c:v>107.52</c:v>
                </c:pt>
                <c:pt idx="2364">
                  <c:v>103.49</c:v>
                </c:pt>
                <c:pt idx="2365">
                  <c:v>103.05</c:v>
                </c:pt>
                <c:pt idx="2366">
                  <c:v>93.13</c:v>
                </c:pt>
                <c:pt idx="2368">
                  <c:v>87.31</c:v>
                </c:pt>
                <c:pt idx="2369">
                  <c:v>127.61</c:v>
                </c:pt>
                <c:pt idx="2370">
                  <c:v>155.67</c:v>
                </c:pt>
                <c:pt idx="2371">
                  <c:v>121.28</c:v>
                </c:pt>
                <c:pt idx="2372">
                  <c:v>104.37</c:v>
                </c:pt>
                <c:pt idx="2373">
                  <c:v>112.08</c:v>
                </c:pt>
                <c:pt idx="2374">
                  <c:v>104.31</c:v>
                </c:pt>
                <c:pt idx="2375">
                  <c:v>91.37</c:v>
                </c:pt>
                <c:pt idx="2376">
                  <c:v>87.24</c:v>
                </c:pt>
                <c:pt idx="2377">
                  <c:v>81.1</c:v>
                </c:pt>
                <c:pt idx="2378">
                  <c:v>75.07</c:v>
                </c:pt>
                <c:pt idx="2379">
                  <c:v>69.45</c:v>
                </c:pt>
                <c:pt idx="2380">
                  <c:v>68.58</c:v>
                </c:pt>
                <c:pt idx="2381">
                  <c:v>60.11</c:v>
                </c:pt>
                <c:pt idx="2382">
                  <c:v>54.79</c:v>
                </c:pt>
                <c:pt idx="2383">
                  <c:v>52.38</c:v>
                </c:pt>
                <c:pt idx="2384">
                  <c:v>50.06</c:v>
                </c:pt>
                <c:pt idx="2385">
                  <c:v>40.47</c:v>
                </c:pt>
                <c:pt idx="2386">
                  <c:v>39.92</c:v>
                </c:pt>
                <c:pt idx="2387">
                  <c:v>39.5</c:v>
                </c:pt>
                <c:pt idx="2388">
                  <c:v>36.65</c:v>
                </c:pt>
                <c:pt idx="2389">
                  <c:v>35.13</c:v>
                </c:pt>
                <c:pt idx="2390">
                  <c:v>35.95</c:v>
                </c:pt>
                <c:pt idx="2391">
                  <c:v>34.17</c:v>
                </c:pt>
                <c:pt idx="2392">
                  <c:v>33.08</c:v>
                </c:pt>
                <c:pt idx="2393">
                  <c:v>30.71</c:v>
                </c:pt>
                <c:pt idx="2394">
                  <c:v>30.33</c:v>
                </c:pt>
                <c:pt idx="2395">
                  <c:v>28.43</c:v>
                </c:pt>
                <c:pt idx="2396">
                  <c:v>27.28</c:v>
                </c:pt>
                <c:pt idx="2397">
                  <c:v>26.84</c:v>
                </c:pt>
                <c:pt idx="2400">
                  <c:v>25.49</c:v>
                </c:pt>
                <c:pt idx="2401">
                  <c:v>23.87</c:v>
                </c:pt>
                <c:pt idx="2402">
                  <c:v>23.06</c:v>
                </c:pt>
                <c:pt idx="2403">
                  <c:v>22.55</c:v>
                </c:pt>
                <c:pt idx="2404">
                  <c:v>21.62</c:v>
                </c:pt>
                <c:pt idx="2405">
                  <c:v>20.97</c:v>
                </c:pt>
                <c:pt idx="2406">
                  <c:v>20.32</c:v>
                </c:pt>
                <c:pt idx="2407">
                  <c:v>19.41</c:v>
                </c:pt>
                <c:pt idx="2408">
                  <c:v>19.38</c:v>
                </c:pt>
                <c:pt idx="2409">
                  <c:v>18.5</c:v>
                </c:pt>
                <c:pt idx="2410">
                  <c:v>17.01</c:v>
                </c:pt>
                <c:pt idx="2411">
                  <c:v>17.43</c:v>
                </c:pt>
                <c:pt idx="2412">
                  <c:v>17.41</c:v>
                </c:pt>
                <c:pt idx="2413">
                  <c:v>16.18</c:v>
                </c:pt>
                <c:pt idx="2414">
                  <c:v>15.95</c:v>
                </c:pt>
                <c:pt idx="2415">
                  <c:v>15.99</c:v>
                </c:pt>
                <c:pt idx="2416">
                  <c:v>15.55</c:v>
                </c:pt>
                <c:pt idx="2417">
                  <c:v>14.21</c:v>
                </c:pt>
                <c:pt idx="2418">
                  <c:v>14.33</c:v>
                </c:pt>
                <c:pt idx="2419">
                  <c:v>13.63</c:v>
                </c:pt>
                <c:pt idx="2420">
                  <c:v>14.02</c:v>
                </c:pt>
                <c:pt idx="2421">
                  <c:v>14.26</c:v>
                </c:pt>
                <c:pt idx="2422">
                  <c:v>13.22</c:v>
                </c:pt>
                <c:pt idx="2423">
                  <c:v>12.23</c:v>
                </c:pt>
                <c:pt idx="2424">
                  <c:v>13.88</c:v>
                </c:pt>
                <c:pt idx="2425">
                  <c:v>15.26</c:v>
                </c:pt>
                <c:pt idx="2426">
                  <c:v>14.9</c:v>
                </c:pt>
                <c:pt idx="2427">
                  <c:v>14.75</c:v>
                </c:pt>
                <c:pt idx="2428">
                  <c:v>14.03</c:v>
                </c:pt>
                <c:pt idx="2429">
                  <c:v>13.85</c:v>
                </c:pt>
                <c:pt idx="2432">
                  <c:v>13.51</c:v>
                </c:pt>
                <c:pt idx="2433">
                  <c:v>13.83</c:v>
                </c:pt>
                <c:pt idx="2434">
                  <c:v>12.5</c:v>
                </c:pt>
                <c:pt idx="2435">
                  <c:v>12.86</c:v>
                </c:pt>
                <c:pt idx="2436">
                  <c:v>12.04</c:v>
                </c:pt>
                <c:pt idx="2437">
                  <c:v>11.39</c:v>
                </c:pt>
                <c:pt idx="2438">
                  <c:v>11.44</c:v>
                </c:pt>
                <c:pt idx="2439">
                  <c:v>11.12</c:v>
                </c:pt>
                <c:pt idx="2440">
                  <c:v>10.86</c:v>
                </c:pt>
                <c:pt idx="2441">
                  <c:v>10.86</c:v>
                </c:pt>
                <c:pt idx="2442">
                  <c:v>10.42</c:v>
                </c:pt>
                <c:pt idx="2443">
                  <c:v>10.24</c:v>
                </c:pt>
                <c:pt idx="2444">
                  <c:v>10.21</c:v>
                </c:pt>
                <c:pt idx="2445">
                  <c:v>10.02</c:v>
                </c:pt>
                <c:pt idx="2446">
                  <c:v>9.53</c:v>
                </c:pt>
                <c:pt idx="2447">
                  <c:v>9.39</c:v>
                </c:pt>
                <c:pt idx="2448">
                  <c:v>9.61</c:v>
                </c:pt>
                <c:pt idx="2449">
                  <c:v>9.78</c:v>
                </c:pt>
                <c:pt idx="2450">
                  <c:v>9.34</c:v>
                </c:pt>
                <c:pt idx="2451">
                  <c:v>9.38</c:v>
                </c:pt>
                <c:pt idx="2452">
                  <c:v>9.21</c:v>
                </c:pt>
                <c:pt idx="2453">
                  <c:v>9.16</c:v>
                </c:pt>
                <c:pt idx="2454">
                  <c:v>9.35</c:v>
                </c:pt>
                <c:pt idx="2455">
                  <c:v>8.67</c:v>
                </c:pt>
                <c:pt idx="2456">
                  <c:v>8.48</c:v>
                </c:pt>
                <c:pt idx="2457">
                  <c:v>8.28</c:v>
                </c:pt>
                <c:pt idx="2458">
                  <c:v>8.28</c:v>
                </c:pt>
                <c:pt idx="2459">
                  <c:v>8.26</c:v>
                </c:pt>
                <c:pt idx="2460">
                  <c:v>8.21</c:v>
                </c:pt>
                <c:pt idx="2461">
                  <c:v>8.08</c:v>
                </c:pt>
                <c:pt idx="2464">
                  <c:v>7.98</c:v>
                </c:pt>
                <c:pt idx="2465">
                  <c:v>7.68</c:v>
                </c:pt>
                <c:pt idx="2466">
                  <c:v>7.68</c:v>
                </c:pt>
                <c:pt idx="2467">
                  <c:v>7.54</c:v>
                </c:pt>
                <c:pt idx="2468">
                  <c:v>7.57</c:v>
                </c:pt>
                <c:pt idx="2469">
                  <c:v>7.12</c:v>
                </c:pt>
                <c:pt idx="2470">
                  <c:v>7.86</c:v>
                </c:pt>
                <c:pt idx="2471">
                  <c:v>7.66</c:v>
                </c:pt>
                <c:pt idx="2472">
                  <c:v>7.58</c:v>
                </c:pt>
                <c:pt idx="2473">
                  <c:v>7.48</c:v>
                </c:pt>
                <c:pt idx="2474">
                  <c:v>7.7</c:v>
                </c:pt>
                <c:pt idx="2475">
                  <c:v>7.38</c:v>
                </c:pt>
                <c:pt idx="2476">
                  <c:v>7.19</c:v>
                </c:pt>
                <c:pt idx="2477">
                  <c:v>7.11</c:v>
                </c:pt>
                <c:pt idx="2478">
                  <c:v>7.1</c:v>
                </c:pt>
                <c:pt idx="2479">
                  <c:v>7.07</c:v>
                </c:pt>
                <c:pt idx="2480">
                  <c:v>7.23</c:v>
                </c:pt>
                <c:pt idx="2481">
                  <c:v>7.43</c:v>
                </c:pt>
                <c:pt idx="2482">
                  <c:v>7.45</c:v>
                </c:pt>
                <c:pt idx="2483">
                  <c:v>7.26</c:v>
                </c:pt>
                <c:pt idx="2484">
                  <c:v>7.37</c:v>
                </c:pt>
                <c:pt idx="2485">
                  <c:v>7.31</c:v>
                </c:pt>
                <c:pt idx="2486">
                  <c:v>7.27</c:v>
                </c:pt>
                <c:pt idx="2487">
                  <c:v>7.08</c:v>
                </c:pt>
                <c:pt idx="2488">
                  <c:v>7.13</c:v>
                </c:pt>
                <c:pt idx="2489">
                  <c:v>7.01</c:v>
                </c:pt>
                <c:pt idx="2490">
                  <c:v>6.9</c:v>
                </c:pt>
                <c:pt idx="2491">
                  <c:v>6.91</c:v>
                </c:pt>
                <c:pt idx="2492">
                  <c:v>6.88</c:v>
                </c:pt>
                <c:pt idx="2496">
                  <c:v>6.86</c:v>
                </c:pt>
                <c:pt idx="2497">
                  <c:v>6.84</c:v>
                </c:pt>
                <c:pt idx="2498">
                  <c:v>6.69</c:v>
                </c:pt>
                <c:pt idx="2499">
                  <c:v>6.67</c:v>
                </c:pt>
                <c:pt idx="2500">
                  <c:v>6.49</c:v>
                </c:pt>
                <c:pt idx="2501">
                  <c:v>6.48</c:v>
                </c:pt>
                <c:pt idx="2502">
                  <c:v>6.21</c:v>
                </c:pt>
                <c:pt idx="2503">
                  <c:v>6.3</c:v>
                </c:pt>
                <c:pt idx="2504">
                  <c:v>6.3</c:v>
                </c:pt>
                <c:pt idx="2505">
                  <c:v>6.13</c:v>
                </c:pt>
                <c:pt idx="2506">
                  <c:v>6.09</c:v>
                </c:pt>
                <c:pt idx="2507">
                  <c:v>6.14</c:v>
                </c:pt>
                <c:pt idx="2508">
                  <c:v>6.14</c:v>
                </c:pt>
                <c:pt idx="2509">
                  <c:v>6.14</c:v>
                </c:pt>
                <c:pt idx="2510">
                  <c:v>6.09</c:v>
                </c:pt>
                <c:pt idx="2511">
                  <c:v>6.07</c:v>
                </c:pt>
                <c:pt idx="2512">
                  <c:v>6.05</c:v>
                </c:pt>
                <c:pt idx="2513">
                  <c:v>5.98</c:v>
                </c:pt>
                <c:pt idx="2514">
                  <c:v>5.87</c:v>
                </c:pt>
                <c:pt idx="2515">
                  <c:v>5.84</c:v>
                </c:pt>
                <c:pt idx="2516">
                  <c:v>5.74</c:v>
                </c:pt>
                <c:pt idx="2517">
                  <c:v>5.68</c:v>
                </c:pt>
                <c:pt idx="2518">
                  <c:v>5.66</c:v>
                </c:pt>
                <c:pt idx="2519">
                  <c:v>5.54</c:v>
                </c:pt>
                <c:pt idx="2520">
                  <c:v>5.44</c:v>
                </c:pt>
                <c:pt idx="2521">
                  <c:v>5.53</c:v>
                </c:pt>
                <c:pt idx="2522">
                  <c:v>5.5</c:v>
                </c:pt>
                <c:pt idx="2523">
                  <c:v>5.44</c:v>
                </c:pt>
                <c:pt idx="2524">
                  <c:v>5.43</c:v>
                </c:pt>
                <c:pt idx="2528">
                  <c:v>5.44</c:v>
                </c:pt>
                <c:pt idx="2529">
                  <c:v>5.44</c:v>
                </c:pt>
                <c:pt idx="2530">
                  <c:v>5.43</c:v>
                </c:pt>
                <c:pt idx="2531">
                  <c:v>5.4</c:v>
                </c:pt>
                <c:pt idx="2532">
                  <c:v>5.4</c:v>
                </c:pt>
                <c:pt idx="2533">
                  <c:v>5.37</c:v>
                </c:pt>
                <c:pt idx="2534">
                  <c:v>5.37</c:v>
                </c:pt>
                <c:pt idx="2535">
                  <c:v>5.1</c:v>
                </c:pt>
                <c:pt idx="2536">
                  <c:v>5.03</c:v>
                </c:pt>
                <c:pt idx="2537">
                  <c:v>5.05</c:v>
                </c:pt>
                <c:pt idx="2538">
                  <c:v>4.96</c:v>
                </c:pt>
                <c:pt idx="2539">
                  <c:v>4.99</c:v>
                </c:pt>
                <c:pt idx="2540">
                  <c:v>4.99</c:v>
                </c:pt>
                <c:pt idx="2541">
                  <c:v>5.44</c:v>
                </c:pt>
                <c:pt idx="2542">
                  <c:v>6.16</c:v>
                </c:pt>
                <c:pt idx="2543">
                  <c:v>6.13</c:v>
                </c:pt>
                <c:pt idx="2544">
                  <c:v>6.04</c:v>
                </c:pt>
                <c:pt idx="2545">
                  <c:v>5.74</c:v>
                </c:pt>
                <c:pt idx="2546">
                  <c:v>5.48</c:v>
                </c:pt>
                <c:pt idx="2547">
                  <c:v>5.22</c:v>
                </c:pt>
                <c:pt idx="2548">
                  <c:v>5.02</c:v>
                </c:pt>
                <c:pt idx="2549">
                  <c:v>5</c:v>
                </c:pt>
                <c:pt idx="2550">
                  <c:v>4.93</c:v>
                </c:pt>
                <c:pt idx="2551">
                  <c:v>4.91</c:v>
                </c:pt>
                <c:pt idx="2552">
                  <c:v>5.08</c:v>
                </c:pt>
                <c:pt idx="2553">
                  <c:v>5.66</c:v>
                </c:pt>
                <c:pt idx="2554">
                  <c:v>5.29</c:v>
                </c:pt>
                <c:pt idx="2555">
                  <c:v>5.06</c:v>
                </c:pt>
                <c:pt idx="2556">
                  <c:v>5.02</c:v>
                </c:pt>
                <c:pt idx="2557">
                  <c:v>5.02</c:v>
                </c:pt>
                <c:pt idx="2560">
                  <c:v>4.98</c:v>
                </c:pt>
                <c:pt idx="2561">
                  <c:v>4.76</c:v>
                </c:pt>
                <c:pt idx="2562">
                  <c:v>4.97</c:v>
                </c:pt>
                <c:pt idx="2563">
                  <c:v>4.69</c:v>
                </c:pt>
                <c:pt idx="2564">
                  <c:v>4.54</c:v>
                </c:pt>
                <c:pt idx="2565">
                  <c:v>4.35</c:v>
                </c:pt>
                <c:pt idx="2566">
                  <c:v>4.37</c:v>
                </c:pt>
                <c:pt idx="2567">
                  <c:v>4.41</c:v>
                </c:pt>
                <c:pt idx="2568">
                  <c:v>4.46</c:v>
                </c:pt>
                <c:pt idx="2569">
                  <c:v>4.69</c:v>
                </c:pt>
                <c:pt idx="2570">
                  <c:v>4.37</c:v>
                </c:pt>
                <c:pt idx="2571">
                  <c:v>4.15</c:v>
                </c:pt>
                <c:pt idx="2572">
                  <c:v>4.11</c:v>
                </c:pt>
                <c:pt idx="2573">
                  <c:v>4.1</c:v>
                </c:pt>
                <c:pt idx="2574">
                  <c:v>4.04</c:v>
                </c:pt>
                <c:pt idx="2575">
                  <c:v>4.06</c:v>
                </c:pt>
                <c:pt idx="2576">
                  <c:v>4.2</c:v>
                </c:pt>
                <c:pt idx="2577">
                  <c:v>4.17</c:v>
                </c:pt>
                <c:pt idx="2578">
                  <c:v>4.76</c:v>
                </c:pt>
                <c:pt idx="2579">
                  <c:v>4.3</c:v>
                </c:pt>
                <c:pt idx="2580">
                  <c:v>4.08</c:v>
                </c:pt>
                <c:pt idx="2581">
                  <c:v>3.83</c:v>
                </c:pt>
                <c:pt idx="2582">
                  <c:v>3.77</c:v>
                </c:pt>
                <c:pt idx="2583">
                  <c:v>3.54</c:v>
                </c:pt>
                <c:pt idx="2584">
                  <c:v>3.53</c:v>
                </c:pt>
                <c:pt idx="2585">
                  <c:v>3.49</c:v>
                </c:pt>
                <c:pt idx="2586">
                  <c:v>3.47</c:v>
                </c:pt>
                <c:pt idx="2587">
                  <c:v>3.49</c:v>
                </c:pt>
                <c:pt idx="2588">
                  <c:v>3.49</c:v>
                </c:pt>
                <c:pt idx="2589">
                  <c:v>3.29</c:v>
                </c:pt>
                <c:pt idx="2590">
                  <c:v>3.28</c:v>
                </c:pt>
                <c:pt idx="2592">
                  <c:v>3.41</c:v>
                </c:pt>
                <c:pt idx="2593">
                  <c:v>5.3</c:v>
                </c:pt>
                <c:pt idx="2594">
                  <c:v>4.71</c:v>
                </c:pt>
                <c:pt idx="2595">
                  <c:v>4.85</c:v>
                </c:pt>
                <c:pt idx="2596">
                  <c:v>2.45</c:v>
                </c:pt>
                <c:pt idx="2597">
                  <c:v>4.6</c:v>
                </c:pt>
                <c:pt idx="2598">
                  <c:v>3.96</c:v>
                </c:pt>
                <c:pt idx="2599">
                  <c:v>3.47</c:v>
                </c:pt>
                <c:pt idx="2600">
                  <c:v>3.08</c:v>
                </c:pt>
                <c:pt idx="2601">
                  <c:v>3.06</c:v>
                </c:pt>
                <c:pt idx="2602">
                  <c:v>2.9</c:v>
                </c:pt>
                <c:pt idx="2603">
                  <c:v>2.71</c:v>
                </c:pt>
                <c:pt idx="2604">
                  <c:v>2.69</c:v>
                </c:pt>
                <c:pt idx="2605">
                  <c:v>2.59</c:v>
                </c:pt>
                <c:pt idx="2606">
                  <c:v>2.55</c:v>
                </c:pt>
                <c:pt idx="2607">
                  <c:v>2.23</c:v>
                </c:pt>
                <c:pt idx="2608">
                  <c:v>2.79</c:v>
                </c:pt>
                <c:pt idx="2609">
                  <c:v>6.8</c:v>
                </c:pt>
                <c:pt idx="2610">
                  <c:v>6.9</c:v>
                </c:pt>
                <c:pt idx="2611">
                  <c:v>3.63</c:v>
                </c:pt>
                <c:pt idx="2612">
                  <c:v>9.75</c:v>
                </c:pt>
                <c:pt idx="2613">
                  <c:v>6.31</c:v>
                </c:pt>
                <c:pt idx="2614">
                  <c:v>3.65</c:v>
                </c:pt>
                <c:pt idx="2615">
                  <c:v>6.11</c:v>
                </c:pt>
                <c:pt idx="2616">
                  <c:v>3.29</c:v>
                </c:pt>
                <c:pt idx="2617">
                  <c:v>4.32</c:v>
                </c:pt>
                <c:pt idx="2618">
                  <c:v>28.19</c:v>
                </c:pt>
                <c:pt idx="2619">
                  <c:v>13.69</c:v>
                </c:pt>
                <c:pt idx="2620">
                  <c:v>5.85</c:v>
                </c:pt>
                <c:pt idx="2621">
                  <c:v>3.9</c:v>
                </c:pt>
                <c:pt idx="2624">
                  <c:v>3.53</c:v>
                </c:pt>
                <c:pt idx="2625">
                  <c:v>3.53</c:v>
                </c:pt>
                <c:pt idx="2626">
                  <c:v>6.13</c:v>
                </c:pt>
                <c:pt idx="2627">
                  <c:v>6.97</c:v>
                </c:pt>
                <c:pt idx="2628">
                  <c:v>6.23</c:v>
                </c:pt>
                <c:pt idx="2629">
                  <c:v>4.02</c:v>
                </c:pt>
                <c:pt idx="2630">
                  <c:v>6.67</c:v>
                </c:pt>
                <c:pt idx="2631">
                  <c:v>3.57</c:v>
                </c:pt>
                <c:pt idx="2632">
                  <c:v>3.53</c:v>
                </c:pt>
                <c:pt idx="2633">
                  <c:v>3.53</c:v>
                </c:pt>
                <c:pt idx="2634">
                  <c:v>3.53</c:v>
                </c:pt>
                <c:pt idx="2635">
                  <c:v>3.53</c:v>
                </c:pt>
                <c:pt idx="2636">
                  <c:v>3.25</c:v>
                </c:pt>
                <c:pt idx="2637">
                  <c:v>2.72</c:v>
                </c:pt>
                <c:pt idx="2638">
                  <c:v>3.22</c:v>
                </c:pt>
                <c:pt idx="2639">
                  <c:v>7.21</c:v>
                </c:pt>
                <c:pt idx="2640">
                  <c:v>5.14</c:v>
                </c:pt>
                <c:pt idx="2641">
                  <c:v>3.67</c:v>
                </c:pt>
                <c:pt idx="2642">
                  <c:v>2.95</c:v>
                </c:pt>
                <c:pt idx="2643">
                  <c:v>28.23</c:v>
                </c:pt>
                <c:pt idx="2644">
                  <c:v>23.45</c:v>
                </c:pt>
                <c:pt idx="2645">
                  <c:v>28.31</c:v>
                </c:pt>
                <c:pt idx="2646">
                  <c:v>31.81</c:v>
                </c:pt>
                <c:pt idx="2647">
                  <c:v>15.41</c:v>
                </c:pt>
                <c:pt idx="2648">
                  <c:v>16.28</c:v>
                </c:pt>
                <c:pt idx="2649">
                  <c:v>17.35</c:v>
                </c:pt>
                <c:pt idx="2650">
                  <c:v>15.05</c:v>
                </c:pt>
                <c:pt idx="2651">
                  <c:v>27.81</c:v>
                </c:pt>
                <c:pt idx="2652">
                  <c:v>13.87</c:v>
                </c:pt>
                <c:pt idx="2653">
                  <c:v>10.51</c:v>
                </c:pt>
                <c:pt idx="2654">
                  <c:v>13.53</c:v>
                </c:pt>
                <c:pt idx="2655">
                  <c:v>16.81</c:v>
                </c:pt>
                <c:pt idx="2656">
                  <c:v>43.48</c:v>
                </c:pt>
                <c:pt idx="2657">
                  <c:v>26.46</c:v>
                </c:pt>
                <c:pt idx="2658">
                  <c:v>30.07</c:v>
                </c:pt>
                <c:pt idx="2659">
                  <c:v>20.91</c:v>
                </c:pt>
                <c:pt idx="2660">
                  <c:v>16.17</c:v>
                </c:pt>
                <c:pt idx="2661">
                  <c:v>51.41</c:v>
                </c:pt>
                <c:pt idx="2662">
                  <c:v>42.54</c:v>
                </c:pt>
                <c:pt idx="2663">
                  <c:v>46.65</c:v>
                </c:pt>
                <c:pt idx="2664">
                  <c:v>40.3</c:v>
                </c:pt>
                <c:pt idx="2665">
                  <c:v>29.06</c:v>
                </c:pt>
                <c:pt idx="2666">
                  <c:v>28.44</c:v>
                </c:pt>
                <c:pt idx="2667">
                  <c:v>26.34</c:v>
                </c:pt>
                <c:pt idx="2668">
                  <c:v>26.55</c:v>
                </c:pt>
                <c:pt idx="2669">
                  <c:v>29.01</c:v>
                </c:pt>
                <c:pt idx="2670">
                  <c:v>75.16</c:v>
                </c:pt>
                <c:pt idx="2671">
                  <c:v>59.48</c:v>
                </c:pt>
                <c:pt idx="2672">
                  <c:v>75.19</c:v>
                </c:pt>
                <c:pt idx="2673">
                  <c:v>47.45</c:v>
                </c:pt>
                <c:pt idx="2674">
                  <c:v>45.76</c:v>
                </c:pt>
                <c:pt idx="2675">
                  <c:v>44.54</c:v>
                </c:pt>
                <c:pt idx="2676">
                  <c:v>63.3</c:v>
                </c:pt>
                <c:pt idx="2677">
                  <c:v>39.1</c:v>
                </c:pt>
                <c:pt idx="2678">
                  <c:v>45.16</c:v>
                </c:pt>
                <c:pt idx="2679">
                  <c:v>35.89</c:v>
                </c:pt>
                <c:pt idx="2680">
                  <c:v>31.29</c:v>
                </c:pt>
                <c:pt idx="2681">
                  <c:v>30.35</c:v>
                </c:pt>
                <c:pt idx="2682">
                  <c:v>28.15</c:v>
                </c:pt>
                <c:pt idx="2683">
                  <c:v>26.06</c:v>
                </c:pt>
                <c:pt idx="2684">
                  <c:v>30.1</c:v>
                </c:pt>
                <c:pt idx="2685">
                  <c:v>33.01</c:v>
                </c:pt>
                <c:pt idx="2686">
                  <c:v>55.5</c:v>
                </c:pt>
                <c:pt idx="2688">
                  <c:v>102.71</c:v>
                </c:pt>
                <c:pt idx="2689">
                  <c:v>94.94</c:v>
                </c:pt>
                <c:pt idx="2690">
                  <c:v>86.121</c:v>
                </c:pt>
                <c:pt idx="2691">
                  <c:v>76.17</c:v>
                </c:pt>
                <c:pt idx="2692">
                  <c:v>81.79</c:v>
                </c:pt>
                <c:pt idx="2693">
                  <c:v>64.96</c:v>
                </c:pt>
                <c:pt idx="2694">
                  <c:v>76.77</c:v>
                </c:pt>
                <c:pt idx="2695">
                  <c:v>63.27</c:v>
                </c:pt>
                <c:pt idx="2696">
                  <c:v>69.01</c:v>
                </c:pt>
                <c:pt idx="2697">
                  <c:v>64.91</c:v>
                </c:pt>
                <c:pt idx="2698">
                  <c:v>71.68</c:v>
                </c:pt>
                <c:pt idx="2699">
                  <c:v>77.49</c:v>
                </c:pt>
                <c:pt idx="2700">
                  <c:v>72.36</c:v>
                </c:pt>
                <c:pt idx="2701">
                  <c:v>89.45</c:v>
                </c:pt>
                <c:pt idx="2702">
                  <c:v>104.71</c:v>
                </c:pt>
                <c:pt idx="2703">
                  <c:v>114.73</c:v>
                </c:pt>
                <c:pt idx="2704">
                  <c:v>98.4</c:v>
                </c:pt>
                <c:pt idx="2705">
                  <c:v>97.7</c:v>
                </c:pt>
                <c:pt idx="2706">
                  <c:v>94.18</c:v>
                </c:pt>
                <c:pt idx="2707">
                  <c:v>73.46</c:v>
                </c:pt>
                <c:pt idx="2708">
                  <c:v>64.97</c:v>
                </c:pt>
                <c:pt idx="2709">
                  <c:v>61.02</c:v>
                </c:pt>
                <c:pt idx="2710">
                  <c:v>57.86</c:v>
                </c:pt>
                <c:pt idx="2711">
                  <c:v>59.16</c:v>
                </c:pt>
                <c:pt idx="2712">
                  <c:v>61.04</c:v>
                </c:pt>
                <c:pt idx="2713">
                  <c:v>66.09</c:v>
                </c:pt>
                <c:pt idx="2714">
                  <c:v>48.84</c:v>
                </c:pt>
                <c:pt idx="2715">
                  <c:v>81.76</c:v>
                </c:pt>
                <c:pt idx="2716">
                  <c:v>133.47</c:v>
                </c:pt>
                <c:pt idx="2717">
                  <c:v>101.92</c:v>
                </c:pt>
                <c:pt idx="2718">
                  <c:v>93.63</c:v>
                </c:pt>
                <c:pt idx="2719">
                  <c:v>92.57</c:v>
                </c:pt>
                <c:pt idx="2720">
                  <c:v>85</c:v>
                </c:pt>
                <c:pt idx="2721">
                  <c:v>123.89</c:v>
                </c:pt>
                <c:pt idx="2722">
                  <c:v>163.44</c:v>
                </c:pt>
                <c:pt idx="2723">
                  <c:v>127.21</c:v>
                </c:pt>
                <c:pt idx="2724">
                  <c:v>124.29</c:v>
                </c:pt>
                <c:pt idx="2725">
                  <c:v>121.3</c:v>
                </c:pt>
                <c:pt idx="2726">
                  <c:v>124.72</c:v>
                </c:pt>
                <c:pt idx="2727">
                  <c:v>125.91</c:v>
                </c:pt>
                <c:pt idx="2728">
                  <c:v>149.68</c:v>
                </c:pt>
                <c:pt idx="2729">
                  <c:v>131.03</c:v>
                </c:pt>
                <c:pt idx="2730">
                  <c:v>124.6</c:v>
                </c:pt>
                <c:pt idx="2731">
                  <c:v>114.54</c:v>
                </c:pt>
                <c:pt idx="2732">
                  <c:v>158.86</c:v>
                </c:pt>
                <c:pt idx="2733">
                  <c:v>122.2</c:v>
                </c:pt>
                <c:pt idx="2734">
                  <c:v>141.86</c:v>
                </c:pt>
                <c:pt idx="2735">
                  <c:v>138.45</c:v>
                </c:pt>
                <c:pt idx="2736">
                  <c:v>128.74</c:v>
                </c:pt>
                <c:pt idx="2737">
                  <c:v>118.32</c:v>
                </c:pt>
                <c:pt idx="2738">
                  <c:v>108.59</c:v>
                </c:pt>
                <c:pt idx="2739">
                  <c:v>112.63</c:v>
                </c:pt>
                <c:pt idx="2740">
                  <c:v>133.25</c:v>
                </c:pt>
                <c:pt idx="2741">
                  <c:v>106.95</c:v>
                </c:pt>
                <c:pt idx="2742">
                  <c:v>99.2</c:v>
                </c:pt>
                <c:pt idx="2743">
                  <c:v>87.6</c:v>
                </c:pt>
                <c:pt idx="2744">
                  <c:v>83.53</c:v>
                </c:pt>
                <c:pt idx="2745">
                  <c:v>77.18</c:v>
                </c:pt>
                <c:pt idx="2746">
                  <c:v>73.96</c:v>
                </c:pt>
                <c:pt idx="2747">
                  <c:v>89.68</c:v>
                </c:pt>
                <c:pt idx="2748">
                  <c:v>80.14</c:v>
                </c:pt>
                <c:pt idx="2749">
                  <c:v>72.84</c:v>
                </c:pt>
                <c:pt idx="2750">
                  <c:v>76.21</c:v>
                </c:pt>
                <c:pt idx="2752">
                  <c:v>68.1</c:v>
                </c:pt>
                <c:pt idx="2753">
                  <c:v>52.34</c:v>
                </c:pt>
                <c:pt idx="2754">
                  <c:v>51.41</c:v>
                </c:pt>
                <c:pt idx="2755">
                  <c:v>49.9</c:v>
                </c:pt>
                <c:pt idx="2756">
                  <c:v>48.16</c:v>
                </c:pt>
                <c:pt idx="2757">
                  <c:v>46.78</c:v>
                </c:pt>
                <c:pt idx="2758">
                  <c:v>44.81</c:v>
                </c:pt>
                <c:pt idx="2759">
                  <c:v>43.08</c:v>
                </c:pt>
                <c:pt idx="2760">
                  <c:v>41.74</c:v>
                </c:pt>
                <c:pt idx="2761">
                  <c:v>40.97</c:v>
                </c:pt>
                <c:pt idx="2762">
                  <c:v>39.05</c:v>
                </c:pt>
                <c:pt idx="2763">
                  <c:v>37.19</c:v>
                </c:pt>
                <c:pt idx="2764">
                  <c:v>36.1</c:v>
                </c:pt>
                <c:pt idx="2765">
                  <c:v>34.62</c:v>
                </c:pt>
                <c:pt idx="2766">
                  <c:v>33.54</c:v>
                </c:pt>
                <c:pt idx="2767">
                  <c:v>31.91</c:v>
                </c:pt>
                <c:pt idx="2768">
                  <c:v>30.77</c:v>
                </c:pt>
                <c:pt idx="2769">
                  <c:v>40.56</c:v>
                </c:pt>
                <c:pt idx="2770">
                  <c:v>33.15</c:v>
                </c:pt>
                <c:pt idx="2771">
                  <c:v>30.38</c:v>
                </c:pt>
                <c:pt idx="2772">
                  <c:v>29.95</c:v>
                </c:pt>
                <c:pt idx="2773">
                  <c:v>28.2</c:v>
                </c:pt>
                <c:pt idx="2774">
                  <c:v>25.51</c:v>
                </c:pt>
                <c:pt idx="2775">
                  <c:v>23.32</c:v>
                </c:pt>
                <c:pt idx="2776">
                  <c:v>23.92</c:v>
                </c:pt>
                <c:pt idx="2777">
                  <c:v>23.69</c:v>
                </c:pt>
                <c:pt idx="2778">
                  <c:v>23.36</c:v>
                </c:pt>
                <c:pt idx="2779">
                  <c:v>22.49</c:v>
                </c:pt>
                <c:pt idx="2780">
                  <c:v>20.71</c:v>
                </c:pt>
                <c:pt idx="2781">
                  <c:v>21.79</c:v>
                </c:pt>
                <c:pt idx="2784">
                  <c:v>21.45</c:v>
                </c:pt>
                <c:pt idx="2785">
                  <c:v>21.1</c:v>
                </c:pt>
                <c:pt idx="2786">
                  <c:v>20.19</c:v>
                </c:pt>
                <c:pt idx="2787">
                  <c:v>19.42</c:v>
                </c:pt>
                <c:pt idx="2788">
                  <c:v>18.85</c:v>
                </c:pt>
                <c:pt idx="2789">
                  <c:v>17.88</c:v>
                </c:pt>
                <c:pt idx="2790">
                  <c:v>18.14</c:v>
                </c:pt>
                <c:pt idx="2791">
                  <c:v>18.5</c:v>
                </c:pt>
                <c:pt idx="2792">
                  <c:v>17.56</c:v>
                </c:pt>
                <c:pt idx="2793">
                  <c:v>16.47</c:v>
                </c:pt>
                <c:pt idx="2794">
                  <c:v>15.54</c:v>
                </c:pt>
                <c:pt idx="2795">
                  <c:v>14.91</c:v>
                </c:pt>
                <c:pt idx="2796">
                  <c:v>14.7</c:v>
                </c:pt>
                <c:pt idx="2797">
                  <c:v>14.9</c:v>
                </c:pt>
                <c:pt idx="2798">
                  <c:v>14.13</c:v>
                </c:pt>
                <c:pt idx="2799">
                  <c:v>13.38</c:v>
                </c:pt>
                <c:pt idx="2800">
                  <c:v>13.37</c:v>
                </c:pt>
                <c:pt idx="2801">
                  <c:v>13.03</c:v>
                </c:pt>
                <c:pt idx="2802">
                  <c:v>12.77</c:v>
                </c:pt>
                <c:pt idx="2803">
                  <c:v>12.61</c:v>
                </c:pt>
                <c:pt idx="2804">
                  <c:v>12.66</c:v>
                </c:pt>
                <c:pt idx="2805">
                  <c:v>12.6</c:v>
                </c:pt>
                <c:pt idx="2806">
                  <c:v>12.667</c:v>
                </c:pt>
                <c:pt idx="2807">
                  <c:v>12.43</c:v>
                </c:pt>
                <c:pt idx="2808">
                  <c:v>12.28</c:v>
                </c:pt>
                <c:pt idx="2809">
                  <c:v>12.66</c:v>
                </c:pt>
                <c:pt idx="2810">
                  <c:v>12.62</c:v>
                </c:pt>
                <c:pt idx="2811">
                  <c:v>12.05</c:v>
                </c:pt>
                <c:pt idx="2812">
                  <c:v>11.27</c:v>
                </c:pt>
                <c:pt idx="2813">
                  <c:v>11.09</c:v>
                </c:pt>
                <c:pt idx="2816">
                  <c:v>11.06</c:v>
                </c:pt>
                <c:pt idx="2817">
                  <c:v>11.11</c:v>
                </c:pt>
                <c:pt idx="2818">
                  <c:v>11.11</c:v>
                </c:pt>
                <c:pt idx="2819">
                  <c:v>10.01</c:v>
                </c:pt>
                <c:pt idx="2820">
                  <c:v>10.07</c:v>
                </c:pt>
                <c:pt idx="2821">
                  <c:v>9.56</c:v>
                </c:pt>
                <c:pt idx="2822">
                  <c:v>9.56</c:v>
                </c:pt>
                <c:pt idx="2823">
                  <c:v>9.21</c:v>
                </c:pt>
                <c:pt idx="2824">
                  <c:v>8.95</c:v>
                </c:pt>
                <c:pt idx="2825">
                  <c:v>8.95</c:v>
                </c:pt>
                <c:pt idx="2826">
                  <c:v>8.84</c:v>
                </c:pt>
                <c:pt idx="2827">
                  <c:v>8.73</c:v>
                </c:pt>
                <c:pt idx="2828">
                  <c:v>8.64</c:v>
                </c:pt>
                <c:pt idx="2829">
                  <c:v>8.64</c:v>
                </c:pt>
                <c:pt idx="2830">
                  <c:v>8.61</c:v>
                </c:pt>
                <c:pt idx="2831">
                  <c:v>8.28</c:v>
                </c:pt>
                <c:pt idx="2832">
                  <c:v>7.89</c:v>
                </c:pt>
                <c:pt idx="2833">
                  <c:v>7.82</c:v>
                </c:pt>
                <c:pt idx="2834">
                  <c:v>8.18</c:v>
                </c:pt>
                <c:pt idx="2835">
                  <c:v>7.91</c:v>
                </c:pt>
                <c:pt idx="2836">
                  <c:v>7.82</c:v>
                </c:pt>
                <c:pt idx="2837">
                  <c:v>7.75</c:v>
                </c:pt>
                <c:pt idx="2838">
                  <c:v>7.63</c:v>
                </c:pt>
                <c:pt idx="2839">
                  <c:v>7.76</c:v>
                </c:pt>
                <c:pt idx="2840">
                  <c:v>7.65</c:v>
                </c:pt>
                <c:pt idx="2841">
                  <c:v>7.69</c:v>
                </c:pt>
                <c:pt idx="2842">
                  <c:v>7.67</c:v>
                </c:pt>
                <c:pt idx="2843">
                  <c:v>7.52</c:v>
                </c:pt>
                <c:pt idx="2844">
                  <c:v>7.67</c:v>
                </c:pt>
                <c:pt idx="2845">
                  <c:v>7.74</c:v>
                </c:pt>
                <c:pt idx="2848">
                  <c:v>7.72</c:v>
                </c:pt>
                <c:pt idx="2849">
                  <c:v>7.64</c:v>
                </c:pt>
                <c:pt idx="2850">
                  <c:v>7.44</c:v>
                </c:pt>
                <c:pt idx="2851">
                  <c:v>7.31</c:v>
                </c:pt>
                <c:pt idx="2852">
                  <c:v>7.24</c:v>
                </c:pt>
                <c:pt idx="2853">
                  <c:v>7.21</c:v>
                </c:pt>
                <c:pt idx="2854">
                  <c:v>7.1</c:v>
                </c:pt>
                <c:pt idx="2855">
                  <c:v>7.05</c:v>
                </c:pt>
                <c:pt idx="2856">
                  <c:v>7.13</c:v>
                </c:pt>
                <c:pt idx="2857">
                  <c:v>6.91</c:v>
                </c:pt>
                <c:pt idx="2858">
                  <c:v>6.85</c:v>
                </c:pt>
                <c:pt idx="2859">
                  <c:v>6.8</c:v>
                </c:pt>
                <c:pt idx="2860">
                  <c:v>6.94</c:v>
                </c:pt>
                <c:pt idx="2861">
                  <c:v>6.75</c:v>
                </c:pt>
                <c:pt idx="2862">
                  <c:v>6.65</c:v>
                </c:pt>
                <c:pt idx="2863">
                  <c:v>6.81</c:v>
                </c:pt>
                <c:pt idx="2864">
                  <c:v>6.68</c:v>
                </c:pt>
                <c:pt idx="2865">
                  <c:v>6.48</c:v>
                </c:pt>
                <c:pt idx="2866">
                  <c:v>6.36</c:v>
                </c:pt>
                <c:pt idx="2867">
                  <c:v>6.36</c:v>
                </c:pt>
                <c:pt idx="2868">
                  <c:v>6.27</c:v>
                </c:pt>
                <c:pt idx="2869">
                  <c:v>6.4</c:v>
                </c:pt>
                <c:pt idx="2870">
                  <c:v>6.37</c:v>
                </c:pt>
                <c:pt idx="2871">
                  <c:v>6.29</c:v>
                </c:pt>
                <c:pt idx="2872">
                  <c:v>6.14</c:v>
                </c:pt>
                <c:pt idx="2873">
                  <c:v>5.78</c:v>
                </c:pt>
                <c:pt idx="2874">
                  <c:v>5.94</c:v>
                </c:pt>
                <c:pt idx="2875">
                  <c:v>5.91</c:v>
                </c:pt>
                <c:pt idx="2876">
                  <c:v>5.96</c:v>
                </c:pt>
                <c:pt idx="2880">
                  <c:v>5.99</c:v>
                </c:pt>
                <c:pt idx="2881">
                  <c:v>5.93</c:v>
                </c:pt>
                <c:pt idx="2882">
                  <c:v>10.36</c:v>
                </c:pt>
                <c:pt idx="2883">
                  <c:v>8.29</c:v>
                </c:pt>
                <c:pt idx="2884">
                  <c:v>7.14</c:v>
                </c:pt>
                <c:pt idx="2885">
                  <c:v>6.93</c:v>
                </c:pt>
                <c:pt idx="2886">
                  <c:v>6.68</c:v>
                </c:pt>
                <c:pt idx="2887">
                  <c:v>6.83</c:v>
                </c:pt>
                <c:pt idx="2888">
                  <c:v>6.54</c:v>
                </c:pt>
                <c:pt idx="2889">
                  <c:v>6.47</c:v>
                </c:pt>
                <c:pt idx="2890">
                  <c:v>6.41</c:v>
                </c:pt>
                <c:pt idx="2891">
                  <c:v>6.26</c:v>
                </c:pt>
                <c:pt idx="2892">
                  <c:v>6.18</c:v>
                </c:pt>
                <c:pt idx="2893">
                  <c:v>6.37</c:v>
                </c:pt>
                <c:pt idx="2894">
                  <c:v>7.02</c:v>
                </c:pt>
                <c:pt idx="2895">
                  <c:v>7.28</c:v>
                </c:pt>
                <c:pt idx="2896">
                  <c:v>7.12</c:v>
                </c:pt>
                <c:pt idx="2897">
                  <c:v>6.11</c:v>
                </c:pt>
                <c:pt idx="2898">
                  <c:v>6.37</c:v>
                </c:pt>
                <c:pt idx="2899">
                  <c:v>6.2</c:v>
                </c:pt>
                <c:pt idx="2900">
                  <c:v>5.94</c:v>
                </c:pt>
                <c:pt idx="2901">
                  <c:v>6.03</c:v>
                </c:pt>
                <c:pt idx="2902">
                  <c:v>5.99</c:v>
                </c:pt>
                <c:pt idx="2903">
                  <c:v>6.01</c:v>
                </c:pt>
                <c:pt idx="2904">
                  <c:v>5.86</c:v>
                </c:pt>
                <c:pt idx="2905">
                  <c:v>6.03</c:v>
                </c:pt>
                <c:pt idx="2906">
                  <c:v>5.92</c:v>
                </c:pt>
                <c:pt idx="2907">
                  <c:v>5.67</c:v>
                </c:pt>
                <c:pt idx="2908">
                  <c:v>6.02</c:v>
                </c:pt>
                <c:pt idx="2909">
                  <c:v>8.14</c:v>
                </c:pt>
                <c:pt idx="2912">
                  <c:v>6.65</c:v>
                </c:pt>
                <c:pt idx="2913">
                  <c:v>6.06</c:v>
                </c:pt>
                <c:pt idx="2914">
                  <c:v>5.74</c:v>
                </c:pt>
                <c:pt idx="2915">
                  <c:v>5.81</c:v>
                </c:pt>
                <c:pt idx="2916">
                  <c:v>5.71</c:v>
                </c:pt>
                <c:pt idx="2917">
                  <c:v>5.72</c:v>
                </c:pt>
                <c:pt idx="2918">
                  <c:v>5.78</c:v>
                </c:pt>
                <c:pt idx="2919">
                  <c:v>5.46</c:v>
                </c:pt>
                <c:pt idx="2920">
                  <c:v>5.44</c:v>
                </c:pt>
                <c:pt idx="2921">
                  <c:v>5.33</c:v>
                </c:pt>
                <c:pt idx="2922">
                  <c:v>5.23</c:v>
                </c:pt>
                <c:pt idx="2923">
                  <c:v>5.18</c:v>
                </c:pt>
                <c:pt idx="2924">
                  <c:v>5.1</c:v>
                </c:pt>
                <c:pt idx="2925">
                  <c:v>5.87</c:v>
                </c:pt>
                <c:pt idx="2926">
                  <c:v>5.44</c:v>
                </c:pt>
                <c:pt idx="2927">
                  <c:v>5.58</c:v>
                </c:pt>
                <c:pt idx="2928">
                  <c:v>5.36</c:v>
                </c:pt>
                <c:pt idx="2929">
                  <c:v>5.32</c:v>
                </c:pt>
                <c:pt idx="2930">
                  <c:v>6.15</c:v>
                </c:pt>
                <c:pt idx="2931">
                  <c:v>6.02</c:v>
                </c:pt>
                <c:pt idx="2932">
                  <c:v>5.43</c:v>
                </c:pt>
                <c:pt idx="2933">
                  <c:v>5.3</c:v>
                </c:pt>
                <c:pt idx="2934">
                  <c:v>5.18</c:v>
                </c:pt>
                <c:pt idx="2935">
                  <c:v>5.02</c:v>
                </c:pt>
                <c:pt idx="2936">
                  <c:v>4.94</c:v>
                </c:pt>
                <c:pt idx="2937">
                  <c:v>4.77</c:v>
                </c:pt>
                <c:pt idx="2938">
                  <c:v>4.69</c:v>
                </c:pt>
                <c:pt idx="2939">
                  <c:v>4.41</c:v>
                </c:pt>
                <c:pt idx="2940">
                  <c:v>4.45</c:v>
                </c:pt>
                <c:pt idx="2944">
                  <c:v>4.48</c:v>
                </c:pt>
                <c:pt idx="2945">
                  <c:v>4.69</c:v>
                </c:pt>
                <c:pt idx="2946">
                  <c:v>5.31</c:v>
                </c:pt>
                <c:pt idx="2947">
                  <c:v>5.56</c:v>
                </c:pt>
                <c:pt idx="2948">
                  <c:v>5.56</c:v>
                </c:pt>
                <c:pt idx="2949">
                  <c:v>5.47</c:v>
                </c:pt>
                <c:pt idx="2950">
                  <c:v>5.39</c:v>
                </c:pt>
                <c:pt idx="2951">
                  <c:v>9.56</c:v>
                </c:pt>
                <c:pt idx="2952">
                  <c:v>7.78</c:v>
                </c:pt>
                <c:pt idx="2953">
                  <c:v>7.78</c:v>
                </c:pt>
                <c:pt idx="2954">
                  <c:v>7.78</c:v>
                </c:pt>
                <c:pt idx="2955">
                  <c:v>7.52</c:v>
                </c:pt>
                <c:pt idx="2956">
                  <c:v>7.38</c:v>
                </c:pt>
                <c:pt idx="2957">
                  <c:v>5.77</c:v>
                </c:pt>
                <c:pt idx="2958">
                  <c:v>4.02</c:v>
                </c:pt>
                <c:pt idx="2959">
                  <c:v>3.79</c:v>
                </c:pt>
                <c:pt idx="2960">
                  <c:v>3.81</c:v>
                </c:pt>
                <c:pt idx="2961">
                  <c:v>7.99</c:v>
                </c:pt>
                <c:pt idx="2962">
                  <c:v>17.26</c:v>
                </c:pt>
                <c:pt idx="2963">
                  <c:v>7.56</c:v>
                </c:pt>
                <c:pt idx="2964">
                  <c:v>7.56</c:v>
                </c:pt>
                <c:pt idx="2965">
                  <c:v>7.05</c:v>
                </c:pt>
                <c:pt idx="2966">
                  <c:v>7.05</c:v>
                </c:pt>
                <c:pt idx="2967">
                  <c:v>7.05</c:v>
                </c:pt>
                <c:pt idx="2968">
                  <c:v>7.05</c:v>
                </c:pt>
                <c:pt idx="2969">
                  <c:v>6.48</c:v>
                </c:pt>
                <c:pt idx="2970">
                  <c:v>6.48</c:v>
                </c:pt>
                <c:pt idx="2971">
                  <c:v>6.48</c:v>
                </c:pt>
                <c:pt idx="2972">
                  <c:v>6.48</c:v>
                </c:pt>
                <c:pt idx="2973">
                  <c:v>6.48</c:v>
                </c:pt>
                <c:pt idx="2974">
                  <c:v>6.48</c:v>
                </c:pt>
                <c:pt idx="2976">
                  <c:v>6.48</c:v>
                </c:pt>
                <c:pt idx="2977">
                  <c:v>6.48</c:v>
                </c:pt>
                <c:pt idx="2978">
                  <c:v>6.48</c:v>
                </c:pt>
                <c:pt idx="2979">
                  <c:v>6.48</c:v>
                </c:pt>
                <c:pt idx="2980">
                  <c:v>6.48</c:v>
                </c:pt>
                <c:pt idx="2981">
                  <c:v>6.56</c:v>
                </c:pt>
                <c:pt idx="2982">
                  <c:v>6.47</c:v>
                </c:pt>
                <c:pt idx="2983">
                  <c:v>5.99</c:v>
                </c:pt>
                <c:pt idx="2984">
                  <c:v>6</c:v>
                </c:pt>
                <c:pt idx="2985">
                  <c:v>6.13</c:v>
                </c:pt>
                <c:pt idx="2986">
                  <c:v>5.87</c:v>
                </c:pt>
                <c:pt idx="2987">
                  <c:v>5.98</c:v>
                </c:pt>
                <c:pt idx="2988">
                  <c:v>9.33</c:v>
                </c:pt>
                <c:pt idx="2989">
                  <c:v>9.24</c:v>
                </c:pt>
                <c:pt idx="2990">
                  <c:v>4.84</c:v>
                </c:pt>
                <c:pt idx="2991">
                  <c:v>4.5</c:v>
                </c:pt>
                <c:pt idx="2992">
                  <c:v>4.5</c:v>
                </c:pt>
                <c:pt idx="2993">
                  <c:v>4.25</c:v>
                </c:pt>
                <c:pt idx="2994">
                  <c:v>3.82</c:v>
                </c:pt>
                <c:pt idx="2995">
                  <c:v>3.66</c:v>
                </c:pt>
                <c:pt idx="2996">
                  <c:v>3.66</c:v>
                </c:pt>
                <c:pt idx="2997">
                  <c:v>3.66</c:v>
                </c:pt>
                <c:pt idx="2998">
                  <c:v>3.66</c:v>
                </c:pt>
                <c:pt idx="2999">
                  <c:v>4.18</c:v>
                </c:pt>
                <c:pt idx="3000">
                  <c:v>3.98</c:v>
                </c:pt>
                <c:pt idx="3001">
                  <c:v>3.82</c:v>
                </c:pt>
                <c:pt idx="3002">
                  <c:v>16.063</c:v>
                </c:pt>
                <c:pt idx="3003">
                  <c:v>14.21</c:v>
                </c:pt>
                <c:pt idx="3004">
                  <c:v>4.64</c:v>
                </c:pt>
                <c:pt idx="3005">
                  <c:v>4.5</c:v>
                </c:pt>
                <c:pt idx="3006">
                  <c:v>6.92</c:v>
                </c:pt>
                <c:pt idx="3008">
                  <c:v>10.044</c:v>
                </c:pt>
                <c:pt idx="3009">
                  <c:v>8.26</c:v>
                </c:pt>
                <c:pt idx="3010">
                  <c:v>4.39</c:v>
                </c:pt>
                <c:pt idx="3011">
                  <c:v>3.53</c:v>
                </c:pt>
                <c:pt idx="3012">
                  <c:v>3.31</c:v>
                </c:pt>
                <c:pt idx="3013">
                  <c:v>2.3</c:v>
                </c:pt>
                <c:pt idx="3014">
                  <c:v>2.23</c:v>
                </c:pt>
                <c:pt idx="3015">
                  <c:v>1.72</c:v>
                </c:pt>
                <c:pt idx="3016">
                  <c:v>1.416</c:v>
                </c:pt>
                <c:pt idx="3017">
                  <c:v>1.687</c:v>
                </c:pt>
                <c:pt idx="3018">
                  <c:v>6.574</c:v>
                </c:pt>
                <c:pt idx="3019">
                  <c:v>10.2</c:v>
                </c:pt>
                <c:pt idx="3020">
                  <c:v>4.865</c:v>
                </c:pt>
                <c:pt idx="3021">
                  <c:v>2.746</c:v>
                </c:pt>
                <c:pt idx="3022">
                  <c:v>2.44</c:v>
                </c:pt>
                <c:pt idx="3023">
                  <c:v>3.407</c:v>
                </c:pt>
                <c:pt idx="3024">
                  <c:v>2.54</c:v>
                </c:pt>
                <c:pt idx="3025">
                  <c:v>3.67</c:v>
                </c:pt>
                <c:pt idx="3026">
                  <c:v>2.588</c:v>
                </c:pt>
                <c:pt idx="3027">
                  <c:v>2.506</c:v>
                </c:pt>
                <c:pt idx="3028">
                  <c:v>1.995</c:v>
                </c:pt>
                <c:pt idx="3029">
                  <c:v>2.288</c:v>
                </c:pt>
                <c:pt idx="3030">
                  <c:v>2.366</c:v>
                </c:pt>
                <c:pt idx="3031">
                  <c:v>3.296</c:v>
                </c:pt>
                <c:pt idx="3032">
                  <c:v>6.899</c:v>
                </c:pt>
                <c:pt idx="3033">
                  <c:v>21.12</c:v>
                </c:pt>
                <c:pt idx="3034">
                  <c:v>11.702</c:v>
                </c:pt>
                <c:pt idx="3035">
                  <c:v>15.055</c:v>
                </c:pt>
                <c:pt idx="3036">
                  <c:v>19.466</c:v>
                </c:pt>
                <c:pt idx="3037">
                  <c:v>9.07</c:v>
                </c:pt>
                <c:pt idx="3038">
                  <c:v>8.977</c:v>
                </c:pt>
                <c:pt idx="3040">
                  <c:v>8.95</c:v>
                </c:pt>
                <c:pt idx="3041">
                  <c:v>4.87</c:v>
                </c:pt>
                <c:pt idx="3042">
                  <c:v>4.21</c:v>
                </c:pt>
                <c:pt idx="3043">
                  <c:v>3.27</c:v>
                </c:pt>
                <c:pt idx="3044">
                  <c:v>2.509</c:v>
                </c:pt>
                <c:pt idx="3045">
                  <c:v>2.406</c:v>
                </c:pt>
                <c:pt idx="3046">
                  <c:v>2.716</c:v>
                </c:pt>
                <c:pt idx="3047">
                  <c:v>2.522</c:v>
                </c:pt>
                <c:pt idx="3048">
                  <c:v>2.406</c:v>
                </c:pt>
                <c:pt idx="3049">
                  <c:v>16.843</c:v>
                </c:pt>
                <c:pt idx="3050">
                  <c:v>9.692</c:v>
                </c:pt>
                <c:pt idx="3051">
                  <c:v>17.211</c:v>
                </c:pt>
                <c:pt idx="3052">
                  <c:v>9.432</c:v>
                </c:pt>
                <c:pt idx="3053">
                  <c:v>8.01</c:v>
                </c:pt>
                <c:pt idx="3054">
                  <c:v>29.025</c:v>
                </c:pt>
                <c:pt idx="3055">
                  <c:v>22.136</c:v>
                </c:pt>
                <c:pt idx="3056">
                  <c:v>28.339</c:v>
                </c:pt>
                <c:pt idx="3057">
                  <c:v>58.231</c:v>
                </c:pt>
                <c:pt idx="3058">
                  <c:v>43.053</c:v>
                </c:pt>
                <c:pt idx="3059">
                  <c:v>39.93</c:v>
                </c:pt>
                <c:pt idx="3060">
                  <c:v>32.102</c:v>
                </c:pt>
                <c:pt idx="3061">
                  <c:v>28.418</c:v>
                </c:pt>
                <c:pt idx="3062">
                  <c:v>22.33</c:v>
                </c:pt>
                <c:pt idx="3063">
                  <c:v>64.58</c:v>
                </c:pt>
                <c:pt idx="3064">
                  <c:v>75.06</c:v>
                </c:pt>
                <c:pt idx="3065">
                  <c:v>38.69</c:v>
                </c:pt>
                <c:pt idx="3066">
                  <c:v>37.098</c:v>
                </c:pt>
                <c:pt idx="3067">
                  <c:v>27.406</c:v>
                </c:pt>
                <c:pt idx="3068">
                  <c:v>23.76</c:v>
                </c:pt>
                <c:pt idx="3069">
                  <c:v>23.76</c:v>
                </c:pt>
                <c:pt idx="3070">
                  <c:v>23.67</c:v>
                </c:pt>
                <c:pt idx="3071">
                  <c:v>39.43</c:v>
                </c:pt>
                <c:pt idx="3072">
                  <c:v>22.71</c:v>
                </c:pt>
                <c:pt idx="3073">
                  <c:v>22.156</c:v>
                </c:pt>
                <c:pt idx="3074">
                  <c:v>69.66</c:v>
                </c:pt>
                <c:pt idx="3075">
                  <c:v>60.342</c:v>
                </c:pt>
                <c:pt idx="3076">
                  <c:v>44.217</c:v>
                </c:pt>
                <c:pt idx="3077">
                  <c:v>41.153</c:v>
                </c:pt>
                <c:pt idx="3078">
                  <c:v>35.379</c:v>
                </c:pt>
                <c:pt idx="3079">
                  <c:v>35.979</c:v>
                </c:pt>
                <c:pt idx="3080">
                  <c:v>42.618</c:v>
                </c:pt>
                <c:pt idx="3081">
                  <c:v>29.516</c:v>
                </c:pt>
                <c:pt idx="3082">
                  <c:v>27.392</c:v>
                </c:pt>
                <c:pt idx="3083">
                  <c:v>24.689</c:v>
                </c:pt>
                <c:pt idx="3084">
                  <c:v>23.756</c:v>
                </c:pt>
                <c:pt idx="3085">
                  <c:v>59.759</c:v>
                </c:pt>
                <c:pt idx="3086">
                  <c:v>51.098</c:v>
                </c:pt>
                <c:pt idx="3087">
                  <c:v>51.888</c:v>
                </c:pt>
                <c:pt idx="3088">
                  <c:v>128.512</c:v>
                </c:pt>
                <c:pt idx="3089">
                  <c:v>112.603</c:v>
                </c:pt>
                <c:pt idx="3090">
                  <c:v>89.894</c:v>
                </c:pt>
                <c:pt idx="3091">
                  <c:v>76.35</c:v>
                </c:pt>
                <c:pt idx="3092">
                  <c:v>69.651</c:v>
                </c:pt>
                <c:pt idx="3093">
                  <c:v>56.121</c:v>
                </c:pt>
                <c:pt idx="3094">
                  <c:v>46.82</c:v>
                </c:pt>
                <c:pt idx="3095">
                  <c:v>45.4</c:v>
                </c:pt>
                <c:pt idx="3096">
                  <c:v>48.78</c:v>
                </c:pt>
                <c:pt idx="3097">
                  <c:v>73.81</c:v>
                </c:pt>
                <c:pt idx="3098">
                  <c:v>70.63</c:v>
                </c:pt>
                <c:pt idx="3099">
                  <c:v>60.18</c:v>
                </c:pt>
                <c:pt idx="3100">
                  <c:v>72.54</c:v>
                </c:pt>
                <c:pt idx="3101">
                  <c:v>71.92</c:v>
                </c:pt>
                <c:pt idx="3102">
                  <c:v>65.18</c:v>
                </c:pt>
                <c:pt idx="3104">
                  <c:v>67.185</c:v>
                </c:pt>
                <c:pt idx="3105">
                  <c:v>61.86</c:v>
                </c:pt>
                <c:pt idx="3106">
                  <c:v>62.33</c:v>
                </c:pt>
                <c:pt idx="3107">
                  <c:v>151.06</c:v>
                </c:pt>
                <c:pt idx="3108">
                  <c:v>131.77</c:v>
                </c:pt>
                <c:pt idx="3109">
                  <c:v>143.36</c:v>
                </c:pt>
                <c:pt idx="3110">
                  <c:v>116.303</c:v>
                </c:pt>
                <c:pt idx="3111">
                  <c:v>99.51</c:v>
                </c:pt>
                <c:pt idx="3112">
                  <c:v>81.29</c:v>
                </c:pt>
                <c:pt idx="3113">
                  <c:v>72.57</c:v>
                </c:pt>
                <c:pt idx="3114">
                  <c:v>63.03</c:v>
                </c:pt>
                <c:pt idx="3115">
                  <c:v>61.95</c:v>
                </c:pt>
                <c:pt idx="3116">
                  <c:v>56.82</c:v>
                </c:pt>
                <c:pt idx="3117">
                  <c:v>62.46</c:v>
                </c:pt>
                <c:pt idx="3118">
                  <c:v>68.37</c:v>
                </c:pt>
                <c:pt idx="3119">
                  <c:v>55.22</c:v>
                </c:pt>
                <c:pt idx="3120">
                  <c:v>53.92</c:v>
                </c:pt>
                <c:pt idx="3121">
                  <c:v>58.52</c:v>
                </c:pt>
                <c:pt idx="3122">
                  <c:v>61.315</c:v>
                </c:pt>
                <c:pt idx="3123">
                  <c:v>55.28</c:v>
                </c:pt>
                <c:pt idx="3124">
                  <c:v>46.28</c:v>
                </c:pt>
                <c:pt idx="3125">
                  <c:v>46.44</c:v>
                </c:pt>
                <c:pt idx="3126">
                  <c:v>43.59</c:v>
                </c:pt>
                <c:pt idx="3127">
                  <c:v>38.2</c:v>
                </c:pt>
                <c:pt idx="3128">
                  <c:v>45.35</c:v>
                </c:pt>
                <c:pt idx="3129">
                  <c:v>38.94</c:v>
                </c:pt>
                <c:pt idx="3130">
                  <c:v>39.26</c:v>
                </c:pt>
                <c:pt idx="3131">
                  <c:v>36.29</c:v>
                </c:pt>
                <c:pt idx="3132">
                  <c:v>32.94</c:v>
                </c:pt>
                <c:pt idx="3133">
                  <c:v>29.85</c:v>
                </c:pt>
                <c:pt idx="3134">
                  <c:v>34.29</c:v>
                </c:pt>
                <c:pt idx="3136">
                  <c:v>32.57</c:v>
                </c:pt>
                <c:pt idx="3137">
                  <c:v>31.51</c:v>
                </c:pt>
                <c:pt idx="3138">
                  <c:v>31.93</c:v>
                </c:pt>
                <c:pt idx="3139">
                  <c:v>27.22</c:v>
                </c:pt>
                <c:pt idx="3140">
                  <c:v>27.22</c:v>
                </c:pt>
                <c:pt idx="3141">
                  <c:v>29.43</c:v>
                </c:pt>
                <c:pt idx="3142">
                  <c:v>27.14</c:v>
                </c:pt>
                <c:pt idx="3143">
                  <c:v>35.92</c:v>
                </c:pt>
                <c:pt idx="3144">
                  <c:v>49.05</c:v>
                </c:pt>
                <c:pt idx="3145">
                  <c:v>56.61</c:v>
                </c:pt>
                <c:pt idx="3146">
                  <c:v>44.84</c:v>
                </c:pt>
                <c:pt idx="3147">
                  <c:v>40.78</c:v>
                </c:pt>
                <c:pt idx="3148">
                  <c:v>37.17</c:v>
                </c:pt>
                <c:pt idx="3149">
                  <c:v>36.55</c:v>
                </c:pt>
                <c:pt idx="3150">
                  <c:v>35.27</c:v>
                </c:pt>
                <c:pt idx="3151">
                  <c:v>33.8</c:v>
                </c:pt>
                <c:pt idx="3152">
                  <c:v>31.79</c:v>
                </c:pt>
                <c:pt idx="3153">
                  <c:v>30.2</c:v>
                </c:pt>
                <c:pt idx="3154">
                  <c:v>27.35</c:v>
                </c:pt>
                <c:pt idx="3155">
                  <c:v>25.38</c:v>
                </c:pt>
                <c:pt idx="3156">
                  <c:v>23.81</c:v>
                </c:pt>
                <c:pt idx="3157">
                  <c:v>25.15</c:v>
                </c:pt>
                <c:pt idx="3158">
                  <c:v>24.24</c:v>
                </c:pt>
                <c:pt idx="3159">
                  <c:v>23.91</c:v>
                </c:pt>
                <c:pt idx="3160">
                  <c:v>23.38</c:v>
                </c:pt>
                <c:pt idx="3161">
                  <c:v>23.38</c:v>
                </c:pt>
                <c:pt idx="3162">
                  <c:v>22.73</c:v>
                </c:pt>
                <c:pt idx="3163">
                  <c:v>21.96</c:v>
                </c:pt>
                <c:pt idx="3164">
                  <c:v>21.13</c:v>
                </c:pt>
                <c:pt idx="3165">
                  <c:v>20.55</c:v>
                </c:pt>
                <c:pt idx="3166">
                  <c:v>20.55</c:v>
                </c:pt>
                <c:pt idx="3168">
                  <c:v>20.19</c:v>
                </c:pt>
                <c:pt idx="3169">
                  <c:v>19.12</c:v>
                </c:pt>
                <c:pt idx="3170">
                  <c:v>18.42</c:v>
                </c:pt>
                <c:pt idx="3171">
                  <c:v>17.71</c:v>
                </c:pt>
                <c:pt idx="3172">
                  <c:v>17.71</c:v>
                </c:pt>
                <c:pt idx="3173">
                  <c:v>16.47</c:v>
                </c:pt>
                <c:pt idx="3174">
                  <c:v>16.29</c:v>
                </c:pt>
                <c:pt idx="3175">
                  <c:v>15.67</c:v>
                </c:pt>
                <c:pt idx="3176">
                  <c:v>14.74</c:v>
                </c:pt>
                <c:pt idx="3177">
                  <c:v>14.74</c:v>
                </c:pt>
                <c:pt idx="3178">
                  <c:v>14.74</c:v>
                </c:pt>
                <c:pt idx="3179">
                  <c:v>14.74</c:v>
                </c:pt>
                <c:pt idx="3180">
                  <c:v>14.74</c:v>
                </c:pt>
                <c:pt idx="3181">
                  <c:v>14.74</c:v>
                </c:pt>
                <c:pt idx="3182">
                  <c:v>14.15</c:v>
                </c:pt>
                <c:pt idx="3183">
                  <c:v>13.72</c:v>
                </c:pt>
                <c:pt idx="3184">
                  <c:v>12.23</c:v>
                </c:pt>
                <c:pt idx="3185">
                  <c:v>12.7</c:v>
                </c:pt>
                <c:pt idx="3186">
                  <c:v>11.65</c:v>
                </c:pt>
                <c:pt idx="3187">
                  <c:v>11.65</c:v>
                </c:pt>
                <c:pt idx="3188">
                  <c:v>11.64</c:v>
                </c:pt>
                <c:pt idx="3189">
                  <c:v>10.61</c:v>
                </c:pt>
                <c:pt idx="3190">
                  <c:v>10.67</c:v>
                </c:pt>
                <c:pt idx="3191">
                  <c:v>10.09</c:v>
                </c:pt>
                <c:pt idx="3192">
                  <c:v>10.09</c:v>
                </c:pt>
                <c:pt idx="3193">
                  <c:v>10.09</c:v>
                </c:pt>
                <c:pt idx="3194">
                  <c:v>10.09</c:v>
                </c:pt>
                <c:pt idx="3195">
                  <c:v>10.09</c:v>
                </c:pt>
                <c:pt idx="3196">
                  <c:v>10.09</c:v>
                </c:pt>
                <c:pt idx="3197">
                  <c:v>10.09</c:v>
                </c:pt>
                <c:pt idx="3200">
                  <c:v>10.09</c:v>
                </c:pt>
                <c:pt idx="3201">
                  <c:v>10.09</c:v>
                </c:pt>
                <c:pt idx="3202">
                  <c:v>10.09</c:v>
                </c:pt>
                <c:pt idx="3203">
                  <c:v>10.09</c:v>
                </c:pt>
                <c:pt idx="3204">
                  <c:v>9.57</c:v>
                </c:pt>
                <c:pt idx="3205">
                  <c:v>8.54</c:v>
                </c:pt>
                <c:pt idx="3206">
                  <c:v>8.54</c:v>
                </c:pt>
                <c:pt idx="3207">
                  <c:v>8.54</c:v>
                </c:pt>
                <c:pt idx="3208">
                  <c:v>8.54</c:v>
                </c:pt>
                <c:pt idx="3209">
                  <c:v>8.54</c:v>
                </c:pt>
                <c:pt idx="3210">
                  <c:v>8.54</c:v>
                </c:pt>
                <c:pt idx="3211">
                  <c:v>7.78</c:v>
                </c:pt>
                <c:pt idx="3212">
                  <c:v>6.64</c:v>
                </c:pt>
                <c:pt idx="3213">
                  <c:v>6.25</c:v>
                </c:pt>
                <c:pt idx="3214">
                  <c:v>5.59</c:v>
                </c:pt>
                <c:pt idx="3215">
                  <c:v>5.59</c:v>
                </c:pt>
                <c:pt idx="3216">
                  <c:v>5.61</c:v>
                </c:pt>
                <c:pt idx="3217">
                  <c:v>5.61</c:v>
                </c:pt>
                <c:pt idx="3218">
                  <c:v>5.61</c:v>
                </c:pt>
                <c:pt idx="3219">
                  <c:v>5.61</c:v>
                </c:pt>
                <c:pt idx="3220">
                  <c:v>5.61</c:v>
                </c:pt>
                <c:pt idx="3221">
                  <c:v>5.61</c:v>
                </c:pt>
                <c:pt idx="3222">
                  <c:v>5.61</c:v>
                </c:pt>
                <c:pt idx="3223">
                  <c:v>5.61</c:v>
                </c:pt>
                <c:pt idx="3224">
                  <c:v>5.61</c:v>
                </c:pt>
                <c:pt idx="3225">
                  <c:v>5.61</c:v>
                </c:pt>
                <c:pt idx="3226">
                  <c:v>5.61</c:v>
                </c:pt>
                <c:pt idx="3227">
                  <c:v>5.57</c:v>
                </c:pt>
                <c:pt idx="3228">
                  <c:v>5.46</c:v>
                </c:pt>
                <c:pt idx="3232">
                  <c:v>5.12</c:v>
                </c:pt>
                <c:pt idx="3233">
                  <c:v>4.51</c:v>
                </c:pt>
                <c:pt idx="3234">
                  <c:v>4.51</c:v>
                </c:pt>
                <c:pt idx="3235">
                  <c:v>4.51</c:v>
                </c:pt>
                <c:pt idx="3236">
                  <c:v>4.51</c:v>
                </c:pt>
                <c:pt idx="3237">
                  <c:v>4.3</c:v>
                </c:pt>
                <c:pt idx="3238">
                  <c:v>3.89</c:v>
                </c:pt>
                <c:pt idx="3239">
                  <c:v>3.89</c:v>
                </c:pt>
                <c:pt idx="3240">
                  <c:v>3.89</c:v>
                </c:pt>
                <c:pt idx="3241">
                  <c:v>3.89</c:v>
                </c:pt>
                <c:pt idx="3242">
                  <c:v>3.89</c:v>
                </c:pt>
                <c:pt idx="3243">
                  <c:v>3.89</c:v>
                </c:pt>
                <c:pt idx="3244">
                  <c:v>3.89</c:v>
                </c:pt>
                <c:pt idx="3245">
                  <c:v>3.89</c:v>
                </c:pt>
                <c:pt idx="3246">
                  <c:v>3.89</c:v>
                </c:pt>
                <c:pt idx="3247">
                  <c:v>4.09</c:v>
                </c:pt>
                <c:pt idx="3248">
                  <c:v>7.77</c:v>
                </c:pt>
                <c:pt idx="3249">
                  <c:v>5.96</c:v>
                </c:pt>
                <c:pt idx="3250">
                  <c:v>5.44</c:v>
                </c:pt>
                <c:pt idx="3251">
                  <c:v>5.44</c:v>
                </c:pt>
                <c:pt idx="3252">
                  <c:v>5.44</c:v>
                </c:pt>
                <c:pt idx="3253">
                  <c:v>5.44</c:v>
                </c:pt>
                <c:pt idx="3254">
                  <c:v>4.49</c:v>
                </c:pt>
                <c:pt idx="3255">
                  <c:v>4.51</c:v>
                </c:pt>
                <c:pt idx="3256">
                  <c:v>4.51</c:v>
                </c:pt>
                <c:pt idx="3257">
                  <c:v>4.51</c:v>
                </c:pt>
                <c:pt idx="3258">
                  <c:v>4.51</c:v>
                </c:pt>
                <c:pt idx="3259">
                  <c:v>4.51</c:v>
                </c:pt>
                <c:pt idx="3260">
                  <c:v>4.51</c:v>
                </c:pt>
                <c:pt idx="3261">
                  <c:v>4.26</c:v>
                </c:pt>
                <c:pt idx="3264">
                  <c:v>3.89</c:v>
                </c:pt>
                <c:pt idx="3265">
                  <c:v>3.89</c:v>
                </c:pt>
                <c:pt idx="3266">
                  <c:v>3.89</c:v>
                </c:pt>
                <c:pt idx="3267">
                  <c:v>3.89</c:v>
                </c:pt>
                <c:pt idx="3268">
                  <c:v>3.89</c:v>
                </c:pt>
                <c:pt idx="3269">
                  <c:v>3.89</c:v>
                </c:pt>
                <c:pt idx="3270">
                  <c:v>3.89</c:v>
                </c:pt>
                <c:pt idx="3271">
                  <c:v>3.91</c:v>
                </c:pt>
                <c:pt idx="3272">
                  <c:v>3.89</c:v>
                </c:pt>
                <c:pt idx="3273">
                  <c:v>3.89</c:v>
                </c:pt>
                <c:pt idx="3274">
                  <c:v>3.89</c:v>
                </c:pt>
                <c:pt idx="3275">
                  <c:v>3.89</c:v>
                </c:pt>
                <c:pt idx="3276">
                  <c:v>3.89</c:v>
                </c:pt>
                <c:pt idx="3277">
                  <c:v>3.89</c:v>
                </c:pt>
                <c:pt idx="3278">
                  <c:v>5.52</c:v>
                </c:pt>
                <c:pt idx="3279">
                  <c:v>5.38</c:v>
                </c:pt>
                <c:pt idx="3280">
                  <c:v>5.38</c:v>
                </c:pt>
                <c:pt idx="3281">
                  <c:v>7.69</c:v>
                </c:pt>
                <c:pt idx="3282">
                  <c:v>6.85</c:v>
                </c:pt>
                <c:pt idx="3283">
                  <c:v>5.83</c:v>
                </c:pt>
                <c:pt idx="3284">
                  <c:v>5.32</c:v>
                </c:pt>
                <c:pt idx="3285">
                  <c:v>5.01</c:v>
                </c:pt>
                <c:pt idx="3286">
                  <c:v>4.4</c:v>
                </c:pt>
                <c:pt idx="3287">
                  <c:v>4.07</c:v>
                </c:pt>
                <c:pt idx="3288">
                  <c:v>4.07</c:v>
                </c:pt>
                <c:pt idx="3289">
                  <c:v>3.79</c:v>
                </c:pt>
                <c:pt idx="3290">
                  <c:v>3.32</c:v>
                </c:pt>
                <c:pt idx="3291">
                  <c:v>3.32</c:v>
                </c:pt>
                <c:pt idx="3292">
                  <c:v>3.64</c:v>
                </c:pt>
                <c:pt idx="3296">
                  <c:v>3.84</c:v>
                </c:pt>
                <c:pt idx="3297">
                  <c:v>3.9</c:v>
                </c:pt>
                <c:pt idx="3298">
                  <c:v>3.9</c:v>
                </c:pt>
                <c:pt idx="3299">
                  <c:v>3.9</c:v>
                </c:pt>
                <c:pt idx="3300">
                  <c:v>3.9</c:v>
                </c:pt>
                <c:pt idx="3301">
                  <c:v>3.9</c:v>
                </c:pt>
                <c:pt idx="3302">
                  <c:v>8.89</c:v>
                </c:pt>
                <c:pt idx="3303">
                  <c:v>8.25</c:v>
                </c:pt>
                <c:pt idx="3304">
                  <c:v>7.07</c:v>
                </c:pt>
                <c:pt idx="3305">
                  <c:v>6.46</c:v>
                </c:pt>
                <c:pt idx="3306">
                  <c:v>All inlet gates are closed and water flow from bypass. Headworks maintenance.</c:v>
                </c:pt>
                <c:pt idx="3307">
                  <c:v>All inlet gates are closed and water flow from bypass. Headworks maintenance.</c:v>
                </c:pt>
                <c:pt idx="3308">
                  <c:v>All inlet gates are closed and water flow from bypass. Headworks maintenance.</c:v>
                </c:pt>
                <c:pt idx="3424">
                  <c:v>8.6</c:v>
                </c:pt>
                <c:pt idx="3425">
                  <c:v>26.42</c:v>
                </c:pt>
                <c:pt idx="3426">
                  <c:v>30.45</c:v>
                </c:pt>
                <c:pt idx="3427">
                  <c:v>12.16</c:v>
                </c:pt>
                <c:pt idx="3428">
                  <c:v>8</c:v>
                </c:pt>
                <c:pt idx="3429">
                  <c:v>6.87</c:v>
                </c:pt>
                <c:pt idx="3430">
                  <c:v>24.24</c:v>
                </c:pt>
                <c:pt idx="3431">
                  <c:v>22.4</c:v>
                </c:pt>
                <c:pt idx="3432">
                  <c:v>50.92</c:v>
                </c:pt>
                <c:pt idx="3433">
                  <c:v>22.4</c:v>
                </c:pt>
                <c:pt idx="3434">
                  <c:v>28.69</c:v>
                </c:pt>
                <c:pt idx="3435">
                  <c:v>29.7</c:v>
                </c:pt>
                <c:pt idx="3436">
                  <c:v>17.96</c:v>
                </c:pt>
                <c:pt idx="3437">
                  <c:v>28.286</c:v>
                </c:pt>
                <c:pt idx="3438">
                  <c:v>22.827</c:v>
                </c:pt>
                <c:pt idx="3439">
                  <c:v>53.08</c:v>
                </c:pt>
                <c:pt idx="3440">
                  <c:v>29.949</c:v>
                </c:pt>
                <c:pt idx="3441">
                  <c:v>42.47</c:v>
                </c:pt>
                <c:pt idx="3442">
                  <c:v>112.84</c:v>
                </c:pt>
                <c:pt idx="3443">
                  <c:v>59.43</c:v>
                </c:pt>
                <c:pt idx="3444">
                  <c:v>57.05</c:v>
                </c:pt>
                <c:pt idx="3445">
                  <c:v>58.4</c:v>
                </c:pt>
                <c:pt idx="3446">
                  <c:v>60.01</c:v>
                </c:pt>
                <c:pt idx="3447">
                  <c:v>82.68</c:v>
                </c:pt>
                <c:pt idx="3448">
                  <c:v>122.2</c:v>
                </c:pt>
                <c:pt idx="3449">
                  <c:v>83.32</c:v>
                </c:pt>
                <c:pt idx="3450">
                  <c:v>69.42</c:v>
                </c:pt>
                <c:pt idx="3451">
                  <c:v>61.36</c:v>
                </c:pt>
                <c:pt idx="3452">
                  <c:v>76.55</c:v>
                </c:pt>
                <c:pt idx="3453">
                  <c:v>62.27</c:v>
                </c:pt>
                <c:pt idx="3454">
                  <c:v>50.05</c:v>
                </c:pt>
                <c:pt idx="3456">
                  <c:v>54.76</c:v>
                </c:pt>
                <c:pt idx="3457">
                  <c:v>57.33</c:v>
                </c:pt>
                <c:pt idx="3458">
                  <c:v>69.97</c:v>
                </c:pt>
                <c:pt idx="3459">
                  <c:v>156.09</c:v>
                </c:pt>
                <c:pt idx="3460">
                  <c:v>104.48</c:v>
                </c:pt>
                <c:pt idx="3461">
                  <c:v>115.99</c:v>
                </c:pt>
                <c:pt idx="3462">
                  <c:v>118.29</c:v>
                </c:pt>
                <c:pt idx="3463">
                  <c:v>105.08</c:v>
                </c:pt>
                <c:pt idx="3464">
                  <c:v>81.85</c:v>
                </c:pt>
                <c:pt idx="3465">
                  <c:v>67.54</c:v>
                </c:pt>
                <c:pt idx="3466">
                  <c:v>74.59</c:v>
                </c:pt>
                <c:pt idx="3467">
                  <c:v>59.79</c:v>
                </c:pt>
                <c:pt idx="3468">
                  <c:v>52.89</c:v>
                </c:pt>
                <c:pt idx="3469">
                  <c:v>49.1</c:v>
                </c:pt>
                <c:pt idx="3470">
                  <c:v>126.04</c:v>
                </c:pt>
                <c:pt idx="3471">
                  <c:v>90.74</c:v>
                </c:pt>
                <c:pt idx="3472">
                  <c:v>80.46</c:v>
                </c:pt>
                <c:pt idx="3473">
                  <c:v>90.92</c:v>
                </c:pt>
                <c:pt idx="3474">
                  <c:v>86.29</c:v>
                </c:pt>
                <c:pt idx="3475">
                  <c:v>89.51</c:v>
                </c:pt>
                <c:pt idx="3476">
                  <c:v>80.31</c:v>
                </c:pt>
                <c:pt idx="3477">
                  <c:v>69.94</c:v>
                </c:pt>
                <c:pt idx="3478">
                  <c:v>91.03</c:v>
                </c:pt>
                <c:pt idx="3479">
                  <c:v>155.26</c:v>
                </c:pt>
                <c:pt idx="3480">
                  <c:v>131.72</c:v>
                </c:pt>
                <c:pt idx="3481">
                  <c:v>116.54</c:v>
                </c:pt>
                <c:pt idx="3482">
                  <c:v>122.8</c:v>
                </c:pt>
                <c:pt idx="3483">
                  <c:v>110.97</c:v>
                </c:pt>
                <c:pt idx="3484">
                  <c:v>98.14</c:v>
                </c:pt>
                <c:pt idx="3485">
                  <c:v>88.1</c:v>
                </c:pt>
                <c:pt idx="3486">
                  <c:v>77.68</c:v>
                </c:pt>
                <c:pt idx="3487">
                  <c:v>147.45</c:v>
                </c:pt>
                <c:pt idx="3488">
                  <c:v>255.2</c:v>
                </c:pt>
                <c:pt idx="3489">
                  <c:v>162.1</c:v>
                </c:pt>
                <c:pt idx="3490">
                  <c:v>127.8</c:v>
                </c:pt>
                <c:pt idx="3491">
                  <c:v>110.6</c:v>
                </c:pt>
                <c:pt idx="3492">
                  <c:v>103.23</c:v>
                </c:pt>
                <c:pt idx="3493">
                  <c:v>97.49</c:v>
                </c:pt>
                <c:pt idx="3494">
                  <c:v>84.94</c:v>
                </c:pt>
                <c:pt idx="3495">
                  <c:v>85.94</c:v>
                </c:pt>
                <c:pt idx="3496">
                  <c:v>83.67</c:v>
                </c:pt>
                <c:pt idx="3497">
                  <c:v>73.63</c:v>
                </c:pt>
                <c:pt idx="3498">
                  <c:v>88.99</c:v>
                </c:pt>
                <c:pt idx="3499">
                  <c:v>81.94</c:v>
                </c:pt>
                <c:pt idx="3500">
                  <c:v>75.23</c:v>
                </c:pt>
                <c:pt idx="3501">
                  <c:v>78.51</c:v>
                </c:pt>
                <c:pt idx="3502">
                  <c:v>81.55</c:v>
                </c:pt>
                <c:pt idx="3503">
                  <c:v>92.95</c:v>
                </c:pt>
                <c:pt idx="3504">
                  <c:v>92.6</c:v>
                </c:pt>
                <c:pt idx="3505">
                  <c:v>88.64</c:v>
                </c:pt>
                <c:pt idx="3506">
                  <c:v>110.99</c:v>
                </c:pt>
                <c:pt idx="3507">
                  <c:v>97.41</c:v>
                </c:pt>
                <c:pt idx="3508">
                  <c:v>90.4</c:v>
                </c:pt>
                <c:pt idx="3509">
                  <c:v>86.96</c:v>
                </c:pt>
                <c:pt idx="3510">
                  <c:v>77.34</c:v>
                </c:pt>
                <c:pt idx="3511">
                  <c:v>71.7</c:v>
                </c:pt>
                <c:pt idx="3512">
                  <c:v>65.12</c:v>
                </c:pt>
                <c:pt idx="3513">
                  <c:v>62.78</c:v>
                </c:pt>
                <c:pt idx="3514">
                  <c:v>72.16</c:v>
                </c:pt>
                <c:pt idx="3515">
                  <c:v>80.06</c:v>
                </c:pt>
                <c:pt idx="3516">
                  <c:v>69.58</c:v>
                </c:pt>
                <c:pt idx="3517">
                  <c:v>62.85</c:v>
                </c:pt>
                <c:pt idx="3518">
                  <c:v>58.55</c:v>
                </c:pt>
                <c:pt idx="3520">
                  <c:v>56.14</c:v>
                </c:pt>
                <c:pt idx="3521">
                  <c:v>54.75</c:v>
                </c:pt>
                <c:pt idx="3522">
                  <c:v>55.31</c:v>
                </c:pt>
                <c:pt idx="3523">
                  <c:v>142.94</c:v>
                </c:pt>
                <c:pt idx="3524">
                  <c:v>144.1</c:v>
                </c:pt>
                <c:pt idx="3525">
                  <c:v>100.46</c:v>
                </c:pt>
                <c:pt idx="3526">
                  <c:v>95.97</c:v>
                </c:pt>
                <c:pt idx="3527">
                  <c:v>91.38</c:v>
                </c:pt>
                <c:pt idx="3528">
                  <c:v>81.01</c:v>
                </c:pt>
                <c:pt idx="3529">
                  <c:v>73.9</c:v>
                </c:pt>
                <c:pt idx="3530">
                  <c:v>62.29</c:v>
                </c:pt>
                <c:pt idx="3531">
                  <c:v>63.37</c:v>
                </c:pt>
                <c:pt idx="3532">
                  <c:v>60.92</c:v>
                </c:pt>
                <c:pt idx="3533">
                  <c:v>53.55</c:v>
                </c:pt>
                <c:pt idx="3534">
                  <c:v>45.12</c:v>
                </c:pt>
                <c:pt idx="3535">
                  <c:v>43.25</c:v>
                </c:pt>
                <c:pt idx="3536">
                  <c:v>41.1</c:v>
                </c:pt>
                <c:pt idx="3537">
                  <c:v>39.06</c:v>
                </c:pt>
                <c:pt idx="3538">
                  <c:v>36.67</c:v>
                </c:pt>
                <c:pt idx="3539">
                  <c:v>35.36</c:v>
                </c:pt>
                <c:pt idx="3540">
                  <c:v>34.61</c:v>
                </c:pt>
                <c:pt idx="3541">
                  <c:v>33.04</c:v>
                </c:pt>
                <c:pt idx="3542">
                  <c:v>31.62</c:v>
                </c:pt>
                <c:pt idx="3543">
                  <c:v>31.23</c:v>
                </c:pt>
                <c:pt idx="3544">
                  <c:v>28.75</c:v>
                </c:pt>
                <c:pt idx="3545">
                  <c:v>28.2</c:v>
                </c:pt>
                <c:pt idx="3546">
                  <c:v>28.2</c:v>
                </c:pt>
                <c:pt idx="3547">
                  <c:v>27.43</c:v>
                </c:pt>
                <c:pt idx="3548">
                  <c:v>25.7</c:v>
                </c:pt>
                <c:pt idx="3549">
                  <c:v>24.24</c:v>
                </c:pt>
                <c:pt idx="3552">
                  <c:v>23.45</c:v>
                </c:pt>
                <c:pt idx="3553">
                  <c:v>23.02</c:v>
                </c:pt>
                <c:pt idx="3554">
                  <c:v>22.95</c:v>
                </c:pt>
                <c:pt idx="3555">
                  <c:v>21.8</c:v>
                </c:pt>
                <c:pt idx="3556">
                  <c:v>19.95</c:v>
                </c:pt>
                <c:pt idx="3557">
                  <c:v>18.2</c:v>
                </c:pt>
                <c:pt idx="3558">
                  <c:v>17.84</c:v>
                </c:pt>
                <c:pt idx="3559">
                  <c:v>16.14</c:v>
                </c:pt>
                <c:pt idx="3560">
                  <c:v>15.79</c:v>
                </c:pt>
                <c:pt idx="3561">
                  <c:v>21.58</c:v>
                </c:pt>
                <c:pt idx="3562">
                  <c:v>15.93</c:v>
                </c:pt>
                <c:pt idx="3563">
                  <c:v>15.79</c:v>
                </c:pt>
                <c:pt idx="3564">
                  <c:v>15.65</c:v>
                </c:pt>
                <c:pt idx="3565">
                  <c:v>14.66</c:v>
                </c:pt>
                <c:pt idx="3566">
                  <c:v>14.25</c:v>
                </c:pt>
                <c:pt idx="3567">
                  <c:v>13.42</c:v>
                </c:pt>
                <c:pt idx="3568">
                  <c:v>12.9</c:v>
                </c:pt>
                <c:pt idx="3569">
                  <c:v>12.65</c:v>
                </c:pt>
                <c:pt idx="3570">
                  <c:v>12.44</c:v>
                </c:pt>
                <c:pt idx="3571">
                  <c:v>12.1</c:v>
                </c:pt>
                <c:pt idx="3572">
                  <c:v>12.1</c:v>
                </c:pt>
                <c:pt idx="3573">
                  <c:v>11.95</c:v>
                </c:pt>
                <c:pt idx="3574">
                  <c:v>11.78</c:v>
                </c:pt>
                <c:pt idx="3575">
                  <c:v>11.38</c:v>
                </c:pt>
                <c:pt idx="3576">
                  <c:v>11.14</c:v>
                </c:pt>
                <c:pt idx="3577">
                  <c:v>10.8</c:v>
                </c:pt>
                <c:pt idx="3578">
                  <c:v>10.36</c:v>
                </c:pt>
                <c:pt idx="3579">
                  <c:v>10.26</c:v>
                </c:pt>
                <c:pt idx="3580">
                  <c:v>10.3</c:v>
                </c:pt>
                <c:pt idx="3581">
                  <c:v>10.04</c:v>
                </c:pt>
                <c:pt idx="3584">
                  <c:v>9.71</c:v>
                </c:pt>
                <c:pt idx="3585">
                  <c:v>9.62</c:v>
                </c:pt>
                <c:pt idx="3586">
                  <c:v>9.26</c:v>
                </c:pt>
                <c:pt idx="3587">
                  <c:v>9.61</c:v>
                </c:pt>
                <c:pt idx="3588">
                  <c:v>9.63</c:v>
                </c:pt>
                <c:pt idx="3589">
                  <c:v>9.62</c:v>
                </c:pt>
                <c:pt idx="3590">
                  <c:v>9.54</c:v>
                </c:pt>
                <c:pt idx="3591">
                  <c:v>9.61</c:v>
                </c:pt>
                <c:pt idx="3592">
                  <c:v>9.51</c:v>
                </c:pt>
                <c:pt idx="3593">
                  <c:v>9.6</c:v>
                </c:pt>
                <c:pt idx="3594">
                  <c:v>9.46</c:v>
                </c:pt>
                <c:pt idx="3595">
                  <c:v>9.32</c:v>
                </c:pt>
                <c:pt idx="3596">
                  <c:v>9.33</c:v>
                </c:pt>
                <c:pt idx="3597">
                  <c:v>9.05</c:v>
                </c:pt>
                <c:pt idx="3598">
                  <c:v>8.62</c:v>
                </c:pt>
                <c:pt idx="3599">
                  <c:v>8.48</c:v>
                </c:pt>
                <c:pt idx="3600">
                  <c:v>8.36</c:v>
                </c:pt>
                <c:pt idx="3601">
                  <c:v>8.24</c:v>
                </c:pt>
                <c:pt idx="3602">
                  <c:v>8.09</c:v>
                </c:pt>
                <c:pt idx="3603">
                  <c:v>8.03</c:v>
                </c:pt>
                <c:pt idx="3604">
                  <c:v>8.03</c:v>
                </c:pt>
                <c:pt idx="3605">
                  <c:v>8.22</c:v>
                </c:pt>
                <c:pt idx="3606">
                  <c:v>8.14</c:v>
                </c:pt>
                <c:pt idx="3607">
                  <c:v>7.73</c:v>
                </c:pt>
                <c:pt idx="3608">
                  <c:v>7.58</c:v>
                </c:pt>
                <c:pt idx="3609">
                  <c:v>7.45</c:v>
                </c:pt>
                <c:pt idx="3610">
                  <c:v>7.3</c:v>
                </c:pt>
                <c:pt idx="3611">
                  <c:v>7.15</c:v>
                </c:pt>
                <c:pt idx="3612">
                  <c:v>7.38</c:v>
                </c:pt>
                <c:pt idx="3616">
                  <c:v>7.52</c:v>
                </c:pt>
                <c:pt idx="3617">
                  <c:v>7.34</c:v>
                </c:pt>
                <c:pt idx="3618">
                  <c:v>7.72</c:v>
                </c:pt>
                <c:pt idx="3619">
                  <c:v>7.35</c:v>
                </c:pt>
                <c:pt idx="3620">
                  <c:v>7.29</c:v>
                </c:pt>
                <c:pt idx="3621">
                  <c:v>7.25</c:v>
                </c:pt>
                <c:pt idx="3622">
                  <c:v>7.15</c:v>
                </c:pt>
                <c:pt idx="3623">
                  <c:v>7.2</c:v>
                </c:pt>
                <c:pt idx="3624">
                  <c:v>6.96</c:v>
                </c:pt>
                <c:pt idx="3625">
                  <c:v>7.13</c:v>
                </c:pt>
                <c:pt idx="3626">
                  <c:v>6.93</c:v>
                </c:pt>
                <c:pt idx="3627">
                  <c:v>7.02</c:v>
                </c:pt>
                <c:pt idx="3628">
                  <c:v>8.81</c:v>
                </c:pt>
                <c:pt idx="3629">
                  <c:v>8.16</c:v>
                </c:pt>
                <c:pt idx="3630">
                  <c:v>7.8</c:v>
                </c:pt>
                <c:pt idx="3631">
                  <c:v>7.74</c:v>
                </c:pt>
                <c:pt idx="3632">
                  <c:v>7.73</c:v>
                </c:pt>
                <c:pt idx="3633">
                  <c:v>7.6</c:v>
                </c:pt>
                <c:pt idx="3634">
                  <c:v>7.47</c:v>
                </c:pt>
                <c:pt idx="3635">
                  <c:v>7.33</c:v>
                </c:pt>
                <c:pt idx="3636">
                  <c:v>7.18</c:v>
                </c:pt>
                <c:pt idx="3637">
                  <c:v>7.07</c:v>
                </c:pt>
                <c:pt idx="3638">
                  <c:v>6.92</c:v>
                </c:pt>
                <c:pt idx="3639">
                  <c:v>6.77</c:v>
                </c:pt>
                <c:pt idx="3640">
                  <c:v>6.75</c:v>
                </c:pt>
                <c:pt idx="3641">
                  <c:v>6.63</c:v>
                </c:pt>
                <c:pt idx="3642">
                  <c:v>6.53</c:v>
                </c:pt>
                <c:pt idx="3643">
                  <c:v>6.49</c:v>
                </c:pt>
                <c:pt idx="3644">
                  <c:v>6.41</c:v>
                </c:pt>
                <c:pt idx="3645">
                  <c:v>6.36</c:v>
                </c:pt>
                <c:pt idx="3648">
                  <c:v>6.29</c:v>
                </c:pt>
                <c:pt idx="3649">
                  <c:v>6.23</c:v>
                </c:pt>
                <c:pt idx="3650">
                  <c:v>6.14</c:v>
                </c:pt>
                <c:pt idx="3651">
                  <c:v>6.13</c:v>
                </c:pt>
                <c:pt idx="3652">
                  <c:v>6.04</c:v>
                </c:pt>
                <c:pt idx="3653">
                  <c:v>5.99</c:v>
                </c:pt>
                <c:pt idx="3654">
                  <c:v>6.12</c:v>
                </c:pt>
                <c:pt idx="3655">
                  <c:v>6.81</c:v>
                </c:pt>
                <c:pt idx="3656">
                  <c:v>6.9</c:v>
                </c:pt>
                <c:pt idx="3657">
                  <c:v>13.1</c:v>
                </c:pt>
                <c:pt idx="3658">
                  <c:v>9.12</c:v>
                </c:pt>
                <c:pt idx="3659">
                  <c:v>7.57</c:v>
                </c:pt>
                <c:pt idx="3660">
                  <c:v>7.11</c:v>
                </c:pt>
                <c:pt idx="3661">
                  <c:v>6.88</c:v>
                </c:pt>
                <c:pt idx="3662">
                  <c:v>6.66</c:v>
                </c:pt>
                <c:pt idx="3663">
                  <c:v>6.37</c:v>
                </c:pt>
                <c:pt idx="3664">
                  <c:v>6.51</c:v>
                </c:pt>
                <c:pt idx="3665">
                  <c:v>6.33</c:v>
                </c:pt>
                <c:pt idx="3666">
                  <c:v>6.19</c:v>
                </c:pt>
                <c:pt idx="3667">
                  <c:v>5.98</c:v>
                </c:pt>
                <c:pt idx="3668">
                  <c:v>5.93</c:v>
                </c:pt>
                <c:pt idx="3669">
                  <c:v>5.9</c:v>
                </c:pt>
                <c:pt idx="3670">
                  <c:v>5.85</c:v>
                </c:pt>
                <c:pt idx="3671">
                  <c:v>5.79</c:v>
                </c:pt>
                <c:pt idx="3672">
                  <c:v>5.75</c:v>
                </c:pt>
                <c:pt idx="3673">
                  <c:v>5.63</c:v>
                </c:pt>
                <c:pt idx="3674">
                  <c:v>5.62</c:v>
                </c:pt>
                <c:pt idx="3675">
                  <c:v>5.74</c:v>
                </c:pt>
                <c:pt idx="3676">
                  <c:v>5.54</c:v>
                </c:pt>
                <c:pt idx="3680">
                  <c:v>5.44</c:v>
                </c:pt>
                <c:pt idx="3681">
                  <c:v>5.41</c:v>
                </c:pt>
                <c:pt idx="3682">
                  <c:v>5.18</c:v>
                </c:pt>
                <c:pt idx="3683">
                  <c:v>5.27</c:v>
                </c:pt>
                <c:pt idx="3684">
                  <c:v>5.16</c:v>
                </c:pt>
                <c:pt idx="3685">
                  <c:v>5.12</c:v>
                </c:pt>
                <c:pt idx="3686">
                  <c:v>4.99</c:v>
                </c:pt>
                <c:pt idx="3687">
                  <c:v>4.94</c:v>
                </c:pt>
                <c:pt idx="3688">
                  <c:v>4.61</c:v>
                </c:pt>
                <c:pt idx="3689">
                  <c:v>4.66</c:v>
                </c:pt>
                <c:pt idx="3690">
                  <c:v>4.48</c:v>
                </c:pt>
                <c:pt idx="3691">
                  <c:v>4.31</c:v>
                </c:pt>
                <c:pt idx="3692">
                  <c:v>4.37</c:v>
                </c:pt>
                <c:pt idx="3693">
                  <c:v>4.44</c:v>
                </c:pt>
                <c:pt idx="3694">
                  <c:v>4.38</c:v>
                </c:pt>
                <c:pt idx="3695">
                  <c:v>3.96</c:v>
                </c:pt>
                <c:pt idx="3696">
                  <c:v>4.07</c:v>
                </c:pt>
                <c:pt idx="3697">
                  <c:v>3.92</c:v>
                </c:pt>
                <c:pt idx="3698">
                  <c:v>3.82</c:v>
                </c:pt>
                <c:pt idx="3699">
                  <c:v>3.87</c:v>
                </c:pt>
                <c:pt idx="3700">
                  <c:v>4.02</c:v>
                </c:pt>
                <c:pt idx="3701">
                  <c:v>4.09</c:v>
                </c:pt>
                <c:pt idx="3702">
                  <c:v>3.96</c:v>
                </c:pt>
                <c:pt idx="3703">
                  <c:v>4.02</c:v>
                </c:pt>
                <c:pt idx="3704">
                  <c:v>4.14</c:v>
                </c:pt>
                <c:pt idx="3705">
                  <c:v>3.99</c:v>
                </c:pt>
                <c:pt idx="3706">
                  <c:v>4.07</c:v>
                </c:pt>
                <c:pt idx="3707">
                  <c:v>4.09</c:v>
                </c:pt>
                <c:pt idx="3708">
                  <c:v>4.93</c:v>
                </c:pt>
                <c:pt idx="3709">
                  <c:v>4.19</c:v>
                </c:pt>
                <c:pt idx="3712">
                  <c:v>4.42</c:v>
                </c:pt>
                <c:pt idx="3713">
                  <c:v>4.52</c:v>
                </c:pt>
                <c:pt idx="3714">
                  <c:v>4.52</c:v>
                </c:pt>
                <c:pt idx="3715">
                  <c:v>4.51</c:v>
                </c:pt>
                <c:pt idx="3716">
                  <c:v>4.49</c:v>
                </c:pt>
                <c:pt idx="3717">
                  <c:v>4.54</c:v>
                </c:pt>
                <c:pt idx="3718">
                  <c:v>4.43</c:v>
                </c:pt>
                <c:pt idx="3719">
                  <c:v>4.33</c:v>
                </c:pt>
                <c:pt idx="3720">
                  <c:v>4.23</c:v>
                </c:pt>
                <c:pt idx="3721">
                  <c:v>4.02</c:v>
                </c:pt>
                <c:pt idx="3722">
                  <c:v>3.9</c:v>
                </c:pt>
                <c:pt idx="3723">
                  <c:v>3.88</c:v>
                </c:pt>
                <c:pt idx="3724">
                  <c:v>3.72</c:v>
                </c:pt>
                <c:pt idx="3725">
                  <c:v>3.68</c:v>
                </c:pt>
                <c:pt idx="3726">
                  <c:v>3.7</c:v>
                </c:pt>
                <c:pt idx="3727">
                  <c:v>3.72</c:v>
                </c:pt>
                <c:pt idx="3728">
                  <c:v>3.85</c:v>
                </c:pt>
                <c:pt idx="3729">
                  <c:v>3.83</c:v>
                </c:pt>
                <c:pt idx="3730">
                  <c:v>3.77</c:v>
                </c:pt>
                <c:pt idx="3731">
                  <c:v>3.79</c:v>
                </c:pt>
                <c:pt idx="3732">
                  <c:v>3.63</c:v>
                </c:pt>
                <c:pt idx="3733">
                  <c:v>3.59</c:v>
                </c:pt>
                <c:pt idx="3734">
                  <c:v>3.44</c:v>
                </c:pt>
                <c:pt idx="3735">
                  <c:v>5.02</c:v>
                </c:pt>
                <c:pt idx="3736">
                  <c:v>6.38</c:v>
                </c:pt>
                <c:pt idx="3737">
                  <c:v>6.93</c:v>
                </c:pt>
                <c:pt idx="3738">
                  <c:v>4.53</c:v>
                </c:pt>
                <c:pt idx="3739">
                  <c:v>3.98</c:v>
                </c:pt>
                <c:pt idx="3740">
                  <c:v>3.55</c:v>
                </c:pt>
                <c:pt idx="3741">
                  <c:v>3.55</c:v>
                </c:pt>
                <c:pt idx="3744">
                  <c:v>3.3</c:v>
                </c:pt>
                <c:pt idx="3745">
                  <c:v>3.34</c:v>
                </c:pt>
                <c:pt idx="3746">
                  <c:v>3.58</c:v>
                </c:pt>
                <c:pt idx="3747">
                  <c:v>3.09</c:v>
                </c:pt>
                <c:pt idx="3748">
                  <c:v>2.96</c:v>
                </c:pt>
                <c:pt idx="3749">
                  <c:v>2.76</c:v>
                </c:pt>
                <c:pt idx="3750">
                  <c:v>4.31</c:v>
                </c:pt>
                <c:pt idx="3751">
                  <c:v>3.06</c:v>
                </c:pt>
                <c:pt idx="3752">
                  <c:v>2.74</c:v>
                </c:pt>
                <c:pt idx="3753">
                  <c:v>3.04</c:v>
                </c:pt>
                <c:pt idx="3754">
                  <c:v>3.46</c:v>
                </c:pt>
                <c:pt idx="3755">
                  <c:v>3.96</c:v>
                </c:pt>
                <c:pt idx="3756">
                  <c:v>5.35</c:v>
                </c:pt>
                <c:pt idx="3757">
                  <c:v>3.76</c:v>
                </c:pt>
                <c:pt idx="3758">
                  <c:v>3.23</c:v>
                </c:pt>
                <c:pt idx="3759">
                  <c:v>3.36</c:v>
                </c:pt>
                <c:pt idx="3760">
                  <c:v>3.27</c:v>
                </c:pt>
                <c:pt idx="3761">
                  <c:v>3.71</c:v>
                </c:pt>
                <c:pt idx="3762">
                  <c:v>4.77</c:v>
                </c:pt>
                <c:pt idx="3763">
                  <c:v>3.81</c:v>
                </c:pt>
                <c:pt idx="3764">
                  <c:v>3.28</c:v>
                </c:pt>
                <c:pt idx="3765">
                  <c:v>2.69</c:v>
                </c:pt>
                <c:pt idx="3766">
                  <c:v>2.38</c:v>
                </c:pt>
                <c:pt idx="3767">
                  <c:v>1.78</c:v>
                </c:pt>
                <c:pt idx="3768">
                  <c:v>1.89</c:v>
                </c:pt>
                <c:pt idx="3769">
                  <c:v>1.7</c:v>
                </c:pt>
                <c:pt idx="3770">
                  <c:v>1.19</c:v>
                </c:pt>
                <c:pt idx="3771">
                  <c:v>1.43</c:v>
                </c:pt>
                <c:pt idx="3772">
                  <c:v>1.29</c:v>
                </c:pt>
                <c:pt idx="3773">
                  <c:v>1.2</c:v>
                </c:pt>
                <c:pt idx="3774">
                  <c:v>1.13</c:v>
                </c:pt>
                <c:pt idx="3776">
                  <c:v>1.28</c:v>
                </c:pt>
                <c:pt idx="3777">
                  <c:v>0.55</c:v>
                </c:pt>
                <c:pt idx="3778">
                  <c:v>1.92</c:v>
                </c:pt>
                <c:pt idx="3779">
                  <c:v>2.69</c:v>
                </c:pt>
                <c:pt idx="3780">
                  <c:v>4.61</c:v>
                </c:pt>
                <c:pt idx="3781">
                  <c:v>6.08</c:v>
                </c:pt>
                <c:pt idx="3782">
                  <c:v>5.82</c:v>
                </c:pt>
                <c:pt idx="3783">
                  <c:v>9.29</c:v>
                </c:pt>
                <c:pt idx="3784">
                  <c:v>10.83</c:v>
                </c:pt>
                <c:pt idx="3785">
                  <c:v>5.4</c:v>
                </c:pt>
                <c:pt idx="3786">
                  <c:v>2.4</c:v>
                </c:pt>
                <c:pt idx="3787">
                  <c:v>2.05</c:v>
                </c:pt>
                <c:pt idx="3788">
                  <c:v>3.64</c:v>
                </c:pt>
                <c:pt idx="3789">
                  <c:v>5.63</c:v>
                </c:pt>
                <c:pt idx="3790">
                  <c:v>2.89</c:v>
                </c:pt>
                <c:pt idx="3791">
                  <c:v>1.96</c:v>
                </c:pt>
                <c:pt idx="3792">
                  <c:v>5.07</c:v>
                </c:pt>
                <c:pt idx="3793">
                  <c:v>3.74</c:v>
                </c:pt>
                <c:pt idx="3794">
                  <c:v>2.53</c:v>
                </c:pt>
                <c:pt idx="3795">
                  <c:v>3.47</c:v>
                </c:pt>
                <c:pt idx="3796">
                  <c:v>3.7</c:v>
                </c:pt>
                <c:pt idx="3797">
                  <c:v>3.14</c:v>
                </c:pt>
                <c:pt idx="3798">
                  <c:v>5.44</c:v>
                </c:pt>
                <c:pt idx="3799">
                  <c:v>1.96</c:v>
                </c:pt>
                <c:pt idx="3800">
                  <c:v>8.59</c:v>
                </c:pt>
                <c:pt idx="3801">
                  <c:v>7.93</c:v>
                </c:pt>
                <c:pt idx="3802">
                  <c:v>2.72</c:v>
                </c:pt>
                <c:pt idx="3803">
                  <c:v>2.15</c:v>
                </c:pt>
                <c:pt idx="3804">
                  <c:v>2.44</c:v>
                </c:pt>
                <c:pt idx="3805">
                  <c:v>3.63</c:v>
                </c:pt>
                <c:pt idx="3806">
                  <c:v>7.15</c:v>
                </c:pt>
                <c:pt idx="3807">
                  <c:v>12.98</c:v>
                </c:pt>
                <c:pt idx="3808">
                  <c:v>9.42</c:v>
                </c:pt>
                <c:pt idx="3809">
                  <c:v>8.07</c:v>
                </c:pt>
                <c:pt idx="3810">
                  <c:v>4.48</c:v>
                </c:pt>
                <c:pt idx="3811">
                  <c:v>12.53</c:v>
                </c:pt>
                <c:pt idx="3812">
                  <c:v>10</c:v>
                </c:pt>
                <c:pt idx="3813">
                  <c:v>13.63</c:v>
                </c:pt>
                <c:pt idx="3814">
                  <c:v>12.88</c:v>
                </c:pt>
                <c:pt idx="3815">
                  <c:v>8.95</c:v>
                </c:pt>
                <c:pt idx="3816">
                  <c:v>6.25</c:v>
                </c:pt>
                <c:pt idx="3817">
                  <c:v>4.46</c:v>
                </c:pt>
                <c:pt idx="3818">
                  <c:v>4.09</c:v>
                </c:pt>
                <c:pt idx="3819">
                  <c:v>3.73</c:v>
                </c:pt>
                <c:pt idx="3820">
                  <c:v>3.56</c:v>
                </c:pt>
                <c:pt idx="3821">
                  <c:v>6.06</c:v>
                </c:pt>
                <c:pt idx="3822">
                  <c:v>3.29</c:v>
                </c:pt>
                <c:pt idx="3823">
                  <c:v>3.06</c:v>
                </c:pt>
                <c:pt idx="3824">
                  <c:v>3.26</c:v>
                </c:pt>
                <c:pt idx="3825">
                  <c:v>79.16</c:v>
                </c:pt>
                <c:pt idx="3826">
                  <c:v>48.32</c:v>
                </c:pt>
                <c:pt idx="3827">
                  <c:v>16.77</c:v>
                </c:pt>
                <c:pt idx="3828">
                  <c:v>32.48</c:v>
                </c:pt>
                <c:pt idx="3829">
                  <c:v>22.34</c:v>
                </c:pt>
                <c:pt idx="3830">
                  <c:v>27.25</c:v>
                </c:pt>
                <c:pt idx="3831">
                  <c:v>94.51</c:v>
                </c:pt>
                <c:pt idx="3832">
                  <c:v>67.89</c:v>
                </c:pt>
                <c:pt idx="3833">
                  <c:v>43.82</c:v>
                </c:pt>
                <c:pt idx="3834">
                  <c:v>31.35</c:v>
                </c:pt>
                <c:pt idx="3835">
                  <c:v>30.66</c:v>
                </c:pt>
                <c:pt idx="3836">
                  <c:v>39.57</c:v>
                </c:pt>
                <c:pt idx="3837">
                  <c:v>49.59</c:v>
                </c:pt>
                <c:pt idx="3838">
                  <c:v>48.92</c:v>
                </c:pt>
                <c:pt idx="3840">
                  <c:v>46.08</c:v>
                </c:pt>
                <c:pt idx="3841">
                  <c:v>75.58</c:v>
                </c:pt>
                <c:pt idx="3842">
                  <c:v>92.02</c:v>
                </c:pt>
                <c:pt idx="3843">
                  <c:v>80.2</c:v>
                </c:pt>
                <c:pt idx="3844">
                  <c:v>57.01</c:v>
                </c:pt>
                <c:pt idx="3845">
                  <c:v>55.83</c:v>
                </c:pt>
                <c:pt idx="3846">
                  <c:v>54.28</c:v>
                </c:pt>
                <c:pt idx="3847">
                  <c:v>44.23</c:v>
                </c:pt>
                <c:pt idx="3848">
                  <c:v>47.45</c:v>
                </c:pt>
                <c:pt idx="3849">
                  <c:v>56.51</c:v>
                </c:pt>
                <c:pt idx="3850">
                  <c:v>49.46</c:v>
                </c:pt>
                <c:pt idx="3851">
                  <c:v>64.41</c:v>
                </c:pt>
                <c:pt idx="3852">
                  <c:v>70.31</c:v>
                </c:pt>
                <c:pt idx="3853">
                  <c:v>63.82</c:v>
                </c:pt>
                <c:pt idx="3854">
                  <c:v>56.07</c:v>
                </c:pt>
                <c:pt idx="3855">
                  <c:v>49.61</c:v>
                </c:pt>
                <c:pt idx="3856">
                  <c:v>47.83</c:v>
                </c:pt>
                <c:pt idx="3857">
                  <c:v>46.01</c:v>
                </c:pt>
                <c:pt idx="3858">
                  <c:v>44.25</c:v>
                </c:pt>
                <c:pt idx="3859">
                  <c:v>47.668</c:v>
                </c:pt>
                <c:pt idx="3860">
                  <c:v>42.24</c:v>
                </c:pt>
                <c:pt idx="3861">
                  <c:v>40.92</c:v>
                </c:pt>
                <c:pt idx="3862">
                  <c:v>38.314</c:v>
                </c:pt>
                <c:pt idx="3863">
                  <c:v>39.76</c:v>
                </c:pt>
                <c:pt idx="3864">
                  <c:v>39.98</c:v>
                </c:pt>
                <c:pt idx="3865">
                  <c:v>41.51</c:v>
                </c:pt>
                <c:pt idx="3866">
                  <c:v>39.196</c:v>
                </c:pt>
                <c:pt idx="3867">
                  <c:v>42.16</c:v>
                </c:pt>
                <c:pt idx="3868">
                  <c:v>36.77</c:v>
                </c:pt>
                <c:pt idx="3869">
                  <c:v>36.675</c:v>
                </c:pt>
                <c:pt idx="3870">
                  <c:v>34.74</c:v>
                </c:pt>
                <c:pt idx="3871">
                  <c:v>37.204</c:v>
                </c:pt>
                <c:pt idx="3872">
                  <c:v>40.98</c:v>
                </c:pt>
                <c:pt idx="3873">
                  <c:v>47.26</c:v>
                </c:pt>
                <c:pt idx="3874">
                  <c:v>61</c:v>
                </c:pt>
                <c:pt idx="3875">
                  <c:v>49.635</c:v>
                </c:pt>
                <c:pt idx="3876">
                  <c:v>46.97</c:v>
                </c:pt>
                <c:pt idx="3877">
                  <c:v>42.57</c:v>
                </c:pt>
                <c:pt idx="3878">
                  <c:v>35.403</c:v>
                </c:pt>
                <c:pt idx="3879">
                  <c:v>31.885</c:v>
                </c:pt>
                <c:pt idx="3880">
                  <c:v>30.691</c:v>
                </c:pt>
                <c:pt idx="3881">
                  <c:v>29.738</c:v>
                </c:pt>
                <c:pt idx="3882">
                  <c:v>29.29</c:v>
                </c:pt>
                <c:pt idx="3883">
                  <c:v>29.774</c:v>
                </c:pt>
                <c:pt idx="3884">
                  <c:v>27.832</c:v>
                </c:pt>
                <c:pt idx="3885">
                  <c:v>26.347</c:v>
                </c:pt>
                <c:pt idx="3886">
                  <c:v>24.938</c:v>
                </c:pt>
                <c:pt idx="3887">
                  <c:v>24.11</c:v>
                </c:pt>
                <c:pt idx="3888">
                  <c:v>24.775</c:v>
                </c:pt>
                <c:pt idx="3889">
                  <c:v>22.791</c:v>
                </c:pt>
                <c:pt idx="3890">
                  <c:v>25.82</c:v>
                </c:pt>
                <c:pt idx="3891">
                  <c:v>33.284</c:v>
                </c:pt>
                <c:pt idx="3892">
                  <c:v>23.25</c:v>
                </c:pt>
                <c:pt idx="3893">
                  <c:v>28.028</c:v>
                </c:pt>
                <c:pt idx="3894">
                  <c:v>26.785</c:v>
                </c:pt>
                <c:pt idx="3895">
                  <c:v>30.75</c:v>
                </c:pt>
                <c:pt idx="3896">
                  <c:v>48.517</c:v>
                </c:pt>
                <c:pt idx="3897">
                  <c:v>35.256</c:v>
                </c:pt>
                <c:pt idx="3898">
                  <c:v>34.67</c:v>
                </c:pt>
                <c:pt idx="3899">
                  <c:v>30.62</c:v>
                </c:pt>
                <c:pt idx="3900">
                  <c:v>47.98</c:v>
                </c:pt>
                <c:pt idx="3901">
                  <c:v>35.35</c:v>
                </c:pt>
                <c:pt idx="3902">
                  <c:v>32.828</c:v>
                </c:pt>
                <c:pt idx="3904">
                  <c:v>33.39</c:v>
                </c:pt>
                <c:pt idx="3905">
                  <c:v>39.09</c:v>
                </c:pt>
                <c:pt idx="3906">
                  <c:v>36.12</c:v>
                </c:pt>
                <c:pt idx="3907">
                  <c:v>44.73</c:v>
                </c:pt>
                <c:pt idx="3908">
                  <c:v>37.364</c:v>
                </c:pt>
                <c:pt idx="3909">
                  <c:v>35.66</c:v>
                </c:pt>
                <c:pt idx="3910">
                  <c:v>33.257</c:v>
                </c:pt>
                <c:pt idx="3911">
                  <c:v>31.77</c:v>
                </c:pt>
                <c:pt idx="3912">
                  <c:v>29.817</c:v>
                </c:pt>
                <c:pt idx="3913">
                  <c:v>27.875</c:v>
                </c:pt>
                <c:pt idx="3914">
                  <c:v>26.749</c:v>
                </c:pt>
                <c:pt idx="3915">
                  <c:v>26.85</c:v>
                </c:pt>
                <c:pt idx="3916">
                  <c:v>25.883</c:v>
                </c:pt>
                <c:pt idx="3917">
                  <c:v>27.4</c:v>
                </c:pt>
                <c:pt idx="3918">
                  <c:v>26.71</c:v>
                </c:pt>
                <c:pt idx="3919">
                  <c:v>53.54</c:v>
                </c:pt>
                <c:pt idx="3920">
                  <c:v>33.83</c:v>
                </c:pt>
                <c:pt idx="3921">
                  <c:v>42.05</c:v>
                </c:pt>
                <c:pt idx="3922">
                  <c:v>33.96</c:v>
                </c:pt>
                <c:pt idx="3923">
                  <c:v>31.325</c:v>
                </c:pt>
                <c:pt idx="3924">
                  <c:v>33.508</c:v>
                </c:pt>
                <c:pt idx="3925">
                  <c:v>30.762</c:v>
                </c:pt>
                <c:pt idx="3926">
                  <c:v>28.191</c:v>
                </c:pt>
                <c:pt idx="3927">
                  <c:v>27.299</c:v>
                </c:pt>
                <c:pt idx="3928">
                  <c:v>28.426</c:v>
                </c:pt>
                <c:pt idx="3929">
                  <c:v>29.54</c:v>
                </c:pt>
                <c:pt idx="3930">
                  <c:v>26.45</c:v>
                </c:pt>
                <c:pt idx="3931">
                  <c:v>24.46</c:v>
                </c:pt>
                <c:pt idx="3932">
                  <c:v>22.48</c:v>
                </c:pt>
                <c:pt idx="3933">
                  <c:v>20.998</c:v>
                </c:pt>
                <c:pt idx="3936">
                  <c:v>20.717</c:v>
                </c:pt>
                <c:pt idx="3937">
                  <c:v>20.969</c:v>
                </c:pt>
                <c:pt idx="3938">
                  <c:v>19.875</c:v>
                </c:pt>
                <c:pt idx="3939">
                  <c:v>18.591</c:v>
                </c:pt>
                <c:pt idx="3940">
                  <c:v>17.933</c:v>
                </c:pt>
                <c:pt idx="3941">
                  <c:v>18.013</c:v>
                </c:pt>
                <c:pt idx="3942">
                  <c:v>17.426</c:v>
                </c:pt>
                <c:pt idx="3943">
                  <c:v>16.458</c:v>
                </c:pt>
                <c:pt idx="3944">
                  <c:v>15.767</c:v>
                </c:pt>
                <c:pt idx="3945">
                  <c:v>16.062</c:v>
                </c:pt>
                <c:pt idx="3946">
                  <c:v>16.23</c:v>
                </c:pt>
                <c:pt idx="3947">
                  <c:v>15.006</c:v>
                </c:pt>
                <c:pt idx="3948">
                  <c:v>14.361</c:v>
                </c:pt>
                <c:pt idx="3949">
                  <c:v>14.361</c:v>
                </c:pt>
                <c:pt idx="3950">
                  <c:v>13.408</c:v>
                </c:pt>
                <c:pt idx="3951">
                  <c:v>12.17</c:v>
                </c:pt>
                <c:pt idx="3952">
                  <c:v>11.737</c:v>
                </c:pt>
                <c:pt idx="3953">
                  <c:v>11.59</c:v>
                </c:pt>
                <c:pt idx="3954">
                  <c:v>11.44</c:v>
                </c:pt>
                <c:pt idx="3955">
                  <c:v>11.427</c:v>
                </c:pt>
                <c:pt idx="3956">
                  <c:v>11.42</c:v>
                </c:pt>
                <c:pt idx="3957">
                  <c:v>11.27</c:v>
                </c:pt>
                <c:pt idx="3958">
                  <c:v>11.18</c:v>
                </c:pt>
                <c:pt idx="3959">
                  <c:v>11.19</c:v>
                </c:pt>
                <c:pt idx="3960">
                  <c:v>11.188</c:v>
                </c:pt>
                <c:pt idx="3961">
                  <c:v>11.17</c:v>
                </c:pt>
                <c:pt idx="3962">
                  <c:v>10.645</c:v>
                </c:pt>
                <c:pt idx="3963">
                  <c:v>10.258</c:v>
                </c:pt>
                <c:pt idx="3964">
                  <c:v>10.021</c:v>
                </c:pt>
                <c:pt idx="3965">
                  <c:v>9.418</c:v>
                </c:pt>
                <c:pt idx="3968">
                  <c:v>8.93</c:v>
                </c:pt>
                <c:pt idx="3969">
                  <c:v>8.93</c:v>
                </c:pt>
                <c:pt idx="3970">
                  <c:v>8.861</c:v>
                </c:pt>
                <c:pt idx="3971">
                  <c:v>8.66</c:v>
                </c:pt>
                <c:pt idx="3972">
                  <c:v>8.529</c:v>
                </c:pt>
                <c:pt idx="3973">
                  <c:v>8.734</c:v>
                </c:pt>
                <c:pt idx="3974">
                  <c:v>8.754</c:v>
                </c:pt>
                <c:pt idx="3975">
                  <c:v>8.759</c:v>
                </c:pt>
                <c:pt idx="3976">
                  <c:v>8.754</c:v>
                </c:pt>
                <c:pt idx="3977">
                  <c:v>8.754</c:v>
                </c:pt>
                <c:pt idx="3978">
                  <c:v>8.754</c:v>
                </c:pt>
                <c:pt idx="3979">
                  <c:v>8.811</c:v>
                </c:pt>
                <c:pt idx="3980">
                  <c:v>8.605</c:v>
                </c:pt>
                <c:pt idx="3981">
                  <c:v>8.264</c:v>
                </c:pt>
                <c:pt idx="3982">
                  <c:v>8.18</c:v>
                </c:pt>
                <c:pt idx="3983">
                  <c:v>8.22</c:v>
                </c:pt>
                <c:pt idx="3984">
                  <c:v>8.102</c:v>
                </c:pt>
                <c:pt idx="3985">
                  <c:v>7.972</c:v>
                </c:pt>
                <c:pt idx="3986">
                  <c:v>7.82</c:v>
                </c:pt>
                <c:pt idx="3987">
                  <c:v>7.624</c:v>
                </c:pt>
                <c:pt idx="3988">
                  <c:v>7.265</c:v>
                </c:pt>
                <c:pt idx="3989">
                  <c:v>7.385</c:v>
                </c:pt>
                <c:pt idx="3990">
                  <c:v>7.39</c:v>
                </c:pt>
                <c:pt idx="3991">
                  <c:v>7.141</c:v>
                </c:pt>
                <c:pt idx="3992">
                  <c:v>7.211</c:v>
                </c:pt>
                <c:pt idx="3993">
                  <c:v>7.074</c:v>
                </c:pt>
                <c:pt idx="3994">
                  <c:v>7.122</c:v>
                </c:pt>
                <c:pt idx="3995">
                  <c:v>7.074</c:v>
                </c:pt>
                <c:pt idx="3996">
                  <c:v>7.194</c:v>
                </c:pt>
                <c:pt idx="3997">
                  <c:v>7.137</c:v>
                </c:pt>
                <c:pt idx="4000">
                  <c:v>7.165</c:v>
                </c:pt>
                <c:pt idx="4001">
                  <c:v>7.021</c:v>
                </c:pt>
                <c:pt idx="4002">
                  <c:v>6.941</c:v>
                </c:pt>
                <c:pt idx="4003">
                  <c:v>6.962</c:v>
                </c:pt>
                <c:pt idx="4004">
                  <c:v>6.853</c:v>
                </c:pt>
                <c:pt idx="4005">
                  <c:v>6.875</c:v>
                </c:pt>
                <c:pt idx="4006">
                  <c:v>6.507</c:v>
                </c:pt>
                <c:pt idx="4007">
                  <c:v>6.633</c:v>
                </c:pt>
                <c:pt idx="4008">
                  <c:v>6.583</c:v>
                </c:pt>
                <c:pt idx="4009">
                  <c:v>6.638</c:v>
                </c:pt>
                <c:pt idx="4010">
                  <c:v>6.62</c:v>
                </c:pt>
                <c:pt idx="4011">
                  <c:v>6.629</c:v>
                </c:pt>
                <c:pt idx="4012">
                  <c:v>6.676</c:v>
                </c:pt>
                <c:pt idx="4013">
                  <c:v>6.526</c:v>
                </c:pt>
                <c:pt idx="4014">
                  <c:v>6.503</c:v>
                </c:pt>
                <c:pt idx="4015">
                  <c:v>6.46</c:v>
                </c:pt>
                <c:pt idx="4016">
                  <c:v>6.468</c:v>
                </c:pt>
                <c:pt idx="4017">
                  <c:v>6.403</c:v>
                </c:pt>
                <c:pt idx="4018">
                  <c:v>6.25</c:v>
                </c:pt>
                <c:pt idx="4019">
                  <c:v>6.135</c:v>
                </c:pt>
                <c:pt idx="4020">
                  <c:v>5.958</c:v>
                </c:pt>
                <c:pt idx="4021">
                  <c:v>6.044</c:v>
                </c:pt>
                <c:pt idx="4022">
                  <c:v>5.952</c:v>
                </c:pt>
                <c:pt idx="4023">
                  <c:v>5.845</c:v>
                </c:pt>
                <c:pt idx="4024">
                  <c:v>5.75</c:v>
                </c:pt>
                <c:pt idx="4025">
                  <c:v>5.729</c:v>
                </c:pt>
                <c:pt idx="4026">
                  <c:v>5.59</c:v>
                </c:pt>
                <c:pt idx="4027">
                  <c:v>5.59</c:v>
                </c:pt>
                <c:pt idx="4028">
                  <c:v>5.51</c:v>
                </c:pt>
                <c:pt idx="4032">
                  <c:v>5.636</c:v>
                </c:pt>
                <c:pt idx="4033">
                  <c:v>5.565</c:v>
                </c:pt>
                <c:pt idx="4034">
                  <c:v>5.377</c:v>
                </c:pt>
                <c:pt idx="4035">
                  <c:v>5.464</c:v>
                </c:pt>
                <c:pt idx="4036">
                  <c:v>8.333</c:v>
                </c:pt>
                <c:pt idx="4037">
                  <c:v>7.16</c:v>
                </c:pt>
                <c:pt idx="4038">
                  <c:v>6.419</c:v>
                </c:pt>
                <c:pt idx="4039">
                  <c:v>6.184</c:v>
                </c:pt>
                <c:pt idx="4040">
                  <c:v>6.716</c:v>
                </c:pt>
                <c:pt idx="4041">
                  <c:v>8.15</c:v>
                </c:pt>
                <c:pt idx="4042">
                  <c:v>7.3</c:v>
                </c:pt>
                <c:pt idx="4043">
                  <c:v>6.688</c:v>
                </c:pt>
                <c:pt idx="4044">
                  <c:v>6.352</c:v>
                </c:pt>
                <c:pt idx="4045">
                  <c:v>6.185</c:v>
                </c:pt>
                <c:pt idx="4046">
                  <c:v>6.124</c:v>
                </c:pt>
                <c:pt idx="4047">
                  <c:v>6.176</c:v>
                </c:pt>
                <c:pt idx="4048">
                  <c:v>5.86</c:v>
                </c:pt>
                <c:pt idx="4049">
                  <c:v>5.798</c:v>
                </c:pt>
                <c:pt idx="4050">
                  <c:v>6.596</c:v>
                </c:pt>
                <c:pt idx="4051">
                  <c:v>6.268</c:v>
                </c:pt>
                <c:pt idx="4052">
                  <c:v>5.94</c:v>
                </c:pt>
                <c:pt idx="4053">
                  <c:v>5.78</c:v>
                </c:pt>
                <c:pt idx="4054">
                  <c:v>5.668</c:v>
                </c:pt>
                <c:pt idx="4055">
                  <c:v>5.615</c:v>
                </c:pt>
                <c:pt idx="4056">
                  <c:v>5.595</c:v>
                </c:pt>
                <c:pt idx="4057">
                  <c:v>5.815</c:v>
                </c:pt>
                <c:pt idx="4058">
                  <c:v>5.72</c:v>
                </c:pt>
                <c:pt idx="4059">
                  <c:v>5.37</c:v>
                </c:pt>
                <c:pt idx="4060">
                  <c:v>5.262</c:v>
                </c:pt>
                <c:pt idx="4064">
                  <c:v>5.19</c:v>
                </c:pt>
                <c:pt idx="4065">
                  <c:v>5.12</c:v>
                </c:pt>
                <c:pt idx="4066">
                  <c:v>4.95</c:v>
                </c:pt>
                <c:pt idx="4067">
                  <c:v>5.01</c:v>
                </c:pt>
                <c:pt idx="4068">
                  <c:v>5.58</c:v>
                </c:pt>
                <c:pt idx="4069">
                  <c:v>5.18</c:v>
                </c:pt>
                <c:pt idx="4070">
                  <c:v>5.07</c:v>
                </c:pt>
                <c:pt idx="4071">
                  <c:v>4.98</c:v>
                </c:pt>
                <c:pt idx="4072">
                  <c:v>4.81</c:v>
                </c:pt>
                <c:pt idx="4073">
                  <c:v>4.59</c:v>
                </c:pt>
                <c:pt idx="4074">
                  <c:v>5.04</c:v>
                </c:pt>
                <c:pt idx="4075">
                  <c:v>5.81</c:v>
                </c:pt>
                <c:pt idx="4076">
                  <c:v>5.04</c:v>
                </c:pt>
                <c:pt idx="4077">
                  <c:v>4.85</c:v>
                </c:pt>
                <c:pt idx="4078">
                  <c:v>4.69</c:v>
                </c:pt>
                <c:pt idx="4079">
                  <c:v>4.59</c:v>
                </c:pt>
                <c:pt idx="4080">
                  <c:v>4.55</c:v>
                </c:pt>
                <c:pt idx="4081">
                  <c:v>4.43</c:v>
                </c:pt>
                <c:pt idx="4082">
                  <c:v>4.3</c:v>
                </c:pt>
                <c:pt idx="4083">
                  <c:v>4.12</c:v>
                </c:pt>
                <c:pt idx="4084">
                  <c:v>4.32</c:v>
                </c:pt>
                <c:pt idx="4085">
                  <c:v>4.02</c:v>
                </c:pt>
                <c:pt idx="4086">
                  <c:v>3.88</c:v>
                </c:pt>
                <c:pt idx="4087">
                  <c:v>3.89</c:v>
                </c:pt>
                <c:pt idx="4088">
                  <c:v>3.89</c:v>
                </c:pt>
                <c:pt idx="4089">
                  <c:v>4.21</c:v>
                </c:pt>
                <c:pt idx="4090">
                  <c:v>3.91</c:v>
                </c:pt>
                <c:pt idx="4091">
                  <c:v>4.12</c:v>
                </c:pt>
                <c:pt idx="4092">
                  <c:v>4.58</c:v>
                </c:pt>
                <c:pt idx="4093">
                  <c:v>4.31</c:v>
                </c:pt>
                <c:pt idx="4096">
                  <c:v>4.27</c:v>
                </c:pt>
                <c:pt idx="4097">
                  <c:v>4.05</c:v>
                </c:pt>
                <c:pt idx="4098">
                  <c:v>3.94</c:v>
                </c:pt>
                <c:pt idx="4099">
                  <c:v>4.05</c:v>
                </c:pt>
                <c:pt idx="4100">
                  <c:v>4.21</c:v>
                </c:pt>
                <c:pt idx="4101">
                  <c:v>4.03</c:v>
                </c:pt>
                <c:pt idx="4102">
                  <c:v>3.72</c:v>
                </c:pt>
                <c:pt idx="4103">
                  <c:v>3.5</c:v>
                </c:pt>
                <c:pt idx="4104">
                  <c:v>5.42</c:v>
                </c:pt>
                <c:pt idx="4105">
                  <c:v>4.71</c:v>
                </c:pt>
                <c:pt idx="4106">
                  <c:v>4.41</c:v>
                </c:pt>
                <c:pt idx="4107">
                  <c:v>4.48</c:v>
                </c:pt>
                <c:pt idx="4108">
                  <c:v>4.19</c:v>
                </c:pt>
                <c:pt idx="4109">
                  <c:v>3.89</c:v>
                </c:pt>
                <c:pt idx="4110">
                  <c:v>3.81</c:v>
                </c:pt>
                <c:pt idx="4111">
                  <c:v>3.75</c:v>
                </c:pt>
                <c:pt idx="4112">
                  <c:v>3.6</c:v>
                </c:pt>
                <c:pt idx="4113">
                  <c:v>3.52</c:v>
                </c:pt>
                <c:pt idx="4114">
                  <c:v>3.35</c:v>
                </c:pt>
                <c:pt idx="4115">
                  <c:v>3.25</c:v>
                </c:pt>
                <c:pt idx="4116">
                  <c:v>3.28</c:v>
                </c:pt>
                <c:pt idx="4117">
                  <c:v>3.42</c:v>
                </c:pt>
                <c:pt idx="4118">
                  <c:v>3.28</c:v>
                </c:pt>
                <c:pt idx="4119">
                  <c:v>3.24</c:v>
                </c:pt>
                <c:pt idx="4120">
                  <c:v>3.11</c:v>
                </c:pt>
                <c:pt idx="4121">
                  <c:v>3.1</c:v>
                </c:pt>
                <c:pt idx="4122">
                  <c:v>3.29</c:v>
                </c:pt>
                <c:pt idx="4123">
                  <c:v>3.14</c:v>
                </c:pt>
                <c:pt idx="4124">
                  <c:v>2.89</c:v>
                </c:pt>
                <c:pt idx="4125">
                  <c:v>2.82</c:v>
                </c:pt>
                <c:pt idx="4126">
                  <c:v>2.78</c:v>
                </c:pt>
                <c:pt idx="4128">
                  <c:v>2.664</c:v>
                </c:pt>
                <c:pt idx="4129">
                  <c:v>2.53</c:v>
                </c:pt>
                <c:pt idx="4130">
                  <c:v>2.374</c:v>
                </c:pt>
                <c:pt idx="4131">
                  <c:v>2.344</c:v>
                </c:pt>
                <c:pt idx="4132">
                  <c:v>2.368</c:v>
                </c:pt>
                <c:pt idx="4133">
                  <c:v>2.247</c:v>
                </c:pt>
                <c:pt idx="4134">
                  <c:v>2.387</c:v>
                </c:pt>
                <c:pt idx="4135">
                  <c:v>2.08</c:v>
                </c:pt>
                <c:pt idx="4136">
                  <c:v>2.285</c:v>
                </c:pt>
                <c:pt idx="4137">
                  <c:v>2.083</c:v>
                </c:pt>
                <c:pt idx="4138">
                  <c:v>1.956</c:v>
                </c:pt>
                <c:pt idx="4139">
                  <c:v>1.985</c:v>
                </c:pt>
                <c:pt idx="4140">
                  <c:v>1.734</c:v>
                </c:pt>
                <c:pt idx="4141">
                  <c:v>1.669</c:v>
                </c:pt>
                <c:pt idx="4142">
                  <c:v>1.597</c:v>
                </c:pt>
                <c:pt idx="4143">
                  <c:v>1.625</c:v>
                </c:pt>
                <c:pt idx="4144">
                  <c:v>2.952</c:v>
                </c:pt>
                <c:pt idx="4145">
                  <c:v>3.074</c:v>
                </c:pt>
                <c:pt idx="4146">
                  <c:v>3.54</c:v>
                </c:pt>
                <c:pt idx="4147">
                  <c:v>3.593</c:v>
                </c:pt>
                <c:pt idx="4148">
                  <c:v>2.904</c:v>
                </c:pt>
                <c:pt idx="4149">
                  <c:v>4.191</c:v>
                </c:pt>
                <c:pt idx="4150">
                  <c:v>5.915</c:v>
                </c:pt>
                <c:pt idx="4151">
                  <c:v>4.576</c:v>
                </c:pt>
                <c:pt idx="4152">
                  <c:v>2.816</c:v>
                </c:pt>
                <c:pt idx="4153">
                  <c:v>2.072</c:v>
                </c:pt>
                <c:pt idx="4154">
                  <c:v>1.501</c:v>
                </c:pt>
                <c:pt idx="4155">
                  <c:v>1.366</c:v>
                </c:pt>
                <c:pt idx="4156">
                  <c:v>1.284</c:v>
                </c:pt>
                <c:pt idx="4157">
                  <c:v>1.042</c:v>
                </c:pt>
                <c:pt idx="4158">
                  <c:v>0.617</c:v>
                </c:pt>
                <c:pt idx="4160">
                  <c:v>NA</c:v>
                </c:pt>
                <c:pt idx="4161">
                  <c:v>NA</c:v>
                </c:pt>
                <c:pt idx="4162">
                  <c:v>0.931</c:v>
                </c:pt>
                <c:pt idx="4163">
                  <c:v>NA</c:v>
                </c:pt>
                <c:pt idx="4164">
                  <c:v>NA</c:v>
                </c:pt>
                <c:pt idx="4165">
                  <c:v>NA</c:v>
                </c:pt>
                <c:pt idx="4166">
                  <c:v>NA</c:v>
                </c:pt>
                <c:pt idx="4167">
                  <c:v>NA</c:v>
                </c:pt>
                <c:pt idx="4168">
                  <c:v>NA</c:v>
                </c:pt>
                <c:pt idx="4169">
                  <c:v>NA</c:v>
                </c:pt>
                <c:pt idx="4170">
                  <c:v>NA</c:v>
                </c:pt>
                <c:pt idx="4171">
                  <c:v>NA</c:v>
                </c:pt>
                <c:pt idx="4172">
                  <c:v>0.588</c:v>
                </c:pt>
                <c:pt idx="4173">
                  <c:v>NA</c:v>
                </c:pt>
              </c:strCache>
            </c:strRef>
          </c:tx>
          <c:spPr>
            <a:ln w="19050" cap="rnd">
              <a:solidFill>
                <a:schemeClr val="tx1"/>
              </a:solidFill>
              <a:round/>
            </a:ln>
            <a:effectLst/>
          </c:spPr>
          <c:marker>
            <c:symbol val="none"/>
          </c:marker>
          <c:cat>
            <c:strRef>
              <c:f>'Daily data'!$A$4186:$A$10920</c:f>
              <c:strCache>
                <c:ptCount val="6735"/>
                <c:pt idx="0">
                  <c:v>FY.61/62 Jestha  15</c:v>
                </c:pt>
                <c:pt idx="1">
                  <c:v>FY.61/62 Jestha  16</c:v>
                </c:pt>
                <c:pt idx="2">
                  <c:v>FY.61/62 Jestha  17</c:v>
                </c:pt>
                <c:pt idx="3">
                  <c:v>FY.61/62 Jestha  18</c:v>
                </c:pt>
                <c:pt idx="4">
                  <c:v>FY.61/62 Jestha  19</c:v>
                </c:pt>
                <c:pt idx="5">
                  <c:v>FY.61/62 Jestha  20</c:v>
                </c:pt>
                <c:pt idx="6">
                  <c:v>FY.61/62 Jestha  21</c:v>
                </c:pt>
                <c:pt idx="7">
                  <c:v>FY.61/62 Jestha  22</c:v>
                </c:pt>
                <c:pt idx="8">
                  <c:v>FY.61/62 Jestha  23</c:v>
                </c:pt>
                <c:pt idx="9">
                  <c:v>FY.61/62 Jestha  24</c:v>
                </c:pt>
                <c:pt idx="10">
                  <c:v>FY.61/62 Jestha  25</c:v>
                </c:pt>
                <c:pt idx="11">
                  <c:v>FY.61/62 Jestha  26</c:v>
                </c:pt>
                <c:pt idx="12">
                  <c:v>FY.61/62 Jestha  27</c:v>
                </c:pt>
                <c:pt idx="13">
                  <c:v>FY.61/62 Jestha  28</c:v>
                </c:pt>
                <c:pt idx="14">
                  <c:v>FY.61/62 Jestha  29</c:v>
                </c:pt>
                <c:pt idx="15">
                  <c:v>FY.61/62 Jestha  30</c:v>
                </c:pt>
                <c:pt idx="16">
                  <c:v>FY.61/62 Jestha  31</c:v>
                </c:pt>
                <c:pt idx="17">
                  <c:v>FY.61/62 Jestha  32</c:v>
                </c:pt>
                <c:pt idx="18">
                  <c:v>FY.61/62 Ashadh 1</c:v>
                </c:pt>
                <c:pt idx="19">
                  <c:v>FY.61/62 Ashadh 2</c:v>
                </c:pt>
                <c:pt idx="20">
                  <c:v>FY.61/62 Ashadh 3</c:v>
                </c:pt>
                <c:pt idx="21">
                  <c:v>FY.61/62 Ashadh 4</c:v>
                </c:pt>
                <c:pt idx="22">
                  <c:v>FY.61/62 Ashadh 5</c:v>
                </c:pt>
                <c:pt idx="23">
                  <c:v>FY.61/62 Ashadh 6</c:v>
                </c:pt>
                <c:pt idx="24">
                  <c:v>FY.61/62 Ashadh 7</c:v>
                </c:pt>
                <c:pt idx="25">
                  <c:v>FY.61/62 Ashadh 8</c:v>
                </c:pt>
                <c:pt idx="26">
                  <c:v>FY.61/62 Ashadh 9</c:v>
                </c:pt>
                <c:pt idx="27">
                  <c:v>FY.61/62 Ashadh 10</c:v>
                </c:pt>
                <c:pt idx="28">
                  <c:v>FY.61/62 Ashadh 11</c:v>
                </c:pt>
                <c:pt idx="29">
                  <c:v>FY.61/62 Ashadh 12</c:v>
                </c:pt>
                <c:pt idx="30">
                  <c:v>FY.61/62 Ashadh 13</c:v>
                </c:pt>
                <c:pt idx="31">
                  <c:v>FY.61/62 Ashadh 14</c:v>
                </c:pt>
                <c:pt idx="32">
                  <c:v>FY.61/62 Ashadh 15</c:v>
                </c:pt>
                <c:pt idx="33">
                  <c:v>FY.61/62 Ashadh 16</c:v>
                </c:pt>
                <c:pt idx="34">
                  <c:v>FY.61/62 Ashadh 17</c:v>
                </c:pt>
                <c:pt idx="35">
                  <c:v>FY.61/62 Ashadh 18</c:v>
                </c:pt>
                <c:pt idx="36">
                  <c:v>FY.61/62 Ashadh 19</c:v>
                </c:pt>
                <c:pt idx="37">
                  <c:v>FY.61/62 Ashadh 20</c:v>
                </c:pt>
                <c:pt idx="38">
                  <c:v>FY.61/62 Ashadh 21</c:v>
                </c:pt>
                <c:pt idx="39">
                  <c:v>FY.61/62 Ashadh 22</c:v>
                </c:pt>
                <c:pt idx="40">
                  <c:v>FY.61/62 Ashadh 23</c:v>
                </c:pt>
                <c:pt idx="41">
                  <c:v>FY.61/62 Ashadh 24</c:v>
                </c:pt>
                <c:pt idx="42">
                  <c:v>FY.61/62 Ashadh 25</c:v>
                </c:pt>
                <c:pt idx="43">
                  <c:v>FY.61/62 Ashadh 26</c:v>
                </c:pt>
                <c:pt idx="44">
                  <c:v>FY.61/62 Ashadh 27</c:v>
                </c:pt>
                <c:pt idx="45">
                  <c:v>FY.61/62 Ashadh 28</c:v>
                </c:pt>
                <c:pt idx="46">
                  <c:v>FY.61/62 Ashadh 29</c:v>
                </c:pt>
                <c:pt idx="47">
                  <c:v>FY.61/62 Ashadh 30</c:v>
                </c:pt>
                <c:pt idx="48">
                  <c:v>FY.61/62 Ashadh 31</c:v>
                </c:pt>
                <c:pt idx="49">
                  <c:v>FY.61/62 Ashadh 32</c:v>
                </c:pt>
                <c:pt idx="50">
                  <c:v>FY.62/63 Shrawan 1</c:v>
                </c:pt>
                <c:pt idx="51">
                  <c:v>FY.62/63 Shrawan 2</c:v>
                </c:pt>
                <c:pt idx="52">
                  <c:v>FY.62/63 Shrawan 3</c:v>
                </c:pt>
                <c:pt idx="53">
                  <c:v>FY.62/63 Shrawan 4</c:v>
                </c:pt>
                <c:pt idx="54">
                  <c:v>FY.62/63 Shrawan 5</c:v>
                </c:pt>
                <c:pt idx="55">
                  <c:v>FY.62/63 Shrawan 6</c:v>
                </c:pt>
                <c:pt idx="56">
                  <c:v>FY.62/63 Shrawan 7</c:v>
                </c:pt>
                <c:pt idx="57">
                  <c:v>FY.62/63 Shrawan 8</c:v>
                </c:pt>
                <c:pt idx="58">
                  <c:v>FY.62/63 Shrawan 9</c:v>
                </c:pt>
                <c:pt idx="59">
                  <c:v>FY.62/63 Shrawan 10</c:v>
                </c:pt>
                <c:pt idx="60">
                  <c:v>FY.62/63 Shrawan 11</c:v>
                </c:pt>
                <c:pt idx="61">
                  <c:v>FY.62/63 Shrawan 12</c:v>
                </c:pt>
                <c:pt idx="62">
                  <c:v>FY.62/63 Shrawan 13</c:v>
                </c:pt>
                <c:pt idx="63">
                  <c:v>FY.62/63 Shrawan 14</c:v>
                </c:pt>
                <c:pt idx="64">
                  <c:v>FY.62/63 Shrawan 15</c:v>
                </c:pt>
                <c:pt idx="65">
                  <c:v>FY.62/63 Shrawan 16</c:v>
                </c:pt>
                <c:pt idx="66">
                  <c:v>FY.62/63 Shrawan 17</c:v>
                </c:pt>
                <c:pt idx="67">
                  <c:v>FY.62/63 Shrawan 18</c:v>
                </c:pt>
                <c:pt idx="68">
                  <c:v>FY.62/63 Shrawan 19</c:v>
                </c:pt>
                <c:pt idx="69">
                  <c:v>FY.62/63 Shrawan 20</c:v>
                </c:pt>
                <c:pt idx="70">
                  <c:v>FY.62/63 Shrawan 21</c:v>
                </c:pt>
                <c:pt idx="71">
                  <c:v>FY.62/63 Shrawan 22</c:v>
                </c:pt>
                <c:pt idx="72">
                  <c:v>FY.62/63 Shrawan 23</c:v>
                </c:pt>
                <c:pt idx="73">
                  <c:v>FY.62/63 Shrawan 24</c:v>
                </c:pt>
                <c:pt idx="74">
                  <c:v>FY.62/63 Shrawan 25</c:v>
                </c:pt>
                <c:pt idx="75">
                  <c:v>FY.62/63 Shrawan 26</c:v>
                </c:pt>
                <c:pt idx="76">
                  <c:v>FY.62/63 Shrawan 27</c:v>
                </c:pt>
                <c:pt idx="77">
                  <c:v>FY.62/63 Shrawan 28</c:v>
                </c:pt>
                <c:pt idx="78">
                  <c:v>FY.62/63 Shrawan 29</c:v>
                </c:pt>
                <c:pt idx="79">
                  <c:v>FY.62/63 Shrawan 30</c:v>
                </c:pt>
                <c:pt idx="80">
                  <c:v>FY.62/63 Shrawan 31</c:v>
                </c:pt>
                <c:pt idx="81">
                  <c:v>FY.62/63 Shrawan 32</c:v>
                </c:pt>
                <c:pt idx="82">
                  <c:v>FY.62/63 Bhadra 1</c:v>
                </c:pt>
                <c:pt idx="83">
                  <c:v>FY.62/63 Bhadra 2</c:v>
                </c:pt>
                <c:pt idx="84">
                  <c:v>FY.62/63 Bhadra 3</c:v>
                </c:pt>
                <c:pt idx="85">
                  <c:v>FY.62/63 Bhadra 4</c:v>
                </c:pt>
                <c:pt idx="86">
                  <c:v>FY.62/63 Bhadra 5</c:v>
                </c:pt>
                <c:pt idx="87">
                  <c:v>FY.62/63 Bhadra 6</c:v>
                </c:pt>
                <c:pt idx="88">
                  <c:v>FY.62/63 Bhadra 7</c:v>
                </c:pt>
                <c:pt idx="89">
                  <c:v>FY.62/63 Bhadra 8</c:v>
                </c:pt>
                <c:pt idx="90">
                  <c:v>FY.62/63 Bhadra 9</c:v>
                </c:pt>
                <c:pt idx="91">
                  <c:v>FY.62/63 Bhadra 10</c:v>
                </c:pt>
                <c:pt idx="92">
                  <c:v>FY.62/63 Bhadra 11</c:v>
                </c:pt>
                <c:pt idx="93">
                  <c:v>FY.62/63 Bhadra 12</c:v>
                </c:pt>
                <c:pt idx="94">
                  <c:v>FY.62/63 Bhadra 13</c:v>
                </c:pt>
                <c:pt idx="95">
                  <c:v>FY.62/63 Bhadra 14</c:v>
                </c:pt>
                <c:pt idx="96">
                  <c:v>FY.62/63 Bhadra 15</c:v>
                </c:pt>
                <c:pt idx="97">
                  <c:v>FY.62/63 Bhadra 16</c:v>
                </c:pt>
                <c:pt idx="98">
                  <c:v>FY.62/63 Bhadra 17</c:v>
                </c:pt>
                <c:pt idx="99">
                  <c:v>FY.62/63 Bhadra 18</c:v>
                </c:pt>
                <c:pt idx="100">
                  <c:v>FY.62/63 Bhadra 19</c:v>
                </c:pt>
                <c:pt idx="101">
                  <c:v>FY.62/63 Bhadra 20</c:v>
                </c:pt>
                <c:pt idx="102">
                  <c:v>FY.62/63 Bhadra 21</c:v>
                </c:pt>
                <c:pt idx="103">
                  <c:v>FY.62/63 Bhadra 22</c:v>
                </c:pt>
                <c:pt idx="104">
                  <c:v>FY.62/63 Bhadra 23</c:v>
                </c:pt>
                <c:pt idx="105">
                  <c:v>FY.62/63 Bhadra 24</c:v>
                </c:pt>
                <c:pt idx="106">
                  <c:v>FY.62/63 Bhadra 25</c:v>
                </c:pt>
                <c:pt idx="107">
                  <c:v>FY.62/63 Bhadra 26</c:v>
                </c:pt>
                <c:pt idx="108">
                  <c:v>FY.62/63 Bhadra 27</c:v>
                </c:pt>
                <c:pt idx="109">
                  <c:v>FY.62/63 Bhadra 28</c:v>
                </c:pt>
                <c:pt idx="110">
                  <c:v>FY.62/63 Bhadra 29</c:v>
                </c:pt>
                <c:pt idx="111">
                  <c:v>FY.62/63 Bhadra 30</c:v>
                </c:pt>
                <c:pt idx="112">
                  <c:v>FY.62/63 Bhadra 31</c:v>
                </c:pt>
                <c:pt idx="113">
                  <c:v>FY.62/63 Bhadra 32</c:v>
                </c:pt>
                <c:pt idx="114">
                  <c:v>FY.62/63 Ashwin 1</c:v>
                </c:pt>
                <c:pt idx="115">
                  <c:v>FY.62/63 Ashwin 2</c:v>
                </c:pt>
                <c:pt idx="116">
                  <c:v>FY.62/63 Ashwin 3</c:v>
                </c:pt>
                <c:pt idx="117">
                  <c:v>FY.62/63 Ashwin 4</c:v>
                </c:pt>
                <c:pt idx="118">
                  <c:v>FY.62/63 Ashwin 5</c:v>
                </c:pt>
                <c:pt idx="119">
                  <c:v>FY.62/63 Ashwin 6</c:v>
                </c:pt>
                <c:pt idx="120">
                  <c:v>FY.62/63 Ashwin 7</c:v>
                </c:pt>
                <c:pt idx="121">
                  <c:v>FY.62/63 Ashwin 8</c:v>
                </c:pt>
                <c:pt idx="122">
                  <c:v>FY.62/63 Ashwin 9</c:v>
                </c:pt>
                <c:pt idx="123">
                  <c:v>FY.62/63 Ashwin 10</c:v>
                </c:pt>
                <c:pt idx="124">
                  <c:v>FY.62/63 Ashwin 11</c:v>
                </c:pt>
                <c:pt idx="125">
                  <c:v>FY.62/63 Ashwin 12</c:v>
                </c:pt>
                <c:pt idx="126">
                  <c:v>FY.62/63 Ashwin 13</c:v>
                </c:pt>
                <c:pt idx="127">
                  <c:v>FY.62/63 Ashwin 14</c:v>
                </c:pt>
                <c:pt idx="128">
                  <c:v>FY.62/63 Ashwin 15</c:v>
                </c:pt>
                <c:pt idx="129">
                  <c:v>FY.62/63 Ashwin 16</c:v>
                </c:pt>
                <c:pt idx="130">
                  <c:v>FY.62/63 Ashwin 17</c:v>
                </c:pt>
                <c:pt idx="131">
                  <c:v>FY.62/63 Ashwin 18</c:v>
                </c:pt>
                <c:pt idx="132">
                  <c:v>FY.62/63 Ashwin 19</c:v>
                </c:pt>
                <c:pt idx="133">
                  <c:v>FY.62/63 Ashwin 20</c:v>
                </c:pt>
                <c:pt idx="134">
                  <c:v>FY.62/63 Ashwin 21</c:v>
                </c:pt>
                <c:pt idx="135">
                  <c:v>FY.62/63 Ashwin 22</c:v>
                </c:pt>
                <c:pt idx="136">
                  <c:v>FY.62/63 Ashwin 23</c:v>
                </c:pt>
                <c:pt idx="137">
                  <c:v>FY.62/63 Ashwin 24</c:v>
                </c:pt>
                <c:pt idx="138">
                  <c:v>FY.62/63 Ashwin 25</c:v>
                </c:pt>
                <c:pt idx="139">
                  <c:v>FY.62/63 Ashwin 26</c:v>
                </c:pt>
                <c:pt idx="140">
                  <c:v>FY.62/63 Ashwin 27</c:v>
                </c:pt>
                <c:pt idx="141">
                  <c:v>FY.62/63 Ashwin 28</c:v>
                </c:pt>
                <c:pt idx="142">
                  <c:v>FY.62/63 Ashwin 29</c:v>
                </c:pt>
                <c:pt idx="143">
                  <c:v>FY.62/63 Ashwin 30</c:v>
                </c:pt>
                <c:pt idx="144">
                  <c:v>FY.62/63 Ashwin 31</c:v>
                </c:pt>
                <c:pt idx="145">
                  <c:v>FY.62/63 Ashwin 32</c:v>
                </c:pt>
                <c:pt idx="146">
                  <c:v>FY.62/63 Kartik 1</c:v>
                </c:pt>
                <c:pt idx="147">
                  <c:v>FY.62/63 Kartik 2</c:v>
                </c:pt>
                <c:pt idx="148">
                  <c:v>FY.62/63 Kartik 3</c:v>
                </c:pt>
                <c:pt idx="149">
                  <c:v>FY.62/63 Kartik 4</c:v>
                </c:pt>
                <c:pt idx="150">
                  <c:v>FY.62/63 Kartik 5</c:v>
                </c:pt>
                <c:pt idx="151">
                  <c:v>FY.62/63 Kartik 6</c:v>
                </c:pt>
                <c:pt idx="152">
                  <c:v>FY.62/63 Kartik 7</c:v>
                </c:pt>
                <c:pt idx="153">
                  <c:v>FY.62/63 Kartik 8</c:v>
                </c:pt>
                <c:pt idx="154">
                  <c:v>FY.62/63 Kartik 9</c:v>
                </c:pt>
                <c:pt idx="155">
                  <c:v>FY.62/63 Kartik 10</c:v>
                </c:pt>
                <c:pt idx="156">
                  <c:v>FY.62/63 Kartik 11</c:v>
                </c:pt>
                <c:pt idx="157">
                  <c:v>FY.62/63 Kartik 12</c:v>
                </c:pt>
                <c:pt idx="158">
                  <c:v>FY.62/63 Kartik 13</c:v>
                </c:pt>
                <c:pt idx="159">
                  <c:v>FY.62/63 Kartik 14</c:v>
                </c:pt>
                <c:pt idx="160">
                  <c:v>FY.62/63 Kartik 15</c:v>
                </c:pt>
                <c:pt idx="161">
                  <c:v>FY.62/63 Kartik 16</c:v>
                </c:pt>
                <c:pt idx="162">
                  <c:v>FY.62/63 Kartik 17</c:v>
                </c:pt>
                <c:pt idx="163">
                  <c:v>FY.62/63 Kartik 18</c:v>
                </c:pt>
                <c:pt idx="164">
                  <c:v>FY.62/63 Kartik 19</c:v>
                </c:pt>
                <c:pt idx="165">
                  <c:v>FY.62/63 Kartik 20</c:v>
                </c:pt>
                <c:pt idx="166">
                  <c:v>FY.62/63 Kartik 21</c:v>
                </c:pt>
                <c:pt idx="167">
                  <c:v>FY.62/63 Kartik 22</c:v>
                </c:pt>
                <c:pt idx="168">
                  <c:v>FY.62/63 Kartik 23</c:v>
                </c:pt>
                <c:pt idx="169">
                  <c:v>FY.62/63 Kartik 24</c:v>
                </c:pt>
                <c:pt idx="170">
                  <c:v>FY.62/63 Kartik 25</c:v>
                </c:pt>
                <c:pt idx="171">
                  <c:v>FY.62/63 Kartik 26</c:v>
                </c:pt>
                <c:pt idx="172">
                  <c:v>FY.62/63 Kartik 27</c:v>
                </c:pt>
                <c:pt idx="173">
                  <c:v>FY.62/63 Kartik 28</c:v>
                </c:pt>
                <c:pt idx="174">
                  <c:v>FY.62/63 Kartik 29</c:v>
                </c:pt>
                <c:pt idx="175">
                  <c:v>FY.62/63 Kartik 30</c:v>
                </c:pt>
                <c:pt idx="176">
                  <c:v>FY.62/63 Kartik 31</c:v>
                </c:pt>
                <c:pt idx="177">
                  <c:v>FY.62/63 Kartik 32</c:v>
                </c:pt>
                <c:pt idx="178">
                  <c:v>FY.62/63 Mangsir 1</c:v>
                </c:pt>
                <c:pt idx="179">
                  <c:v>FY.62/63 Mangsir 2</c:v>
                </c:pt>
                <c:pt idx="180">
                  <c:v>FY.62/63 Mangsir 3</c:v>
                </c:pt>
                <c:pt idx="181">
                  <c:v>FY.62/63 Mangsir 4</c:v>
                </c:pt>
                <c:pt idx="182">
                  <c:v>FY.62/63 Mangsir 5</c:v>
                </c:pt>
                <c:pt idx="183">
                  <c:v>FY.62/63 Mangsir 6</c:v>
                </c:pt>
                <c:pt idx="184">
                  <c:v>FY.62/63 Mangsir 7</c:v>
                </c:pt>
                <c:pt idx="185">
                  <c:v>FY.62/63 Mangsir 8</c:v>
                </c:pt>
                <c:pt idx="186">
                  <c:v>FY.62/63 Mangsir 9</c:v>
                </c:pt>
                <c:pt idx="187">
                  <c:v>FY.62/63 Mangsir 10</c:v>
                </c:pt>
                <c:pt idx="188">
                  <c:v>FY.62/63 Mangsir 11</c:v>
                </c:pt>
                <c:pt idx="189">
                  <c:v>FY.62/63 Mangsir 12</c:v>
                </c:pt>
                <c:pt idx="190">
                  <c:v>FY.62/63 Mangsir 13</c:v>
                </c:pt>
                <c:pt idx="191">
                  <c:v>FY.62/63 Mangsir 14</c:v>
                </c:pt>
                <c:pt idx="192">
                  <c:v>FY.62/63 Mangsir 15</c:v>
                </c:pt>
                <c:pt idx="193">
                  <c:v>FY.62/63 Mangsir 16</c:v>
                </c:pt>
                <c:pt idx="194">
                  <c:v>FY.62/63 Mangsir 17</c:v>
                </c:pt>
                <c:pt idx="195">
                  <c:v>FY.62/63 Mangsir 18</c:v>
                </c:pt>
                <c:pt idx="196">
                  <c:v>FY.62/63 Mangsir 19</c:v>
                </c:pt>
                <c:pt idx="197">
                  <c:v>FY.62/63 Mangsir 20</c:v>
                </c:pt>
                <c:pt idx="198">
                  <c:v>FY.62/63 Mangsir 21</c:v>
                </c:pt>
                <c:pt idx="199">
                  <c:v>FY.62/63 Mangsir 22</c:v>
                </c:pt>
                <c:pt idx="200">
                  <c:v>FY.62/63 Mangsir 23</c:v>
                </c:pt>
                <c:pt idx="201">
                  <c:v>FY.62/63 Mangsir 24</c:v>
                </c:pt>
                <c:pt idx="202">
                  <c:v>FY.62/63 Mangsir 25</c:v>
                </c:pt>
                <c:pt idx="203">
                  <c:v>FY.62/63 Mangsir 26</c:v>
                </c:pt>
                <c:pt idx="204">
                  <c:v>FY.62/63 Mangsir 27</c:v>
                </c:pt>
                <c:pt idx="205">
                  <c:v>FY.62/63 Mangsir 28</c:v>
                </c:pt>
                <c:pt idx="206">
                  <c:v>FY.62/63 Mangsir 29</c:v>
                </c:pt>
                <c:pt idx="207">
                  <c:v>FY.62/63 Mangsir 30</c:v>
                </c:pt>
                <c:pt idx="208">
                  <c:v>FY.62/63 Mangsir 31</c:v>
                </c:pt>
                <c:pt idx="209">
                  <c:v>FY.62/63 Mangsir 32</c:v>
                </c:pt>
                <c:pt idx="210">
                  <c:v>FY.62/63 Poush 1</c:v>
                </c:pt>
                <c:pt idx="211">
                  <c:v>FY.62/63 Poush 2</c:v>
                </c:pt>
                <c:pt idx="212">
                  <c:v>FY.62/63 Poush 3</c:v>
                </c:pt>
                <c:pt idx="213">
                  <c:v>FY.62/63 Poush 4</c:v>
                </c:pt>
                <c:pt idx="214">
                  <c:v>FY.62/63 Poush 5</c:v>
                </c:pt>
                <c:pt idx="215">
                  <c:v>FY.62/63 Poush 6</c:v>
                </c:pt>
                <c:pt idx="216">
                  <c:v>FY.62/63 Poush 7</c:v>
                </c:pt>
                <c:pt idx="217">
                  <c:v>FY.62/63 Poush 8</c:v>
                </c:pt>
                <c:pt idx="218">
                  <c:v>FY.62/63 Poush 9</c:v>
                </c:pt>
                <c:pt idx="219">
                  <c:v>FY.62/63 Poush 10</c:v>
                </c:pt>
                <c:pt idx="220">
                  <c:v>FY.62/63 Poush 11</c:v>
                </c:pt>
                <c:pt idx="221">
                  <c:v>FY.62/63 Poush 12</c:v>
                </c:pt>
                <c:pt idx="222">
                  <c:v>FY.62/63 Poush 13</c:v>
                </c:pt>
                <c:pt idx="223">
                  <c:v>FY.62/63 Poush 14</c:v>
                </c:pt>
                <c:pt idx="224">
                  <c:v>FY.62/63 Poush 15</c:v>
                </c:pt>
                <c:pt idx="225">
                  <c:v>FY.62/63 Poush 16</c:v>
                </c:pt>
                <c:pt idx="226">
                  <c:v>FY.62/63 Poush 17</c:v>
                </c:pt>
                <c:pt idx="227">
                  <c:v>FY.62/63 Poush 18</c:v>
                </c:pt>
                <c:pt idx="228">
                  <c:v>FY.62/63 Poush 19</c:v>
                </c:pt>
                <c:pt idx="229">
                  <c:v>FY.62/63 Poush 20</c:v>
                </c:pt>
                <c:pt idx="230">
                  <c:v>FY.62/63 Poush 21</c:v>
                </c:pt>
                <c:pt idx="231">
                  <c:v>FY.62/63 Poush 22</c:v>
                </c:pt>
                <c:pt idx="232">
                  <c:v>FY.62/63 Poush 23</c:v>
                </c:pt>
                <c:pt idx="233">
                  <c:v>FY.62/63 Poush 24</c:v>
                </c:pt>
                <c:pt idx="234">
                  <c:v>FY.62/63 Poush 25</c:v>
                </c:pt>
                <c:pt idx="235">
                  <c:v>FY.62/63 Poush 26</c:v>
                </c:pt>
                <c:pt idx="236">
                  <c:v>FY.62/63 Poush 27</c:v>
                </c:pt>
                <c:pt idx="237">
                  <c:v>FY.62/63 Poush 28</c:v>
                </c:pt>
                <c:pt idx="238">
                  <c:v>FY.62/63 Poush 29</c:v>
                </c:pt>
                <c:pt idx="239">
                  <c:v>FY.62/63 Poush 30</c:v>
                </c:pt>
                <c:pt idx="240">
                  <c:v>FY.62/63 Poush 31</c:v>
                </c:pt>
                <c:pt idx="241">
                  <c:v>FY.62/63 Poush 32</c:v>
                </c:pt>
                <c:pt idx="242">
                  <c:v>FY.62/63 Magh 1</c:v>
                </c:pt>
                <c:pt idx="243">
                  <c:v>FY.62/63 Magh 2</c:v>
                </c:pt>
                <c:pt idx="244">
                  <c:v>FY.62/63 Magh 3</c:v>
                </c:pt>
                <c:pt idx="245">
                  <c:v>FY.62/63 Magh 4</c:v>
                </c:pt>
                <c:pt idx="246">
                  <c:v>FY.62/63 Magh 5</c:v>
                </c:pt>
                <c:pt idx="247">
                  <c:v>FY.62/63 Magh 6</c:v>
                </c:pt>
                <c:pt idx="248">
                  <c:v>FY.62/63 Magh 7</c:v>
                </c:pt>
                <c:pt idx="249">
                  <c:v>FY.62/63 Magh 8</c:v>
                </c:pt>
                <c:pt idx="250">
                  <c:v>FY.62/63 Magh 9</c:v>
                </c:pt>
                <c:pt idx="251">
                  <c:v>FY.62/63 Magh 10</c:v>
                </c:pt>
                <c:pt idx="252">
                  <c:v>FY.62/63 Magh 11</c:v>
                </c:pt>
                <c:pt idx="253">
                  <c:v>FY.62/63 Magh 12</c:v>
                </c:pt>
                <c:pt idx="254">
                  <c:v>FY.62/63 Magh 13</c:v>
                </c:pt>
                <c:pt idx="255">
                  <c:v>FY.62/63 Magh 14</c:v>
                </c:pt>
                <c:pt idx="256">
                  <c:v>FY.62/63 Magh 15</c:v>
                </c:pt>
                <c:pt idx="257">
                  <c:v>FY.62/63 Magh 16</c:v>
                </c:pt>
                <c:pt idx="258">
                  <c:v>FY.62/63 Magh 17</c:v>
                </c:pt>
                <c:pt idx="259">
                  <c:v>FY.62/63 Magh 18</c:v>
                </c:pt>
                <c:pt idx="260">
                  <c:v>FY.62/63 Magh 19</c:v>
                </c:pt>
                <c:pt idx="261">
                  <c:v>FY.62/63 Magh 20</c:v>
                </c:pt>
                <c:pt idx="262">
                  <c:v>FY.62/63 Magh 21</c:v>
                </c:pt>
                <c:pt idx="263">
                  <c:v>FY.62/63 Magh 22</c:v>
                </c:pt>
                <c:pt idx="264">
                  <c:v>FY.62/63 Magh 23</c:v>
                </c:pt>
                <c:pt idx="265">
                  <c:v>FY.62/63 Magh 24</c:v>
                </c:pt>
                <c:pt idx="266">
                  <c:v>FY.62/63 Magh 25</c:v>
                </c:pt>
                <c:pt idx="267">
                  <c:v>FY.62/63 Magh 26</c:v>
                </c:pt>
                <c:pt idx="268">
                  <c:v>FY.62/63 Magh 27</c:v>
                </c:pt>
                <c:pt idx="269">
                  <c:v>FY.62/63 Magh 28</c:v>
                </c:pt>
                <c:pt idx="270">
                  <c:v>FY.62/63 Magh 29</c:v>
                </c:pt>
                <c:pt idx="271">
                  <c:v>FY.62/63 Magh 30</c:v>
                </c:pt>
                <c:pt idx="272">
                  <c:v>FY.62/63 Magh 31</c:v>
                </c:pt>
                <c:pt idx="273">
                  <c:v>FY.62/63 Magh 32</c:v>
                </c:pt>
                <c:pt idx="274">
                  <c:v>FY.62/63 Falgun 1</c:v>
                </c:pt>
                <c:pt idx="275">
                  <c:v>FY.62/63 Falgun 2</c:v>
                </c:pt>
                <c:pt idx="276">
                  <c:v>FY.62/63 Falgun 3</c:v>
                </c:pt>
                <c:pt idx="277">
                  <c:v>FY.62/63 Falgun 4</c:v>
                </c:pt>
                <c:pt idx="278">
                  <c:v>FY.62/63 Falgun 5</c:v>
                </c:pt>
                <c:pt idx="279">
                  <c:v>FY.62/63 Falgun 6</c:v>
                </c:pt>
                <c:pt idx="280">
                  <c:v>FY.62/63 Falgun 7</c:v>
                </c:pt>
                <c:pt idx="281">
                  <c:v>FY.62/63 Falgun 8</c:v>
                </c:pt>
                <c:pt idx="282">
                  <c:v>FY.62/63 Falgun 9</c:v>
                </c:pt>
                <c:pt idx="283">
                  <c:v>FY.62/63 Falgun 10</c:v>
                </c:pt>
                <c:pt idx="284">
                  <c:v>FY.62/63 Falgun 11</c:v>
                </c:pt>
                <c:pt idx="285">
                  <c:v>FY.62/63 Falgun 12</c:v>
                </c:pt>
                <c:pt idx="286">
                  <c:v>FY.62/63 Falgun 13</c:v>
                </c:pt>
                <c:pt idx="287">
                  <c:v>FY.62/63 Falgun 14</c:v>
                </c:pt>
                <c:pt idx="288">
                  <c:v>FY.62/63 Falgun 15</c:v>
                </c:pt>
                <c:pt idx="289">
                  <c:v>FY.62/63 Falgun 16</c:v>
                </c:pt>
                <c:pt idx="290">
                  <c:v>FY.62/63 Falgun 17</c:v>
                </c:pt>
                <c:pt idx="291">
                  <c:v>FY.62/63 Falgun 18</c:v>
                </c:pt>
                <c:pt idx="292">
                  <c:v>FY.62/63 Falgun 19</c:v>
                </c:pt>
                <c:pt idx="293">
                  <c:v>FY.62/63 Falgun 20</c:v>
                </c:pt>
                <c:pt idx="294">
                  <c:v>FY.62/63 Falgun 21</c:v>
                </c:pt>
                <c:pt idx="295">
                  <c:v>FY.62/63 Falgun 22</c:v>
                </c:pt>
                <c:pt idx="296">
                  <c:v>FY.62/63 Falgun 23</c:v>
                </c:pt>
                <c:pt idx="297">
                  <c:v>FY.62/63 Falgun 24</c:v>
                </c:pt>
                <c:pt idx="298">
                  <c:v>FY.62/63 Falgun 25</c:v>
                </c:pt>
                <c:pt idx="299">
                  <c:v>FY.62/63 Falgun 26</c:v>
                </c:pt>
                <c:pt idx="300">
                  <c:v>FY.62/63 Falgun 27</c:v>
                </c:pt>
                <c:pt idx="301">
                  <c:v>FY.62/63 Falgun 28</c:v>
                </c:pt>
                <c:pt idx="302">
                  <c:v>FY.62/63 Falgun 29</c:v>
                </c:pt>
                <c:pt idx="303">
                  <c:v>FY.62/63 Falgun 30</c:v>
                </c:pt>
                <c:pt idx="304">
                  <c:v>FY.62/63 Falgun 31</c:v>
                </c:pt>
                <c:pt idx="305">
                  <c:v>FY.62/63 Falgun 32</c:v>
                </c:pt>
                <c:pt idx="306">
                  <c:v>FY.62/63 Chaitra 1</c:v>
                </c:pt>
                <c:pt idx="307">
                  <c:v>FY.62/63 Chaitra 2</c:v>
                </c:pt>
                <c:pt idx="308">
                  <c:v>FY.62/63 Chaitra 3</c:v>
                </c:pt>
                <c:pt idx="309">
                  <c:v>FY.62/63 Chaitra 4</c:v>
                </c:pt>
                <c:pt idx="310">
                  <c:v>FY.62/63 Chaitra 5</c:v>
                </c:pt>
                <c:pt idx="311">
                  <c:v>FY.62/63 Chaitra 6</c:v>
                </c:pt>
                <c:pt idx="312">
                  <c:v>FY.62/63 Chaitra 7</c:v>
                </c:pt>
                <c:pt idx="313">
                  <c:v>FY.62/63 Chaitra 8</c:v>
                </c:pt>
                <c:pt idx="314">
                  <c:v>FY.62/63 Chaitra 9</c:v>
                </c:pt>
                <c:pt idx="315">
                  <c:v>FY.62/63 Chaitra 10</c:v>
                </c:pt>
                <c:pt idx="316">
                  <c:v>FY.62/63 Chaitra 11</c:v>
                </c:pt>
                <c:pt idx="317">
                  <c:v>FY.62/63 Chaitra 12</c:v>
                </c:pt>
                <c:pt idx="318">
                  <c:v>FY.62/63 Chaitra 13</c:v>
                </c:pt>
                <c:pt idx="319">
                  <c:v>FY.62/63 Chaitra 14</c:v>
                </c:pt>
                <c:pt idx="320">
                  <c:v>FY.62/63 Chaitra 15</c:v>
                </c:pt>
                <c:pt idx="321">
                  <c:v>FY.62/63 Chaitra 16</c:v>
                </c:pt>
                <c:pt idx="322">
                  <c:v>FY.62/63 Chaitra 17</c:v>
                </c:pt>
                <c:pt idx="323">
                  <c:v>FY.62/63 Chaitra 18</c:v>
                </c:pt>
                <c:pt idx="324">
                  <c:v>FY.62/63 Chaitra 19</c:v>
                </c:pt>
                <c:pt idx="325">
                  <c:v>FY.62/63 Chaitra 20</c:v>
                </c:pt>
                <c:pt idx="326">
                  <c:v>FY.62/63 Chaitra 21</c:v>
                </c:pt>
                <c:pt idx="327">
                  <c:v>FY.62/63 Chaitra 22</c:v>
                </c:pt>
                <c:pt idx="328">
                  <c:v>FY.62/63 Chaitra 23</c:v>
                </c:pt>
                <c:pt idx="329">
                  <c:v>FY.62/63 Chaitra 24</c:v>
                </c:pt>
                <c:pt idx="330">
                  <c:v>FY.62/63 Chaitra 25</c:v>
                </c:pt>
                <c:pt idx="331">
                  <c:v>FY.62/63 Chaitra 26</c:v>
                </c:pt>
                <c:pt idx="332">
                  <c:v>FY.62/63 Chaitra 27</c:v>
                </c:pt>
                <c:pt idx="333">
                  <c:v>FY.62/63 Chaitra 28</c:v>
                </c:pt>
                <c:pt idx="334">
                  <c:v>FY.62/63 Chaitra 29</c:v>
                </c:pt>
                <c:pt idx="335">
                  <c:v>FY.62/63 Chaitra 30</c:v>
                </c:pt>
                <c:pt idx="336">
                  <c:v>FY.62/63 Chaitra 31</c:v>
                </c:pt>
                <c:pt idx="337">
                  <c:v>FY.62/63 Chaitra 32</c:v>
                </c:pt>
                <c:pt idx="338">
                  <c:v>FY.62/63 Baishakh 1</c:v>
                </c:pt>
                <c:pt idx="339">
                  <c:v>FY.62/63 Baishakh 2</c:v>
                </c:pt>
                <c:pt idx="340">
                  <c:v>FY.62/63 Baishakh 3</c:v>
                </c:pt>
                <c:pt idx="341">
                  <c:v>FY.62/63 Baishakh 4</c:v>
                </c:pt>
                <c:pt idx="342">
                  <c:v>FY.62/63 Baishakh 5</c:v>
                </c:pt>
                <c:pt idx="343">
                  <c:v>FY.62/63 Baishakh 6</c:v>
                </c:pt>
                <c:pt idx="344">
                  <c:v>FY.62/63 Baishakh 7</c:v>
                </c:pt>
                <c:pt idx="345">
                  <c:v>FY.62/63 Baishakh 8</c:v>
                </c:pt>
                <c:pt idx="346">
                  <c:v>FY.62/63 Baishakh 9</c:v>
                </c:pt>
                <c:pt idx="347">
                  <c:v>FY.62/63 Baishakh 10</c:v>
                </c:pt>
                <c:pt idx="348">
                  <c:v>FY.62/63 Baishakh 11</c:v>
                </c:pt>
                <c:pt idx="349">
                  <c:v>FY.62/63 Baishakh 12</c:v>
                </c:pt>
                <c:pt idx="350">
                  <c:v>FY.62/63 Baishakh 13</c:v>
                </c:pt>
                <c:pt idx="351">
                  <c:v>FY.62/63 Baishakh 14</c:v>
                </c:pt>
                <c:pt idx="352">
                  <c:v>FY.62/63 Baishakh 15</c:v>
                </c:pt>
                <c:pt idx="353">
                  <c:v>FY.62/63 Baishakh 16</c:v>
                </c:pt>
                <c:pt idx="354">
                  <c:v>FY.62/63 Baishakh 17</c:v>
                </c:pt>
                <c:pt idx="355">
                  <c:v>FY.62/63 Baishakh 18</c:v>
                </c:pt>
                <c:pt idx="356">
                  <c:v>FY.62/63 Baishakh 19</c:v>
                </c:pt>
                <c:pt idx="357">
                  <c:v>FY.62/63 Baishakh 20</c:v>
                </c:pt>
                <c:pt idx="358">
                  <c:v>FY.62/63 Baishakh 21</c:v>
                </c:pt>
                <c:pt idx="359">
                  <c:v>FY.62/63 Baishakh 22</c:v>
                </c:pt>
                <c:pt idx="360">
                  <c:v>FY.62/63 Baishakh 23</c:v>
                </c:pt>
                <c:pt idx="361">
                  <c:v>FY.62/63 Baishakh 24</c:v>
                </c:pt>
                <c:pt idx="362">
                  <c:v>FY.62/63 Baishakh 25</c:v>
                </c:pt>
                <c:pt idx="363">
                  <c:v>FY.62/63 Baishakh 26</c:v>
                </c:pt>
                <c:pt idx="364">
                  <c:v>FY.62/63 Baishakh 27</c:v>
                </c:pt>
                <c:pt idx="365">
                  <c:v>FY.62/63 Baishakh 28</c:v>
                </c:pt>
                <c:pt idx="366">
                  <c:v>FY.62/63 Baishakh 29</c:v>
                </c:pt>
                <c:pt idx="367">
                  <c:v>FY.62/63 Baishakh 30</c:v>
                </c:pt>
                <c:pt idx="368">
                  <c:v>FY.62/63 Baishakh 31</c:v>
                </c:pt>
                <c:pt idx="369">
                  <c:v>FY.62/63 Baishakh 32</c:v>
                </c:pt>
                <c:pt idx="370">
                  <c:v>FY.62/63 Jestha  1</c:v>
                </c:pt>
                <c:pt idx="371">
                  <c:v>FY.62/63 Jestha  2</c:v>
                </c:pt>
                <c:pt idx="372">
                  <c:v>FY.62/63 Jestha  3</c:v>
                </c:pt>
                <c:pt idx="373">
                  <c:v>FY.62/63 Jestha  4</c:v>
                </c:pt>
                <c:pt idx="374">
                  <c:v>FY.62/63 Jestha  5</c:v>
                </c:pt>
                <c:pt idx="375">
                  <c:v>FY.62/63 Jestha  6</c:v>
                </c:pt>
                <c:pt idx="376">
                  <c:v>FY.62/63 Jestha  7</c:v>
                </c:pt>
                <c:pt idx="377">
                  <c:v>FY.62/63 Jestha  8</c:v>
                </c:pt>
                <c:pt idx="378">
                  <c:v>FY.62/63 Jestha  9</c:v>
                </c:pt>
                <c:pt idx="379">
                  <c:v>FY.62/63 Jestha  10</c:v>
                </c:pt>
                <c:pt idx="380">
                  <c:v>FY.62/63 Jestha  11</c:v>
                </c:pt>
                <c:pt idx="381">
                  <c:v>FY.62/63 Jestha  12</c:v>
                </c:pt>
                <c:pt idx="382">
                  <c:v>FY.62/63 Jestha  13</c:v>
                </c:pt>
                <c:pt idx="383">
                  <c:v>FY.62/63 Jestha  14</c:v>
                </c:pt>
                <c:pt idx="384">
                  <c:v>FY.62/63 Jestha  15</c:v>
                </c:pt>
                <c:pt idx="385">
                  <c:v>FY.62/63 Jestha  16</c:v>
                </c:pt>
                <c:pt idx="386">
                  <c:v>FY.62/63 Jestha  17</c:v>
                </c:pt>
                <c:pt idx="387">
                  <c:v>FY.62/63 Jestha  18</c:v>
                </c:pt>
                <c:pt idx="388">
                  <c:v>FY.62/63 Jestha  19</c:v>
                </c:pt>
                <c:pt idx="389">
                  <c:v>FY.62/63 Jestha  20</c:v>
                </c:pt>
                <c:pt idx="390">
                  <c:v>FY.62/63 Jestha  21</c:v>
                </c:pt>
                <c:pt idx="391">
                  <c:v>FY.62/63 Jestha  22</c:v>
                </c:pt>
                <c:pt idx="392">
                  <c:v>FY.62/63 Jestha  23</c:v>
                </c:pt>
                <c:pt idx="393">
                  <c:v>FY.62/63 Jestha  24</c:v>
                </c:pt>
                <c:pt idx="394">
                  <c:v>FY.62/63 Jestha  25</c:v>
                </c:pt>
                <c:pt idx="395">
                  <c:v>FY.62/63 Jestha  26</c:v>
                </c:pt>
                <c:pt idx="396">
                  <c:v>FY.62/63 Jestha  27</c:v>
                </c:pt>
                <c:pt idx="397">
                  <c:v>FY.62/63 Jestha  28</c:v>
                </c:pt>
                <c:pt idx="398">
                  <c:v>FY.62/63 Jestha  29</c:v>
                </c:pt>
                <c:pt idx="399">
                  <c:v>FY.62/63 Jestha  30</c:v>
                </c:pt>
                <c:pt idx="400">
                  <c:v>FY.62/63 Jestha  31</c:v>
                </c:pt>
                <c:pt idx="401">
                  <c:v>FY.62/63 Jestha  32</c:v>
                </c:pt>
                <c:pt idx="402">
                  <c:v>FY.62/63 Ashadh 1</c:v>
                </c:pt>
                <c:pt idx="403">
                  <c:v>FY.62/63 Ashadh 2</c:v>
                </c:pt>
                <c:pt idx="404">
                  <c:v>FY.62/63 Ashadh 3</c:v>
                </c:pt>
                <c:pt idx="405">
                  <c:v>FY.62/63 Ashadh 4</c:v>
                </c:pt>
                <c:pt idx="406">
                  <c:v>FY.62/63 Ashadh 5</c:v>
                </c:pt>
                <c:pt idx="407">
                  <c:v>FY.62/63 Ashadh 6</c:v>
                </c:pt>
                <c:pt idx="408">
                  <c:v>FY.62/63 Ashadh 7</c:v>
                </c:pt>
                <c:pt idx="409">
                  <c:v>FY.62/63 Ashadh 8</c:v>
                </c:pt>
                <c:pt idx="410">
                  <c:v>FY.62/63 Ashadh 9</c:v>
                </c:pt>
                <c:pt idx="411">
                  <c:v>FY.62/63 Ashadh 10</c:v>
                </c:pt>
                <c:pt idx="412">
                  <c:v>FY.62/63 Ashadh 11</c:v>
                </c:pt>
                <c:pt idx="413">
                  <c:v>FY.62/63 Ashadh 12</c:v>
                </c:pt>
                <c:pt idx="414">
                  <c:v>FY.62/63 Ashadh 13</c:v>
                </c:pt>
                <c:pt idx="415">
                  <c:v>FY.62/63 Ashadh 14</c:v>
                </c:pt>
                <c:pt idx="416">
                  <c:v>FY.62/63 Ashadh 15</c:v>
                </c:pt>
                <c:pt idx="417">
                  <c:v>FY.62/63 Ashadh 16</c:v>
                </c:pt>
                <c:pt idx="418">
                  <c:v>FY.62/63 Ashadh 17</c:v>
                </c:pt>
                <c:pt idx="419">
                  <c:v>FY.62/63 Ashadh 18</c:v>
                </c:pt>
                <c:pt idx="420">
                  <c:v>FY.62/63 Ashadh 19</c:v>
                </c:pt>
                <c:pt idx="421">
                  <c:v>FY.62/63 Ashadh 20</c:v>
                </c:pt>
                <c:pt idx="422">
                  <c:v>FY.62/63 Ashadh 21</c:v>
                </c:pt>
                <c:pt idx="423">
                  <c:v>FY.62/63 Ashadh 22</c:v>
                </c:pt>
                <c:pt idx="424">
                  <c:v>FY.62/63 Ashadh 23</c:v>
                </c:pt>
                <c:pt idx="425">
                  <c:v>FY.62/63 Ashadh 24</c:v>
                </c:pt>
                <c:pt idx="426">
                  <c:v>FY.62/63 Ashadh 25</c:v>
                </c:pt>
                <c:pt idx="427">
                  <c:v>FY.62/63 Ashadh 26</c:v>
                </c:pt>
                <c:pt idx="428">
                  <c:v>FY.62/63 Ashadh 27</c:v>
                </c:pt>
                <c:pt idx="429">
                  <c:v>FY.62/63 Ashadh 28</c:v>
                </c:pt>
                <c:pt idx="430">
                  <c:v>FY.62/63 Ashadh 29</c:v>
                </c:pt>
                <c:pt idx="431">
                  <c:v>FY.62/63 Ashadh 30</c:v>
                </c:pt>
                <c:pt idx="432">
                  <c:v>FY.62/63 Ashadh 31</c:v>
                </c:pt>
                <c:pt idx="433">
                  <c:v>FY.62/63 Ashadh 32</c:v>
                </c:pt>
                <c:pt idx="434">
                  <c:v>FY.63/64 Shrawan 1</c:v>
                </c:pt>
                <c:pt idx="435">
                  <c:v>FY.63/64 Shrawan 2</c:v>
                </c:pt>
                <c:pt idx="436">
                  <c:v>FY.63/64 Shrawan 3</c:v>
                </c:pt>
                <c:pt idx="437">
                  <c:v>FY.63/64 Shrawan 4</c:v>
                </c:pt>
                <c:pt idx="438">
                  <c:v>FY.63/64 Shrawan 5</c:v>
                </c:pt>
                <c:pt idx="439">
                  <c:v>FY.63/64 Shrawan 6</c:v>
                </c:pt>
                <c:pt idx="440">
                  <c:v>FY.63/64 Shrawan 7</c:v>
                </c:pt>
                <c:pt idx="441">
                  <c:v>FY.63/64 Shrawan 8</c:v>
                </c:pt>
                <c:pt idx="442">
                  <c:v>FY.63/64 Shrawan 9</c:v>
                </c:pt>
                <c:pt idx="443">
                  <c:v>FY.63/64 Shrawan 10</c:v>
                </c:pt>
                <c:pt idx="444">
                  <c:v>FY.63/64 Shrawan 11</c:v>
                </c:pt>
                <c:pt idx="445">
                  <c:v>FY.63/64 Shrawan 12</c:v>
                </c:pt>
                <c:pt idx="446">
                  <c:v>FY.63/64 Shrawan 13</c:v>
                </c:pt>
                <c:pt idx="447">
                  <c:v>FY.63/64 Shrawan 14</c:v>
                </c:pt>
                <c:pt idx="448">
                  <c:v>FY.63/64 Shrawan 15</c:v>
                </c:pt>
                <c:pt idx="449">
                  <c:v>FY.63/64 Shrawan 16</c:v>
                </c:pt>
                <c:pt idx="450">
                  <c:v>FY.63/64 Shrawan 17</c:v>
                </c:pt>
                <c:pt idx="451">
                  <c:v>FY.63/64 Shrawan 18</c:v>
                </c:pt>
                <c:pt idx="452">
                  <c:v>FY.63/64 Shrawan 19</c:v>
                </c:pt>
                <c:pt idx="453">
                  <c:v>FY.63/64 Shrawan 20</c:v>
                </c:pt>
                <c:pt idx="454">
                  <c:v>FY.63/64 Shrawan 21</c:v>
                </c:pt>
                <c:pt idx="455">
                  <c:v>FY.63/64 Shrawan 22</c:v>
                </c:pt>
                <c:pt idx="456">
                  <c:v>FY.63/64 Shrawan 23</c:v>
                </c:pt>
                <c:pt idx="457">
                  <c:v>FY.63/64 Shrawan 24</c:v>
                </c:pt>
                <c:pt idx="458">
                  <c:v>FY.63/64 Shrawan 25</c:v>
                </c:pt>
                <c:pt idx="459">
                  <c:v>FY.63/64 Shrawan 26</c:v>
                </c:pt>
                <c:pt idx="460">
                  <c:v>FY.63/64 Shrawan 27</c:v>
                </c:pt>
                <c:pt idx="461">
                  <c:v>FY.63/64 Shrawan 28</c:v>
                </c:pt>
                <c:pt idx="462">
                  <c:v>FY.63/64 Shrawan 29</c:v>
                </c:pt>
                <c:pt idx="463">
                  <c:v>FY.63/64 Shrawan 30</c:v>
                </c:pt>
                <c:pt idx="464">
                  <c:v>FY.63/64 Shrawan 31</c:v>
                </c:pt>
                <c:pt idx="465">
                  <c:v>FY.63/64 Shrawan 32</c:v>
                </c:pt>
                <c:pt idx="466">
                  <c:v>FY.63/64 Bhadra 1</c:v>
                </c:pt>
                <c:pt idx="467">
                  <c:v>FY.63/64 Bhadra 2</c:v>
                </c:pt>
                <c:pt idx="468">
                  <c:v>FY.63/64 Bhadra 3</c:v>
                </c:pt>
                <c:pt idx="469">
                  <c:v>FY.63/64 Bhadra 4</c:v>
                </c:pt>
                <c:pt idx="470">
                  <c:v>FY.63/64 Bhadra 5</c:v>
                </c:pt>
                <c:pt idx="471">
                  <c:v>FY.63/64 Bhadra 6</c:v>
                </c:pt>
                <c:pt idx="472">
                  <c:v>FY.63/64 Bhadra 7</c:v>
                </c:pt>
                <c:pt idx="473">
                  <c:v>FY.63/64 Bhadra 8</c:v>
                </c:pt>
                <c:pt idx="474">
                  <c:v>FY.63/64 Bhadra 9</c:v>
                </c:pt>
                <c:pt idx="475">
                  <c:v>FY.63/64 Bhadra 10</c:v>
                </c:pt>
                <c:pt idx="476">
                  <c:v>FY.63/64 Bhadra 11</c:v>
                </c:pt>
                <c:pt idx="477">
                  <c:v>FY.63/64 Bhadra 12</c:v>
                </c:pt>
                <c:pt idx="478">
                  <c:v>FY.63/64 Bhadra 13</c:v>
                </c:pt>
                <c:pt idx="479">
                  <c:v>FY.63/64 Bhadra 14</c:v>
                </c:pt>
                <c:pt idx="480">
                  <c:v>FY.63/64 Bhadra 15</c:v>
                </c:pt>
                <c:pt idx="481">
                  <c:v>FY.63/64 Bhadra 16</c:v>
                </c:pt>
                <c:pt idx="482">
                  <c:v>FY.63/64 Bhadra 17</c:v>
                </c:pt>
                <c:pt idx="483">
                  <c:v>FY.63/64 Bhadra 18</c:v>
                </c:pt>
                <c:pt idx="484">
                  <c:v>FY.63/64 Bhadra 19</c:v>
                </c:pt>
                <c:pt idx="485">
                  <c:v>FY.63/64 Bhadra 20</c:v>
                </c:pt>
                <c:pt idx="486">
                  <c:v>FY.63/64 Bhadra 21</c:v>
                </c:pt>
                <c:pt idx="487">
                  <c:v>FY.63/64 Bhadra 22</c:v>
                </c:pt>
                <c:pt idx="488">
                  <c:v>FY.63/64 Bhadra 23</c:v>
                </c:pt>
                <c:pt idx="489">
                  <c:v>FY.63/64 Bhadra 24</c:v>
                </c:pt>
                <c:pt idx="490">
                  <c:v>FY.63/64 Bhadra 25</c:v>
                </c:pt>
                <c:pt idx="491">
                  <c:v>FY.63/64 Bhadra 26</c:v>
                </c:pt>
                <c:pt idx="492">
                  <c:v>FY.63/64 Bhadra 27</c:v>
                </c:pt>
                <c:pt idx="493">
                  <c:v>FY.63/64 Bhadra 28</c:v>
                </c:pt>
                <c:pt idx="494">
                  <c:v>FY.63/64 Bhadra 29</c:v>
                </c:pt>
                <c:pt idx="495">
                  <c:v>FY.63/64 Bhadra 30</c:v>
                </c:pt>
                <c:pt idx="496">
                  <c:v>FY.63/64 Bhadra 31</c:v>
                </c:pt>
                <c:pt idx="497">
                  <c:v>FY.63/64 Bhadra 32</c:v>
                </c:pt>
                <c:pt idx="498">
                  <c:v>FY.63/64 Ashwin 1</c:v>
                </c:pt>
                <c:pt idx="499">
                  <c:v>FY.63/64 Ashwin 2</c:v>
                </c:pt>
                <c:pt idx="500">
                  <c:v>FY.63/64 Ashwin 3</c:v>
                </c:pt>
                <c:pt idx="501">
                  <c:v>FY.63/64 Ashwin 4</c:v>
                </c:pt>
                <c:pt idx="502">
                  <c:v>FY.63/64 Ashwin 5</c:v>
                </c:pt>
                <c:pt idx="503">
                  <c:v>FY.63/64 Ashwin 6</c:v>
                </c:pt>
                <c:pt idx="504">
                  <c:v>FY.63/64 Ashwin 7</c:v>
                </c:pt>
                <c:pt idx="505">
                  <c:v>FY.63/64 Ashwin 8</c:v>
                </c:pt>
                <c:pt idx="506">
                  <c:v>FY.63/64 Ashwin 9</c:v>
                </c:pt>
                <c:pt idx="507">
                  <c:v>FY.63/64 Ashwin 10</c:v>
                </c:pt>
                <c:pt idx="508">
                  <c:v>FY.63/64 Ashwin 11</c:v>
                </c:pt>
                <c:pt idx="509">
                  <c:v>FY.63/64 Ashwin 12</c:v>
                </c:pt>
                <c:pt idx="510">
                  <c:v>FY.63/64 Ashwin 13</c:v>
                </c:pt>
                <c:pt idx="511">
                  <c:v>FY.63/64 Ashwin 14</c:v>
                </c:pt>
                <c:pt idx="512">
                  <c:v>FY.63/64 Ashwin 15</c:v>
                </c:pt>
                <c:pt idx="513">
                  <c:v>FY.63/64 Ashwin 16</c:v>
                </c:pt>
                <c:pt idx="514">
                  <c:v>FY.63/64 Ashwin 17</c:v>
                </c:pt>
                <c:pt idx="515">
                  <c:v>FY.63/64 Ashwin 18</c:v>
                </c:pt>
                <c:pt idx="516">
                  <c:v>FY.63/64 Ashwin 19</c:v>
                </c:pt>
                <c:pt idx="517">
                  <c:v>FY.63/64 Ashwin 20</c:v>
                </c:pt>
                <c:pt idx="518">
                  <c:v>FY.63/64 Ashwin 21</c:v>
                </c:pt>
                <c:pt idx="519">
                  <c:v>FY.63/64 Ashwin 22</c:v>
                </c:pt>
                <c:pt idx="520">
                  <c:v>FY.63/64 Ashwin 23</c:v>
                </c:pt>
                <c:pt idx="521">
                  <c:v>FY.63/64 Ashwin 24</c:v>
                </c:pt>
                <c:pt idx="522">
                  <c:v>FY.63/64 Ashwin 25</c:v>
                </c:pt>
                <c:pt idx="523">
                  <c:v>FY.63/64 Ashwin 26</c:v>
                </c:pt>
                <c:pt idx="524">
                  <c:v>FY.63/64 Ashwin 27</c:v>
                </c:pt>
                <c:pt idx="525">
                  <c:v>FY.63/64 Ashwin 28</c:v>
                </c:pt>
                <c:pt idx="526">
                  <c:v>FY.63/64 Ashwin 29</c:v>
                </c:pt>
                <c:pt idx="527">
                  <c:v>FY.63/64 Ashwin 30</c:v>
                </c:pt>
                <c:pt idx="528">
                  <c:v>FY.63/64 Ashwin 31</c:v>
                </c:pt>
                <c:pt idx="529">
                  <c:v>FY.63/64 Ashwin 32</c:v>
                </c:pt>
                <c:pt idx="530">
                  <c:v>FY.63/64 Kartik 1</c:v>
                </c:pt>
                <c:pt idx="531">
                  <c:v>FY.63/64 Kartik 2</c:v>
                </c:pt>
                <c:pt idx="532">
                  <c:v>FY.63/64 Kartik 3</c:v>
                </c:pt>
                <c:pt idx="533">
                  <c:v>FY.63/64 Kartik 4</c:v>
                </c:pt>
                <c:pt idx="534">
                  <c:v>FY.63/64 Kartik 5</c:v>
                </c:pt>
                <c:pt idx="535">
                  <c:v>FY.63/64 Kartik 6</c:v>
                </c:pt>
                <c:pt idx="536">
                  <c:v>FY.63/64 Kartik 7</c:v>
                </c:pt>
                <c:pt idx="537">
                  <c:v>FY.63/64 Kartik 8</c:v>
                </c:pt>
                <c:pt idx="538">
                  <c:v>FY.63/64 Kartik 9</c:v>
                </c:pt>
                <c:pt idx="539">
                  <c:v>FY.63/64 Kartik 10</c:v>
                </c:pt>
                <c:pt idx="540">
                  <c:v>FY.63/64 Kartik 11</c:v>
                </c:pt>
                <c:pt idx="541">
                  <c:v>FY.63/64 Kartik 12</c:v>
                </c:pt>
                <c:pt idx="542">
                  <c:v>FY.63/64 Kartik 13</c:v>
                </c:pt>
                <c:pt idx="543">
                  <c:v>FY.63/64 Kartik 14</c:v>
                </c:pt>
                <c:pt idx="544">
                  <c:v>FY.63/64 Kartik 15</c:v>
                </c:pt>
                <c:pt idx="545">
                  <c:v>FY.63/64 Kartik 16</c:v>
                </c:pt>
                <c:pt idx="546">
                  <c:v>FY.63/64 Kartik 17</c:v>
                </c:pt>
                <c:pt idx="547">
                  <c:v>FY.63/64 Kartik 18</c:v>
                </c:pt>
                <c:pt idx="548">
                  <c:v>FY.63/64 Kartik 19</c:v>
                </c:pt>
                <c:pt idx="549">
                  <c:v>FY.63/64 Kartik 20</c:v>
                </c:pt>
                <c:pt idx="550">
                  <c:v>FY.63/64 Kartik 21</c:v>
                </c:pt>
                <c:pt idx="551">
                  <c:v>FY.63/64 Kartik 22</c:v>
                </c:pt>
                <c:pt idx="552">
                  <c:v>FY.63/64 Kartik 23</c:v>
                </c:pt>
                <c:pt idx="553">
                  <c:v>FY.63/64 Kartik 24</c:v>
                </c:pt>
                <c:pt idx="554">
                  <c:v>FY.63/64 Kartik 25</c:v>
                </c:pt>
                <c:pt idx="555">
                  <c:v>FY.63/64 Kartik 26</c:v>
                </c:pt>
                <c:pt idx="556">
                  <c:v>FY.63/64 Kartik 27</c:v>
                </c:pt>
                <c:pt idx="557">
                  <c:v>FY.63/64 Kartik 28</c:v>
                </c:pt>
                <c:pt idx="558">
                  <c:v>FY.63/64 Kartik 29</c:v>
                </c:pt>
                <c:pt idx="559">
                  <c:v>FY.63/64 Kartik 30</c:v>
                </c:pt>
                <c:pt idx="560">
                  <c:v>FY.63/64 Kartik 31</c:v>
                </c:pt>
                <c:pt idx="561">
                  <c:v>FY.63/64 Kartik 32</c:v>
                </c:pt>
                <c:pt idx="562">
                  <c:v>FY.63/64 Mangsir 1</c:v>
                </c:pt>
                <c:pt idx="563">
                  <c:v>FY.63/64 Mangsir 2</c:v>
                </c:pt>
                <c:pt idx="564">
                  <c:v>FY.63/64 Mangsir 3</c:v>
                </c:pt>
                <c:pt idx="565">
                  <c:v>FY.63/64 Mangsir 4</c:v>
                </c:pt>
                <c:pt idx="566">
                  <c:v>FY.63/64 Mangsir 5</c:v>
                </c:pt>
                <c:pt idx="567">
                  <c:v>FY.63/64 Mangsir 6</c:v>
                </c:pt>
                <c:pt idx="568">
                  <c:v>FY.63/64 Mangsir 7</c:v>
                </c:pt>
                <c:pt idx="569">
                  <c:v>FY.63/64 Mangsir 8</c:v>
                </c:pt>
                <c:pt idx="570">
                  <c:v>FY.63/64 Mangsir 9</c:v>
                </c:pt>
                <c:pt idx="571">
                  <c:v>FY.63/64 Mangsir 10</c:v>
                </c:pt>
                <c:pt idx="572">
                  <c:v>FY.63/64 Mangsir 11</c:v>
                </c:pt>
                <c:pt idx="573">
                  <c:v>FY.63/64 Mangsir 12</c:v>
                </c:pt>
                <c:pt idx="574">
                  <c:v>FY.63/64 Mangsir 13</c:v>
                </c:pt>
                <c:pt idx="575">
                  <c:v>FY.63/64 Mangsir 14</c:v>
                </c:pt>
                <c:pt idx="576">
                  <c:v>FY.63/64 Mangsir 15</c:v>
                </c:pt>
                <c:pt idx="577">
                  <c:v>FY.63/64 Mangsir 16</c:v>
                </c:pt>
                <c:pt idx="578">
                  <c:v>FY.63/64 Mangsir 17</c:v>
                </c:pt>
                <c:pt idx="579">
                  <c:v>FY.63/64 Mangsir 18</c:v>
                </c:pt>
                <c:pt idx="580">
                  <c:v>FY.63/64 Mangsir 19</c:v>
                </c:pt>
                <c:pt idx="581">
                  <c:v>FY.63/64 Mangsir 20</c:v>
                </c:pt>
                <c:pt idx="582">
                  <c:v>FY.63/64 Mangsir 21</c:v>
                </c:pt>
                <c:pt idx="583">
                  <c:v>FY.63/64 Mangsir 22</c:v>
                </c:pt>
                <c:pt idx="584">
                  <c:v>FY.63/64 Mangsir 23</c:v>
                </c:pt>
                <c:pt idx="585">
                  <c:v>FY.63/64 Mangsir 24</c:v>
                </c:pt>
                <c:pt idx="586">
                  <c:v>FY.63/64 Mangsir 25</c:v>
                </c:pt>
                <c:pt idx="587">
                  <c:v>FY.63/64 Mangsir 26</c:v>
                </c:pt>
                <c:pt idx="588">
                  <c:v>FY.63/64 Mangsir 27</c:v>
                </c:pt>
                <c:pt idx="589">
                  <c:v>FY.63/64 Mangsir 28</c:v>
                </c:pt>
                <c:pt idx="590">
                  <c:v>FY.63/64 Mangsir 29</c:v>
                </c:pt>
                <c:pt idx="591">
                  <c:v>FY.63/64 Mangsir 30</c:v>
                </c:pt>
                <c:pt idx="592">
                  <c:v>FY.63/64 Mangsir 31</c:v>
                </c:pt>
                <c:pt idx="593">
                  <c:v>FY.63/64 Mangsir 32</c:v>
                </c:pt>
                <c:pt idx="594">
                  <c:v>FY.63/64 Poush 1</c:v>
                </c:pt>
                <c:pt idx="595">
                  <c:v>FY.63/64 Poush 2</c:v>
                </c:pt>
                <c:pt idx="596">
                  <c:v>FY.63/64 Poush 3</c:v>
                </c:pt>
                <c:pt idx="597">
                  <c:v>FY.63/64 Poush 4</c:v>
                </c:pt>
                <c:pt idx="598">
                  <c:v>FY.63/64 Poush 5</c:v>
                </c:pt>
                <c:pt idx="599">
                  <c:v>FY.63/64 Poush 6</c:v>
                </c:pt>
                <c:pt idx="600">
                  <c:v>FY.63/64 Poush 7</c:v>
                </c:pt>
                <c:pt idx="601">
                  <c:v>FY.63/64 Poush 8</c:v>
                </c:pt>
                <c:pt idx="602">
                  <c:v>FY.63/64 Poush 9</c:v>
                </c:pt>
                <c:pt idx="603">
                  <c:v>FY.63/64 Poush 10</c:v>
                </c:pt>
                <c:pt idx="604">
                  <c:v>FY.63/64 Poush 11</c:v>
                </c:pt>
                <c:pt idx="605">
                  <c:v>FY.63/64 Poush 12</c:v>
                </c:pt>
                <c:pt idx="606">
                  <c:v>FY.63/64 Poush 13</c:v>
                </c:pt>
                <c:pt idx="607">
                  <c:v>FY.63/64 Poush 14</c:v>
                </c:pt>
                <c:pt idx="608">
                  <c:v>FY.63/64 Poush 15</c:v>
                </c:pt>
                <c:pt idx="609">
                  <c:v>FY.63/64 Poush 16</c:v>
                </c:pt>
                <c:pt idx="610">
                  <c:v>FY.63/64 Poush 17</c:v>
                </c:pt>
                <c:pt idx="611">
                  <c:v>FY.63/64 Poush 18</c:v>
                </c:pt>
                <c:pt idx="612">
                  <c:v>FY.63/64 Poush 19</c:v>
                </c:pt>
                <c:pt idx="613">
                  <c:v>FY.63/64 Poush 20</c:v>
                </c:pt>
                <c:pt idx="614">
                  <c:v>FY.63/64 Poush 21</c:v>
                </c:pt>
                <c:pt idx="615">
                  <c:v>FY.63/64 Poush 22</c:v>
                </c:pt>
                <c:pt idx="616">
                  <c:v>FY.63/64 Poush 23</c:v>
                </c:pt>
                <c:pt idx="617">
                  <c:v>FY.63/64 Poush 24</c:v>
                </c:pt>
                <c:pt idx="618">
                  <c:v>FY.63/64 Poush 25</c:v>
                </c:pt>
                <c:pt idx="619">
                  <c:v>FY.63/64 Poush 26</c:v>
                </c:pt>
                <c:pt idx="620">
                  <c:v>FY.63/64 Poush 27</c:v>
                </c:pt>
                <c:pt idx="621">
                  <c:v>FY.63/64 Poush 28</c:v>
                </c:pt>
                <c:pt idx="622">
                  <c:v>FY.63/64 Poush 29</c:v>
                </c:pt>
                <c:pt idx="623">
                  <c:v>FY.63/64 Poush 30</c:v>
                </c:pt>
                <c:pt idx="624">
                  <c:v>FY.63/64 Poush 31</c:v>
                </c:pt>
                <c:pt idx="625">
                  <c:v>FY.63/64 Poush 32</c:v>
                </c:pt>
                <c:pt idx="626">
                  <c:v>FY.63/64 Magh 1</c:v>
                </c:pt>
                <c:pt idx="627">
                  <c:v>FY.63/64 Magh 2</c:v>
                </c:pt>
                <c:pt idx="628">
                  <c:v>FY.63/64 Magh 3</c:v>
                </c:pt>
                <c:pt idx="629">
                  <c:v>FY.63/64 Magh 4</c:v>
                </c:pt>
                <c:pt idx="630">
                  <c:v>FY.63/64 Magh 5</c:v>
                </c:pt>
                <c:pt idx="631">
                  <c:v>FY.63/64 Magh 6</c:v>
                </c:pt>
                <c:pt idx="632">
                  <c:v>FY.63/64 Magh 7</c:v>
                </c:pt>
                <c:pt idx="633">
                  <c:v>FY.63/64 Magh 8</c:v>
                </c:pt>
                <c:pt idx="634">
                  <c:v>FY.63/64 Magh 9</c:v>
                </c:pt>
                <c:pt idx="635">
                  <c:v>FY.63/64 Magh 10</c:v>
                </c:pt>
                <c:pt idx="636">
                  <c:v>FY.63/64 Magh 11</c:v>
                </c:pt>
                <c:pt idx="637">
                  <c:v>FY.63/64 Magh 12</c:v>
                </c:pt>
                <c:pt idx="638">
                  <c:v>FY.63/64 Magh 13</c:v>
                </c:pt>
                <c:pt idx="639">
                  <c:v>FY.63/64 Magh 14</c:v>
                </c:pt>
                <c:pt idx="640">
                  <c:v>FY.63/64 Magh 15</c:v>
                </c:pt>
                <c:pt idx="641">
                  <c:v>FY.63/64 Magh 16</c:v>
                </c:pt>
                <c:pt idx="642">
                  <c:v>FY.63/64 Magh 17</c:v>
                </c:pt>
                <c:pt idx="643">
                  <c:v>FY.63/64 Magh 18</c:v>
                </c:pt>
                <c:pt idx="644">
                  <c:v>FY.63/64 Magh 19</c:v>
                </c:pt>
                <c:pt idx="645">
                  <c:v>FY.63/64 Magh 20</c:v>
                </c:pt>
                <c:pt idx="646">
                  <c:v>FY.63/64 Magh 21</c:v>
                </c:pt>
                <c:pt idx="647">
                  <c:v>FY.63/64 Magh 22</c:v>
                </c:pt>
                <c:pt idx="648">
                  <c:v>FY.63/64 Magh 23</c:v>
                </c:pt>
                <c:pt idx="649">
                  <c:v>FY.63/64 Magh 24</c:v>
                </c:pt>
                <c:pt idx="650">
                  <c:v>FY.63/64 Magh 25</c:v>
                </c:pt>
                <c:pt idx="651">
                  <c:v>FY.63/64 Magh 26</c:v>
                </c:pt>
                <c:pt idx="652">
                  <c:v>FY.63/64 Magh 27</c:v>
                </c:pt>
                <c:pt idx="653">
                  <c:v>FY.63/64 Magh 28</c:v>
                </c:pt>
                <c:pt idx="654">
                  <c:v>FY.63/64 Magh 29</c:v>
                </c:pt>
                <c:pt idx="655">
                  <c:v>FY.63/64 Magh 30</c:v>
                </c:pt>
                <c:pt idx="656">
                  <c:v>FY.63/64 Magh 31</c:v>
                </c:pt>
                <c:pt idx="657">
                  <c:v>FY.63/64 Magh 32</c:v>
                </c:pt>
                <c:pt idx="658">
                  <c:v>FY.63/64 Falgun 1</c:v>
                </c:pt>
                <c:pt idx="659">
                  <c:v>FY.63/64 Falgun 2</c:v>
                </c:pt>
                <c:pt idx="660">
                  <c:v>FY.63/64 Falgun 3</c:v>
                </c:pt>
                <c:pt idx="661">
                  <c:v>FY.63/64 Falgun 4</c:v>
                </c:pt>
                <c:pt idx="662">
                  <c:v>FY.63/64 Falgun 5</c:v>
                </c:pt>
                <c:pt idx="663">
                  <c:v>FY.63/64 Falgun 6</c:v>
                </c:pt>
                <c:pt idx="664">
                  <c:v>FY.63/64 Falgun 7</c:v>
                </c:pt>
                <c:pt idx="665">
                  <c:v>FY.63/64 Falgun 8</c:v>
                </c:pt>
                <c:pt idx="666">
                  <c:v>FY.63/64 Falgun 9</c:v>
                </c:pt>
                <c:pt idx="667">
                  <c:v>FY.63/64 Falgun 10</c:v>
                </c:pt>
                <c:pt idx="668">
                  <c:v>FY.63/64 Falgun 11</c:v>
                </c:pt>
                <c:pt idx="669">
                  <c:v>FY.63/64 Falgun 12</c:v>
                </c:pt>
                <c:pt idx="670">
                  <c:v>FY.63/64 Falgun 13</c:v>
                </c:pt>
                <c:pt idx="671">
                  <c:v>FY.63/64 Falgun 14</c:v>
                </c:pt>
                <c:pt idx="672">
                  <c:v>FY.63/64 Falgun 15</c:v>
                </c:pt>
                <c:pt idx="673">
                  <c:v>FY.63/64 Falgun 16</c:v>
                </c:pt>
                <c:pt idx="674">
                  <c:v>FY.63/64 Falgun 17</c:v>
                </c:pt>
                <c:pt idx="675">
                  <c:v>FY.63/64 Falgun 18</c:v>
                </c:pt>
                <c:pt idx="676">
                  <c:v>FY.63/64 Falgun 19</c:v>
                </c:pt>
                <c:pt idx="677">
                  <c:v>FY.63/64 Falgun 20</c:v>
                </c:pt>
                <c:pt idx="678">
                  <c:v>FY.63/64 Falgun 21</c:v>
                </c:pt>
                <c:pt idx="679">
                  <c:v>FY.63/64 Falgun 22</c:v>
                </c:pt>
                <c:pt idx="680">
                  <c:v>FY.63/64 Falgun 23</c:v>
                </c:pt>
                <c:pt idx="681">
                  <c:v>FY.63/64 Falgun 24</c:v>
                </c:pt>
                <c:pt idx="682">
                  <c:v>FY.63/64 Falgun 25</c:v>
                </c:pt>
                <c:pt idx="683">
                  <c:v>FY.63/64 Falgun 26</c:v>
                </c:pt>
                <c:pt idx="684">
                  <c:v>FY.63/64 Falgun 27</c:v>
                </c:pt>
                <c:pt idx="685">
                  <c:v>FY.63/64 Falgun 28</c:v>
                </c:pt>
                <c:pt idx="686">
                  <c:v>FY.63/64 Falgun 29</c:v>
                </c:pt>
                <c:pt idx="687">
                  <c:v>FY.63/64 Falgun 30</c:v>
                </c:pt>
                <c:pt idx="688">
                  <c:v>FY.63/64 Falgun 31</c:v>
                </c:pt>
                <c:pt idx="689">
                  <c:v>FY.63/64 Falgun 32</c:v>
                </c:pt>
                <c:pt idx="690">
                  <c:v>FY.63/64 Chaitra 1</c:v>
                </c:pt>
                <c:pt idx="691">
                  <c:v>FY.63/64 Chaitra 2</c:v>
                </c:pt>
                <c:pt idx="692">
                  <c:v>FY.63/64 Chaitra 3</c:v>
                </c:pt>
                <c:pt idx="693">
                  <c:v>FY.63/64 Chaitra 4</c:v>
                </c:pt>
                <c:pt idx="694">
                  <c:v>FY.63/64 Chaitra 5</c:v>
                </c:pt>
                <c:pt idx="695">
                  <c:v>FY.63/64 Chaitra 6</c:v>
                </c:pt>
                <c:pt idx="696">
                  <c:v>FY.63/64 Chaitra 7</c:v>
                </c:pt>
                <c:pt idx="697">
                  <c:v>FY.63/64 Chaitra 8</c:v>
                </c:pt>
                <c:pt idx="698">
                  <c:v>FY.63/64 Chaitra 9</c:v>
                </c:pt>
                <c:pt idx="699">
                  <c:v>FY.63/64 Chaitra 10</c:v>
                </c:pt>
                <c:pt idx="700">
                  <c:v>FY.63/64 Chaitra 11</c:v>
                </c:pt>
                <c:pt idx="701">
                  <c:v>FY.63/64 Chaitra 12</c:v>
                </c:pt>
                <c:pt idx="702">
                  <c:v>FY.63/64 Chaitra 13</c:v>
                </c:pt>
                <c:pt idx="703">
                  <c:v>FY.63/64 Chaitra 14</c:v>
                </c:pt>
                <c:pt idx="704">
                  <c:v>FY.63/64 Chaitra 15</c:v>
                </c:pt>
                <c:pt idx="705">
                  <c:v>FY.63/64 Chaitra 16</c:v>
                </c:pt>
                <c:pt idx="706">
                  <c:v>FY.63/64 Chaitra 17</c:v>
                </c:pt>
                <c:pt idx="707">
                  <c:v>FY.63/64 Chaitra 18</c:v>
                </c:pt>
                <c:pt idx="708">
                  <c:v>FY.63/64 Chaitra 19</c:v>
                </c:pt>
                <c:pt idx="709">
                  <c:v>FY.63/64 Chaitra 20</c:v>
                </c:pt>
                <c:pt idx="710">
                  <c:v>FY.63/64 Chaitra 21</c:v>
                </c:pt>
                <c:pt idx="711">
                  <c:v>FY.63/64 Chaitra 22</c:v>
                </c:pt>
                <c:pt idx="712">
                  <c:v>FY.63/64 Chaitra 23</c:v>
                </c:pt>
                <c:pt idx="713">
                  <c:v>FY.63/64 Chaitra 24</c:v>
                </c:pt>
                <c:pt idx="714">
                  <c:v>FY.63/64 Chaitra 25</c:v>
                </c:pt>
                <c:pt idx="715">
                  <c:v>FY.63/64 Chaitra 26</c:v>
                </c:pt>
                <c:pt idx="716">
                  <c:v>FY.63/64 Chaitra 27</c:v>
                </c:pt>
                <c:pt idx="717">
                  <c:v>FY.63/64 Chaitra 28</c:v>
                </c:pt>
                <c:pt idx="718">
                  <c:v>FY.63/64 Chaitra 29</c:v>
                </c:pt>
                <c:pt idx="719">
                  <c:v>FY.63/64 Chaitra 30</c:v>
                </c:pt>
                <c:pt idx="720">
                  <c:v>FY.63/64 Chaitra 31</c:v>
                </c:pt>
                <c:pt idx="721">
                  <c:v>FY.63/64 Chaitra 32</c:v>
                </c:pt>
                <c:pt idx="722">
                  <c:v>FY.63/64 Baishakh 1</c:v>
                </c:pt>
                <c:pt idx="723">
                  <c:v>FY.63/64 Baishakh 2</c:v>
                </c:pt>
                <c:pt idx="724">
                  <c:v>FY.63/64 Baishakh 3</c:v>
                </c:pt>
                <c:pt idx="725">
                  <c:v>FY.63/64 Baishakh 4</c:v>
                </c:pt>
                <c:pt idx="726">
                  <c:v>FY.63/64 Baishakh 5</c:v>
                </c:pt>
                <c:pt idx="727">
                  <c:v>FY.63/64 Baishakh 6</c:v>
                </c:pt>
                <c:pt idx="728">
                  <c:v>FY.63/64 Baishakh 7</c:v>
                </c:pt>
                <c:pt idx="729">
                  <c:v>FY.63/64 Baishakh 8</c:v>
                </c:pt>
                <c:pt idx="730">
                  <c:v>FY.63/64 Baishakh 9</c:v>
                </c:pt>
                <c:pt idx="731">
                  <c:v>FY.63/64 Baishakh 10</c:v>
                </c:pt>
                <c:pt idx="732">
                  <c:v>FY.63/64 Baishakh 11</c:v>
                </c:pt>
                <c:pt idx="733">
                  <c:v>FY.63/64 Baishakh 12</c:v>
                </c:pt>
                <c:pt idx="734">
                  <c:v>FY.63/64 Baishakh 13</c:v>
                </c:pt>
                <c:pt idx="735">
                  <c:v>FY.63/64 Baishakh 14</c:v>
                </c:pt>
                <c:pt idx="736">
                  <c:v>FY.63/64 Baishakh 15</c:v>
                </c:pt>
                <c:pt idx="737">
                  <c:v>FY.63/64 Baishakh 16</c:v>
                </c:pt>
                <c:pt idx="738">
                  <c:v>FY.63/64 Baishakh 17</c:v>
                </c:pt>
                <c:pt idx="739">
                  <c:v>FY.63/64 Baishakh 18</c:v>
                </c:pt>
                <c:pt idx="740">
                  <c:v>FY.63/64 Baishakh 19</c:v>
                </c:pt>
                <c:pt idx="741">
                  <c:v>FY.63/64 Baishakh 20</c:v>
                </c:pt>
                <c:pt idx="742">
                  <c:v>FY.63/64 Baishakh 21</c:v>
                </c:pt>
                <c:pt idx="743">
                  <c:v>FY.63/64 Baishakh 22</c:v>
                </c:pt>
                <c:pt idx="744">
                  <c:v>FY.63/64 Baishakh 23</c:v>
                </c:pt>
                <c:pt idx="745">
                  <c:v>FY.63/64 Baishakh 24</c:v>
                </c:pt>
                <c:pt idx="746">
                  <c:v>FY.63/64 Baishakh 25</c:v>
                </c:pt>
                <c:pt idx="747">
                  <c:v>FY.63/64 Baishakh 26</c:v>
                </c:pt>
                <c:pt idx="748">
                  <c:v>FY.63/64 Baishakh 27</c:v>
                </c:pt>
                <c:pt idx="749">
                  <c:v>FY.63/64 Baishakh 28</c:v>
                </c:pt>
                <c:pt idx="750">
                  <c:v>FY.63/64 Baishakh 29</c:v>
                </c:pt>
                <c:pt idx="751">
                  <c:v>FY.63/64 Baishakh 30</c:v>
                </c:pt>
                <c:pt idx="752">
                  <c:v>FY.63/64 Baishakh 31</c:v>
                </c:pt>
                <c:pt idx="753">
                  <c:v>FY.63/64 Baishakh 32</c:v>
                </c:pt>
                <c:pt idx="754">
                  <c:v>FY.63/64 Jestha  1</c:v>
                </c:pt>
                <c:pt idx="755">
                  <c:v>FY.63/64 Jestha  2</c:v>
                </c:pt>
                <c:pt idx="756">
                  <c:v>FY.63/64 Jestha  3</c:v>
                </c:pt>
                <c:pt idx="757">
                  <c:v>FY.63/64 Jestha  4</c:v>
                </c:pt>
                <c:pt idx="758">
                  <c:v>FY.63/64 Jestha  5</c:v>
                </c:pt>
                <c:pt idx="759">
                  <c:v>FY.63/64 Jestha  6</c:v>
                </c:pt>
                <c:pt idx="760">
                  <c:v>FY.63/64 Jestha  7</c:v>
                </c:pt>
                <c:pt idx="761">
                  <c:v>FY.63/64 Jestha  8</c:v>
                </c:pt>
                <c:pt idx="762">
                  <c:v>FY.63/64 Jestha  9</c:v>
                </c:pt>
                <c:pt idx="763">
                  <c:v>FY.63/64 Jestha  10</c:v>
                </c:pt>
                <c:pt idx="764">
                  <c:v>FY.63/64 Jestha  11</c:v>
                </c:pt>
                <c:pt idx="765">
                  <c:v>FY.63/64 Jestha  12</c:v>
                </c:pt>
                <c:pt idx="766">
                  <c:v>FY.63/64 Jestha  13</c:v>
                </c:pt>
                <c:pt idx="767">
                  <c:v>FY.63/64 Jestha  14</c:v>
                </c:pt>
                <c:pt idx="768">
                  <c:v>FY.63/64 Jestha  15</c:v>
                </c:pt>
                <c:pt idx="769">
                  <c:v>FY.63/64 Jestha  16</c:v>
                </c:pt>
                <c:pt idx="770">
                  <c:v>FY.63/64 Jestha  17</c:v>
                </c:pt>
                <c:pt idx="771">
                  <c:v>FY.63/64 Jestha  18</c:v>
                </c:pt>
                <c:pt idx="772">
                  <c:v>FY.63/64 Jestha  19</c:v>
                </c:pt>
                <c:pt idx="773">
                  <c:v>FY.63/64 Jestha  20</c:v>
                </c:pt>
                <c:pt idx="774">
                  <c:v>FY.63/64 Jestha  21</c:v>
                </c:pt>
                <c:pt idx="775">
                  <c:v>FY.63/64 Jestha  22</c:v>
                </c:pt>
                <c:pt idx="776">
                  <c:v>FY.63/64 Jestha  23</c:v>
                </c:pt>
                <c:pt idx="777">
                  <c:v>FY.63/64 Jestha  24</c:v>
                </c:pt>
                <c:pt idx="778">
                  <c:v>FY.63/64 Jestha  25</c:v>
                </c:pt>
                <c:pt idx="779">
                  <c:v>FY.63/64 Jestha  26</c:v>
                </c:pt>
                <c:pt idx="780">
                  <c:v>FY.63/64 Jestha  27</c:v>
                </c:pt>
                <c:pt idx="781">
                  <c:v>FY.63/64 Jestha  28</c:v>
                </c:pt>
                <c:pt idx="782">
                  <c:v>FY.63/64 Jestha  29</c:v>
                </c:pt>
                <c:pt idx="783">
                  <c:v>FY.63/64 Jestha  30</c:v>
                </c:pt>
                <c:pt idx="784">
                  <c:v>FY.63/64 Jestha  31</c:v>
                </c:pt>
                <c:pt idx="785">
                  <c:v>FY.63/64 Jestha  32</c:v>
                </c:pt>
                <c:pt idx="786">
                  <c:v>FY.63/64 Ashadh 1</c:v>
                </c:pt>
                <c:pt idx="787">
                  <c:v>FY.63/64 Ashadh 2</c:v>
                </c:pt>
                <c:pt idx="788">
                  <c:v>FY.63/64 Ashadh 3</c:v>
                </c:pt>
                <c:pt idx="789">
                  <c:v>FY.63/64 Ashadh 4</c:v>
                </c:pt>
                <c:pt idx="790">
                  <c:v>FY.63/64 Ashadh 5</c:v>
                </c:pt>
                <c:pt idx="791">
                  <c:v>FY.63/64 Ashadh 6</c:v>
                </c:pt>
                <c:pt idx="792">
                  <c:v>FY.63/64 Ashadh 7</c:v>
                </c:pt>
                <c:pt idx="793">
                  <c:v>FY.63/64 Ashadh 8</c:v>
                </c:pt>
                <c:pt idx="794">
                  <c:v>FY.63/64 Ashadh 9</c:v>
                </c:pt>
                <c:pt idx="795">
                  <c:v>FY.63/64 Ashadh 10</c:v>
                </c:pt>
                <c:pt idx="796">
                  <c:v>FY.63/64 Ashadh 11</c:v>
                </c:pt>
                <c:pt idx="797">
                  <c:v>FY.63/64 Ashadh 12</c:v>
                </c:pt>
                <c:pt idx="798">
                  <c:v>FY.63/64 Ashadh 13</c:v>
                </c:pt>
                <c:pt idx="799">
                  <c:v>FY.63/64 Ashadh 14</c:v>
                </c:pt>
                <c:pt idx="800">
                  <c:v>FY.63/64 Ashadh 15</c:v>
                </c:pt>
                <c:pt idx="801">
                  <c:v>FY.63/64 Ashadh 16</c:v>
                </c:pt>
                <c:pt idx="802">
                  <c:v>FY.63/64 Ashadh 17</c:v>
                </c:pt>
                <c:pt idx="803">
                  <c:v>FY.63/64 Ashadh 18</c:v>
                </c:pt>
                <c:pt idx="804">
                  <c:v>FY.63/64 Ashadh 19</c:v>
                </c:pt>
                <c:pt idx="805">
                  <c:v>FY.63/64 Ashadh 20</c:v>
                </c:pt>
                <c:pt idx="806">
                  <c:v>FY.63/64 Ashadh 21</c:v>
                </c:pt>
                <c:pt idx="807">
                  <c:v>FY.63/64 Ashadh 22</c:v>
                </c:pt>
                <c:pt idx="808">
                  <c:v>FY.63/64 Ashadh 23</c:v>
                </c:pt>
                <c:pt idx="809">
                  <c:v>FY.63/64 Ashadh 24</c:v>
                </c:pt>
                <c:pt idx="810">
                  <c:v>FY.63/64 Ashadh 25</c:v>
                </c:pt>
                <c:pt idx="811">
                  <c:v>FY.63/64 Ashadh 26</c:v>
                </c:pt>
                <c:pt idx="812">
                  <c:v>FY.63/64 Ashadh 27</c:v>
                </c:pt>
                <c:pt idx="813">
                  <c:v>FY.63/64 Ashadh 28</c:v>
                </c:pt>
                <c:pt idx="814">
                  <c:v>FY.63/64 Ashadh 29</c:v>
                </c:pt>
                <c:pt idx="815">
                  <c:v>FY.63/64 Ashadh 30</c:v>
                </c:pt>
                <c:pt idx="816">
                  <c:v>FY.63/64 Ashadh 31</c:v>
                </c:pt>
                <c:pt idx="817">
                  <c:v>FY.63/64 Ashadh 32</c:v>
                </c:pt>
                <c:pt idx="818">
                  <c:v>FY.64/65 Shrawan 1</c:v>
                </c:pt>
                <c:pt idx="819">
                  <c:v>FY.64/65 Shrawan 2</c:v>
                </c:pt>
                <c:pt idx="820">
                  <c:v>FY.64/65 Shrawan 3</c:v>
                </c:pt>
                <c:pt idx="821">
                  <c:v>FY.64/65 Shrawan 4</c:v>
                </c:pt>
                <c:pt idx="822">
                  <c:v>FY.64/65 Shrawan 5</c:v>
                </c:pt>
                <c:pt idx="823">
                  <c:v>FY.64/65 Shrawan 6</c:v>
                </c:pt>
                <c:pt idx="824">
                  <c:v>FY.64/65 Shrawan 7</c:v>
                </c:pt>
                <c:pt idx="825">
                  <c:v>FY.64/65 Shrawan 8</c:v>
                </c:pt>
                <c:pt idx="826">
                  <c:v>FY.64/65 Shrawan 9</c:v>
                </c:pt>
                <c:pt idx="827">
                  <c:v>FY.64/65 Shrawan 10</c:v>
                </c:pt>
                <c:pt idx="828">
                  <c:v>FY.64/65 Shrawan 11</c:v>
                </c:pt>
                <c:pt idx="829">
                  <c:v>FY.64/65 Shrawan 12</c:v>
                </c:pt>
                <c:pt idx="830">
                  <c:v>FY.64/65 Shrawan 13</c:v>
                </c:pt>
                <c:pt idx="831">
                  <c:v>FY.64/65 Shrawan 14</c:v>
                </c:pt>
                <c:pt idx="832">
                  <c:v>FY.64/65 Shrawan 15</c:v>
                </c:pt>
                <c:pt idx="833">
                  <c:v>FY.64/65 Shrawan 16</c:v>
                </c:pt>
                <c:pt idx="834">
                  <c:v>FY.64/65 Shrawan 17</c:v>
                </c:pt>
                <c:pt idx="835">
                  <c:v>FY.64/65 Shrawan 18</c:v>
                </c:pt>
                <c:pt idx="836">
                  <c:v>FY.64/65 Shrawan 19</c:v>
                </c:pt>
                <c:pt idx="837">
                  <c:v>FY.64/65 Shrawan 20</c:v>
                </c:pt>
                <c:pt idx="838">
                  <c:v>FY.64/65 Shrawan 21</c:v>
                </c:pt>
                <c:pt idx="839">
                  <c:v>FY.64/65 Shrawan 22</c:v>
                </c:pt>
                <c:pt idx="840">
                  <c:v>FY.64/65 Shrawan 23</c:v>
                </c:pt>
                <c:pt idx="841">
                  <c:v>FY.64/65 Shrawan 24</c:v>
                </c:pt>
                <c:pt idx="842">
                  <c:v>FY.64/65 Shrawan 25</c:v>
                </c:pt>
                <c:pt idx="843">
                  <c:v>FY.64/65 Shrawan 26</c:v>
                </c:pt>
                <c:pt idx="844">
                  <c:v>FY.64/65 Shrawan 27</c:v>
                </c:pt>
                <c:pt idx="845">
                  <c:v>FY.64/65 Shrawan 28</c:v>
                </c:pt>
                <c:pt idx="846">
                  <c:v>FY.64/65 Shrawan 29</c:v>
                </c:pt>
                <c:pt idx="847">
                  <c:v>FY.64/65 Shrawan 30</c:v>
                </c:pt>
                <c:pt idx="848">
                  <c:v>FY.64/65 Shrawan 31</c:v>
                </c:pt>
                <c:pt idx="849">
                  <c:v>FY.64/65 Shrawan 32</c:v>
                </c:pt>
                <c:pt idx="850">
                  <c:v>FY.64/65 Bhadra 1</c:v>
                </c:pt>
                <c:pt idx="851">
                  <c:v>FY.64/65 Bhadra 2</c:v>
                </c:pt>
                <c:pt idx="852">
                  <c:v>FY.64/65 Bhadra 3</c:v>
                </c:pt>
                <c:pt idx="853">
                  <c:v>FY.64/65 Bhadra 4</c:v>
                </c:pt>
                <c:pt idx="854">
                  <c:v>FY.64/65 Bhadra 5</c:v>
                </c:pt>
                <c:pt idx="855">
                  <c:v>FY.64/65 Bhadra 6</c:v>
                </c:pt>
                <c:pt idx="856">
                  <c:v>FY.64/65 Bhadra 7</c:v>
                </c:pt>
                <c:pt idx="857">
                  <c:v>FY.64/65 Bhadra 8</c:v>
                </c:pt>
                <c:pt idx="858">
                  <c:v>FY.64/65 Bhadra 9</c:v>
                </c:pt>
                <c:pt idx="859">
                  <c:v>FY.64/65 Bhadra 10</c:v>
                </c:pt>
                <c:pt idx="860">
                  <c:v>FY.64/65 Bhadra 11</c:v>
                </c:pt>
                <c:pt idx="861">
                  <c:v>FY.64/65 Bhadra 12</c:v>
                </c:pt>
                <c:pt idx="862">
                  <c:v>FY.64/65 Bhadra 13</c:v>
                </c:pt>
                <c:pt idx="863">
                  <c:v>FY.64/65 Bhadra 14</c:v>
                </c:pt>
                <c:pt idx="864">
                  <c:v>FY.64/65 Bhadra 15</c:v>
                </c:pt>
                <c:pt idx="865">
                  <c:v>FY.64/65 Bhadra 16</c:v>
                </c:pt>
                <c:pt idx="866">
                  <c:v>FY.64/65 Bhadra 17</c:v>
                </c:pt>
                <c:pt idx="867">
                  <c:v>FY.64/65 Bhadra 18</c:v>
                </c:pt>
                <c:pt idx="868">
                  <c:v>FY.64/65 Bhadra 19</c:v>
                </c:pt>
                <c:pt idx="869">
                  <c:v>FY.64/65 Bhadra 20</c:v>
                </c:pt>
                <c:pt idx="870">
                  <c:v>FY.64/65 Bhadra 21</c:v>
                </c:pt>
                <c:pt idx="871">
                  <c:v>FY.64/65 Bhadra 22</c:v>
                </c:pt>
                <c:pt idx="872">
                  <c:v>FY.64/65 Bhadra 23</c:v>
                </c:pt>
                <c:pt idx="873">
                  <c:v>FY.64/65 Bhadra 24</c:v>
                </c:pt>
                <c:pt idx="874">
                  <c:v>FY.64/65 Bhadra 25</c:v>
                </c:pt>
                <c:pt idx="875">
                  <c:v>FY.64/65 Bhadra 26</c:v>
                </c:pt>
                <c:pt idx="876">
                  <c:v>FY.64/65 Bhadra 27</c:v>
                </c:pt>
                <c:pt idx="877">
                  <c:v>FY.64/65 Bhadra 28</c:v>
                </c:pt>
                <c:pt idx="878">
                  <c:v>FY.64/65 Bhadra 29</c:v>
                </c:pt>
                <c:pt idx="879">
                  <c:v>FY.64/65 Bhadra 30</c:v>
                </c:pt>
                <c:pt idx="880">
                  <c:v>FY.64/65 Bhadra 31</c:v>
                </c:pt>
                <c:pt idx="881">
                  <c:v>FY.64/65 Bhadra 32</c:v>
                </c:pt>
                <c:pt idx="882">
                  <c:v>FY.64/65 Ashwin 1</c:v>
                </c:pt>
                <c:pt idx="883">
                  <c:v>FY.64/65 Ashwin 2</c:v>
                </c:pt>
                <c:pt idx="884">
                  <c:v>FY.64/65 Ashwin 3</c:v>
                </c:pt>
                <c:pt idx="885">
                  <c:v>FY.64/65 Ashwin 4</c:v>
                </c:pt>
                <c:pt idx="886">
                  <c:v>FY.64/65 Ashwin 5</c:v>
                </c:pt>
                <c:pt idx="887">
                  <c:v>FY.64/65 Ashwin 6</c:v>
                </c:pt>
                <c:pt idx="888">
                  <c:v>FY.64/65 Ashwin 7</c:v>
                </c:pt>
                <c:pt idx="889">
                  <c:v>FY.64/65 Ashwin 8</c:v>
                </c:pt>
                <c:pt idx="890">
                  <c:v>FY.64/65 Ashwin 9</c:v>
                </c:pt>
                <c:pt idx="891">
                  <c:v>FY.64/65 Ashwin 10</c:v>
                </c:pt>
                <c:pt idx="892">
                  <c:v>FY.64/65 Ashwin 11</c:v>
                </c:pt>
                <c:pt idx="893">
                  <c:v>FY.64/65 Ashwin 12</c:v>
                </c:pt>
                <c:pt idx="894">
                  <c:v>FY.64/65 Ashwin 13</c:v>
                </c:pt>
                <c:pt idx="895">
                  <c:v>FY.64/65 Ashwin 14</c:v>
                </c:pt>
                <c:pt idx="896">
                  <c:v>FY.64/65 Ashwin 15</c:v>
                </c:pt>
                <c:pt idx="897">
                  <c:v>FY.64/65 Ashwin 16</c:v>
                </c:pt>
                <c:pt idx="898">
                  <c:v>FY.64/65 Ashwin 17</c:v>
                </c:pt>
                <c:pt idx="899">
                  <c:v>FY.64/65 Ashwin 18</c:v>
                </c:pt>
                <c:pt idx="900">
                  <c:v>FY.64/65 Ashwin 19</c:v>
                </c:pt>
                <c:pt idx="901">
                  <c:v>FY.64/65 Ashwin 20</c:v>
                </c:pt>
                <c:pt idx="902">
                  <c:v>FY.64/65 Ashwin 21</c:v>
                </c:pt>
                <c:pt idx="903">
                  <c:v>FY.64/65 Ashwin 22</c:v>
                </c:pt>
                <c:pt idx="904">
                  <c:v>FY.64/65 Ashwin 23</c:v>
                </c:pt>
                <c:pt idx="905">
                  <c:v>FY.64/65 Ashwin 24</c:v>
                </c:pt>
                <c:pt idx="906">
                  <c:v>FY.64/65 Ashwin 25</c:v>
                </c:pt>
                <c:pt idx="907">
                  <c:v>FY.64/65 Ashwin 26</c:v>
                </c:pt>
                <c:pt idx="908">
                  <c:v>FY.64/65 Ashwin 27</c:v>
                </c:pt>
                <c:pt idx="909">
                  <c:v>FY.64/65 Ashwin 28</c:v>
                </c:pt>
                <c:pt idx="910">
                  <c:v>FY.64/65 Ashwin 29</c:v>
                </c:pt>
                <c:pt idx="911">
                  <c:v>FY.64/65 Ashwin 30</c:v>
                </c:pt>
                <c:pt idx="912">
                  <c:v>FY.64/65 Ashwin 31</c:v>
                </c:pt>
                <c:pt idx="913">
                  <c:v>FY.64/65 Ashwin 32</c:v>
                </c:pt>
                <c:pt idx="914">
                  <c:v>FY.64/65 Kartik 1</c:v>
                </c:pt>
                <c:pt idx="915">
                  <c:v>FY.64/65 Kartik 2</c:v>
                </c:pt>
                <c:pt idx="916">
                  <c:v>FY.64/65 Kartik 3</c:v>
                </c:pt>
                <c:pt idx="917">
                  <c:v>FY.64/65 Kartik 4</c:v>
                </c:pt>
                <c:pt idx="918">
                  <c:v>FY.64/65 Kartik 5</c:v>
                </c:pt>
                <c:pt idx="919">
                  <c:v>FY.64/65 Kartik 6</c:v>
                </c:pt>
                <c:pt idx="920">
                  <c:v>FY.64/65 Kartik 7</c:v>
                </c:pt>
                <c:pt idx="921">
                  <c:v>FY.64/65 Kartik 8</c:v>
                </c:pt>
                <c:pt idx="922">
                  <c:v>FY.64/65 Kartik 9</c:v>
                </c:pt>
                <c:pt idx="923">
                  <c:v>FY.64/65 Kartik 10</c:v>
                </c:pt>
                <c:pt idx="924">
                  <c:v>FY.64/65 Kartik 11</c:v>
                </c:pt>
                <c:pt idx="925">
                  <c:v>FY.64/65 Kartik 12</c:v>
                </c:pt>
                <c:pt idx="926">
                  <c:v>FY.64/65 Kartik 13</c:v>
                </c:pt>
                <c:pt idx="927">
                  <c:v>FY.64/65 Kartik 14</c:v>
                </c:pt>
                <c:pt idx="928">
                  <c:v>FY.64/65 Kartik 15</c:v>
                </c:pt>
                <c:pt idx="929">
                  <c:v>FY.64/65 Kartik 16</c:v>
                </c:pt>
                <c:pt idx="930">
                  <c:v>FY.64/65 Kartik 17</c:v>
                </c:pt>
                <c:pt idx="931">
                  <c:v>FY.64/65 Kartik 18</c:v>
                </c:pt>
                <c:pt idx="932">
                  <c:v>FY.64/65 Kartik 19</c:v>
                </c:pt>
                <c:pt idx="933">
                  <c:v>FY.64/65 Kartik 20</c:v>
                </c:pt>
                <c:pt idx="934">
                  <c:v>FY.64/65 Kartik 21</c:v>
                </c:pt>
                <c:pt idx="935">
                  <c:v>FY.64/65 Kartik 22</c:v>
                </c:pt>
                <c:pt idx="936">
                  <c:v>FY.64/65 Kartik 23</c:v>
                </c:pt>
                <c:pt idx="937">
                  <c:v>FY.64/65 Kartik 24</c:v>
                </c:pt>
                <c:pt idx="938">
                  <c:v>FY.64/65 Kartik 25</c:v>
                </c:pt>
                <c:pt idx="939">
                  <c:v>FY.64/65 Kartik 26</c:v>
                </c:pt>
                <c:pt idx="940">
                  <c:v>FY.64/65 Kartik 27</c:v>
                </c:pt>
                <c:pt idx="941">
                  <c:v>FY.64/65 Kartik 28</c:v>
                </c:pt>
                <c:pt idx="942">
                  <c:v>FY.64/65 Kartik 29</c:v>
                </c:pt>
                <c:pt idx="943">
                  <c:v>FY.64/65 Kartik 30</c:v>
                </c:pt>
                <c:pt idx="944">
                  <c:v>FY.64/65 Kartik 31</c:v>
                </c:pt>
                <c:pt idx="945">
                  <c:v>FY.64/65 Kartik 32</c:v>
                </c:pt>
                <c:pt idx="946">
                  <c:v>FY.64/65 Mangsir 1</c:v>
                </c:pt>
                <c:pt idx="947">
                  <c:v>FY.64/65 Mangsir 2</c:v>
                </c:pt>
                <c:pt idx="948">
                  <c:v>FY.64/65 Mangsir 3</c:v>
                </c:pt>
                <c:pt idx="949">
                  <c:v>FY.64/65 Mangsir 4</c:v>
                </c:pt>
                <c:pt idx="950">
                  <c:v>FY.64/65 Mangsir 5</c:v>
                </c:pt>
                <c:pt idx="951">
                  <c:v>FY.64/65 Mangsir 6</c:v>
                </c:pt>
                <c:pt idx="952">
                  <c:v>FY.64/65 Mangsir 7</c:v>
                </c:pt>
                <c:pt idx="953">
                  <c:v>FY.64/65 Mangsir 8</c:v>
                </c:pt>
                <c:pt idx="954">
                  <c:v>FY.64/65 Mangsir 9</c:v>
                </c:pt>
                <c:pt idx="955">
                  <c:v>FY.64/65 Mangsir 10</c:v>
                </c:pt>
                <c:pt idx="956">
                  <c:v>FY.64/65 Mangsir 11</c:v>
                </c:pt>
                <c:pt idx="957">
                  <c:v>FY.64/65 Mangsir 12</c:v>
                </c:pt>
                <c:pt idx="958">
                  <c:v>FY.64/65 Mangsir 13</c:v>
                </c:pt>
                <c:pt idx="959">
                  <c:v>FY.64/65 Mangsir 14</c:v>
                </c:pt>
                <c:pt idx="960">
                  <c:v>FY.64/65 Mangsir 15</c:v>
                </c:pt>
                <c:pt idx="961">
                  <c:v>FY.64/65 Mangsir 16</c:v>
                </c:pt>
                <c:pt idx="962">
                  <c:v>FY.64/65 Mangsir 17</c:v>
                </c:pt>
                <c:pt idx="963">
                  <c:v>FY.64/65 Mangsir 18</c:v>
                </c:pt>
                <c:pt idx="964">
                  <c:v>FY.64/65 Mangsir 19</c:v>
                </c:pt>
                <c:pt idx="965">
                  <c:v>FY.64/65 Mangsir 20</c:v>
                </c:pt>
                <c:pt idx="966">
                  <c:v>FY.64/65 Mangsir 21</c:v>
                </c:pt>
                <c:pt idx="967">
                  <c:v>FY.64/65 Mangsir 22</c:v>
                </c:pt>
                <c:pt idx="968">
                  <c:v>FY.64/65 Mangsir 23</c:v>
                </c:pt>
                <c:pt idx="969">
                  <c:v>FY.64/65 Mangsir 24</c:v>
                </c:pt>
                <c:pt idx="970">
                  <c:v>FY.64/65 Mangsir 25</c:v>
                </c:pt>
                <c:pt idx="971">
                  <c:v>FY.64/65 Mangsir 26</c:v>
                </c:pt>
                <c:pt idx="972">
                  <c:v>FY.64/65 Mangsir 27</c:v>
                </c:pt>
                <c:pt idx="973">
                  <c:v>FY.64/65 Mangsir 28</c:v>
                </c:pt>
                <c:pt idx="974">
                  <c:v>FY.64/65 Mangsir 29</c:v>
                </c:pt>
                <c:pt idx="975">
                  <c:v>FY.64/65 Mangsir 30</c:v>
                </c:pt>
                <c:pt idx="976">
                  <c:v>FY.64/65 Mangsir 31</c:v>
                </c:pt>
                <c:pt idx="977">
                  <c:v>FY.64/65 Mangsir 32</c:v>
                </c:pt>
                <c:pt idx="978">
                  <c:v>FY.64/65 Poush 1</c:v>
                </c:pt>
                <c:pt idx="979">
                  <c:v>FY.64/65 Poush 2</c:v>
                </c:pt>
                <c:pt idx="980">
                  <c:v>FY.64/65 Poush 3</c:v>
                </c:pt>
                <c:pt idx="981">
                  <c:v>FY.64/65 Poush 4</c:v>
                </c:pt>
                <c:pt idx="982">
                  <c:v>FY.64/65 Poush 5</c:v>
                </c:pt>
                <c:pt idx="983">
                  <c:v>FY.64/65 Poush 6</c:v>
                </c:pt>
                <c:pt idx="984">
                  <c:v>FY.64/65 Poush 7</c:v>
                </c:pt>
                <c:pt idx="985">
                  <c:v>FY.64/65 Poush 8</c:v>
                </c:pt>
                <c:pt idx="986">
                  <c:v>FY.64/65 Poush 9</c:v>
                </c:pt>
                <c:pt idx="987">
                  <c:v>FY.64/65 Poush 10</c:v>
                </c:pt>
                <c:pt idx="988">
                  <c:v>FY.64/65 Poush 11</c:v>
                </c:pt>
                <c:pt idx="989">
                  <c:v>FY.64/65 Poush 12</c:v>
                </c:pt>
                <c:pt idx="990">
                  <c:v>FY.64/65 Poush 13</c:v>
                </c:pt>
                <c:pt idx="991">
                  <c:v>FY.64/65 Poush 14</c:v>
                </c:pt>
                <c:pt idx="992">
                  <c:v>FY.64/65 Poush 15</c:v>
                </c:pt>
                <c:pt idx="993">
                  <c:v>FY.64/65 Poush 16</c:v>
                </c:pt>
                <c:pt idx="994">
                  <c:v>FY.64/65 Poush 17</c:v>
                </c:pt>
                <c:pt idx="995">
                  <c:v>FY.64/65 Poush 18</c:v>
                </c:pt>
                <c:pt idx="996">
                  <c:v>FY.64/65 Poush 19</c:v>
                </c:pt>
                <c:pt idx="997">
                  <c:v>FY.64/65 Poush 20</c:v>
                </c:pt>
                <c:pt idx="998">
                  <c:v>FY.64/65 Poush 21</c:v>
                </c:pt>
                <c:pt idx="999">
                  <c:v>FY.64/65 Poush 22</c:v>
                </c:pt>
                <c:pt idx="1000">
                  <c:v>FY.64/65 Poush 23</c:v>
                </c:pt>
                <c:pt idx="1001">
                  <c:v>FY.64/65 Poush 24</c:v>
                </c:pt>
                <c:pt idx="1002">
                  <c:v>FY.64/65 Poush 25</c:v>
                </c:pt>
                <c:pt idx="1003">
                  <c:v>FY.64/65 Poush 26</c:v>
                </c:pt>
                <c:pt idx="1004">
                  <c:v>FY.64/65 Poush 27</c:v>
                </c:pt>
                <c:pt idx="1005">
                  <c:v>FY.64/65 Poush 28</c:v>
                </c:pt>
                <c:pt idx="1006">
                  <c:v>FY.64/65 Poush 29</c:v>
                </c:pt>
                <c:pt idx="1007">
                  <c:v>FY.64/65 Poush 30</c:v>
                </c:pt>
                <c:pt idx="1008">
                  <c:v>FY.64/65 Poush 31</c:v>
                </c:pt>
                <c:pt idx="1009">
                  <c:v>FY.64/65 Poush 32</c:v>
                </c:pt>
                <c:pt idx="1010">
                  <c:v>FY.64/65 Magh 1</c:v>
                </c:pt>
                <c:pt idx="1011">
                  <c:v>FY.64/65 Magh 2</c:v>
                </c:pt>
                <c:pt idx="1012">
                  <c:v>FY.64/65 Magh 3</c:v>
                </c:pt>
                <c:pt idx="1013">
                  <c:v>FY.64/65 Magh 4</c:v>
                </c:pt>
                <c:pt idx="1014">
                  <c:v>FY.64/65 Magh 5</c:v>
                </c:pt>
                <c:pt idx="1015">
                  <c:v>FY.64/65 Magh 6</c:v>
                </c:pt>
                <c:pt idx="1016">
                  <c:v>FY.64/65 Magh 7</c:v>
                </c:pt>
                <c:pt idx="1017">
                  <c:v>FY.64/65 Magh 8</c:v>
                </c:pt>
                <c:pt idx="1018">
                  <c:v>FY.64/65 Magh 9</c:v>
                </c:pt>
                <c:pt idx="1019">
                  <c:v>FY.64/65 Magh 10</c:v>
                </c:pt>
                <c:pt idx="1020">
                  <c:v>FY.64/65 Magh 11</c:v>
                </c:pt>
                <c:pt idx="1021">
                  <c:v>FY.64/65 Magh 12</c:v>
                </c:pt>
                <c:pt idx="1022">
                  <c:v>FY.64/65 Magh 13</c:v>
                </c:pt>
                <c:pt idx="1023">
                  <c:v>FY.64/65 Magh 14</c:v>
                </c:pt>
                <c:pt idx="1024">
                  <c:v>FY.64/65 Magh 15</c:v>
                </c:pt>
                <c:pt idx="1025">
                  <c:v>FY.64/65 Magh 16</c:v>
                </c:pt>
                <c:pt idx="1026">
                  <c:v>FY.64/65 Magh 17</c:v>
                </c:pt>
                <c:pt idx="1027">
                  <c:v>FY.64/65 Magh 18</c:v>
                </c:pt>
                <c:pt idx="1028">
                  <c:v>FY.64/65 Magh 19</c:v>
                </c:pt>
                <c:pt idx="1029">
                  <c:v>FY.64/65 Magh 20</c:v>
                </c:pt>
                <c:pt idx="1030">
                  <c:v>FY.64/65 Magh 21</c:v>
                </c:pt>
                <c:pt idx="1031">
                  <c:v>FY.64/65 Magh 22</c:v>
                </c:pt>
                <c:pt idx="1032">
                  <c:v>FY.64/65 Magh 23</c:v>
                </c:pt>
                <c:pt idx="1033">
                  <c:v>FY.64/65 Magh 24</c:v>
                </c:pt>
                <c:pt idx="1034">
                  <c:v>FY.64/65 Magh 25</c:v>
                </c:pt>
                <c:pt idx="1035">
                  <c:v>FY.64/65 Magh 26</c:v>
                </c:pt>
                <c:pt idx="1036">
                  <c:v>FY.64/65 Magh 27</c:v>
                </c:pt>
                <c:pt idx="1037">
                  <c:v>FY.64/65 Magh 28</c:v>
                </c:pt>
                <c:pt idx="1038">
                  <c:v>FY.64/65 Magh 29</c:v>
                </c:pt>
                <c:pt idx="1039">
                  <c:v>FY.64/65 Magh 30</c:v>
                </c:pt>
                <c:pt idx="1040">
                  <c:v>FY.64/65 Magh 31</c:v>
                </c:pt>
                <c:pt idx="1041">
                  <c:v>FY.64/65 Magh 32</c:v>
                </c:pt>
                <c:pt idx="1042">
                  <c:v>FY.64/65 Falgun 1</c:v>
                </c:pt>
                <c:pt idx="1043">
                  <c:v>FY.64/65 Falgun 2</c:v>
                </c:pt>
                <c:pt idx="1044">
                  <c:v>FY.64/65 Falgun 3</c:v>
                </c:pt>
                <c:pt idx="1045">
                  <c:v>FY.64/65 Falgun 4</c:v>
                </c:pt>
                <c:pt idx="1046">
                  <c:v>FY.64/65 Falgun 5</c:v>
                </c:pt>
                <c:pt idx="1047">
                  <c:v>FY.64/65 Falgun 6</c:v>
                </c:pt>
                <c:pt idx="1048">
                  <c:v>FY.64/65 Falgun 7</c:v>
                </c:pt>
                <c:pt idx="1049">
                  <c:v>FY.64/65 Falgun 8</c:v>
                </c:pt>
                <c:pt idx="1050">
                  <c:v>FY.64/65 Falgun 9</c:v>
                </c:pt>
                <c:pt idx="1051">
                  <c:v>FY.64/65 Falgun 10</c:v>
                </c:pt>
                <c:pt idx="1052">
                  <c:v>FY.64/65 Falgun 11</c:v>
                </c:pt>
                <c:pt idx="1053">
                  <c:v>FY.64/65 Falgun 12</c:v>
                </c:pt>
                <c:pt idx="1054">
                  <c:v>FY.64/65 Falgun 13</c:v>
                </c:pt>
                <c:pt idx="1055">
                  <c:v>FY.64/65 Falgun 14</c:v>
                </c:pt>
                <c:pt idx="1056">
                  <c:v>FY.64/65 Falgun 15</c:v>
                </c:pt>
                <c:pt idx="1057">
                  <c:v>FY.64/65 Falgun 16</c:v>
                </c:pt>
                <c:pt idx="1058">
                  <c:v>FY.64/65 Falgun 17</c:v>
                </c:pt>
                <c:pt idx="1059">
                  <c:v>FY.64/65 Falgun 18</c:v>
                </c:pt>
                <c:pt idx="1060">
                  <c:v>FY.64/65 Falgun 19</c:v>
                </c:pt>
                <c:pt idx="1061">
                  <c:v>FY.64/65 Falgun 20</c:v>
                </c:pt>
                <c:pt idx="1062">
                  <c:v>FY.64/65 Falgun 21</c:v>
                </c:pt>
                <c:pt idx="1063">
                  <c:v>FY.64/65 Falgun 22</c:v>
                </c:pt>
                <c:pt idx="1064">
                  <c:v>FY.64/65 Falgun 23</c:v>
                </c:pt>
                <c:pt idx="1065">
                  <c:v>FY.64/65 Falgun 24</c:v>
                </c:pt>
                <c:pt idx="1066">
                  <c:v>FY.64/65 Falgun 25</c:v>
                </c:pt>
                <c:pt idx="1067">
                  <c:v>FY.64/65 Falgun 26</c:v>
                </c:pt>
                <c:pt idx="1068">
                  <c:v>FY.64/65 Falgun 27</c:v>
                </c:pt>
                <c:pt idx="1069">
                  <c:v>FY.64/65 Falgun 28</c:v>
                </c:pt>
                <c:pt idx="1070">
                  <c:v>FY.64/65 Falgun 29</c:v>
                </c:pt>
                <c:pt idx="1071">
                  <c:v>FY.64/65 Falgun 30</c:v>
                </c:pt>
                <c:pt idx="1072">
                  <c:v>FY.64/65 Falgun 31</c:v>
                </c:pt>
                <c:pt idx="1073">
                  <c:v>FY.64/65 Falgun 32</c:v>
                </c:pt>
                <c:pt idx="1074">
                  <c:v>FY.64/65 Chaitra 1</c:v>
                </c:pt>
                <c:pt idx="1075">
                  <c:v>FY.64/65 Chaitra 2</c:v>
                </c:pt>
                <c:pt idx="1076">
                  <c:v>FY.64/65 Chaitra 3</c:v>
                </c:pt>
                <c:pt idx="1077">
                  <c:v>FY.64/65 Chaitra 4</c:v>
                </c:pt>
                <c:pt idx="1078">
                  <c:v>FY.64/65 Chaitra 5</c:v>
                </c:pt>
                <c:pt idx="1079">
                  <c:v>FY.64/65 Chaitra 6</c:v>
                </c:pt>
                <c:pt idx="1080">
                  <c:v>FY.64/65 Chaitra 7</c:v>
                </c:pt>
                <c:pt idx="1081">
                  <c:v>FY.64/65 Chaitra 8</c:v>
                </c:pt>
                <c:pt idx="1082">
                  <c:v>FY.64/65 Chaitra 9</c:v>
                </c:pt>
                <c:pt idx="1083">
                  <c:v>FY.64/65 Chaitra 10</c:v>
                </c:pt>
                <c:pt idx="1084">
                  <c:v>FY.64/65 Chaitra 11</c:v>
                </c:pt>
                <c:pt idx="1085">
                  <c:v>FY.64/65 Chaitra 12</c:v>
                </c:pt>
                <c:pt idx="1086">
                  <c:v>FY.64/65 Chaitra 13</c:v>
                </c:pt>
                <c:pt idx="1087">
                  <c:v>FY.64/65 Chaitra 14</c:v>
                </c:pt>
                <c:pt idx="1088">
                  <c:v>FY.64/65 Chaitra 15</c:v>
                </c:pt>
                <c:pt idx="1089">
                  <c:v>FY.64/65 Chaitra 16</c:v>
                </c:pt>
                <c:pt idx="1090">
                  <c:v>FY.64/65 Chaitra 17</c:v>
                </c:pt>
                <c:pt idx="1091">
                  <c:v>FY.64/65 Chaitra 18</c:v>
                </c:pt>
                <c:pt idx="1092">
                  <c:v>FY.64/65 Chaitra 19</c:v>
                </c:pt>
                <c:pt idx="1093">
                  <c:v>FY.64/65 Chaitra 20</c:v>
                </c:pt>
                <c:pt idx="1094">
                  <c:v>FY.64/65 Chaitra 21</c:v>
                </c:pt>
                <c:pt idx="1095">
                  <c:v>FY.64/65 Chaitra 22</c:v>
                </c:pt>
                <c:pt idx="1096">
                  <c:v>FY.64/65 Chaitra 23</c:v>
                </c:pt>
                <c:pt idx="1097">
                  <c:v>FY.64/65 Chaitra 24</c:v>
                </c:pt>
                <c:pt idx="1098">
                  <c:v>FY.64/65 Chaitra 25</c:v>
                </c:pt>
                <c:pt idx="1099">
                  <c:v>FY.64/65 Chaitra 26</c:v>
                </c:pt>
                <c:pt idx="1100">
                  <c:v>FY.64/65 Chaitra 27</c:v>
                </c:pt>
                <c:pt idx="1101">
                  <c:v>FY.64/65 Chaitra 28</c:v>
                </c:pt>
                <c:pt idx="1102">
                  <c:v>FY.64/65 Chaitra 29</c:v>
                </c:pt>
                <c:pt idx="1103">
                  <c:v>FY.64/65 Chaitra 30</c:v>
                </c:pt>
                <c:pt idx="1104">
                  <c:v>FY.64/65 Chaitra 31</c:v>
                </c:pt>
                <c:pt idx="1105">
                  <c:v>FY.64/65 Chaitra 32</c:v>
                </c:pt>
                <c:pt idx="1106">
                  <c:v>FY.64/65 Baishakh 1</c:v>
                </c:pt>
                <c:pt idx="1107">
                  <c:v>FY.64/65 Baishakh 2</c:v>
                </c:pt>
                <c:pt idx="1108">
                  <c:v>FY.64/65 Baishakh 3</c:v>
                </c:pt>
                <c:pt idx="1109">
                  <c:v>FY.64/65 Baishakh 4</c:v>
                </c:pt>
                <c:pt idx="1110">
                  <c:v>FY.64/65 Baishakh 5</c:v>
                </c:pt>
                <c:pt idx="1111">
                  <c:v>FY.64/65 Baishakh 6</c:v>
                </c:pt>
                <c:pt idx="1112">
                  <c:v>FY.64/65 Baishakh 7</c:v>
                </c:pt>
                <c:pt idx="1113">
                  <c:v>FY.64/65 Baishakh 8</c:v>
                </c:pt>
                <c:pt idx="1114">
                  <c:v>FY.64/65 Baishakh 9</c:v>
                </c:pt>
                <c:pt idx="1115">
                  <c:v>FY.64/65 Baishakh 10</c:v>
                </c:pt>
                <c:pt idx="1116">
                  <c:v>FY.64/65 Baishakh 11</c:v>
                </c:pt>
                <c:pt idx="1117">
                  <c:v>FY.64/65 Baishakh 12</c:v>
                </c:pt>
                <c:pt idx="1118">
                  <c:v>FY.64/65 Baishakh 13</c:v>
                </c:pt>
                <c:pt idx="1119">
                  <c:v>FY.64/65 Baishakh 14</c:v>
                </c:pt>
                <c:pt idx="1120">
                  <c:v>FY.64/65 Baishakh 15</c:v>
                </c:pt>
                <c:pt idx="1121">
                  <c:v>FY.64/65 Baishakh 16</c:v>
                </c:pt>
                <c:pt idx="1122">
                  <c:v>FY.64/65 Baishakh 17</c:v>
                </c:pt>
                <c:pt idx="1123">
                  <c:v>FY.64/65 Baishakh 18</c:v>
                </c:pt>
                <c:pt idx="1124">
                  <c:v>FY.64/65 Baishakh 19</c:v>
                </c:pt>
                <c:pt idx="1125">
                  <c:v>FY.64/65 Baishakh 20</c:v>
                </c:pt>
                <c:pt idx="1126">
                  <c:v>FY.64/65 Baishakh 21</c:v>
                </c:pt>
                <c:pt idx="1127">
                  <c:v>FY.64/65 Baishakh 22</c:v>
                </c:pt>
                <c:pt idx="1128">
                  <c:v>FY.64/65 Baishakh 23</c:v>
                </c:pt>
                <c:pt idx="1129">
                  <c:v>FY.64/65 Baishakh 24</c:v>
                </c:pt>
                <c:pt idx="1130">
                  <c:v>FY.64/65 Baishakh 25</c:v>
                </c:pt>
                <c:pt idx="1131">
                  <c:v>FY.64/65 Baishakh 26</c:v>
                </c:pt>
                <c:pt idx="1132">
                  <c:v>FY.64/65 Baishakh 27</c:v>
                </c:pt>
                <c:pt idx="1133">
                  <c:v>FY.64/65 Baishakh 28</c:v>
                </c:pt>
                <c:pt idx="1134">
                  <c:v>FY.64/65 Baishakh 29</c:v>
                </c:pt>
                <c:pt idx="1135">
                  <c:v>FY.64/65 Baishakh 30</c:v>
                </c:pt>
                <c:pt idx="1136">
                  <c:v>FY.64/65 Baishakh 31</c:v>
                </c:pt>
                <c:pt idx="1137">
                  <c:v>FY.64/65 Baishakh 32</c:v>
                </c:pt>
                <c:pt idx="1138">
                  <c:v>FY.64/65 Jestha  1</c:v>
                </c:pt>
                <c:pt idx="1139">
                  <c:v>FY.64/65 Jestha  2</c:v>
                </c:pt>
                <c:pt idx="1140">
                  <c:v>FY.64/65 Jestha  3</c:v>
                </c:pt>
                <c:pt idx="1141">
                  <c:v>FY.64/65 Jestha  4</c:v>
                </c:pt>
                <c:pt idx="1142">
                  <c:v>FY.64/65 Jestha  5</c:v>
                </c:pt>
                <c:pt idx="1143">
                  <c:v>FY.64/65 Jestha  6</c:v>
                </c:pt>
                <c:pt idx="1144">
                  <c:v>FY.64/65 Jestha  7</c:v>
                </c:pt>
                <c:pt idx="1145">
                  <c:v>FY.64/65 Jestha  8</c:v>
                </c:pt>
                <c:pt idx="1146">
                  <c:v>FY.64/65 Jestha  9</c:v>
                </c:pt>
                <c:pt idx="1147">
                  <c:v>FY.64/65 Jestha  10</c:v>
                </c:pt>
                <c:pt idx="1148">
                  <c:v>FY.64/65 Jestha  11</c:v>
                </c:pt>
                <c:pt idx="1149">
                  <c:v>FY.64/65 Jestha  12</c:v>
                </c:pt>
                <c:pt idx="1150">
                  <c:v>FY.64/65 Jestha  13</c:v>
                </c:pt>
                <c:pt idx="1151">
                  <c:v>FY.64/65 Jestha  14</c:v>
                </c:pt>
                <c:pt idx="1152">
                  <c:v>FY.64/65 Jestha  15</c:v>
                </c:pt>
                <c:pt idx="1153">
                  <c:v>FY.64/65 Jestha  16</c:v>
                </c:pt>
                <c:pt idx="1154">
                  <c:v>FY.64/65 Jestha  17</c:v>
                </c:pt>
                <c:pt idx="1155">
                  <c:v>FY.64/65 Jestha  18</c:v>
                </c:pt>
                <c:pt idx="1156">
                  <c:v>FY.64/65 Jestha  19</c:v>
                </c:pt>
                <c:pt idx="1157">
                  <c:v>FY.64/65 Jestha  20</c:v>
                </c:pt>
                <c:pt idx="1158">
                  <c:v>FY.64/65 Jestha  21</c:v>
                </c:pt>
                <c:pt idx="1159">
                  <c:v>FY.64/65 Jestha  22</c:v>
                </c:pt>
                <c:pt idx="1160">
                  <c:v>FY.64/65 Jestha  23</c:v>
                </c:pt>
                <c:pt idx="1161">
                  <c:v>FY.64/65 Jestha  24</c:v>
                </c:pt>
                <c:pt idx="1162">
                  <c:v>FY.64/65 Jestha  25</c:v>
                </c:pt>
                <c:pt idx="1163">
                  <c:v>FY.64/65 Jestha  26</c:v>
                </c:pt>
                <c:pt idx="1164">
                  <c:v>FY.64/65 Jestha  27</c:v>
                </c:pt>
                <c:pt idx="1165">
                  <c:v>FY.64/65 Jestha  28</c:v>
                </c:pt>
                <c:pt idx="1166">
                  <c:v>FY.64/65 Jestha  29</c:v>
                </c:pt>
                <c:pt idx="1167">
                  <c:v>FY.64/65 Jestha  30</c:v>
                </c:pt>
                <c:pt idx="1168">
                  <c:v>FY.64/65 Jestha  31</c:v>
                </c:pt>
                <c:pt idx="1169">
                  <c:v>FY.64/65 Jestha  32</c:v>
                </c:pt>
                <c:pt idx="1170">
                  <c:v>FY.64/65 Ashadh 1</c:v>
                </c:pt>
                <c:pt idx="1171">
                  <c:v>FY.64/65 Ashadh 2</c:v>
                </c:pt>
                <c:pt idx="1172">
                  <c:v>FY.64/65 Ashadh 3</c:v>
                </c:pt>
                <c:pt idx="1173">
                  <c:v>FY.64/65 Ashadh 4</c:v>
                </c:pt>
                <c:pt idx="1174">
                  <c:v>FY.64/65 Ashadh 5</c:v>
                </c:pt>
                <c:pt idx="1175">
                  <c:v>FY.64/65 Ashadh 6</c:v>
                </c:pt>
                <c:pt idx="1176">
                  <c:v>FY.64/65 Ashadh 7</c:v>
                </c:pt>
                <c:pt idx="1177">
                  <c:v>FY.64/65 Ashadh 8</c:v>
                </c:pt>
                <c:pt idx="1178">
                  <c:v>FY.64/65 Ashadh 9</c:v>
                </c:pt>
                <c:pt idx="1179">
                  <c:v>FY.64/65 Ashadh 10</c:v>
                </c:pt>
                <c:pt idx="1180">
                  <c:v>FY.64/65 Ashadh 11</c:v>
                </c:pt>
                <c:pt idx="1181">
                  <c:v>FY.64/65 Ashadh 12</c:v>
                </c:pt>
                <c:pt idx="1182">
                  <c:v>FY.64/65 Ashadh 13</c:v>
                </c:pt>
                <c:pt idx="1183">
                  <c:v>FY.64/65 Ashadh 14</c:v>
                </c:pt>
                <c:pt idx="1184">
                  <c:v>FY.64/65 Ashadh 15</c:v>
                </c:pt>
                <c:pt idx="1185">
                  <c:v>FY.64/65 Ashadh 16</c:v>
                </c:pt>
                <c:pt idx="1186">
                  <c:v>FY.64/65 Ashadh 17</c:v>
                </c:pt>
                <c:pt idx="1187">
                  <c:v>FY.64/65 Ashadh 18</c:v>
                </c:pt>
                <c:pt idx="1188">
                  <c:v>FY.64/65 Ashadh 19</c:v>
                </c:pt>
                <c:pt idx="1189">
                  <c:v>FY.64/65 Ashadh 20</c:v>
                </c:pt>
                <c:pt idx="1190">
                  <c:v>FY.64/65 Ashadh 21</c:v>
                </c:pt>
                <c:pt idx="1191">
                  <c:v>FY.64/65 Ashadh 22</c:v>
                </c:pt>
                <c:pt idx="1192">
                  <c:v>FY.64/65 Ashadh 23</c:v>
                </c:pt>
                <c:pt idx="1193">
                  <c:v>FY.64/65 Ashadh 24</c:v>
                </c:pt>
                <c:pt idx="1194">
                  <c:v>FY.64/65 Ashadh 25</c:v>
                </c:pt>
                <c:pt idx="1195">
                  <c:v>FY.64/65 Ashadh 26</c:v>
                </c:pt>
                <c:pt idx="1196">
                  <c:v>FY.64/65 Ashadh 27</c:v>
                </c:pt>
                <c:pt idx="1197">
                  <c:v>FY.64/65 Ashadh 28</c:v>
                </c:pt>
                <c:pt idx="1198">
                  <c:v>FY.64/65 Ashadh 29</c:v>
                </c:pt>
                <c:pt idx="1199">
                  <c:v>FY.64/65 Ashadh 30</c:v>
                </c:pt>
                <c:pt idx="1200">
                  <c:v>FY.64/65 Ashadh 31</c:v>
                </c:pt>
                <c:pt idx="1201">
                  <c:v>FY.64/65 Ashadh 32</c:v>
                </c:pt>
                <c:pt idx="1202">
                  <c:v>FY.65/66 Shrawan 1</c:v>
                </c:pt>
                <c:pt idx="1203">
                  <c:v>FY.65/66 Shrawan 2</c:v>
                </c:pt>
                <c:pt idx="1204">
                  <c:v>FY.65/66 Shrawan 3</c:v>
                </c:pt>
                <c:pt idx="1205">
                  <c:v>FY.65/66 Shrawan 4</c:v>
                </c:pt>
                <c:pt idx="1206">
                  <c:v>FY.65/66 Shrawan 5</c:v>
                </c:pt>
                <c:pt idx="1207">
                  <c:v>FY.65/66 Shrawan 6</c:v>
                </c:pt>
                <c:pt idx="1208">
                  <c:v>FY.65/66 Shrawan 7</c:v>
                </c:pt>
                <c:pt idx="1209">
                  <c:v>FY.65/66 Shrawan 8</c:v>
                </c:pt>
                <c:pt idx="1210">
                  <c:v>FY.65/66 Shrawan 9</c:v>
                </c:pt>
                <c:pt idx="1211">
                  <c:v>FY.65/66 Shrawan 10</c:v>
                </c:pt>
                <c:pt idx="1212">
                  <c:v>FY.65/66 Shrawan 11</c:v>
                </c:pt>
                <c:pt idx="1213">
                  <c:v>FY.65/66 Shrawan 12</c:v>
                </c:pt>
                <c:pt idx="1214">
                  <c:v>FY.65/66 Shrawan 13</c:v>
                </c:pt>
                <c:pt idx="1215">
                  <c:v>FY.65/66 Shrawan 14</c:v>
                </c:pt>
                <c:pt idx="1216">
                  <c:v>FY.65/66 Shrawan 15</c:v>
                </c:pt>
                <c:pt idx="1217">
                  <c:v>FY.65/66 Shrawan 16</c:v>
                </c:pt>
                <c:pt idx="1218">
                  <c:v>FY.65/66 Shrawan 17</c:v>
                </c:pt>
                <c:pt idx="1219">
                  <c:v>FY.65/66 Shrawan 18</c:v>
                </c:pt>
                <c:pt idx="1220">
                  <c:v>FY.65/66 Shrawan 19</c:v>
                </c:pt>
                <c:pt idx="1221">
                  <c:v>FY.65/66 Shrawan 20</c:v>
                </c:pt>
                <c:pt idx="1222">
                  <c:v>FY.65/66 Shrawan 21</c:v>
                </c:pt>
                <c:pt idx="1223">
                  <c:v>FY.65/66 Shrawan 22</c:v>
                </c:pt>
                <c:pt idx="1224">
                  <c:v>FY.65/66 Shrawan 23</c:v>
                </c:pt>
                <c:pt idx="1225">
                  <c:v>FY.65/66 Shrawan 24</c:v>
                </c:pt>
                <c:pt idx="1226">
                  <c:v>FY.65/66 Shrawan 25</c:v>
                </c:pt>
                <c:pt idx="1227">
                  <c:v>FY.65/66 Shrawan 26</c:v>
                </c:pt>
                <c:pt idx="1228">
                  <c:v>FY.65/66 Shrawan 27</c:v>
                </c:pt>
                <c:pt idx="1229">
                  <c:v>FY.65/66 Shrawan 28</c:v>
                </c:pt>
                <c:pt idx="1230">
                  <c:v>FY.65/66 Shrawan 29</c:v>
                </c:pt>
                <c:pt idx="1231">
                  <c:v>FY.65/66 Shrawan 30</c:v>
                </c:pt>
                <c:pt idx="1232">
                  <c:v>FY.65/66 Shrawan 31</c:v>
                </c:pt>
                <c:pt idx="1233">
                  <c:v>FY.65/66 Shrawan 32</c:v>
                </c:pt>
                <c:pt idx="1234">
                  <c:v>FY.65/66 Bhadra 1</c:v>
                </c:pt>
                <c:pt idx="1235">
                  <c:v>FY.65/66 Bhadra 2</c:v>
                </c:pt>
                <c:pt idx="1236">
                  <c:v>FY.65/66 Bhadra 3</c:v>
                </c:pt>
                <c:pt idx="1237">
                  <c:v>FY.65/66 Bhadra 4</c:v>
                </c:pt>
                <c:pt idx="1238">
                  <c:v>FY.65/66 Bhadra 5</c:v>
                </c:pt>
                <c:pt idx="1239">
                  <c:v>FY.65/66 Bhadra 6</c:v>
                </c:pt>
                <c:pt idx="1240">
                  <c:v>FY.65/66 Bhadra 7</c:v>
                </c:pt>
                <c:pt idx="1241">
                  <c:v>FY.65/66 Bhadra 8</c:v>
                </c:pt>
                <c:pt idx="1242">
                  <c:v>FY.65/66 Bhadra 9</c:v>
                </c:pt>
                <c:pt idx="1243">
                  <c:v>FY.65/66 Bhadra 10</c:v>
                </c:pt>
                <c:pt idx="1244">
                  <c:v>FY.65/66 Bhadra 11</c:v>
                </c:pt>
                <c:pt idx="1245">
                  <c:v>FY.65/66 Bhadra 12</c:v>
                </c:pt>
                <c:pt idx="1246">
                  <c:v>FY.65/66 Bhadra 13</c:v>
                </c:pt>
                <c:pt idx="1247">
                  <c:v>FY.65/66 Bhadra 14</c:v>
                </c:pt>
                <c:pt idx="1248">
                  <c:v>FY.65/66 Bhadra 15</c:v>
                </c:pt>
                <c:pt idx="1249">
                  <c:v>FY.65/66 Bhadra 16</c:v>
                </c:pt>
                <c:pt idx="1250">
                  <c:v>FY.65/66 Bhadra 17</c:v>
                </c:pt>
                <c:pt idx="1251">
                  <c:v>FY.65/66 Bhadra 18</c:v>
                </c:pt>
                <c:pt idx="1252">
                  <c:v>FY.65/66 Bhadra 19</c:v>
                </c:pt>
                <c:pt idx="1253">
                  <c:v>FY.65/66 Bhadra 20</c:v>
                </c:pt>
                <c:pt idx="1254">
                  <c:v>FY.65/66 Bhadra 21</c:v>
                </c:pt>
                <c:pt idx="1255">
                  <c:v>FY.65/66 Bhadra 22</c:v>
                </c:pt>
                <c:pt idx="1256">
                  <c:v>FY.65/66 Bhadra 23</c:v>
                </c:pt>
                <c:pt idx="1257">
                  <c:v>FY.65/66 Bhadra 24</c:v>
                </c:pt>
                <c:pt idx="1258">
                  <c:v>FY.65/66 Bhadra 25</c:v>
                </c:pt>
                <c:pt idx="1259">
                  <c:v>FY.65/66 Bhadra 26</c:v>
                </c:pt>
                <c:pt idx="1260">
                  <c:v>FY.65/66 Bhadra 27</c:v>
                </c:pt>
                <c:pt idx="1261">
                  <c:v>FY.65/66 Bhadra 28</c:v>
                </c:pt>
                <c:pt idx="1262">
                  <c:v>FY.65/66 Bhadra 29</c:v>
                </c:pt>
                <c:pt idx="1263">
                  <c:v>FY.65/66 Bhadra 30</c:v>
                </c:pt>
                <c:pt idx="1264">
                  <c:v>FY.65/66 Bhadra 31</c:v>
                </c:pt>
                <c:pt idx="1265">
                  <c:v>FY.65/66 Bhadra 32</c:v>
                </c:pt>
                <c:pt idx="1266">
                  <c:v>FY.65/66 Ashwin 1</c:v>
                </c:pt>
                <c:pt idx="1267">
                  <c:v>FY.65/66 Ashwin 2</c:v>
                </c:pt>
                <c:pt idx="1268">
                  <c:v>FY.65/66 Ashwin 3</c:v>
                </c:pt>
                <c:pt idx="1269">
                  <c:v>FY.65/66 Ashwin 4</c:v>
                </c:pt>
                <c:pt idx="1270">
                  <c:v>FY.65/66 Ashwin 5</c:v>
                </c:pt>
                <c:pt idx="1271">
                  <c:v>FY.65/66 Ashwin 6</c:v>
                </c:pt>
                <c:pt idx="1272">
                  <c:v>FY.65/66 Ashwin 7</c:v>
                </c:pt>
                <c:pt idx="1273">
                  <c:v>FY.65/66 Ashwin 8</c:v>
                </c:pt>
                <c:pt idx="1274">
                  <c:v>FY.65/66 Ashwin 9</c:v>
                </c:pt>
                <c:pt idx="1275">
                  <c:v>FY.65/66 Ashwin 10</c:v>
                </c:pt>
                <c:pt idx="1276">
                  <c:v>FY.65/66 Ashwin 11</c:v>
                </c:pt>
                <c:pt idx="1277">
                  <c:v>FY.65/66 Ashwin 12</c:v>
                </c:pt>
                <c:pt idx="1278">
                  <c:v>FY.65/66 Ashwin 13</c:v>
                </c:pt>
                <c:pt idx="1279">
                  <c:v>FY.65/66 Ashwin 14</c:v>
                </c:pt>
                <c:pt idx="1280">
                  <c:v>FY.65/66 Ashwin 15</c:v>
                </c:pt>
                <c:pt idx="1281">
                  <c:v>FY.65/66 Ashwin 16</c:v>
                </c:pt>
                <c:pt idx="1282">
                  <c:v>FY.65/66 Ashwin 17</c:v>
                </c:pt>
                <c:pt idx="1283">
                  <c:v>FY.65/66 Ashwin 18</c:v>
                </c:pt>
                <c:pt idx="1284">
                  <c:v>FY.65/66 Ashwin 19</c:v>
                </c:pt>
                <c:pt idx="1285">
                  <c:v>FY.65/66 Ashwin 20</c:v>
                </c:pt>
                <c:pt idx="1286">
                  <c:v>FY.65/66 Ashwin 21</c:v>
                </c:pt>
                <c:pt idx="1287">
                  <c:v>FY.65/66 Ashwin 22</c:v>
                </c:pt>
                <c:pt idx="1288">
                  <c:v>FY.65/66 Ashwin 23</c:v>
                </c:pt>
                <c:pt idx="1289">
                  <c:v>FY.65/66 Ashwin 24</c:v>
                </c:pt>
                <c:pt idx="1290">
                  <c:v>FY.65/66 Ashwin 25</c:v>
                </c:pt>
                <c:pt idx="1291">
                  <c:v>FY.65/66 Ashwin 26</c:v>
                </c:pt>
                <c:pt idx="1292">
                  <c:v>FY.65/66 Ashwin 27</c:v>
                </c:pt>
                <c:pt idx="1293">
                  <c:v>FY.65/66 Ashwin 28</c:v>
                </c:pt>
                <c:pt idx="1294">
                  <c:v>FY.65/66 Ashwin 29</c:v>
                </c:pt>
                <c:pt idx="1295">
                  <c:v>FY.65/66 Ashwin 30</c:v>
                </c:pt>
                <c:pt idx="1296">
                  <c:v>FY.65/66 Ashwin 31</c:v>
                </c:pt>
                <c:pt idx="1297">
                  <c:v>FY.65/66 Ashwin 32</c:v>
                </c:pt>
                <c:pt idx="1298">
                  <c:v>FY.65/66 Kartik 1</c:v>
                </c:pt>
                <c:pt idx="1299">
                  <c:v>FY.65/66 Kartik 2</c:v>
                </c:pt>
                <c:pt idx="1300">
                  <c:v>FY.65/66 Kartik 3</c:v>
                </c:pt>
                <c:pt idx="1301">
                  <c:v>FY.65/66 Kartik 4</c:v>
                </c:pt>
                <c:pt idx="1302">
                  <c:v>FY.65/66 Kartik 5</c:v>
                </c:pt>
                <c:pt idx="1303">
                  <c:v>FY.65/66 Kartik 6</c:v>
                </c:pt>
                <c:pt idx="1304">
                  <c:v>FY.65/66 Kartik 7</c:v>
                </c:pt>
                <c:pt idx="1305">
                  <c:v>FY.65/66 Kartik 8</c:v>
                </c:pt>
                <c:pt idx="1306">
                  <c:v>FY.65/66 Kartik 9</c:v>
                </c:pt>
                <c:pt idx="1307">
                  <c:v>FY.65/66 Kartik 10</c:v>
                </c:pt>
                <c:pt idx="1308">
                  <c:v>FY.65/66 Kartik 11</c:v>
                </c:pt>
                <c:pt idx="1309">
                  <c:v>FY.65/66 Kartik 12</c:v>
                </c:pt>
                <c:pt idx="1310">
                  <c:v>FY.65/66 Kartik 13</c:v>
                </c:pt>
                <c:pt idx="1311">
                  <c:v>FY.65/66 Kartik 14</c:v>
                </c:pt>
                <c:pt idx="1312">
                  <c:v>FY.65/66 Kartik 15</c:v>
                </c:pt>
                <c:pt idx="1313">
                  <c:v>FY.65/66 Kartik 16</c:v>
                </c:pt>
                <c:pt idx="1314">
                  <c:v>FY.65/66 Kartik 17</c:v>
                </c:pt>
                <c:pt idx="1315">
                  <c:v>FY.65/66 Kartik 18</c:v>
                </c:pt>
                <c:pt idx="1316">
                  <c:v>FY.65/66 Kartik 19</c:v>
                </c:pt>
                <c:pt idx="1317">
                  <c:v>FY.65/66 Kartik 20</c:v>
                </c:pt>
                <c:pt idx="1318">
                  <c:v>FY.65/66 Kartik 21</c:v>
                </c:pt>
                <c:pt idx="1319">
                  <c:v>FY.65/66 Kartik 22</c:v>
                </c:pt>
                <c:pt idx="1320">
                  <c:v>FY.65/66 Kartik 23</c:v>
                </c:pt>
                <c:pt idx="1321">
                  <c:v>FY.65/66 Kartik 24</c:v>
                </c:pt>
                <c:pt idx="1322">
                  <c:v>FY.65/66 Kartik 25</c:v>
                </c:pt>
                <c:pt idx="1323">
                  <c:v>FY.65/66 Kartik 26</c:v>
                </c:pt>
                <c:pt idx="1324">
                  <c:v>FY.65/66 Kartik 27</c:v>
                </c:pt>
                <c:pt idx="1325">
                  <c:v>FY.65/66 Kartik 28</c:v>
                </c:pt>
                <c:pt idx="1326">
                  <c:v>FY.65/66 Kartik 29</c:v>
                </c:pt>
                <c:pt idx="1327">
                  <c:v>FY.65/66 Kartik 30</c:v>
                </c:pt>
                <c:pt idx="1328">
                  <c:v>FY.65/66 Kartik 31</c:v>
                </c:pt>
                <c:pt idx="1329">
                  <c:v>FY.65/66 Kartik 32</c:v>
                </c:pt>
                <c:pt idx="1330">
                  <c:v>FY.65/66 Mangsir 1</c:v>
                </c:pt>
                <c:pt idx="1331">
                  <c:v>FY.65/66 Mangsir 2</c:v>
                </c:pt>
                <c:pt idx="1332">
                  <c:v>FY.65/66 Mangsir 3</c:v>
                </c:pt>
                <c:pt idx="1333">
                  <c:v>FY.65/66 Mangsir 4</c:v>
                </c:pt>
                <c:pt idx="1334">
                  <c:v>FY.65/66 Mangsir 5</c:v>
                </c:pt>
                <c:pt idx="1335">
                  <c:v>FY.65/66 Mangsir 6</c:v>
                </c:pt>
                <c:pt idx="1336">
                  <c:v>FY.65/66 Mangsir 7</c:v>
                </c:pt>
                <c:pt idx="1337">
                  <c:v>FY.65/66 Mangsir 8</c:v>
                </c:pt>
                <c:pt idx="1338">
                  <c:v>FY.65/66 Mangsir 9</c:v>
                </c:pt>
                <c:pt idx="1339">
                  <c:v>FY.65/66 Mangsir 10</c:v>
                </c:pt>
                <c:pt idx="1340">
                  <c:v>FY.65/66 Mangsir 11</c:v>
                </c:pt>
                <c:pt idx="1341">
                  <c:v>FY.65/66 Mangsir 12</c:v>
                </c:pt>
                <c:pt idx="1342">
                  <c:v>FY.65/66 Mangsir 13</c:v>
                </c:pt>
                <c:pt idx="1343">
                  <c:v>FY.65/66 Mangsir 14</c:v>
                </c:pt>
                <c:pt idx="1344">
                  <c:v>FY.65/66 Mangsir 15</c:v>
                </c:pt>
                <c:pt idx="1345">
                  <c:v>FY.65/66 Mangsir 16</c:v>
                </c:pt>
                <c:pt idx="1346">
                  <c:v>FY.65/66 Mangsir 17</c:v>
                </c:pt>
                <c:pt idx="1347">
                  <c:v>FY.65/66 Mangsir 18</c:v>
                </c:pt>
                <c:pt idx="1348">
                  <c:v>FY.65/66 Mangsir 19</c:v>
                </c:pt>
                <c:pt idx="1349">
                  <c:v>FY.65/66 Mangsir 20</c:v>
                </c:pt>
                <c:pt idx="1350">
                  <c:v>FY.65/66 Mangsir 21</c:v>
                </c:pt>
                <c:pt idx="1351">
                  <c:v>FY.65/66 Mangsir 22</c:v>
                </c:pt>
                <c:pt idx="1352">
                  <c:v>FY.65/66 Mangsir 23</c:v>
                </c:pt>
                <c:pt idx="1353">
                  <c:v>FY.65/66 Mangsir 24</c:v>
                </c:pt>
                <c:pt idx="1354">
                  <c:v>FY.65/66 Mangsir 25</c:v>
                </c:pt>
                <c:pt idx="1355">
                  <c:v>FY.65/66 Mangsir 26</c:v>
                </c:pt>
                <c:pt idx="1356">
                  <c:v>FY.65/66 Mangsir 27</c:v>
                </c:pt>
                <c:pt idx="1357">
                  <c:v>FY.65/66 Mangsir 28</c:v>
                </c:pt>
                <c:pt idx="1358">
                  <c:v>FY.65/66 Mangsir 29</c:v>
                </c:pt>
                <c:pt idx="1359">
                  <c:v>FY.65/66 Mangsir 30</c:v>
                </c:pt>
                <c:pt idx="1360">
                  <c:v>FY.65/66 Mangsir 31</c:v>
                </c:pt>
                <c:pt idx="1361">
                  <c:v>FY.65/66 Mangsir 32</c:v>
                </c:pt>
                <c:pt idx="1362">
                  <c:v>FY.65/66 Poush 1</c:v>
                </c:pt>
                <c:pt idx="1363">
                  <c:v>FY.65/66 Poush 2</c:v>
                </c:pt>
                <c:pt idx="1364">
                  <c:v>FY.65/66 Poush 3</c:v>
                </c:pt>
                <c:pt idx="1365">
                  <c:v>FY.65/66 Poush 4</c:v>
                </c:pt>
                <c:pt idx="1366">
                  <c:v>FY.65/66 Poush 5</c:v>
                </c:pt>
                <c:pt idx="1367">
                  <c:v>FY.65/66 Poush 6</c:v>
                </c:pt>
                <c:pt idx="1368">
                  <c:v>FY.65/66 Poush 7</c:v>
                </c:pt>
                <c:pt idx="1369">
                  <c:v>FY.65/66 Poush 8</c:v>
                </c:pt>
                <c:pt idx="1370">
                  <c:v>FY.65/66 Poush 9</c:v>
                </c:pt>
                <c:pt idx="1371">
                  <c:v>FY.65/66 Poush 10</c:v>
                </c:pt>
                <c:pt idx="1372">
                  <c:v>FY.65/66 Poush 11</c:v>
                </c:pt>
                <c:pt idx="1373">
                  <c:v>FY.65/66 Poush 12</c:v>
                </c:pt>
                <c:pt idx="1374">
                  <c:v>FY.65/66 Poush 13</c:v>
                </c:pt>
                <c:pt idx="1375">
                  <c:v>FY.65/66 Poush 14</c:v>
                </c:pt>
                <c:pt idx="1376">
                  <c:v>FY.65/66 Poush 15</c:v>
                </c:pt>
                <c:pt idx="1377">
                  <c:v>FY.65/66 Poush 16</c:v>
                </c:pt>
                <c:pt idx="1378">
                  <c:v>FY.65/66 Poush 17</c:v>
                </c:pt>
                <c:pt idx="1379">
                  <c:v>FY.65/66 Poush 18</c:v>
                </c:pt>
                <c:pt idx="1380">
                  <c:v>FY.65/66 Poush 19</c:v>
                </c:pt>
                <c:pt idx="1381">
                  <c:v>FY.65/66 Poush 20</c:v>
                </c:pt>
                <c:pt idx="1382">
                  <c:v>FY.65/66 Poush 21</c:v>
                </c:pt>
                <c:pt idx="1383">
                  <c:v>FY.65/66 Poush 22</c:v>
                </c:pt>
                <c:pt idx="1384">
                  <c:v>FY.65/66 Poush 23</c:v>
                </c:pt>
                <c:pt idx="1385">
                  <c:v>FY.65/66 Poush 24</c:v>
                </c:pt>
                <c:pt idx="1386">
                  <c:v>FY.65/66 Poush 25</c:v>
                </c:pt>
                <c:pt idx="1387">
                  <c:v>FY.65/66 Poush 26</c:v>
                </c:pt>
                <c:pt idx="1388">
                  <c:v>FY.65/66 Poush 27</c:v>
                </c:pt>
                <c:pt idx="1389">
                  <c:v>FY.65/66 Poush 28</c:v>
                </c:pt>
                <c:pt idx="1390">
                  <c:v>FY.65/66 Poush 29</c:v>
                </c:pt>
                <c:pt idx="1391">
                  <c:v>FY.65/66 Poush 30</c:v>
                </c:pt>
                <c:pt idx="1392">
                  <c:v>FY.65/66 Poush 31</c:v>
                </c:pt>
                <c:pt idx="1393">
                  <c:v>FY.65/66 Poush 32</c:v>
                </c:pt>
                <c:pt idx="1394">
                  <c:v>FY.65/66 Magh 1</c:v>
                </c:pt>
                <c:pt idx="1395">
                  <c:v>FY.65/66 Magh 2</c:v>
                </c:pt>
                <c:pt idx="1396">
                  <c:v>FY.65/66 Magh 3</c:v>
                </c:pt>
                <c:pt idx="1397">
                  <c:v>FY.65/66 Magh 4</c:v>
                </c:pt>
                <c:pt idx="1398">
                  <c:v>FY.65/66 Magh 5</c:v>
                </c:pt>
                <c:pt idx="1399">
                  <c:v>FY.65/66 Magh 6</c:v>
                </c:pt>
                <c:pt idx="1400">
                  <c:v>FY.65/66 Magh 7</c:v>
                </c:pt>
                <c:pt idx="1401">
                  <c:v>FY.65/66 Magh 8</c:v>
                </c:pt>
                <c:pt idx="1402">
                  <c:v>FY.65/66 Magh 9</c:v>
                </c:pt>
                <c:pt idx="1403">
                  <c:v>FY.65/66 Magh 10</c:v>
                </c:pt>
                <c:pt idx="1404">
                  <c:v>FY.65/66 Magh 11</c:v>
                </c:pt>
                <c:pt idx="1405">
                  <c:v>FY.65/66 Magh 12</c:v>
                </c:pt>
                <c:pt idx="1406">
                  <c:v>FY.65/66 Magh 13</c:v>
                </c:pt>
                <c:pt idx="1407">
                  <c:v>FY.65/66 Magh 14</c:v>
                </c:pt>
                <c:pt idx="1408">
                  <c:v>FY.65/66 Magh 15</c:v>
                </c:pt>
                <c:pt idx="1409">
                  <c:v>FY.65/66 Magh 16</c:v>
                </c:pt>
                <c:pt idx="1410">
                  <c:v>FY.65/66 Magh 17</c:v>
                </c:pt>
                <c:pt idx="1411">
                  <c:v>FY.65/66 Magh 18</c:v>
                </c:pt>
                <c:pt idx="1412">
                  <c:v>FY.65/66 Magh 19</c:v>
                </c:pt>
                <c:pt idx="1413">
                  <c:v>FY.65/66 Magh 20</c:v>
                </c:pt>
                <c:pt idx="1414">
                  <c:v>FY.65/66 Magh 21</c:v>
                </c:pt>
                <c:pt idx="1415">
                  <c:v>FY.65/66 Magh 22</c:v>
                </c:pt>
                <c:pt idx="1416">
                  <c:v>FY.65/66 Magh 23</c:v>
                </c:pt>
                <c:pt idx="1417">
                  <c:v>FY.65/66 Magh 24</c:v>
                </c:pt>
                <c:pt idx="1418">
                  <c:v>FY.65/66 Magh 25</c:v>
                </c:pt>
                <c:pt idx="1419">
                  <c:v>FY.65/66 Magh 26</c:v>
                </c:pt>
                <c:pt idx="1420">
                  <c:v>FY.65/66 Magh 27</c:v>
                </c:pt>
                <c:pt idx="1421">
                  <c:v>FY.65/66 Magh 28</c:v>
                </c:pt>
                <c:pt idx="1422">
                  <c:v>FY.65/66 Magh 29</c:v>
                </c:pt>
                <c:pt idx="1423">
                  <c:v>FY.65/66 Magh 30</c:v>
                </c:pt>
                <c:pt idx="1424">
                  <c:v>FY.65/66 Magh 31</c:v>
                </c:pt>
                <c:pt idx="1425">
                  <c:v>FY.65/66 Magh 32</c:v>
                </c:pt>
                <c:pt idx="1426">
                  <c:v>FY.65/66 Falgun 1</c:v>
                </c:pt>
                <c:pt idx="1427">
                  <c:v>FY.65/66 Falgun 2</c:v>
                </c:pt>
                <c:pt idx="1428">
                  <c:v>FY.65/66 Falgun 3</c:v>
                </c:pt>
                <c:pt idx="1429">
                  <c:v>FY.65/66 Falgun 4</c:v>
                </c:pt>
                <c:pt idx="1430">
                  <c:v>FY.65/66 Falgun 5</c:v>
                </c:pt>
                <c:pt idx="1431">
                  <c:v>FY.65/66 Falgun 6</c:v>
                </c:pt>
                <c:pt idx="1432">
                  <c:v>FY.65/66 Falgun 7</c:v>
                </c:pt>
                <c:pt idx="1433">
                  <c:v>FY.65/66 Falgun 8</c:v>
                </c:pt>
                <c:pt idx="1434">
                  <c:v>FY.65/66 Falgun 9</c:v>
                </c:pt>
                <c:pt idx="1435">
                  <c:v>FY.65/66 Falgun 10</c:v>
                </c:pt>
                <c:pt idx="1436">
                  <c:v>FY.65/66 Falgun 11</c:v>
                </c:pt>
                <c:pt idx="1437">
                  <c:v>FY.65/66 Falgun 12</c:v>
                </c:pt>
                <c:pt idx="1438">
                  <c:v>FY.65/66 Falgun 13</c:v>
                </c:pt>
                <c:pt idx="1439">
                  <c:v>FY.65/66 Falgun 14</c:v>
                </c:pt>
                <c:pt idx="1440">
                  <c:v>FY.65/66 Falgun 15</c:v>
                </c:pt>
                <c:pt idx="1441">
                  <c:v>FY.65/66 Falgun 16</c:v>
                </c:pt>
                <c:pt idx="1442">
                  <c:v>FY.65/66 Falgun 17</c:v>
                </c:pt>
                <c:pt idx="1443">
                  <c:v>FY.65/66 Falgun 18</c:v>
                </c:pt>
                <c:pt idx="1444">
                  <c:v>FY.65/66 Falgun 19</c:v>
                </c:pt>
                <c:pt idx="1445">
                  <c:v>FY.65/66 Falgun 20</c:v>
                </c:pt>
                <c:pt idx="1446">
                  <c:v>FY.65/66 Falgun 21</c:v>
                </c:pt>
                <c:pt idx="1447">
                  <c:v>FY.65/66 Falgun 22</c:v>
                </c:pt>
                <c:pt idx="1448">
                  <c:v>FY.65/66 Falgun 23</c:v>
                </c:pt>
                <c:pt idx="1449">
                  <c:v>FY.65/66 Falgun 24</c:v>
                </c:pt>
                <c:pt idx="1450">
                  <c:v>FY.65/66 Falgun 25</c:v>
                </c:pt>
                <c:pt idx="1451">
                  <c:v>FY.65/66 Falgun 26</c:v>
                </c:pt>
                <c:pt idx="1452">
                  <c:v>FY.65/66 Falgun 27</c:v>
                </c:pt>
                <c:pt idx="1453">
                  <c:v>FY.65/66 Falgun 28</c:v>
                </c:pt>
                <c:pt idx="1454">
                  <c:v>FY.65/66 Falgun 29</c:v>
                </c:pt>
                <c:pt idx="1455">
                  <c:v>FY.65/66 Falgun 30</c:v>
                </c:pt>
                <c:pt idx="1456">
                  <c:v>FY.65/66 Falgun 31</c:v>
                </c:pt>
                <c:pt idx="1457">
                  <c:v>FY.65/66 Falgun 32</c:v>
                </c:pt>
                <c:pt idx="1458">
                  <c:v>FY.65/66 Chaitra 1</c:v>
                </c:pt>
                <c:pt idx="1459">
                  <c:v>FY.65/66 Chaitra 2</c:v>
                </c:pt>
                <c:pt idx="1460">
                  <c:v>FY.65/66 Chaitra 3</c:v>
                </c:pt>
                <c:pt idx="1461">
                  <c:v>FY.65/66 Chaitra 4</c:v>
                </c:pt>
                <c:pt idx="1462">
                  <c:v>FY.65/66 Chaitra 5</c:v>
                </c:pt>
                <c:pt idx="1463">
                  <c:v>FY.65/66 Chaitra 6</c:v>
                </c:pt>
                <c:pt idx="1464">
                  <c:v>FY.65/66 Chaitra 7</c:v>
                </c:pt>
                <c:pt idx="1465">
                  <c:v>FY.65/66 Chaitra 8</c:v>
                </c:pt>
                <c:pt idx="1466">
                  <c:v>FY.65/66 Chaitra 9</c:v>
                </c:pt>
                <c:pt idx="1467">
                  <c:v>FY.65/66 Chaitra 10</c:v>
                </c:pt>
                <c:pt idx="1468">
                  <c:v>FY.65/66 Chaitra 11</c:v>
                </c:pt>
                <c:pt idx="1469">
                  <c:v>FY.65/66 Chaitra 12</c:v>
                </c:pt>
                <c:pt idx="1470">
                  <c:v>FY.65/66 Chaitra 13</c:v>
                </c:pt>
                <c:pt idx="1471">
                  <c:v>FY.65/66 Chaitra 14</c:v>
                </c:pt>
                <c:pt idx="1472">
                  <c:v>FY.65/66 Chaitra 15</c:v>
                </c:pt>
                <c:pt idx="1473">
                  <c:v>FY.65/66 Chaitra 16</c:v>
                </c:pt>
                <c:pt idx="1474">
                  <c:v>FY.65/66 Chaitra 17</c:v>
                </c:pt>
                <c:pt idx="1475">
                  <c:v>FY.65/66 Chaitra 18</c:v>
                </c:pt>
                <c:pt idx="1476">
                  <c:v>FY.65/66 Chaitra 19</c:v>
                </c:pt>
                <c:pt idx="1477">
                  <c:v>FY.65/66 Chaitra 20</c:v>
                </c:pt>
                <c:pt idx="1478">
                  <c:v>FY.65/66 Chaitra 21</c:v>
                </c:pt>
                <c:pt idx="1479">
                  <c:v>FY.65/66 Chaitra 22</c:v>
                </c:pt>
                <c:pt idx="1480">
                  <c:v>FY.65/66 Chaitra 23</c:v>
                </c:pt>
                <c:pt idx="1481">
                  <c:v>FY.65/66 Chaitra 24</c:v>
                </c:pt>
                <c:pt idx="1482">
                  <c:v>FY.65/66 Chaitra 25</c:v>
                </c:pt>
                <c:pt idx="1483">
                  <c:v>FY.65/66 Chaitra 26</c:v>
                </c:pt>
                <c:pt idx="1484">
                  <c:v>FY.65/66 Chaitra 27</c:v>
                </c:pt>
                <c:pt idx="1485">
                  <c:v>FY.65/66 Chaitra 28</c:v>
                </c:pt>
                <c:pt idx="1486">
                  <c:v>FY.65/66 Chaitra 29</c:v>
                </c:pt>
                <c:pt idx="1487">
                  <c:v>FY.65/66 Chaitra 30</c:v>
                </c:pt>
                <c:pt idx="1488">
                  <c:v>FY.65/66 Chaitra 31</c:v>
                </c:pt>
                <c:pt idx="1489">
                  <c:v>FY.65/66 Chaitra 32</c:v>
                </c:pt>
                <c:pt idx="1490">
                  <c:v>FY.65/66 Baishakh 1</c:v>
                </c:pt>
                <c:pt idx="1491">
                  <c:v>FY.65/66 Baishakh 2</c:v>
                </c:pt>
                <c:pt idx="1492">
                  <c:v>FY.65/66 Baishakh 3</c:v>
                </c:pt>
                <c:pt idx="1493">
                  <c:v>FY.65/66 Baishakh 4</c:v>
                </c:pt>
                <c:pt idx="1494">
                  <c:v>FY.65/66 Baishakh 5</c:v>
                </c:pt>
                <c:pt idx="1495">
                  <c:v>FY.65/66 Baishakh 6</c:v>
                </c:pt>
                <c:pt idx="1496">
                  <c:v>FY.65/66 Baishakh 7</c:v>
                </c:pt>
                <c:pt idx="1497">
                  <c:v>FY.65/66 Baishakh 8</c:v>
                </c:pt>
                <c:pt idx="1498">
                  <c:v>FY.65/66 Baishakh 9</c:v>
                </c:pt>
                <c:pt idx="1499">
                  <c:v>FY.65/66 Baishakh 10</c:v>
                </c:pt>
                <c:pt idx="1500">
                  <c:v>FY.65/66 Baishakh 11</c:v>
                </c:pt>
                <c:pt idx="1501">
                  <c:v>FY.65/66 Baishakh 12</c:v>
                </c:pt>
                <c:pt idx="1502">
                  <c:v>FY.65/66 Baishakh 13</c:v>
                </c:pt>
                <c:pt idx="1503">
                  <c:v>FY.65/66 Baishakh 14</c:v>
                </c:pt>
                <c:pt idx="1504">
                  <c:v>FY.65/66 Baishakh 15</c:v>
                </c:pt>
                <c:pt idx="1505">
                  <c:v>FY.65/66 Baishakh 16</c:v>
                </c:pt>
                <c:pt idx="1506">
                  <c:v>FY.65/66 Baishakh 17</c:v>
                </c:pt>
                <c:pt idx="1507">
                  <c:v>FY.65/66 Baishakh 18</c:v>
                </c:pt>
                <c:pt idx="1508">
                  <c:v>FY.65/66 Baishakh 19</c:v>
                </c:pt>
                <c:pt idx="1509">
                  <c:v>FY.65/66 Baishakh 20</c:v>
                </c:pt>
                <c:pt idx="1510">
                  <c:v>FY.65/66 Baishakh 21</c:v>
                </c:pt>
                <c:pt idx="1511">
                  <c:v>FY.65/66 Baishakh 22</c:v>
                </c:pt>
                <c:pt idx="1512">
                  <c:v>FY.65/66 Baishakh 23</c:v>
                </c:pt>
                <c:pt idx="1513">
                  <c:v>FY.65/66 Baishakh 24</c:v>
                </c:pt>
                <c:pt idx="1514">
                  <c:v>FY.65/66 Baishakh 25</c:v>
                </c:pt>
                <c:pt idx="1515">
                  <c:v>FY.65/66 Baishakh 26</c:v>
                </c:pt>
                <c:pt idx="1516">
                  <c:v>FY.65/66 Baishakh 27</c:v>
                </c:pt>
                <c:pt idx="1517">
                  <c:v>FY.65/66 Baishakh 28</c:v>
                </c:pt>
                <c:pt idx="1518">
                  <c:v>FY.65/66 Baishakh 29</c:v>
                </c:pt>
                <c:pt idx="1519">
                  <c:v>FY.65/66 Baishakh 30</c:v>
                </c:pt>
                <c:pt idx="1520">
                  <c:v>FY.65/66 Baishakh 31</c:v>
                </c:pt>
                <c:pt idx="1521">
                  <c:v>FY.65/66 Baishakh 32</c:v>
                </c:pt>
                <c:pt idx="1522">
                  <c:v>FY.65/66 Jestha  1</c:v>
                </c:pt>
                <c:pt idx="1523">
                  <c:v>FY.65/66 Jestha  2</c:v>
                </c:pt>
                <c:pt idx="1524">
                  <c:v>FY.65/66 Jestha  3</c:v>
                </c:pt>
                <c:pt idx="1525">
                  <c:v>FY.65/66 Jestha  4</c:v>
                </c:pt>
                <c:pt idx="1526">
                  <c:v>FY.65/66 Jestha  5</c:v>
                </c:pt>
                <c:pt idx="1527">
                  <c:v>FY.65/66 Jestha  6</c:v>
                </c:pt>
                <c:pt idx="1528">
                  <c:v>FY.65/66 Jestha  7</c:v>
                </c:pt>
                <c:pt idx="1529">
                  <c:v>FY.65/66 Jestha  8</c:v>
                </c:pt>
                <c:pt idx="1530">
                  <c:v>FY.65/66 Jestha  9</c:v>
                </c:pt>
                <c:pt idx="1531">
                  <c:v>FY.65/66 Jestha  10</c:v>
                </c:pt>
                <c:pt idx="1532">
                  <c:v>FY.65/66 Jestha  11</c:v>
                </c:pt>
                <c:pt idx="1533">
                  <c:v>FY.65/66 Jestha  12</c:v>
                </c:pt>
                <c:pt idx="1534">
                  <c:v>FY.65/66 Jestha  13</c:v>
                </c:pt>
                <c:pt idx="1535">
                  <c:v>FY.65/66 Jestha  14</c:v>
                </c:pt>
                <c:pt idx="1536">
                  <c:v>FY.65/66 Jestha  15</c:v>
                </c:pt>
                <c:pt idx="1537">
                  <c:v>FY.65/66 Jestha  16</c:v>
                </c:pt>
                <c:pt idx="1538">
                  <c:v>FY.65/66 Jestha  17</c:v>
                </c:pt>
                <c:pt idx="1539">
                  <c:v>FY.65/66 Jestha  18</c:v>
                </c:pt>
                <c:pt idx="1540">
                  <c:v>FY.65/66 Jestha  19</c:v>
                </c:pt>
                <c:pt idx="1541">
                  <c:v>FY.65/66 Jestha  20</c:v>
                </c:pt>
                <c:pt idx="1542">
                  <c:v>FY.65/66 Jestha  21</c:v>
                </c:pt>
                <c:pt idx="1543">
                  <c:v>FY.65/66 Jestha  22</c:v>
                </c:pt>
                <c:pt idx="1544">
                  <c:v>FY.65/66 Jestha  23</c:v>
                </c:pt>
                <c:pt idx="1545">
                  <c:v>FY.65/66 Jestha  24</c:v>
                </c:pt>
                <c:pt idx="1546">
                  <c:v>FY.65/66 Jestha  25</c:v>
                </c:pt>
                <c:pt idx="1547">
                  <c:v>FY.65/66 Jestha  26</c:v>
                </c:pt>
                <c:pt idx="1548">
                  <c:v>FY.65/66 Jestha  27</c:v>
                </c:pt>
                <c:pt idx="1549">
                  <c:v>FY.65/66 Jestha  28</c:v>
                </c:pt>
                <c:pt idx="1550">
                  <c:v>FY.65/66 Jestha  29</c:v>
                </c:pt>
                <c:pt idx="1551">
                  <c:v>FY.65/66 Jestha  30</c:v>
                </c:pt>
                <c:pt idx="1552">
                  <c:v>FY.65/66 Jestha  31</c:v>
                </c:pt>
                <c:pt idx="1553">
                  <c:v>FY.65/66 Jestha  32</c:v>
                </c:pt>
                <c:pt idx="1554">
                  <c:v>FY.65/66 Ashadh 1</c:v>
                </c:pt>
                <c:pt idx="1555">
                  <c:v>FY.65/66 Ashadh 2</c:v>
                </c:pt>
                <c:pt idx="1556">
                  <c:v>FY.65/66 Ashadh 3</c:v>
                </c:pt>
                <c:pt idx="1557">
                  <c:v>FY.65/66 Ashadh 4</c:v>
                </c:pt>
                <c:pt idx="1558">
                  <c:v>FY.65/66 Ashadh 5</c:v>
                </c:pt>
                <c:pt idx="1559">
                  <c:v>FY.65/66 Ashadh 6</c:v>
                </c:pt>
                <c:pt idx="1560">
                  <c:v>FY.65/66 Ashadh 7</c:v>
                </c:pt>
                <c:pt idx="1561">
                  <c:v>FY.65/66 Ashadh 8</c:v>
                </c:pt>
                <c:pt idx="1562">
                  <c:v>FY.65/66 Ashadh 9</c:v>
                </c:pt>
                <c:pt idx="1563">
                  <c:v>FY.65/66 Ashadh 10</c:v>
                </c:pt>
                <c:pt idx="1564">
                  <c:v>FY.65/66 Ashadh 11</c:v>
                </c:pt>
                <c:pt idx="1565">
                  <c:v>FY.65/66 Ashadh 12</c:v>
                </c:pt>
                <c:pt idx="1566">
                  <c:v>FY.65/66 Ashadh 13</c:v>
                </c:pt>
                <c:pt idx="1567">
                  <c:v>FY.65/66 Ashadh 14</c:v>
                </c:pt>
                <c:pt idx="1568">
                  <c:v>FY.65/66 Ashadh 15</c:v>
                </c:pt>
                <c:pt idx="1569">
                  <c:v>FY.65/66 Ashadh 16</c:v>
                </c:pt>
                <c:pt idx="1570">
                  <c:v>FY.65/66 Ashadh 17</c:v>
                </c:pt>
                <c:pt idx="1571">
                  <c:v>FY.65/66 Ashadh 18</c:v>
                </c:pt>
                <c:pt idx="1572">
                  <c:v>FY.65/66 Ashadh 19</c:v>
                </c:pt>
                <c:pt idx="1573">
                  <c:v>FY.65/66 Ashadh 20</c:v>
                </c:pt>
                <c:pt idx="1574">
                  <c:v>FY.65/66 Ashadh 21</c:v>
                </c:pt>
                <c:pt idx="1575">
                  <c:v>FY.65/66 Ashadh 22</c:v>
                </c:pt>
                <c:pt idx="1576">
                  <c:v>FY.65/66 Ashadh 23</c:v>
                </c:pt>
                <c:pt idx="1577">
                  <c:v>FY.65/66 Ashadh 24</c:v>
                </c:pt>
                <c:pt idx="1578">
                  <c:v>FY.65/66 Ashadh 25</c:v>
                </c:pt>
                <c:pt idx="1579">
                  <c:v>FY.65/66 Ashadh 26</c:v>
                </c:pt>
                <c:pt idx="1580">
                  <c:v>FY.65/66 Ashadh 27</c:v>
                </c:pt>
                <c:pt idx="1581">
                  <c:v>FY.65/66 Ashadh 28</c:v>
                </c:pt>
                <c:pt idx="1582">
                  <c:v>FY.65/66 Ashadh 29</c:v>
                </c:pt>
                <c:pt idx="1583">
                  <c:v>FY.65/66 Ashadh 30</c:v>
                </c:pt>
                <c:pt idx="1584">
                  <c:v>FY.65/66 Ashadh 31</c:v>
                </c:pt>
                <c:pt idx="1585">
                  <c:v>FY.65/66 Ashadh 32</c:v>
                </c:pt>
                <c:pt idx="1586">
                  <c:v>FY.66/67 Shrawan 1</c:v>
                </c:pt>
                <c:pt idx="1587">
                  <c:v>FY.66/67 Shrawan 2</c:v>
                </c:pt>
                <c:pt idx="1588">
                  <c:v>FY.66/67 Shrawan 3</c:v>
                </c:pt>
                <c:pt idx="1589">
                  <c:v>FY.66/67 Shrawan 4</c:v>
                </c:pt>
                <c:pt idx="1590">
                  <c:v>FY.66/67 Shrawan 5</c:v>
                </c:pt>
                <c:pt idx="1591">
                  <c:v>FY.66/67 Shrawan 6</c:v>
                </c:pt>
                <c:pt idx="1592">
                  <c:v>FY.66/67 Shrawan 7</c:v>
                </c:pt>
                <c:pt idx="1593">
                  <c:v>FY.66/67 Shrawan 8</c:v>
                </c:pt>
                <c:pt idx="1594">
                  <c:v>FY.66/67 Shrawan 9</c:v>
                </c:pt>
                <c:pt idx="1595">
                  <c:v>FY.66/67 Shrawan 10</c:v>
                </c:pt>
                <c:pt idx="1596">
                  <c:v>FY.66/67 Shrawan 11</c:v>
                </c:pt>
                <c:pt idx="1597">
                  <c:v>FY.66/67 Shrawan 12</c:v>
                </c:pt>
                <c:pt idx="1598">
                  <c:v>FY.66/67 Shrawan 13</c:v>
                </c:pt>
                <c:pt idx="1599">
                  <c:v>FY.66/67 Shrawan 14</c:v>
                </c:pt>
                <c:pt idx="1600">
                  <c:v>FY.66/67 Shrawan 15</c:v>
                </c:pt>
                <c:pt idx="1601">
                  <c:v>FY.66/67 Shrawan 16</c:v>
                </c:pt>
                <c:pt idx="1602">
                  <c:v>FY.66/67 Shrawan 17</c:v>
                </c:pt>
                <c:pt idx="1603">
                  <c:v>FY.66/67 Shrawan 18</c:v>
                </c:pt>
                <c:pt idx="1604">
                  <c:v>FY.66/67 Shrawan 19</c:v>
                </c:pt>
                <c:pt idx="1605">
                  <c:v>FY.66/67 Shrawan 20</c:v>
                </c:pt>
                <c:pt idx="1606">
                  <c:v>FY.66/67 Shrawan 21</c:v>
                </c:pt>
                <c:pt idx="1607">
                  <c:v>FY.66/67 Shrawan 22</c:v>
                </c:pt>
                <c:pt idx="1608">
                  <c:v>FY.66/67 Shrawan 23</c:v>
                </c:pt>
                <c:pt idx="1609">
                  <c:v>FY.66/67 Shrawan 24</c:v>
                </c:pt>
                <c:pt idx="1610">
                  <c:v>FY.66/67 Shrawan 25</c:v>
                </c:pt>
                <c:pt idx="1611">
                  <c:v>FY.66/67 Shrawan 26</c:v>
                </c:pt>
                <c:pt idx="1612">
                  <c:v>FY.66/67 Shrawan 27</c:v>
                </c:pt>
                <c:pt idx="1613">
                  <c:v>FY.66/67 Shrawan 28</c:v>
                </c:pt>
                <c:pt idx="1614">
                  <c:v>FY.66/67 Shrawan 29</c:v>
                </c:pt>
                <c:pt idx="1615">
                  <c:v>FY.66/67 Shrawan 30</c:v>
                </c:pt>
                <c:pt idx="1616">
                  <c:v>FY.66/67 Shrawan 31</c:v>
                </c:pt>
                <c:pt idx="1617">
                  <c:v>FY.66/67 Shrawan 32</c:v>
                </c:pt>
                <c:pt idx="1618">
                  <c:v>FY.66/67 Bhadra 1</c:v>
                </c:pt>
                <c:pt idx="1619">
                  <c:v>FY.66/67 Bhadra 2</c:v>
                </c:pt>
                <c:pt idx="1620">
                  <c:v>FY.66/67 Bhadra 3</c:v>
                </c:pt>
                <c:pt idx="1621">
                  <c:v>FY.66/67 Bhadra 4</c:v>
                </c:pt>
                <c:pt idx="1622">
                  <c:v>FY.66/67 Bhadra 5</c:v>
                </c:pt>
                <c:pt idx="1623">
                  <c:v>FY.66/67 Bhadra 6</c:v>
                </c:pt>
                <c:pt idx="1624">
                  <c:v>FY.66/67 Bhadra 7</c:v>
                </c:pt>
                <c:pt idx="1625">
                  <c:v>FY.66/67 Bhadra 8</c:v>
                </c:pt>
                <c:pt idx="1626">
                  <c:v>FY.66/67 Bhadra 9</c:v>
                </c:pt>
                <c:pt idx="1627">
                  <c:v>FY.66/67 Bhadra 10</c:v>
                </c:pt>
                <c:pt idx="1628">
                  <c:v>FY.66/67 Bhadra 11</c:v>
                </c:pt>
                <c:pt idx="1629">
                  <c:v>FY.66/67 Bhadra 12</c:v>
                </c:pt>
                <c:pt idx="1630">
                  <c:v>FY.66/67 Bhadra 13</c:v>
                </c:pt>
                <c:pt idx="1631">
                  <c:v>FY.66/67 Bhadra 14</c:v>
                </c:pt>
                <c:pt idx="1632">
                  <c:v>FY.66/67 Bhadra 15</c:v>
                </c:pt>
                <c:pt idx="1633">
                  <c:v>FY.66/67 Bhadra 16</c:v>
                </c:pt>
                <c:pt idx="1634">
                  <c:v>FY.66/67 Bhadra 17</c:v>
                </c:pt>
                <c:pt idx="1635">
                  <c:v>FY.66/67 Bhadra 18</c:v>
                </c:pt>
                <c:pt idx="1636">
                  <c:v>FY.66/67 Bhadra 19</c:v>
                </c:pt>
                <c:pt idx="1637">
                  <c:v>FY.66/67 Bhadra 20</c:v>
                </c:pt>
                <c:pt idx="1638">
                  <c:v>FY.66/67 Bhadra 21</c:v>
                </c:pt>
                <c:pt idx="1639">
                  <c:v>FY.66/67 Bhadra 22</c:v>
                </c:pt>
                <c:pt idx="1640">
                  <c:v>FY.66/67 Bhadra 23</c:v>
                </c:pt>
                <c:pt idx="1641">
                  <c:v>FY.66/67 Bhadra 24</c:v>
                </c:pt>
                <c:pt idx="1642">
                  <c:v>FY.66/67 Bhadra 25</c:v>
                </c:pt>
                <c:pt idx="1643">
                  <c:v>FY.66/67 Bhadra 26</c:v>
                </c:pt>
                <c:pt idx="1644">
                  <c:v>FY.66/67 Bhadra 27</c:v>
                </c:pt>
                <c:pt idx="1645">
                  <c:v>FY.66/67 Bhadra 28</c:v>
                </c:pt>
                <c:pt idx="1646">
                  <c:v>FY.66/67 Bhadra 29</c:v>
                </c:pt>
                <c:pt idx="1647">
                  <c:v>FY.66/67 Bhadra 30</c:v>
                </c:pt>
                <c:pt idx="1648">
                  <c:v>FY.66/67 Bhadra 31</c:v>
                </c:pt>
                <c:pt idx="1649">
                  <c:v>FY.66/67 Bhadra 32</c:v>
                </c:pt>
                <c:pt idx="1650">
                  <c:v>FY.66/67 Ashwin 1</c:v>
                </c:pt>
                <c:pt idx="1651">
                  <c:v>FY.66/67 Ashwin 2</c:v>
                </c:pt>
                <c:pt idx="1652">
                  <c:v>FY.66/67 Ashwin 3</c:v>
                </c:pt>
                <c:pt idx="1653">
                  <c:v>FY.66/67 Ashwin 4</c:v>
                </c:pt>
                <c:pt idx="1654">
                  <c:v>FY.66/67 Ashwin 5</c:v>
                </c:pt>
                <c:pt idx="1655">
                  <c:v>FY.66/67 Ashwin 6</c:v>
                </c:pt>
                <c:pt idx="1656">
                  <c:v>FY.66/67 Ashwin 7</c:v>
                </c:pt>
                <c:pt idx="1657">
                  <c:v>FY.66/67 Ashwin 8</c:v>
                </c:pt>
                <c:pt idx="1658">
                  <c:v>FY.66/67 Ashwin 9</c:v>
                </c:pt>
                <c:pt idx="1659">
                  <c:v>FY.66/67 Ashwin 10</c:v>
                </c:pt>
                <c:pt idx="1660">
                  <c:v>FY.66/67 Ashwin 11</c:v>
                </c:pt>
                <c:pt idx="1661">
                  <c:v>FY.66/67 Ashwin 12</c:v>
                </c:pt>
                <c:pt idx="1662">
                  <c:v>FY.66/67 Ashwin 13</c:v>
                </c:pt>
                <c:pt idx="1663">
                  <c:v>FY.66/67 Ashwin 14</c:v>
                </c:pt>
                <c:pt idx="1664">
                  <c:v>FY.66/67 Ashwin 15</c:v>
                </c:pt>
                <c:pt idx="1665">
                  <c:v>FY.66/67 Ashwin 16</c:v>
                </c:pt>
                <c:pt idx="1666">
                  <c:v>FY.66/67 Ashwin 17</c:v>
                </c:pt>
                <c:pt idx="1667">
                  <c:v>FY.66/67 Ashwin 18</c:v>
                </c:pt>
                <c:pt idx="1668">
                  <c:v>FY.66/67 Ashwin 19</c:v>
                </c:pt>
                <c:pt idx="1669">
                  <c:v>FY.66/67 Ashwin 20</c:v>
                </c:pt>
                <c:pt idx="1670">
                  <c:v>FY.66/67 Ashwin 21</c:v>
                </c:pt>
                <c:pt idx="1671">
                  <c:v>FY.66/67 Ashwin 22</c:v>
                </c:pt>
                <c:pt idx="1672">
                  <c:v>FY.66/67 Ashwin 23</c:v>
                </c:pt>
                <c:pt idx="1673">
                  <c:v>FY.66/67 Ashwin 24</c:v>
                </c:pt>
                <c:pt idx="1674">
                  <c:v>FY.66/67 Ashwin 25</c:v>
                </c:pt>
                <c:pt idx="1675">
                  <c:v>FY.66/67 Ashwin 26</c:v>
                </c:pt>
                <c:pt idx="1676">
                  <c:v>FY.66/67 Ashwin 27</c:v>
                </c:pt>
                <c:pt idx="1677">
                  <c:v>FY.66/67 Ashwin 28</c:v>
                </c:pt>
                <c:pt idx="1678">
                  <c:v>FY.66/67 Ashwin 29</c:v>
                </c:pt>
                <c:pt idx="1679">
                  <c:v>FY.66/67 Ashwin 30</c:v>
                </c:pt>
                <c:pt idx="1680">
                  <c:v>FY.66/67 Ashwin 31</c:v>
                </c:pt>
                <c:pt idx="1681">
                  <c:v>FY.66/67 Ashwin 32</c:v>
                </c:pt>
                <c:pt idx="1682">
                  <c:v>FY.66/67 Kartik 1</c:v>
                </c:pt>
                <c:pt idx="1683">
                  <c:v>FY.66/67 Kartik 2</c:v>
                </c:pt>
                <c:pt idx="1684">
                  <c:v>FY.66/67 Kartik 3</c:v>
                </c:pt>
                <c:pt idx="1685">
                  <c:v>FY.66/67 Kartik 4</c:v>
                </c:pt>
                <c:pt idx="1686">
                  <c:v>FY.66/67 Kartik 5</c:v>
                </c:pt>
                <c:pt idx="1687">
                  <c:v>FY.66/67 Kartik 6</c:v>
                </c:pt>
                <c:pt idx="1688">
                  <c:v>FY.66/67 Kartik 7</c:v>
                </c:pt>
                <c:pt idx="1689">
                  <c:v>FY.66/67 Kartik 8</c:v>
                </c:pt>
                <c:pt idx="1690">
                  <c:v>FY.66/67 Kartik 9</c:v>
                </c:pt>
                <c:pt idx="1691">
                  <c:v>FY.66/67 Kartik 10</c:v>
                </c:pt>
                <c:pt idx="1692">
                  <c:v>FY.66/67 Kartik 11</c:v>
                </c:pt>
                <c:pt idx="1693">
                  <c:v>FY.66/67 Kartik 12</c:v>
                </c:pt>
                <c:pt idx="1694">
                  <c:v>FY.66/67 Kartik 13</c:v>
                </c:pt>
                <c:pt idx="1695">
                  <c:v>FY.66/67 Kartik 14</c:v>
                </c:pt>
                <c:pt idx="1696">
                  <c:v>FY.66/67 Kartik 15</c:v>
                </c:pt>
                <c:pt idx="1697">
                  <c:v>FY.66/67 Kartik 16</c:v>
                </c:pt>
                <c:pt idx="1698">
                  <c:v>FY.66/67 Kartik 17</c:v>
                </c:pt>
                <c:pt idx="1699">
                  <c:v>FY.66/67 Kartik 18</c:v>
                </c:pt>
                <c:pt idx="1700">
                  <c:v>FY.66/67 Kartik 19</c:v>
                </c:pt>
                <c:pt idx="1701">
                  <c:v>FY.66/67 Kartik 20</c:v>
                </c:pt>
                <c:pt idx="1702">
                  <c:v>FY.66/67 Kartik 21</c:v>
                </c:pt>
                <c:pt idx="1703">
                  <c:v>FY.66/67 Kartik 22</c:v>
                </c:pt>
                <c:pt idx="1704">
                  <c:v>FY.66/67 Kartik 23</c:v>
                </c:pt>
                <c:pt idx="1705">
                  <c:v>FY.66/67 Kartik 24</c:v>
                </c:pt>
                <c:pt idx="1706">
                  <c:v>FY.66/67 Kartik 25</c:v>
                </c:pt>
                <c:pt idx="1707">
                  <c:v>FY.66/67 Kartik 26</c:v>
                </c:pt>
                <c:pt idx="1708">
                  <c:v>FY.66/67 Kartik 27</c:v>
                </c:pt>
                <c:pt idx="1709">
                  <c:v>FY.66/67 Kartik 28</c:v>
                </c:pt>
                <c:pt idx="1710">
                  <c:v>FY.66/67 Kartik 29</c:v>
                </c:pt>
                <c:pt idx="1711">
                  <c:v>FY.66/67 Kartik 30</c:v>
                </c:pt>
                <c:pt idx="1712">
                  <c:v>FY.66/67 Kartik 31</c:v>
                </c:pt>
                <c:pt idx="1713">
                  <c:v>FY.66/67 Kartik 32</c:v>
                </c:pt>
                <c:pt idx="1714">
                  <c:v>FY.66/67 Mangsir 1</c:v>
                </c:pt>
                <c:pt idx="1715">
                  <c:v>FY.66/67 Mangsir 2</c:v>
                </c:pt>
                <c:pt idx="1716">
                  <c:v>FY.66/67 Mangsir 3</c:v>
                </c:pt>
                <c:pt idx="1717">
                  <c:v>FY.66/67 Mangsir 4</c:v>
                </c:pt>
                <c:pt idx="1718">
                  <c:v>FY.66/67 Mangsir 5</c:v>
                </c:pt>
                <c:pt idx="1719">
                  <c:v>FY.66/67 Mangsir 6</c:v>
                </c:pt>
                <c:pt idx="1720">
                  <c:v>FY.66/67 Mangsir 7</c:v>
                </c:pt>
                <c:pt idx="1721">
                  <c:v>FY.66/67 Mangsir 8</c:v>
                </c:pt>
                <c:pt idx="1722">
                  <c:v>FY.66/67 Mangsir 9</c:v>
                </c:pt>
                <c:pt idx="1723">
                  <c:v>FY.66/67 Mangsir 10</c:v>
                </c:pt>
                <c:pt idx="1724">
                  <c:v>FY.66/67 Mangsir 11</c:v>
                </c:pt>
                <c:pt idx="1725">
                  <c:v>FY.66/67 Mangsir 12</c:v>
                </c:pt>
                <c:pt idx="1726">
                  <c:v>FY.66/67 Mangsir 13</c:v>
                </c:pt>
                <c:pt idx="1727">
                  <c:v>FY.66/67 Mangsir 14</c:v>
                </c:pt>
                <c:pt idx="1728">
                  <c:v>FY.66/67 Mangsir 15</c:v>
                </c:pt>
                <c:pt idx="1729">
                  <c:v>FY.66/67 Mangsir 16</c:v>
                </c:pt>
                <c:pt idx="1730">
                  <c:v>FY.66/67 Mangsir 17</c:v>
                </c:pt>
                <c:pt idx="1731">
                  <c:v>FY.66/67 Mangsir 18</c:v>
                </c:pt>
                <c:pt idx="1732">
                  <c:v>FY.66/67 Mangsir 19</c:v>
                </c:pt>
                <c:pt idx="1733">
                  <c:v>FY.66/67 Mangsir 20</c:v>
                </c:pt>
                <c:pt idx="1734">
                  <c:v>FY.66/67 Mangsir 21</c:v>
                </c:pt>
                <c:pt idx="1735">
                  <c:v>FY.66/67 Mangsir 22</c:v>
                </c:pt>
                <c:pt idx="1736">
                  <c:v>FY.66/67 Mangsir 23</c:v>
                </c:pt>
                <c:pt idx="1737">
                  <c:v>FY.66/67 Mangsir 24</c:v>
                </c:pt>
                <c:pt idx="1738">
                  <c:v>FY.66/67 Mangsir 25</c:v>
                </c:pt>
                <c:pt idx="1739">
                  <c:v>FY.66/67 Mangsir 26</c:v>
                </c:pt>
                <c:pt idx="1740">
                  <c:v>FY.66/67 Mangsir 27</c:v>
                </c:pt>
                <c:pt idx="1741">
                  <c:v>FY.66/67 Mangsir 28</c:v>
                </c:pt>
                <c:pt idx="1742">
                  <c:v>FY.66/67 Mangsir 29</c:v>
                </c:pt>
                <c:pt idx="1743">
                  <c:v>FY.66/67 Mangsir 30</c:v>
                </c:pt>
                <c:pt idx="1744">
                  <c:v>FY.66/67 Mangsir 31</c:v>
                </c:pt>
                <c:pt idx="1745">
                  <c:v>FY.66/67 Mangsir 32</c:v>
                </c:pt>
                <c:pt idx="1746">
                  <c:v>FY.66/67 Poush 1</c:v>
                </c:pt>
                <c:pt idx="1747">
                  <c:v>FY.66/67 Poush 2</c:v>
                </c:pt>
                <c:pt idx="1748">
                  <c:v>FY.66/67 Poush 3</c:v>
                </c:pt>
                <c:pt idx="1749">
                  <c:v>FY.66/67 Poush 4</c:v>
                </c:pt>
                <c:pt idx="1750">
                  <c:v>FY.66/67 Poush 5</c:v>
                </c:pt>
                <c:pt idx="1751">
                  <c:v>FY.66/67 Poush 6</c:v>
                </c:pt>
                <c:pt idx="1752">
                  <c:v>FY.66/67 Poush 7</c:v>
                </c:pt>
                <c:pt idx="1753">
                  <c:v>FY.66/67 Poush 8</c:v>
                </c:pt>
                <c:pt idx="1754">
                  <c:v>FY.66/67 Poush 9</c:v>
                </c:pt>
                <c:pt idx="1755">
                  <c:v>FY.66/67 Poush 10</c:v>
                </c:pt>
                <c:pt idx="1756">
                  <c:v>FY.66/67 Poush 11</c:v>
                </c:pt>
                <c:pt idx="1757">
                  <c:v>FY.66/67 Poush 12</c:v>
                </c:pt>
                <c:pt idx="1758">
                  <c:v>FY.66/67 Poush 13</c:v>
                </c:pt>
                <c:pt idx="1759">
                  <c:v>FY.66/67 Poush 14</c:v>
                </c:pt>
                <c:pt idx="1760">
                  <c:v>FY.66/67 Poush 15</c:v>
                </c:pt>
                <c:pt idx="1761">
                  <c:v>FY.66/67 Poush 16</c:v>
                </c:pt>
                <c:pt idx="1762">
                  <c:v>FY.66/67 Poush 17</c:v>
                </c:pt>
                <c:pt idx="1763">
                  <c:v>FY.66/67 Poush 18</c:v>
                </c:pt>
                <c:pt idx="1764">
                  <c:v>FY.66/67 Poush 19</c:v>
                </c:pt>
                <c:pt idx="1765">
                  <c:v>FY.66/67 Poush 20</c:v>
                </c:pt>
                <c:pt idx="1766">
                  <c:v>FY.66/67 Poush 21</c:v>
                </c:pt>
                <c:pt idx="1767">
                  <c:v>FY.66/67 Poush 22</c:v>
                </c:pt>
                <c:pt idx="1768">
                  <c:v>FY.66/67 Poush 23</c:v>
                </c:pt>
                <c:pt idx="1769">
                  <c:v>FY.66/67 Poush 24</c:v>
                </c:pt>
                <c:pt idx="1770">
                  <c:v>FY.66/67 Poush 25</c:v>
                </c:pt>
                <c:pt idx="1771">
                  <c:v>FY.66/67 Poush 26</c:v>
                </c:pt>
                <c:pt idx="1772">
                  <c:v>FY.66/67 Poush 27</c:v>
                </c:pt>
                <c:pt idx="1773">
                  <c:v>FY.66/67 Poush 28</c:v>
                </c:pt>
                <c:pt idx="1774">
                  <c:v>FY.66/67 Poush 29</c:v>
                </c:pt>
                <c:pt idx="1775">
                  <c:v>FY.66/67 Poush 30</c:v>
                </c:pt>
                <c:pt idx="1776">
                  <c:v>FY.66/67 Poush 31</c:v>
                </c:pt>
                <c:pt idx="1777">
                  <c:v>FY.66/67 Poush 32</c:v>
                </c:pt>
                <c:pt idx="1778">
                  <c:v>FY.66/67 Magh 1</c:v>
                </c:pt>
                <c:pt idx="1779">
                  <c:v>FY.66/67 Magh 2</c:v>
                </c:pt>
                <c:pt idx="1780">
                  <c:v>FY.66/67 Magh 3</c:v>
                </c:pt>
                <c:pt idx="1781">
                  <c:v>FY.66/67 Magh 4</c:v>
                </c:pt>
                <c:pt idx="1782">
                  <c:v>FY.66/67 Magh 5</c:v>
                </c:pt>
                <c:pt idx="1783">
                  <c:v>FY.66/67 Magh 6</c:v>
                </c:pt>
                <c:pt idx="1784">
                  <c:v>FY.66/67 Magh 7</c:v>
                </c:pt>
                <c:pt idx="1785">
                  <c:v>FY.66/67 Magh 8</c:v>
                </c:pt>
                <c:pt idx="1786">
                  <c:v>FY.66/67 Magh 9</c:v>
                </c:pt>
                <c:pt idx="1787">
                  <c:v>FY.66/67 Magh 10</c:v>
                </c:pt>
                <c:pt idx="1788">
                  <c:v>FY.66/67 Magh 11</c:v>
                </c:pt>
                <c:pt idx="1789">
                  <c:v>FY.66/67 Magh 12</c:v>
                </c:pt>
                <c:pt idx="1790">
                  <c:v>FY.66/67 Magh 13</c:v>
                </c:pt>
                <c:pt idx="1791">
                  <c:v>FY.66/67 Magh 14</c:v>
                </c:pt>
                <c:pt idx="1792">
                  <c:v>FY.66/67 Magh 15</c:v>
                </c:pt>
                <c:pt idx="1793">
                  <c:v>FY.66/67 Magh 16</c:v>
                </c:pt>
                <c:pt idx="1794">
                  <c:v>FY.66/67 Magh 17</c:v>
                </c:pt>
                <c:pt idx="1795">
                  <c:v>FY.66/67 Magh 18</c:v>
                </c:pt>
                <c:pt idx="1796">
                  <c:v>FY.66/67 Magh 19</c:v>
                </c:pt>
                <c:pt idx="1797">
                  <c:v>FY.66/67 Magh 20</c:v>
                </c:pt>
                <c:pt idx="1798">
                  <c:v>FY.66/67 Magh 21</c:v>
                </c:pt>
                <c:pt idx="1799">
                  <c:v>FY.66/67 Magh 22</c:v>
                </c:pt>
                <c:pt idx="1800">
                  <c:v>FY.66/67 Magh 23</c:v>
                </c:pt>
                <c:pt idx="1801">
                  <c:v>FY.66/67 Magh 24</c:v>
                </c:pt>
                <c:pt idx="1802">
                  <c:v>FY.66/67 Magh 25</c:v>
                </c:pt>
                <c:pt idx="1803">
                  <c:v>FY.66/67 Magh 26</c:v>
                </c:pt>
                <c:pt idx="1804">
                  <c:v>FY.66/67 Magh 27</c:v>
                </c:pt>
                <c:pt idx="1805">
                  <c:v>FY.66/67 Magh 28</c:v>
                </c:pt>
                <c:pt idx="1806">
                  <c:v>FY.66/67 Magh 29</c:v>
                </c:pt>
                <c:pt idx="1807">
                  <c:v>FY.66/67 Magh 30</c:v>
                </c:pt>
                <c:pt idx="1808">
                  <c:v>FY.66/67 Magh 31</c:v>
                </c:pt>
                <c:pt idx="1809">
                  <c:v>FY.66/67 Magh 32</c:v>
                </c:pt>
                <c:pt idx="1810">
                  <c:v>FY.66/67 Falgun 1</c:v>
                </c:pt>
                <c:pt idx="1811">
                  <c:v>FY.66/67 Falgun 2</c:v>
                </c:pt>
                <c:pt idx="1812">
                  <c:v>FY.66/67 Falgun 3</c:v>
                </c:pt>
                <c:pt idx="1813">
                  <c:v>FY.66/67 Falgun 4</c:v>
                </c:pt>
                <c:pt idx="1814">
                  <c:v>FY.66/67 Falgun 5</c:v>
                </c:pt>
                <c:pt idx="1815">
                  <c:v>FY.66/67 Falgun 6</c:v>
                </c:pt>
                <c:pt idx="1816">
                  <c:v>FY.66/67 Falgun 7</c:v>
                </c:pt>
                <c:pt idx="1817">
                  <c:v>FY.66/67 Falgun 8</c:v>
                </c:pt>
                <c:pt idx="1818">
                  <c:v>FY.66/67 Falgun 9</c:v>
                </c:pt>
                <c:pt idx="1819">
                  <c:v>FY.66/67 Falgun 10</c:v>
                </c:pt>
                <c:pt idx="1820">
                  <c:v>FY.66/67 Falgun 11</c:v>
                </c:pt>
                <c:pt idx="1821">
                  <c:v>FY.66/67 Falgun 12</c:v>
                </c:pt>
                <c:pt idx="1822">
                  <c:v>FY.66/67 Falgun 13</c:v>
                </c:pt>
                <c:pt idx="1823">
                  <c:v>FY.66/67 Falgun 14</c:v>
                </c:pt>
                <c:pt idx="1824">
                  <c:v>FY.66/67 Falgun 15</c:v>
                </c:pt>
                <c:pt idx="1825">
                  <c:v>FY.66/67 Falgun 16</c:v>
                </c:pt>
                <c:pt idx="1826">
                  <c:v>FY.66/67 Falgun 17</c:v>
                </c:pt>
                <c:pt idx="1827">
                  <c:v>FY.66/67 Falgun 18</c:v>
                </c:pt>
                <c:pt idx="1828">
                  <c:v>FY.66/67 Falgun 19</c:v>
                </c:pt>
                <c:pt idx="1829">
                  <c:v>FY.66/67 Falgun 20</c:v>
                </c:pt>
                <c:pt idx="1830">
                  <c:v>FY.66/67 Falgun 21</c:v>
                </c:pt>
                <c:pt idx="1831">
                  <c:v>FY.66/67 Falgun 22</c:v>
                </c:pt>
                <c:pt idx="1832">
                  <c:v>FY.66/67 Falgun 23</c:v>
                </c:pt>
                <c:pt idx="1833">
                  <c:v>FY.66/67 Falgun 24</c:v>
                </c:pt>
                <c:pt idx="1834">
                  <c:v>FY.66/67 Falgun 25</c:v>
                </c:pt>
                <c:pt idx="1835">
                  <c:v>FY.66/67 Falgun 26</c:v>
                </c:pt>
                <c:pt idx="1836">
                  <c:v>FY.66/67 Falgun 27</c:v>
                </c:pt>
                <c:pt idx="1837">
                  <c:v>FY.66/67 Falgun 28</c:v>
                </c:pt>
                <c:pt idx="1838">
                  <c:v>FY.66/67 Falgun 29</c:v>
                </c:pt>
                <c:pt idx="1839">
                  <c:v>FY.66/67 Falgun 30</c:v>
                </c:pt>
                <c:pt idx="1840">
                  <c:v>FY.66/67 Falgun 31</c:v>
                </c:pt>
                <c:pt idx="1841">
                  <c:v>FY.66/67 Falgun 32</c:v>
                </c:pt>
                <c:pt idx="1842">
                  <c:v>FY.66/67 Chaitra 1</c:v>
                </c:pt>
                <c:pt idx="1843">
                  <c:v>FY.66/67 Chaitra 2</c:v>
                </c:pt>
                <c:pt idx="1844">
                  <c:v>FY.66/67 Chaitra 3</c:v>
                </c:pt>
                <c:pt idx="1845">
                  <c:v>FY.66/67 Chaitra 4</c:v>
                </c:pt>
                <c:pt idx="1846">
                  <c:v>FY.66/67 Chaitra 5</c:v>
                </c:pt>
                <c:pt idx="1847">
                  <c:v>FY.66/67 Chaitra 6</c:v>
                </c:pt>
                <c:pt idx="1848">
                  <c:v>FY.66/67 Chaitra 7</c:v>
                </c:pt>
                <c:pt idx="1849">
                  <c:v>FY.66/67 Chaitra 8</c:v>
                </c:pt>
                <c:pt idx="1850">
                  <c:v>FY.66/67 Chaitra 9</c:v>
                </c:pt>
                <c:pt idx="1851">
                  <c:v>FY.66/67 Chaitra 10</c:v>
                </c:pt>
                <c:pt idx="1852">
                  <c:v>FY.66/67 Chaitra 11</c:v>
                </c:pt>
                <c:pt idx="1853">
                  <c:v>FY.66/67 Chaitra 12</c:v>
                </c:pt>
                <c:pt idx="1854">
                  <c:v>FY.66/67 Chaitra 13</c:v>
                </c:pt>
                <c:pt idx="1855">
                  <c:v>FY.66/67 Chaitra 14</c:v>
                </c:pt>
                <c:pt idx="1856">
                  <c:v>FY.66/67 Chaitra 15</c:v>
                </c:pt>
                <c:pt idx="1857">
                  <c:v>FY.66/67 Chaitra 16</c:v>
                </c:pt>
                <c:pt idx="1858">
                  <c:v>FY.66/67 Chaitra 17</c:v>
                </c:pt>
                <c:pt idx="1859">
                  <c:v>FY.66/67 Chaitra 18</c:v>
                </c:pt>
                <c:pt idx="1860">
                  <c:v>FY.66/67 Chaitra 19</c:v>
                </c:pt>
                <c:pt idx="1861">
                  <c:v>FY.66/67 Chaitra 20</c:v>
                </c:pt>
                <c:pt idx="1862">
                  <c:v>FY.66/67 Chaitra 21</c:v>
                </c:pt>
                <c:pt idx="1863">
                  <c:v>FY.66/67 Chaitra 22</c:v>
                </c:pt>
                <c:pt idx="1864">
                  <c:v>FY.66/67 Chaitra 23</c:v>
                </c:pt>
                <c:pt idx="1865">
                  <c:v>FY.66/67 Chaitra 24</c:v>
                </c:pt>
                <c:pt idx="1866">
                  <c:v>FY.66/67 Chaitra 25</c:v>
                </c:pt>
                <c:pt idx="1867">
                  <c:v>FY.66/67 Chaitra 26</c:v>
                </c:pt>
                <c:pt idx="1868">
                  <c:v>FY.66/67 Chaitra 27</c:v>
                </c:pt>
                <c:pt idx="1869">
                  <c:v>FY.66/67 Chaitra 28</c:v>
                </c:pt>
                <c:pt idx="1870">
                  <c:v>FY.66/67 Chaitra 29</c:v>
                </c:pt>
                <c:pt idx="1871">
                  <c:v>FY.66/67 Chaitra 30</c:v>
                </c:pt>
                <c:pt idx="1872">
                  <c:v>FY.66/67 Chaitra 31</c:v>
                </c:pt>
                <c:pt idx="1873">
                  <c:v>FY.66/67 Chaitra 32</c:v>
                </c:pt>
                <c:pt idx="1874">
                  <c:v>FY.66/67 Baishakh 1</c:v>
                </c:pt>
                <c:pt idx="1875">
                  <c:v>FY.66/67 Baishakh 2</c:v>
                </c:pt>
                <c:pt idx="1876">
                  <c:v>FY.66/67 Baishakh 3</c:v>
                </c:pt>
                <c:pt idx="1877">
                  <c:v>FY.66/67 Baishakh 4</c:v>
                </c:pt>
                <c:pt idx="1878">
                  <c:v>FY.66/67 Baishakh 5</c:v>
                </c:pt>
                <c:pt idx="1879">
                  <c:v>FY.66/67 Baishakh 6</c:v>
                </c:pt>
                <c:pt idx="1880">
                  <c:v>FY.66/67 Baishakh 7</c:v>
                </c:pt>
                <c:pt idx="1881">
                  <c:v>FY.66/67 Baishakh 8</c:v>
                </c:pt>
                <c:pt idx="1882">
                  <c:v>FY.66/67 Baishakh 9</c:v>
                </c:pt>
                <c:pt idx="1883">
                  <c:v>FY.66/67 Baishakh 10</c:v>
                </c:pt>
                <c:pt idx="1884">
                  <c:v>FY.66/67 Baishakh 11</c:v>
                </c:pt>
                <c:pt idx="1885">
                  <c:v>FY.66/67 Baishakh 12</c:v>
                </c:pt>
                <c:pt idx="1886">
                  <c:v>FY.66/67 Baishakh 13</c:v>
                </c:pt>
                <c:pt idx="1887">
                  <c:v>FY.66/67 Baishakh 14</c:v>
                </c:pt>
                <c:pt idx="1888">
                  <c:v>FY.66/67 Baishakh 15</c:v>
                </c:pt>
                <c:pt idx="1889">
                  <c:v>FY.66/67 Baishakh 16</c:v>
                </c:pt>
                <c:pt idx="1890">
                  <c:v>FY.66/67 Baishakh 17</c:v>
                </c:pt>
                <c:pt idx="1891">
                  <c:v>FY.66/67 Baishakh 18</c:v>
                </c:pt>
                <c:pt idx="1892">
                  <c:v>FY.66/67 Baishakh 19</c:v>
                </c:pt>
                <c:pt idx="1893">
                  <c:v>FY.66/67 Baishakh 20</c:v>
                </c:pt>
                <c:pt idx="1894">
                  <c:v>FY.66/67 Baishakh 21</c:v>
                </c:pt>
                <c:pt idx="1895">
                  <c:v>FY.66/67 Baishakh 22</c:v>
                </c:pt>
                <c:pt idx="1896">
                  <c:v>FY.66/67 Baishakh 23</c:v>
                </c:pt>
                <c:pt idx="1897">
                  <c:v>FY.66/67 Baishakh 24</c:v>
                </c:pt>
                <c:pt idx="1898">
                  <c:v>FY.66/67 Baishakh 25</c:v>
                </c:pt>
                <c:pt idx="1899">
                  <c:v>FY.66/67 Baishakh 26</c:v>
                </c:pt>
                <c:pt idx="1900">
                  <c:v>FY.66/67 Baishakh 27</c:v>
                </c:pt>
                <c:pt idx="1901">
                  <c:v>FY.66/67 Baishakh 28</c:v>
                </c:pt>
                <c:pt idx="1902">
                  <c:v>FY.66/67 Baishakh 29</c:v>
                </c:pt>
                <c:pt idx="1903">
                  <c:v>FY.66/67 Baishakh 30</c:v>
                </c:pt>
                <c:pt idx="1904">
                  <c:v>FY.66/67 Baishakh 31</c:v>
                </c:pt>
                <c:pt idx="1905">
                  <c:v>FY.66/67 Baishakh 32</c:v>
                </c:pt>
                <c:pt idx="1906">
                  <c:v>FY.66/67 Jestha  1</c:v>
                </c:pt>
                <c:pt idx="1907">
                  <c:v>FY.66/67 Jestha  2</c:v>
                </c:pt>
                <c:pt idx="1908">
                  <c:v>FY.66/67 Jestha  3</c:v>
                </c:pt>
                <c:pt idx="1909">
                  <c:v>FY.66/67 Jestha  4</c:v>
                </c:pt>
                <c:pt idx="1910">
                  <c:v>FY.66/67 Jestha  5</c:v>
                </c:pt>
                <c:pt idx="1911">
                  <c:v>FY.66/67 Jestha  6</c:v>
                </c:pt>
                <c:pt idx="1912">
                  <c:v>FY.66/67 Jestha  7</c:v>
                </c:pt>
                <c:pt idx="1913">
                  <c:v>FY.66/67 Jestha  8</c:v>
                </c:pt>
                <c:pt idx="1914">
                  <c:v>FY.66/67 Jestha  9</c:v>
                </c:pt>
                <c:pt idx="1915">
                  <c:v>FY.66/67 Jestha  10</c:v>
                </c:pt>
                <c:pt idx="1916">
                  <c:v>FY.66/67 Jestha  11</c:v>
                </c:pt>
                <c:pt idx="1917">
                  <c:v>FY.66/67 Jestha  12</c:v>
                </c:pt>
                <c:pt idx="1918">
                  <c:v>FY.66/67 Jestha  13</c:v>
                </c:pt>
                <c:pt idx="1919">
                  <c:v>FY.66/67 Jestha  14</c:v>
                </c:pt>
                <c:pt idx="1920">
                  <c:v>FY.66/67 Jestha  15</c:v>
                </c:pt>
                <c:pt idx="1921">
                  <c:v>FY.66/67 Jestha  16</c:v>
                </c:pt>
                <c:pt idx="1922">
                  <c:v>FY.66/67 Jestha  17</c:v>
                </c:pt>
                <c:pt idx="1923">
                  <c:v>FY.66/67 Jestha  18</c:v>
                </c:pt>
                <c:pt idx="1924">
                  <c:v>FY.66/67 Jestha  19</c:v>
                </c:pt>
                <c:pt idx="1925">
                  <c:v>FY.66/67 Jestha  20</c:v>
                </c:pt>
                <c:pt idx="1926">
                  <c:v>FY.66/67 Jestha  21</c:v>
                </c:pt>
                <c:pt idx="1927">
                  <c:v>FY.66/67 Jestha  22</c:v>
                </c:pt>
                <c:pt idx="1928">
                  <c:v>FY.66/67 Jestha  23</c:v>
                </c:pt>
                <c:pt idx="1929">
                  <c:v>FY.66/67 Jestha  24</c:v>
                </c:pt>
                <c:pt idx="1930">
                  <c:v>FY.66/67 Jestha  25</c:v>
                </c:pt>
                <c:pt idx="1931">
                  <c:v>FY.66/67 Jestha  26</c:v>
                </c:pt>
                <c:pt idx="1932">
                  <c:v>FY.66/67 Jestha  27</c:v>
                </c:pt>
                <c:pt idx="1933">
                  <c:v>FY.66/67 Jestha  28</c:v>
                </c:pt>
                <c:pt idx="1934">
                  <c:v>FY.66/67 Jestha  29</c:v>
                </c:pt>
                <c:pt idx="1935">
                  <c:v>FY.66/67 Jestha  30</c:v>
                </c:pt>
                <c:pt idx="1936">
                  <c:v>FY.66/67 Jestha  31</c:v>
                </c:pt>
                <c:pt idx="1937">
                  <c:v>FY.66/67 Jestha  32</c:v>
                </c:pt>
                <c:pt idx="1938">
                  <c:v>FY.66/67 Ashadh 1</c:v>
                </c:pt>
                <c:pt idx="1939">
                  <c:v>FY.66/67 Ashadh 2</c:v>
                </c:pt>
                <c:pt idx="1940">
                  <c:v>FY.66/67 Ashadh 3</c:v>
                </c:pt>
                <c:pt idx="1941">
                  <c:v>FY.66/67 Ashadh 4</c:v>
                </c:pt>
                <c:pt idx="1942">
                  <c:v>FY.66/67 Ashadh 5</c:v>
                </c:pt>
                <c:pt idx="1943">
                  <c:v>FY.66/67 Ashadh 6</c:v>
                </c:pt>
                <c:pt idx="1944">
                  <c:v>FY.66/67 Ashadh 7</c:v>
                </c:pt>
                <c:pt idx="1945">
                  <c:v>FY.66/67 Ashadh 8</c:v>
                </c:pt>
                <c:pt idx="1946">
                  <c:v>FY.66/67 Ashadh 9</c:v>
                </c:pt>
                <c:pt idx="1947">
                  <c:v>FY.66/67 Ashadh 10</c:v>
                </c:pt>
                <c:pt idx="1948">
                  <c:v>FY.66/67 Ashadh 11</c:v>
                </c:pt>
                <c:pt idx="1949">
                  <c:v>FY.66/67 Ashadh 12</c:v>
                </c:pt>
                <c:pt idx="1950">
                  <c:v>FY.66/67 Ashadh 13</c:v>
                </c:pt>
                <c:pt idx="1951">
                  <c:v>FY.66/67 Ashadh 14</c:v>
                </c:pt>
                <c:pt idx="1952">
                  <c:v>FY.66/67 Ashadh 15</c:v>
                </c:pt>
                <c:pt idx="1953">
                  <c:v>FY.66/67 Ashadh 16</c:v>
                </c:pt>
                <c:pt idx="1954">
                  <c:v>FY.66/67 Ashadh 17</c:v>
                </c:pt>
                <c:pt idx="1955">
                  <c:v>FY.66/67 Ashadh 18</c:v>
                </c:pt>
                <c:pt idx="1956">
                  <c:v>FY.66/67 Ashadh 19</c:v>
                </c:pt>
                <c:pt idx="1957">
                  <c:v>FY.66/67 Ashadh 20</c:v>
                </c:pt>
                <c:pt idx="1958">
                  <c:v>FY.66/67 Ashadh 21</c:v>
                </c:pt>
                <c:pt idx="1959">
                  <c:v>FY.66/67 Ashadh 22</c:v>
                </c:pt>
                <c:pt idx="1960">
                  <c:v>FY.66/67 Ashadh 23</c:v>
                </c:pt>
                <c:pt idx="1961">
                  <c:v>FY.66/67 Ashadh 24</c:v>
                </c:pt>
                <c:pt idx="1962">
                  <c:v>FY.66/67 Ashadh 25</c:v>
                </c:pt>
                <c:pt idx="1963">
                  <c:v>FY.66/67 Ashadh 26</c:v>
                </c:pt>
                <c:pt idx="1964">
                  <c:v>FY.66/67 Ashadh 27</c:v>
                </c:pt>
                <c:pt idx="1965">
                  <c:v>FY.66/67 Ashadh 28</c:v>
                </c:pt>
                <c:pt idx="1966">
                  <c:v>FY.66/67 Ashadh 29</c:v>
                </c:pt>
                <c:pt idx="1967">
                  <c:v>FY.66/67 Ashadh 30</c:v>
                </c:pt>
                <c:pt idx="1968">
                  <c:v>FY.66/67 Ashadh 31</c:v>
                </c:pt>
                <c:pt idx="1969">
                  <c:v>FY.66/67 Ashadh 32</c:v>
                </c:pt>
                <c:pt idx="1970">
                  <c:v>FY.67/68 Shrawan 1</c:v>
                </c:pt>
                <c:pt idx="1971">
                  <c:v>FY.67/68 Shrawan 2</c:v>
                </c:pt>
                <c:pt idx="1972">
                  <c:v>FY.67/68 Shrawan 3</c:v>
                </c:pt>
                <c:pt idx="1973">
                  <c:v>FY.67/68 Shrawan 4</c:v>
                </c:pt>
                <c:pt idx="1974">
                  <c:v>FY.67/68 Shrawan 5</c:v>
                </c:pt>
                <c:pt idx="1975">
                  <c:v>FY.67/68 Shrawan 6</c:v>
                </c:pt>
                <c:pt idx="1976">
                  <c:v>FY.67/68 Shrawan 7</c:v>
                </c:pt>
                <c:pt idx="1977">
                  <c:v>FY.67/68 Shrawan 8</c:v>
                </c:pt>
                <c:pt idx="1978">
                  <c:v>FY.67/68 Shrawan 9</c:v>
                </c:pt>
                <c:pt idx="1979">
                  <c:v>FY.67/68 Shrawan 10</c:v>
                </c:pt>
                <c:pt idx="1980">
                  <c:v>FY.67/68 Shrawan 11</c:v>
                </c:pt>
                <c:pt idx="1981">
                  <c:v>FY.67/68 Shrawan 12</c:v>
                </c:pt>
                <c:pt idx="1982">
                  <c:v>FY.67/68 Shrawan 13</c:v>
                </c:pt>
                <c:pt idx="1983">
                  <c:v>FY.67/68 Shrawan 14</c:v>
                </c:pt>
                <c:pt idx="1984">
                  <c:v>FY.67/68 Shrawan 15</c:v>
                </c:pt>
                <c:pt idx="1985">
                  <c:v>FY.67/68 Shrawan 16</c:v>
                </c:pt>
                <c:pt idx="1986">
                  <c:v>FY.67/68 Shrawan 17</c:v>
                </c:pt>
                <c:pt idx="1987">
                  <c:v>FY.67/68 Shrawan 18</c:v>
                </c:pt>
                <c:pt idx="1988">
                  <c:v>FY.67/68 Shrawan 19</c:v>
                </c:pt>
                <c:pt idx="1989">
                  <c:v>FY.67/68 Shrawan 20</c:v>
                </c:pt>
                <c:pt idx="1990">
                  <c:v>FY.67/68 Shrawan 21</c:v>
                </c:pt>
                <c:pt idx="1991">
                  <c:v>FY.67/68 Shrawan 22</c:v>
                </c:pt>
                <c:pt idx="1992">
                  <c:v>FY.67/68 Shrawan 23</c:v>
                </c:pt>
                <c:pt idx="1993">
                  <c:v>FY.67/68 Shrawan 24</c:v>
                </c:pt>
                <c:pt idx="1994">
                  <c:v>FY.67/68 Shrawan 25</c:v>
                </c:pt>
                <c:pt idx="1995">
                  <c:v>FY.67/68 Shrawan 26</c:v>
                </c:pt>
                <c:pt idx="1996">
                  <c:v>FY.67/68 Shrawan 27</c:v>
                </c:pt>
                <c:pt idx="1997">
                  <c:v>FY.67/68 Shrawan 28</c:v>
                </c:pt>
                <c:pt idx="1998">
                  <c:v>FY.67/68 Shrawan 29</c:v>
                </c:pt>
                <c:pt idx="1999">
                  <c:v>FY.67/68 Shrawan 30</c:v>
                </c:pt>
                <c:pt idx="2000">
                  <c:v>FY.67/68 Shrawan 31</c:v>
                </c:pt>
                <c:pt idx="2001">
                  <c:v>FY.67/68 Shrawan 32</c:v>
                </c:pt>
                <c:pt idx="2002">
                  <c:v>FY.67/68 Bhadra 1</c:v>
                </c:pt>
                <c:pt idx="2003">
                  <c:v>FY.67/68 Bhadra 2</c:v>
                </c:pt>
                <c:pt idx="2004">
                  <c:v>FY.67/68 Bhadra 3</c:v>
                </c:pt>
                <c:pt idx="2005">
                  <c:v>FY.67/68 Bhadra 4</c:v>
                </c:pt>
                <c:pt idx="2006">
                  <c:v>FY.67/68 Bhadra 5</c:v>
                </c:pt>
                <c:pt idx="2007">
                  <c:v>FY.67/68 Bhadra 6</c:v>
                </c:pt>
                <c:pt idx="2008">
                  <c:v>FY.67/68 Bhadra 7</c:v>
                </c:pt>
                <c:pt idx="2009">
                  <c:v>FY.67/68 Bhadra 8</c:v>
                </c:pt>
                <c:pt idx="2010">
                  <c:v>FY.67/68 Bhadra 9</c:v>
                </c:pt>
                <c:pt idx="2011">
                  <c:v>FY.67/68 Bhadra 10</c:v>
                </c:pt>
                <c:pt idx="2012">
                  <c:v>FY.67/68 Bhadra 11</c:v>
                </c:pt>
                <c:pt idx="2013">
                  <c:v>FY.67/68 Bhadra 12</c:v>
                </c:pt>
                <c:pt idx="2014">
                  <c:v>FY.67/68 Bhadra 13</c:v>
                </c:pt>
                <c:pt idx="2015">
                  <c:v>FY.67/68 Bhadra 14</c:v>
                </c:pt>
                <c:pt idx="2016">
                  <c:v>FY.67/68 Bhadra 15</c:v>
                </c:pt>
                <c:pt idx="2017">
                  <c:v>FY.67/68 Bhadra 16</c:v>
                </c:pt>
                <c:pt idx="2018">
                  <c:v>FY.67/68 Bhadra 17</c:v>
                </c:pt>
                <c:pt idx="2019">
                  <c:v>FY.67/68 Bhadra 18</c:v>
                </c:pt>
                <c:pt idx="2020">
                  <c:v>FY.67/68 Bhadra 19</c:v>
                </c:pt>
                <c:pt idx="2021">
                  <c:v>FY.67/68 Bhadra 20</c:v>
                </c:pt>
                <c:pt idx="2022">
                  <c:v>FY.67/68 Bhadra 21</c:v>
                </c:pt>
                <c:pt idx="2023">
                  <c:v>FY.67/68 Bhadra 22</c:v>
                </c:pt>
                <c:pt idx="2024">
                  <c:v>FY.67/68 Bhadra 23</c:v>
                </c:pt>
                <c:pt idx="2025">
                  <c:v>FY.67/68 Bhadra 24</c:v>
                </c:pt>
                <c:pt idx="2026">
                  <c:v>FY.67/68 Bhadra 25</c:v>
                </c:pt>
                <c:pt idx="2027">
                  <c:v>FY.67/68 Bhadra 26</c:v>
                </c:pt>
                <c:pt idx="2028">
                  <c:v>FY.67/68 Bhadra 27</c:v>
                </c:pt>
                <c:pt idx="2029">
                  <c:v>FY.67/68 Bhadra 28</c:v>
                </c:pt>
                <c:pt idx="2030">
                  <c:v>FY.67/68 Bhadra 29</c:v>
                </c:pt>
                <c:pt idx="2031">
                  <c:v>FY.67/68 Bhadra 30</c:v>
                </c:pt>
                <c:pt idx="2032">
                  <c:v>FY.67/68 Bhadra 31</c:v>
                </c:pt>
                <c:pt idx="2033">
                  <c:v>FY.67/68 Bhadra 32</c:v>
                </c:pt>
                <c:pt idx="2034">
                  <c:v>FY.67/68 Ashwin 1</c:v>
                </c:pt>
                <c:pt idx="2035">
                  <c:v>FY.67/68 Ashwin 2</c:v>
                </c:pt>
                <c:pt idx="2036">
                  <c:v>FY.67/68 Ashwin 3</c:v>
                </c:pt>
                <c:pt idx="2037">
                  <c:v>FY.67/68 Ashwin 4</c:v>
                </c:pt>
                <c:pt idx="2038">
                  <c:v>FY.67/68 Ashwin 5</c:v>
                </c:pt>
                <c:pt idx="2039">
                  <c:v>FY.67/68 Ashwin 6</c:v>
                </c:pt>
                <c:pt idx="2040">
                  <c:v>FY.67/68 Ashwin 7</c:v>
                </c:pt>
                <c:pt idx="2041">
                  <c:v>FY.67/68 Ashwin 8</c:v>
                </c:pt>
                <c:pt idx="2042">
                  <c:v>FY.67/68 Ashwin 9</c:v>
                </c:pt>
                <c:pt idx="2043">
                  <c:v>FY.67/68 Ashwin 10</c:v>
                </c:pt>
                <c:pt idx="2044">
                  <c:v>FY.67/68 Ashwin 11</c:v>
                </c:pt>
                <c:pt idx="2045">
                  <c:v>FY.67/68 Ashwin 12</c:v>
                </c:pt>
                <c:pt idx="2046">
                  <c:v>FY.67/68 Ashwin 13</c:v>
                </c:pt>
                <c:pt idx="2047">
                  <c:v>FY.67/68 Ashwin 14</c:v>
                </c:pt>
                <c:pt idx="2048">
                  <c:v>FY.67/68 Ashwin 15</c:v>
                </c:pt>
                <c:pt idx="2049">
                  <c:v>FY.67/68 Ashwin 16</c:v>
                </c:pt>
                <c:pt idx="2050">
                  <c:v>FY.67/68 Ashwin 17</c:v>
                </c:pt>
                <c:pt idx="2051">
                  <c:v>FY.67/68 Ashwin 18</c:v>
                </c:pt>
                <c:pt idx="2052">
                  <c:v>FY.67/68 Ashwin 19</c:v>
                </c:pt>
                <c:pt idx="2053">
                  <c:v>FY.67/68 Ashwin 20</c:v>
                </c:pt>
                <c:pt idx="2054">
                  <c:v>FY.67/68 Ashwin 21</c:v>
                </c:pt>
                <c:pt idx="2055">
                  <c:v>FY.67/68 Ashwin 22</c:v>
                </c:pt>
                <c:pt idx="2056">
                  <c:v>FY.67/68 Ashwin 23</c:v>
                </c:pt>
                <c:pt idx="2057">
                  <c:v>FY.67/68 Ashwin 24</c:v>
                </c:pt>
                <c:pt idx="2058">
                  <c:v>FY.67/68 Ashwin 25</c:v>
                </c:pt>
                <c:pt idx="2059">
                  <c:v>FY.67/68 Ashwin 26</c:v>
                </c:pt>
                <c:pt idx="2060">
                  <c:v>FY.67/68 Ashwin 27</c:v>
                </c:pt>
                <c:pt idx="2061">
                  <c:v>FY.67/68 Ashwin 28</c:v>
                </c:pt>
                <c:pt idx="2062">
                  <c:v>FY.67/68 Ashwin 29</c:v>
                </c:pt>
                <c:pt idx="2063">
                  <c:v>FY.67/68 Ashwin 30</c:v>
                </c:pt>
                <c:pt idx="2064">
                  <c:v>FY.67/68 Ashwin 31</c:v>
                </c:pt>
                <c:pt idx="2065">
                  <c:v>FY.67/68 Ashwin 32</c:v>
                </c:pt>
                <c:pt idx="2066">
                  <c:v>FY.67/68 Kartik 1</c:v>
                </c:pt>
                <c:pt idx="2067">
                  <c:v>FY.67/68 Kartik 2</c:v>
                </c:pt>
                <c:pt idx="2068">
                  <c:v>FY.67/68 Kartik 3</c:v>
                </c:pt>
                <c:pt idx="2069">
                  <c:v>FY.67/68 Kartik 4</c:v>
                </c:pt>
                <c:pt idx="2070">
                  <c:v>FY.67/68 Kartik 5</c:v>
                </c:pt>
                <c:pt idx="2071">
                  <c:v>FY.67/68 Kartik 6</c:v>
                </c:pt>
                <c:pt idx="2072">
                  <c:v>FY.67/68 Kartik 7</c:v>
                </c:pt>
                <c:pt idx="2073">
                  <c:v>FY.67/68 Kartik 8</c:v>
                </c:pt>
                <c:pt idx="2074">
                  <c:v>FY.67/68 Kartik 9</c:v>
                </c:pt>
                <c:pt idx="2075">
                  <c:v>FY.67/68 Kartik 10</c:v>
                </c:pt>
                <c:pt idx="2076">
                  <c:v>FY.67/68 Kartik 11</c:v>
                </c:pt>
                <c:pt idx="2077">
                  <c:v>FY.67/68 Kartik 12</c:v>
                </c:pt>
                <c:pt idx="2078">
                  <c:v>FY.67/68 Kartik 13</c:v>
                </c:pt>
                <c:pt idx="2079">
                  <c:v>FY.67/68 Kartik 14</c:v>
                </c:pt>
                <c:pt idx="2080">
                  <c:v>FY.67/68 Kartik 15</c:v>
                </c:pt>
                <c:pt idx="2081">
                  <c:v>FY.67/68 Kartik 16</c:v>
                </c:pt>
                <c:pt idx="2082">
                  <c:v>FY.67/68 Kartik 17</c:v>
                </c:pt>
                <c:pt idx="2083">
                  <c:v>FY.67/68 Kartik 18</c:v>
                </c:pt>
                <c:pt idx="2084">
                  <c:v>FY.67/68 Kartik 19</c:v>
                </c:pt>
                <c:pt idx="2085">
                  <c:v>FY.67/68 Kartik 20</c:v>
                </c:pt>
                <c:pt idx="2086">
                  <c:v>FY.67/68 Kartik 21</c:v>
                </c:pt>
                <c:pt idx="2087">
                  <c:v>FY.67/68 Kartik 22</c:v>
                </c:pt>
                <c:pt idx="2088">
                  <c:v>FY.67/68 Kartik 23</c:v>
                </c:pt>
                <c:pt idx="2089">
                  <c:v>FY.67/68 Kartik 24</c:v>
                </c:pt>
                <c:pt idx="2090">
                  <c:v>FY.67/68 Kartik 25</c:v>
                </c:pt>
                <c:pt idx="2091">
                  <c:v>FY.67/68 Kartik 26</c:v>
                </c:pt>
                <c:pt idx="2092">
                  <c:v>FY.67/68 Kartik 27</c:v>
                </c:pt>
                <c:pt idx="2093">
                  <c:v>FY.67/68 Kartik 28</c:v>
                </c:pt>
                <c:pt idx="2094">
                  <c:v>FY.67/68 Kartik 29</c:v>
                </c:pt>
                <c:pt idx="2095">
                  <c:v>FY.67/68 Kartik 30</c:v>
                </c:pt>
                <c:pt idx="2096">
                  <c:v>FY.67/68 Kartik 31</c:v>
                </c:pt>
                <c:pt idx="2097">
                  <c:v>FY.67/68 Kartik 32</c:v>
                </c:pt>
                <c:pt idx="2098">
                  <c:v>FY.67/68 Mangsir 1</c:v>
                </c:pt>
                <c:pt idx="2099">
                  <c:v>FY.67/68 Mangsir 2</c:v>
                </c:pt>
                <c:pt idx="2100">
                  <c:v>FY.67/68 Mangsir 3</c:v>
                </c:pt>
                <c:pt idx="2101">
                  <c:v>FY.67/68 Mangsir 4</c:v>
                </c:pt>
                <c:pt idx="2102">
                  <c:v>FY.67/68 Mangsir 5</c:v>
                </c:pt>
                <c:pt idx="2103">
                  <c:v>FY.67/68 Mangsir 6</c:v>
                </c:pt>
                <c:pt idx="2104">
                  <c:v>FY.67/68 Mangsir 7</c:v>
                </c:pt>
                <c:pt idx="2105">
                  <c:v>FY.67/68 Mangsir 8</c:v>
                </c:pt>
                <c:pt idx="2106">
                  <c:v>FY.67/68 Mangsir 9</c:v>
                </c:pt>
                <c:pt idx="2107">
                  <c:v>FY.67/68 Mangsir 10</c:v>
                </c:pt>
                <c:pt idx="2108">
                  <c:v>FY.67/68 Mangsir 11</c:v>
                </c:pt>
                <c:pt idx="2109">
                  <c:v>FY.67/68 Mangsir 12</c:v>
                </c:pt>
                <c:pt idx="2110">
                  <c:v>FY.67/68 Mangsir 13</c:v>
                </c:pt>
                <c:pt idx="2111">
                  <c:v>FY.67/68 Mangsir 14</c:v>
                </c:pt>
                <c:pt idx="2112">
                  <c:v>FY.67/68 Mangsir 15</c:v>
                </c:pt>
                <c:pt idx="2113">
                  <c:v>FY.67/68 Mangsir 16</c:v>
                </c:pt>
                <c:pt idx="2114">
                  <c:v>FY.67/68 Mangsir 17</c:v>
                </c:pt>
                <c:pt idx="2115">
                  <c:v>FY.67/68 Mangsir 18</c:v>
                </c:pt>
                <c:pt idx="2116">
                  <c:v>FY.67/68 Mangsir 19</c:v>
                </c:pt>
                <c:pt idx="2117">
                  <c:v>FY.67/68 Mangsir 20</c:v>
                </c:pt>
                <c:pt idx="2118">
                  <c:v>FY.67/68 Mangsir 21</c:v>
                </c:pt>
                <c:pt idx="2119">
                  <c:v>FY.67/68 Mangsir 22</c:v>
                </c:pt>
                <c:pt idx="2120">
                  <c:v>FY.67/68 Mangsir 23</c:v>
                </c:pt>
                <c:pt idx="2121">
                  <c:v>FY.67/68 Mangsir 24</c:v>
                </c:pt>
                <c:pt idx="2122">
                  <c:v>FY.67/68 Mangsir 25</c:v>
                </c:pt>
                <c:pt idx="2123">
                  <c:v>FY.67/68 Mangsir 26</c:v>
                </c:pt>
                <c:pt idx="2124">
                  <c:v>FY.67/68 Mangsir 27</c:v>
                </c:pt>
                <c:pt idx="2125">
                  <c:v>FY.67/68 Mangsir 28</c:v>
                </c:pt>
                <c:pt idx="2126">
                  <c:v>FY.67/68 Mangsir 29</c:v>
                </c:pt>
                <c:pt idx="2127">
                  <c:v>FY.67/68 Mangsir 30</c:v>
                </c:pt>
                <c:pt idx="2128">
                  <c:v>FY.67/68 Mangsir 31</c:v>
                </c:pt>
                <c:pt idx="2129">
                  <c:v>FY.67/68 Mangsir 32</c:v>
                </c:pt>
                <c:pt idx="2130">
                  <c:v>FY.67/68 Poush 1</c:v>
                </c:pt>
                <c:pt idx="2131">
                  <c:v>FY.67/68 Poush 2</c:v>
                </c:pt>
                <c:pt idx="2132">
                  <c:v>FY.67/68 Poush 3</c:v>
                </c:pt>
                <c:pt idx="2133">
                  <c:v>FY.67/68 Poush 4</c:v>
                </c:pt>
                <c:pt idx="2134">
                  <c:v>FY.67/68 Poush 5</c:v>
                </c:pt>
                <c:pt idx="2135">
                  <c:v>FY.67/68 Poush 6</c:v>
                </c:pt>
                <c:pt idx="2136">
                  <c:v>FY.67/68 Poush 7</c:v>
                </c:pt>
                <c:pt idx="2137">
                  <c:v>FY.67/68 Poush 8</c:v>
                </c:pt>
                <c:pt idx="2138">
                  <c:v>FY.67/68 Poush 9</c:v>
                </c:pt>
                <c:pt idx="2139">
                  <c:v>FY.67/68 Poush 10</c:v>
                </c:pt>
                <c:pt idx="2140">
                  <c:v>FY.67/68 Poush 11</c:v>
                </c:pt>
                <c:pt idx="2141">
                  <c:v>FY.67/68 Poush 12</c:v>
                </c:pt>
                <c:pt idx="2142">
                  <c:v>FY.67/68 Poush 13</c:v>
                </c:pt>
                <c:pt idx="2143">
                  <c:v>FY.67/68 Poush 14</c:v>
                </c:pt>
                <c:pt idx="2144">
                  <c:v>FY.67/68 Poush 15</c:v>
                </c:pt>
                <c:pt idx="2145">
                  <c:v>FY.67/68 Poush 16</c:v>
                </c:pt>
                <c:pt idx="2146">
                  <c:v>FY.67/68 Poush 17</c:v>
                </c:pt>
                <c:pt idx="2147">
                  <c:v>FY.67/68 Poush 18</c:v>
                </c:pt>
                <c:pt idx="2148">
                  <c:v>FY.67/68 Poush 19</c:v>
                </c:pt>
                <c:pt idx="2149">
                  <c:v>FY.67/68 Poush 20</c:v>
                </c:pt>
                <c:pt idx="2150">
                  <c:v>FY.67/68 Poush 21</c:v>
                </c:pt>
                <c:pt idx="2151">
                  <c:v>FY.67/68 Poush 22</c:v>
                </c:pt>
                <c:pt idx="2152">
                  <c:v>FY.67/68 Poush 23</c:v>
                </c:pt>
                <c:pt idx="2153">
                  <c:v>FY.67/68 Poush 24</c:v>
                </c:pt>
                <c:pt idx="2154">
                  <c:v>FY.67/68 Poush 25</c:v>
                </c:pt>
                <c:pt idx="2155">
                  <c:v>FY.67/68 Poush 26</c:v>
                </c:pt>
                <c:pt idx="2156">
                  <c:v>FY.67/68 Poush 27</c:v>
                </c:pt>
                <c:pt idx="2157">
                  <c:v>FY.67/68 Poush 28</c:v>
                </c:pt>
                <c:pt idx="2158">
                  <c:v>FY.67/68 Poush 29</c:v>
                </c:pt>
                <c:pt idx="2159">
                  <c:v>FY.67/68 Poush 30</c:v>
                </c:pt>
                <c:pt idx="2160">
                  <c:v>FY.67/68 Poush 31</c:v>
                </c:pt>
                <c:pt idx="2161">
                  <c:v>FY.67/68 Poush 32</c:v>
                </c:pt>
                <c:pt idx="2162">
                  <c:v>FY.67/68 Magh 1</c:v>
                </c:pt>
                <c:pt idx="2163">
                  <c:v>FY.67/68 Magh 2</c:v>
                </c:pt>
                <c:pt idx="2164">
                  <c:v>FY.67/68 Magh 3</c:v>
                </c:pt>
                <c:pt idx="2165">
                  <c:v>FY.67/68 Magh 4</c:v>
                </c:pt>
                <c:pt idx="2166">
                  <c:v>FY.67/68 Magh 5</c:v>
                </c:pt>
                <c:pt idx="2167">
                  <c:v>FY.67/68 Magh 6</c:v>
                </c:pt>
                <c:pt idx="2168">
                  <c:v>FY.67/68 Magh 7</c:v>
                </c:pt>
                <c:pt idx="2169">
                  <c:v>FY.67/68 Magh 8</c:v>
                </c:pt>
                <c:pt idx="2170">
                  <c:v>FY.67/68 Magh 9</c:v>
                </c:pt>
                <c:pt idx="2171">
                  <c:v>FY.67/68 Magh 10</c:v>
                </c:pt>
                <c:pt idx="2172">
                  <c:v>FY.67/68 Magh 11</c:v>
                </c:pt>
                <c:pt idx="2173">
                  <c:v>FY.67/68 Magh 12</c:v>
                </c:pt>
                <c:pt idx="2174">
                  <c:v>FY.67/68 Magh 13</c:v>
                </c:pt>
                <c:pt idx="2175">
                  <c:v>FY.67/68 Magh 14</c:v>
                </c:pt>
                <c:pt idx="2176">
                  <c:v>FY.67/68 Magh 15</c:v>
                </c:pt>
                <c:pt idx="2177">
                  <c:v>FY.67/68 Magh 16</c:v>
                </c:pt>
                <c:pt idx="2178">
                  <c:v>FY.67/68 Magh 17</c:v>
                </c:pt>
                <c:pt idx="2179">
                  <c:v>FY.67/68 Magh 18</c:v>
                </c:pt>
                <c:pt idx="2180">
                  <c:v>FY.67/68 Magh 19</c:v>
                </c:pt>
                <c:pt idx="2181">
                  <c:v>FY.67/68 Magh 20</c:v>
                </c:pt>
                <c:pt idx="2182">
                  <c:v>FY.67/68 Magh 21</c:v>
                </c:pt>
                <c:pt idx="2183">
                  <c:v>FY.67/68 Magh 22</c:v>
                </c:pt>
                <c:pt idx="2184">
                  <c:v>FY.67/68 Magh 23</c:v>
                </c:pt>
                <c:pt idx="2185">
                  <c:v>FY.67/68 Magh 24</c:v>
                </c:pt>
                <c:pt idx="2186">
                  <c:v>FY.67/68 Magh 25</c:v>
                </c:pt>
                <c:pt idx="2187">
                  <c:v>FY.67/68 Magh 26</c:v>
                </c:pt>
                <c:pt idx="2188">
                  <c:v>FY.67/68 Magh 27</c:v>
                </c:pt>
                <c:pt idx="2189">
                  <c:v>FY.67/68 Magh 28</c:v>
                </c:pt>
                <c:pt idx="2190">
                  <c:v>FY.67/68 Magh 29</c:v>
                </c:pt>
                <c:pt idx="2191">
                  <c:v>FY.67/68 Magh 30</c:v>
                </c:pt>
                <c:pt idx="2192">
                  <c:v>FY.67/68 Magh 31</c:v>
                </c:pt>
                <c:pt idx="2193">
                  <c:v>FY.67/68 Magh 32</c:v>
                </c:pt>
                <c:pt idx="2194">
                  <c:v>FY.67/68 Falgun 1</c:v>
                </c:pt>
                <c:pt idx="2195">
                  <c:v>FY.67/68 Falgun 2</c:v>
                </c:pt>
                <c:pt idx="2196">
                  <c:v>FY.67/68 Falgun 3</c:v>
                </c:pt>
                <c:pt idx="2197">
                  <c:v>FY.67/68 Falgun 4</c:v>
                </c:pt>
                <c:pt idx="2198">
                  <c:v>FY.67/68 Falgun 5</c:v>
                </c:pt>
                <c:pt idx="2199">
                  <c:v>FY.67/68 Falgun 6</c:v>
                </c:pt>
                <c:pt idx="2200">
                  <c:v>FY.67/68 Falgun 7</c:v>
                </c:pt>
                <c:pt idx="2201">
                  <c:v>FY.67/68 Falgun 8</c:v>
                </c:pt>
                <c:pt idx="2202">
                  <c:v>FY.67/68 Falgun 9</c:v>
                </c:pt>
                <c:pt idx="2203">
                  <c:v>FY.67/68 Falgun 10</c:v>
                </c:pt>
                <c:pt idx="2204">
                  <c:v>FY.67/68 Falgun 11</c:v>
                </c:pt>
                <c:pt idx="2205">
                  <c:v>FY.67/68 Falgun 12</c:v>
                </c:pt>
                <c:pt idx="2206">
                  <c:v>FY.67/68 Falgun 13</c:v>
                </c:pt>
                <c:pt idx="2207">
                  <c:v>FY.67/68 Falgun 14</c:v>
                </c:pt>
                <c:pt idx="2208">
                  <c:v>FY.67/68 Falgun 15</c:v>
                </c:pt>
                <c:pt idx="2209">
                  <c:v>FY.67/68 Falgun 16</c:v>
                </c:pt>
                <c:pt idx="2210">
                  <c:v>FY.67/68 Falgun 17</c:v>
                </c:pt>
                <c:pt idx="2211">
                  <c:v>FY.67/68 Falgun 18</c:v>
                </c:pt>
                <c:pt idx="2212">
                  <c:v>FY.67/68 Falgun 19</c:v>
                </c:pt>
                <c:pt idx="2213">
                  <c:v>FY.67/68 Falgun 20</c:v>
                </c:pt>
                <c:pt idx="2214">
                  <c:v>FY.67/68 Falgun 21</c:v>
                </c:pt>
                <c:pt idx="2215">
                  <c:v>FY.67/68 Falgun 22</c:v>
                </c:pt>
                <c:pt idx="2216">
                  <c:v>FY.67/68 Falgun 23</c:v>
                </c:pt>
                <c:pt idx="2217">
                  <c:v>FY.67/68 Falgun 24</c:v>
                </c:pt>
                <c:pt idx="2218">
                  <c:v>FY.67/68 Falgun 25</c:v>
                </c:pt>
                <c:pt idx="2219">
                  <c:v>FY.67/68 Falgun 26</c:v>
                </c:pt>
                <c:pt idx="2220">
                  <c:v>FY.67/68 Falgun 27</c:v>
                </c:pt>
                <c:pt idx="2221">
                  <c:v>FY.67/68 Falgun 28</c:v>
                </c:pt>
                <c:pt idx="2222">
                  <c:v>FY.67/68 Falgun 29</c:v>
                </c:pt>
                <c:pt idx="2223">
                  <c:v>FY.67/68 Falgun 30</c:v>
                </c:pt>
                <c:pt idx="2224">
                  <c:v>FY.67/68 Falgun 31</c:v>
                </c:pt>
                <c:pt idx="2225">
                  <c:v>FY.67/68 Falgun 32</c:v>
                </c:pt>
                <c:pt idx="2226">
                  <c:v>FY.67/68 Chaitra 1</c:v>
                </c:pt>
                <c:pt idx="2227">
                  <c:v>FY.67/68 Chaitra 2</c:v>
                </c:pt>
                <c:pt idx="2228">
                  <c:v>FY.67/68 Chaitra 3</c:v>
                </c:pt>
                <c:pt idx="2229">
                  <c:v>FY.67/68 Chaitra 4</c:v>
                </c:pt>
                <c:pt idx="2230">
                  <c:v>FY.67/68 Chaitra 5</c:v>
                </c:pt>
                <c:pt idx="2231">
                  <c:v>FY.67/68 Chaitra 6</c:v>
                </c:pt>
                <c:pt idx="2232">
                  <c:v>FY.67/68 Chaitra 7</c:v>
                </c:pt>
                <c:pt idx="2233">
                  <c:v>FY.67/68 Chaitra 8</c:v>
                </c:pt>
                <c:pt idx="2234">
                  <c:v>FY.67/68 Chaitra 9</c:v>
                </c:pt>
                <c:pt idx="2235">
                  <c:v>FY.67/68 Chaitra 10</c:v>
                </c:pt>
                <c:pt idx="2236">
                  <c:v>FY.67/68 Chaitra 11</c:v>
                </c:pt>
                <c:pt idx="2237">
                  <c:v>FY.67/68 Chaitra 12</c:v>
                </c:pt>
                <c:pt idx="2238">
                  <c:v>FY.67/68 Chaitra 13</c:v>
                </c:pt>
                <c:pt idx="2239">
                  <c:v>FY.67/68 Chaitra 14</c:v>
                </c:pt>
                <c:pt idx="2240">
                  <c:v>FY.67/68 Chaitra 15</c:v>
                </c:pt>
                <c:pt idx="2241">
                  <c:v>FY.67/68 Chaitra 16</c:v>
                </c:pt>
                <c:pt idx="2242">
                  <c:v>FY.67/68 Chaitra 17</c:v>
                </c:pt>
                <c:pt idx="2243">
                  <c:v>FY.67/68 Chaitra 18</c:v>
                </c:pt>
                <c:pt idx="2244">
                  <c:v>FY.67/68 Chaitra 19</c:v>
                </c:pt>
                <c:pt idx="2245">
                  <c:v>FY.67/68 Chaitra 20</c:v>
                </c:pt>
                <c:pt idx="2246">
                  <c:v>FY.67/68 Chaitra 21</c:v>
                </c:pt>
                <c:pt idx="2247">
                  <c:v>FY.67/68 Chaitra 22</c:v>
                </c:pt>
                <c:pt idx="2248">
                  <c:v>FY.67/68 Chaitra 23</c:v>
                </c:pt>
                <c:pt idx="2249">
                  <c:v>FY.67/68 Chaitra 24</c:v>
                </c:pt>
                <c:pt idx="2250">
                  <c:v>FY.67/68 Chaitra 25</c:v>
                </c:pt>
                <c:pt idx="2251">
                  <c:v>FY.67/68 Chaitra 26</c:v>
                </c:pt>
                <c:pt idx="2252">
                  <c:v>FY.67/68 Chaitra 27</c:v>
                </c:pt>
                <c:pt idx="2253">
                  <c:v>FY.67/68 Chaitra 28</c:v>
                </c:pt>
                <c:pt idx="2254">
                  <c:v>FY.67/68 Chaitra 29</c:v>
                </c:pt>
                <c:pt idx="2255">
                  <c:v>FY.67/68 Chaitra 30</c:v>
                </c:pt>
                <c:pt idx="2256">
                  <c:v>FY.67/68 Chaitra 31</c:v>
                </c:pt>
                <c:pt idx="2257">
                  <c:v>FY.67/68 Chaitra 32</c:v>
                </c:pt>
                <c:pt idx="2258">
                  <c:v>FY.67/68 Baishakh 1</c:v>
                </c:pt>
                <c:pt idx="2259">
                  <c:v>FY.67/68 Baishakh 2</c:v>
                </c:pt>
                <c:pt idx="2260">
                  <c:v>FY.67/68 Baishakh 3</c:v>
                </c:pt>
                <c:pt idx="2261">
                  <c:v>FY.67/68 Baishakh 4</c:v>
                </c:pt>
                <c:pt idx="2262">
                  <c:v>FY.67/68 Baishakh 5</c:v>
                </c:pt>
                <c:pt idx="2263">
                  <c:v>FY.67/68 Baishakh 6</c:v>
                </c:pt>
                <c:pt idx="2264">
                  <c:v>FY.67/68 Baishakh 7</c:v>
                </c:pt>
                <c:pt idx="2265">
                  <c:v>FY.67/68 Baishakh 8</c:v>
                </c:pt>
                <c:pt idx="2266">
                  <c:v>FY.67/68 Baishakh 9</c:v>
                </c:pt>
                <c:pt idx="2267">
                  <c:v>FY.67/68 Baishakh 10</c:v>
                </c:pt>
                <c:pt idx="2268">
                  <c:v>FY.67/68 Baishakh 11</c:v>
                </c:pt>
                <c:pt idx="2269">
                  <c:v>FY.67/68 Baishakh 12</c:v>
                </c:pt>
                <c:pt idx="2270">
                  <c:v>FY.67/68 Baishakh 13</c:v>
                </c:pt>
                <c:pt idx="2271">
                  <c:v>FY.67/68 Baishakh 14</c:v>
                </c:pt>
                <c:pt idx="2272">
                  <c:v>FY.67/68 Baishakh 15</c:v>
                </c:pt>
                <c:pt idx="2273">
                  <c:v>FY.67/68 Baishakh 16</c:v>
                </c:pt>
                <c:pt idx="2274">
                  <c:v>FY.67/68 Baishakh 17</c:v>
                </c:pt>
                <c:pt idx="2275">
                  <c:v>FY.67/68 Baishakh 18</c:v>
                </c:pt>
                <c:pt idx="2276">
                  <c:v>FY.67/68 Baishakh 19</c:v>
                </c:pt>
                <c:pt idx="2277">
                  <c:v>FY.67/68 Baishakh 20</c:v>
                </c:pt>
                <c:pt idx="2278">
                  <c:v>FY.67/68 Baishakh 21</c:v>
                </c:pt>
                <c:pt idx="2279">
                  <c:v>FY.67/68 Baishakh 22</c:v>
                </c:pt>
                <c:pt idx="2280">
                  <c:v>FY.67/68 Baishakh 23</c:v>
                </c:pt>
                <c:pt idx="2281">
                  <c:v>FY.67/68 Baishakh 24</c:v>
                </c:pt>
                <c:pt idx="2282">
                  <c:v>FY.67/68 Baishakh 25</c:v>
                </c:pt>
                <c:pt idx="2283">
                  <c:v>FY.67/68 Baishakh 26</c:v>
                </c:pt>
                <c:pt idx="2284">
                  <c:v>FY.67/68 Baishakh 27</c:v>
                </c:pt>
                <c:pt idx="2285">
                  <c:v>FY.67/68 Baishakh 28</c:v>
                </c:pt>
                <c:pt idx="2286">
                  <c:v>FY.67/68 Baishakh 29</c:v>
                </c:pt>
                <c:pt idx="2287">
                  <c:v>FY.67/68 Baishakh 30</c:v>
                </c:pt>
                <c:pt idx="2288">
                  <c:v>FY.67/68 Baishakh 31</c:v>
                </c:pt>
                <c:pt idx="2289">
                  <c:v>FY.67/68 Baishakh 32</c:v>
                </c:pt>
                <c:pt idx="2290">
                  <c:v>FY.67/68 Jestha  1</c:v>
                </c:pt>
                <c:pt idx="2291">
                  <c:v>FY.67/68 Jestha  2</c:v>
                </c:pt>
                <c:pt idx="2292">
                  <c:v>FY.67/68 Jestha  3</c:v>
                </c:pt>
                <c:pt idx="2293">
                  <c:v>FY.67/68 Jestha  4</c:v>
                </c:pt>
                <c:pt idx="2294">
                  <c:v>FY.67/68 Jestha  5</c:v>
                </c:pt>
                <c:pt idx="2295">
                  <c:v>FY.67/68 Jestha  6</c:v>
                </c:pt>
                <c:pt idx="2296">
                  <c:v>FY.67/68 Jestha  7</c:v>
                </c:pt>
                <c:pt idx="2297">
                  <c:v>FY.67/68 Jestha  8</c:v>
                </c:pt>
                <c:pt idx="2298">
                  <c:v>FY.67/68 Jestha  9</c:v>
                </c:pt>
                <c:pt idx="2299">
                  <c:v>FY.67/68 Jestha  10</c:v>
                </c:pt>
                <c:pt idx="2300">
                  <c:v>FY.67/68 Jestha  11</c:v>
                </c:pt>
                <c:pt idx="2301">
                  <c:v>FY.67/68 Jestha  12</c:v>
                </c:pt>
                <c:pt idx="2302">
                  <c:v>FY.67/68 Jestha  13</c:v>
                </c:pt>
                <c:pt idx="2303">
                  <c:v>FY.67/68 Jestha  14</c:v>
                </c:pt>
                <c:pt idx="2304">
                  <c:v>FY.67/68 Jestha  15</c:v>
                </c:pt>
                <c:pt idx="2305">
                  <c:v>FY.67/68 Jestha  16</c:v>
                </c:pt>
                <c:pt idx="2306">
                  <c:v>FY.67/68 Jestha  17</c:v>
                </c:pt>
                <c:pt idx="2307">
                  <c:v>FY.67/68 Jestha  18</c:v>
                </c:pt>
                <c:pt idx="2308">
                  <c:v>FY.67/68 Jestha  19</c:v>
                </c:pt>
                <c:pt idx="2309">
                  <c:v>FY.67/68 Jestha  20</c:v>
                </c:pt>
                <c:pt idx="2310">
                  <c:v>FY.67/68 Jestha  21</c:v>
                </c:pt>
                <c:pt idx="2311">
                  <c:v>FY.67/68 Jestha  22</c:v>
                </c:pt>
                <c:pt idx="2312">
                  <c:v>FY.67/68 Jestha  23</c:v>
                </c:pt>
                <c:pt idx="2313">
                  <c:v>FY.67/68 Jestha  24</c:v>
                </c:pt>
                <c:pt idx="2314">
                  <c:v>FY.67/68 Jestha  25</c:v>
                </c:pt>
                <c:pt idx="2315">
                  <c:v>FY.67/68 Jestha  26</c:v>
                </c:pt>
                <c:pt idx="2316">
                  <c:v>FY.67/68 Jestha  27</c:v>
                </c:pt>
                <c:pt idx="2317">
                  <c:v>FY.67/68 Jestha  28</c:v>
                </c:pt>
                <c:pt idx="2318">
                  <c:v>FY.67/68 Jestha  29</c:v>
                </c:pt>
                <c:pt idx="2319">
                  <c:v>FY.67/68 Jestha  30</c:v>
                </c:pt>
                <c:pt idx="2320">
                  <c:v>FY.67/68 Jestha  31</c:v>
                </c:pt>
                <c:pt idx="2321">
                  <c:v>FY.67/68 Jestha  32</c:v>
                </c:pt>
                <c:pt idx="2322">
                  <c:v>FY.67/68 Ashadh 1</c:v>
                </c:pt>
                <c:pt idx="2323">
                  <c:v>FY.67/68 Ashadh 2</c:v>
                </c:pt>
                <c:pt idx="2324">
                  <c:v>FY.67/68 Ashadh 3</c:v>
                </c:pt>
                <c:pt idx="2325">
                  <c:v>FY.67/68 Ashadh 4</c:v>
                </c:pt>
                <c:pt idx="2326">
                  <c:v>FY.67/68 Ashadh 5</c:v>
                </c:pt>
                <c:pt idx="2327">
                  <c:v>FY.67/68 Ashadh 6</c:v>
                </c:pt>
                <c:pt idx="2328">
                  <c:v>FY.67/68 Ashadh 7</c:v>
                </c:pt>
                <c:pt idx="2329">
                  <c:v>FY.67/68 Ashadh 8</c:v>
                </c:pt>
                <c:pt idx="2330">
                  <c:v>FY.67/68 Ashadh 9</c:v>
                </c:pt>
                <c:pt idx="2331">
                  <c:v>FY.67/68 Ashadh 10</c:v>
                </c:pt>
                <c:pt idx="2332">
                  <c:v>FY.67/68 Ashadh 11</c:v>
                </c:pt>
                <c:pt idx="2333">
                  <c:v>FY.67/68 Ashadh 12</c:v>
                </c:pt>
                <c:pt idx="2334">
                  <c:v>FY.67/68 Ashadh 13</c:v>
                </c:pt>
                <c:pt idx="2335">
                  <c:v>FY.67/68 Ashadh 14</c:v>
                </c:pt>
                <c:pt idx="2336">
                  <c:v>FY.67/68 Ashadh 15</c:v>
                </c:pt>
                <c:pt idx="2337">
                  <c:v>FY.67/68 Ashadh 16</c:v>
                </c:pt>
                <c:pt idx="2338">
                  <c:v>FY.67/68 Ashadh 17</c:v>
                </c:pt>
                <c:pt idx="2339">
                  <c:v>FY.67/68 Ashadh 18</c:v>
                </c:pt>
                <c:pt idx="2340">
                  <c:v>FY.67/68 Ashadh 19</c:v>
                </c:pt>
                <c:pt idx="2341">
                  <c:v>FY.67/68 Ashadh 20</c:v>
                </c:pt>
                <c:pt idx="2342">
                  <c:v>FY.67/68 Ashadh 21</c:v>
                </c:pt>
                <c:pt idx="2343">
                  <c:v>FY.67/68 Ashadh 22</c:v>
                </c:pt>
                <c:pt idx="2344">
                  <c:v>FY.67/68 Ashadh 23</c:v>
                </c:pt>
                <c:pt idx="2345">
                  <c:v>FY.67/68 Ashadh 24</c:v>
                </c:pt>
                <c:pt idx="2346">
                  <c:v>FY.67/68 Ashadh 25</c:v>
                </c:pt>
                <c:pt idx="2347">
                  <c:v>FY.67/68 Ashadh 26</c:v>
                </c:pt>
                <c:pt idx="2348">
                  <c:v>FY.67/68 Ashadh 27</c:v>
                </c:pt>
                <c:pt idx="2349">
                  <c:v>FY.67/68 Ashadh 28</c:v>
                </c:pt>
                <c:pt idx="2350">
                  <c:v>FY.67/68 Ashadh 29</c:v>
                </c:pt>
                <c:pt idx="2351">
                  <c:v>FY.67/68 Ashadh 30</c:v>
                </c:pt>
                <c:pt idx="2352">
                  <c:v>FY.67/68 Ashadh 31</c:v>
                </c:pt>
                <c:pt idx="2353">
                  <c:v>FY.67/68 Ashadh 32</c:v>
                </c:pt>
                <c:pt idx="2354">
                  <c:v>FY.68/69 Shrawan 1</c:v>
                </c:pt>
                <c:pt idx="2355">
                  <c:v>FY.68/69 Shrawan 2</c:v>
                </c:pt>
                <c:pt idx="2356">
                  <c:v>FY.68/69 Shrawan 3</c:v>
                </c:pt>
                <c:pt idx="2357">
                  <c:v>FY.68/69 Shrawan 4</c:v>
                </c:pt>
                <c:pt idx="2358">
                  <c:v>FY.68/69 Shrawan 5</c:v>
                </c:pt>
                <c:pt idx="2359">
                  <c:v>FY.68/69 Shrawan 6</c:v>
                </c:pt>
                <c:pt idx="2360">
                  <c:v>FY.68/69 Shrawan 7</c:v>
                </c:pt>
                <c:pt idx="2361">
                  <c:v>FY.68/69 Shrawan 8</c:v>
                </c:pt>
                <c:pt idx="2362">
                  <c:v>FY.68/69 Shrawan 9</c:v>
                </c:pt>
                <c:pt idx="2363">
                  <c:v>FY.68/69 Shrawan 10</c:v>
                </c:pt>
                <c:pt idx="2364">
                  <c:v>FY.68/69 Shrawan 11</c:v>
                </c:pt>
                <c:pt idx="2365">
                  <c:v>FY.68/69 Shrawan 12</c:v>
                </c:pt>
                <c:pt idx="2366">
                  <c:v>FY.68/69 Shrawan 13</c:v>
                </c:pt>
                <c:pt idx="2367">
                  <c:v>FY.68/69 Shrawan 14</c:v>
                </c:pt>
                <c:pt idx="2368">
                  <c:v>FY.68/69 Shrawan 15</c:v>
                </c:pt>
                <c:pt idx="2369">
                  <c:v>FY.68/69 Shrawan 16</c:v>
                </c:pt>
                <c:pt idx="2370">
                  <c:v>FY.68/69 Shrawan 17</c:v>
                </c:pt>
                <c:pt idx="2371">
                  <c:v>FY.68/69 Shrawan 18</c:v>
                </c:pt>
                <c:pt idx="2372">
                  <c:v>FY.68/69 Shrawan 19</c:v>
                </c:pt>
                <c:pt idx="2373">
                  <c:v>FY.68/69 Shrawan 20</c:v>
                </c:pt>
                <c:pt idx="2374">
                  <c:v>FY.68/69 Shrawan 21</c:v>
                </c:pt>
                <c:pt idx="2375">
                  <c:v>FY.68/69 Shrawan 22</c:v>
                </c:pt>
                <c:pt idx="2376">
                  <c:v>FY.68/69 Shrawan 23</c:v>
                </c:pt>
                <c:pt idx="2377">
                  <c:v>FY.68/69 Shrawan 24</c:v>
                </c:pt>
                <c:pt idx="2378">
                  <c:v>FY.68/69 Shrawan 25</c:v>
                </c:pt>
                <c:pt idx="2379">
                  <c:v>FY.68/69 Shrawan 26</c:v>
                </c:pt>
                <c:pt idx="2380">
                  <c:v>FY.68/69 Shrawan 27</c:v>
                </c:pt>
                <c:pt idx="2381">
                  <c:v>FY.68/69 Shrawan 28</c:v>
                </c:pt>
                <c:pt idx="2382">
                  <c:v>FY.68/69 Shrawan 29</c:v>
                </c:pt>
                <c:pt idx="2383">
                  <c:v>FY.68/69 Shrawan 30</c:v>
                </c:pt>
                <c:pt idx="2384">
                  <c:v>FY.68/69 Shrawan 31</c:v>
                </c:pt>
                <c:pt idx="2385">
                  <c:v>FY.68/69 Shrawan 32</c:v>
                </c:pt>
                <c:pt idx="2386">
                  <c:v>FY.68/69 Bhadra 1</c:v>
                </c:pt>
                <c:pt idx="2387">
                  <c:v>FY.68/69 Bhadra 2</c:v>
                </c:pt>
                <c:pt idx="2388">
                  <c:v>FY.68/69 Bhadra 3</c:v>
                </c:pt>
                <c:pt idx="2389">
                  <c:v>FY.68/69 Bhadra 4</c:v>
                </c:pt>
                <c:pt idx="2390">
                  <c:v>FY.68/69 Bhadra 5</c:v>
                </c:pt>
                <c:pt idx="2391">
                  <c:v>FY.68/69 Bhadra 6</c:v>
                </c:pt>
                <c:pt idx="2392">
                  <c:v>FY.68/69 Bhadra 7</c:v>
                </c:pt>
                <c:pt idx="2393">
                  <c:v>FY.68/69 Bhadra 8</c:v>
                </c:pt>
                <c:pt idx="2394">
                  <c:v>FY.68/69 Bhadra 9</c:v>
                </c:pt>
                <c:pt idx="2395">
                  <c:v>FY.68/69 Bhadra 10</c:v>
                </c:pt>
                <c:pt idx="2396">
                  <c:v>FY.68/69 Bhadra 11</c:v>
                </c:pt>
                <c:pt idx="2397">
                  <c:v>FY.68/69 Bhadra 12</c:v>
                </c:pt>
                <c:pt idx="2398">
                  <c:v>FY.68/69 Bhadra 13</c:v>
                </c:pt>
                <c:pt idx="2399">
                  <c:v>FY.68/69 Bhadra 14</c:v>
                </c:pt>
                <c:pt idx="2400">
                  <c:v>FY.68/69 Bhadra 15</c:v>
                </c:pt>
                <c:pt idx="2401">
                  <c:v>FY.68/69 Bhadra 16</c:v>
                </c:pt>
                <c:pt idx="2402">
                  <c:v>FY.68/69 Bhadra 17</c:v>
                </c:pt>
                <c:pt idx="2403">
                  <c:v>FY.68/69 Bhadra 18</c:v>
                </c:pt>
                <c:pt idx="2404">
                  <c:v>FY.68/69 Bhadra 19</c:v>
                </c:pt>
                <c:pt idx="2405">
                  <c:v>FY.68/69 Bhadra 20</c:v>
                </c:pt>
                <c:pt idx="2406">
                  <c:v>FY.68/69 Bhadra 21</c:v>
                </c:pt>
                <c:pt idx="2407">
                  <c:v>FY.68/69 Bhadra 22</c:v>
                </c:pt>
                <c:pt idx="2408">
                  <c:v>FY.68/69 Bhadra 23</c:v>
                </c:pt>
                <c:pt idx="2409">
                  <c:v>FY.68/69 Bhadra 24</c:v>
                </c:pt>
                <c:pt idx="2410">
                  <c:v>FY.68/69 Bhadra 25</c:v>
                </c:pt>
                <c:pt idx="2411">
                  <c:v>FY.68/69 Bhadra 26</c:v>
                </c:pt>
                <c:pt idx="2412">
                  <c:v>FY.68/69 Bhadra 27</c:v>
                </c:pt>
                <c:pt idx="2413">
                  <c:v>FY.68/69 Bhadra 28</c:v>
                </c:pt>
                <c:pt idx="2414">
                  <c:v>FY.68/69 Bhadra 29</c:v>
                </c:pt>
                <c:pt idx="2415">
                  <c:v>FY.68/69 Bhadra 30</c:v>
                </c:pt>
                <c:pt idx="2416">
                  <c:v>FY.68/69 Bhadra 31</c:v>
                </c:pt>
                <c:pt idx="2417">
                  <c:v>FY.68/69 Bhadra 32</c:v>
                </c:pt>
                <c:pt idx="2418">
                  <c:v>FY.68/69 Ashwin 1</c:v>
                </c:pt>
                <c:pt idx="2419">
                  <c:v>FY.68/69 Ashwin 2</c:v>
                </c:pt>
                <c:pt idx="2420">
                  <c:v>FY.68/69 Ashwin 3</c:v>
                </c:pt>
                <c:pt idx="2421">
                  <c:v>FY.68/69 Ashwin 4</c:v>
                </c:pt>
                <c:pt idx="2422">
                  <c:v>FY.68/69 Ashwin 5</c:v>
                </c:pt>
                <c:pt idx="2423">
                  <c:v>FY.68/69 Ashwin 6</c:v>
                </c:pt>
                <c:pt idx="2424">
                  <c:v>FY.68/69 Ashwin 7</c:v>
                </c:pt>
                <c:pt idx="2425">
                  <c:v>FY.68/69 Ashwin 8</c:v>
                </c:pt>
                <c:pt idx="2426">
                  <c:v>FY.68/69 Ashwin 9</c:v>
                </c:pt>
                <c:pt idx="2427">
                  <c:v>FY.68/69 Ashwin 10</c:v>
                </c:pt>
                <c:pt idx="2428">
                  <c:v>FY.68/69 Ashwin 11</c:v>
                </c:pt>
                <c:pt idx="2429">
                  <c:v>FY.68/69 Ashwin 12</c:v>
                </c:pt>
                <c:pt idx="2430">
                  <c:v>FY.68/69 Ashwin 13</c:v>
                </c:pt>
                <c:pt idx="2431">
                  <c:v>FY.68/69 Ashwin 14</c:v>
                </c:pt>
                <c:pt idx="2432">
                  <c:v>FY.68/69 Ashwin 15</c:v>
                </c:pt>
                <c:pt idx="2433">
                  <c:v>FY.68/69 Ashwin 16</c:v>
                </c:pt>
                <c:pt idx="2434">
                  <c:v>FY.68/69 Ashwin 17</c:v>
                </c:pt>
                <c:pt idx="2435">
                  <c:v>FY.68/69 Ashwin 18</c:v>
                </c:pt>
                <c:pt idx="2436">
                  <c:v>FY.68/69 Ashwin 19</c:v>
                </c:pt>
                <c:pt idx="2437">
                  <c:v>FY.68/69 Ashwin 20</c:v>
                </c:pt>
                <c:pt idx="2438">
                  <c:v>FY.68/69 Ashwin 21</c:v>
                </c:pt>
                <c:pt idx="2439">
                  <c:v>FY.68/69 Ashwin 22</c:v>
                </c:pt>
                <c:pt idx="2440">
                  <c:v>FY.68/69 Ashwin 23</c:v>
                </c:pt>
                <c:pt idx="2441">
                  <c:v>FY.68/69 Ashwin 24</c:v>
                </c:pt>
                <c:pt idx="2442">
                  <c:v>FY.68/69 Ashwin 25</c:v>
                </c:pt>
                <c:pt idx="2443">
                  <c:v>FY.68/69 Ashwin 26</c:v>
                </c:pt>
                <c:pt idx="2444">
                  <c:v>FY.68/69 Ashwin 27</c:v>
                </c:pt>
                <c:pt idx="2445">
                  <c:v>FY.68/69 Ashwin 28</c:v>
                </c:pt>
                <c:pt idx="2446">
                  <c:v>FY.68/69 Ashwin 29</c:v>
                </c:pt>
                <c:pt idx="2447">
                  <c:v>FY.68/69 Ashwin 30</c:v>
                </c:pt>
                <c:pt idx="2448">
                  <c:v>FY.68/69 Ashwin 31</c:v>
                </c:pt>
                <c:pt idx="2449">
                  <c:v>FY.68/69 Ashwin 32</c:v>
                </c:pt>
                <c:pt idx="2450">
                  <c:v>FY.68/69 Kartik 1</c:v>
                </c:pt>
                <c:pt idx="2451">
                  <c:v>FY.68/69 Kartik 2</c:v>
                </c:pt>
                <c:pt idx="2452">
                  <c:v>FY.68/69 Kartik 3</c:v>
                </c:pt>
                <c:pt idx="2453">
                  <c:v>FY.68/69 Kartik 4</c:v>
                </c:pt>
                <c:pt idx="2454">
                  <c:v>FY.68/69 Kartik 5</c:v>
                </c:pt>
                <c:pt idx="2455">
                  <c:v>FY.68/69 Kartik 6</c:v>
                </c:pt>
                <c:pt idx="2456">
                  <c:v>FY.68/69 Kartik 7</c:v>
                </c:pt>
                <c:pt idx="2457">
                  <c:v>FY.68/69 Kartik 8</c:v>
                </c:pt>
                <c:pt idx="2458">
                  <c:v>FY.68/69 Kartik 9</c:v>
                </c:pt>
                <c:pt idx="2459">
                  <c:v>FY.68/69 Kartik 10</c:v>
                </c:pt>
                <c:pt idx="2460">
                  <c:v>FY.68/69 Kartik 11</c:v>
                </c:pt>
                <c:pt idx="2461">
                  <c:v>FY.68/69 Kartik 12</c:v>
                </c:pt>
                <c:pt idx="2462">
                  <c:v>FY.68/69 Kartik 13</c:v>
                </c:pt>
                <c:pt idx="2463">
                  <c:v>FY.68/69 Kartik 14</c:v>
                </c:pt>
                <c:pt idx="2464">
                  <c:v>FY.68/69 Kartik 15</c:v>
                </c:pt>
                <c:pt idx="2465">
                  <c:v>FY.68/69 Kartik 16</c:v>
                </c:pt>
                <c:pt idx="2466">
                  <c:v>FY.68/69 Kartik 17</c:v>
                </c:pt>
                <c:pt idx="2467">
                  <c:v>FY.68/69 Kartik 18</c:v>
                </c:pt>
                <c:pt idx="2468">
                  <c:v>FY.68/69 Kartik 19</c:v>
                </c:pt>
                <c:pt idx="2469">
                  <c:v>FY.68/69 Kartik 20</c:v>
                </c:pt>
                <c:pt idx="2470">
                  <c:v>FY.68/69 Kartik 21</c:v>
                </c:pt>
                <c:pt idx="2471">
                  <c:v>FY.68/69 Kartik 22</c:v>
                </c:pt>
                <c:pt idx="2472">
                  <c:v>FY.68/69 Kartik 23</c:v>
                </c:pt>
                <c:pt idx="2473">
                  <c:v>FY.68/69 Kartik 24</c:v>
                </c:pt>
                <c:pt idx="2474">
                  <c:v>FY.68/69 Kartik 25</c:v>
                </c:pt>
                <c:pt idx="2475">
                  <c:v>FY.68/69 Kartik 26</c:v>
                </c:pt>
                <c:pt idx="2476">
                  <c:v>FY.68/69 Kartik 27</c:v>
                </c:pt>
                <c:pt idx="2477">
                  <c:v>FY.68/69 Kartik 28</c:v>
                </c:pt>
                <c:pt idx="2478">
                  <c:v>FY.68/69 Kartik 29</c:v>
                </c:pt>
                <c:pt idx="2479">
                  <c:v>FY.68/69 Kartik 30</c:v>
                </c:pt>
                <c:pt idx="2480">
                  <c:v>FY.68/69 Kartik 31</c:v>
                </c:pt>
                <c:pt idx="2481">
                  <c:v>FY.68/69 Kartik 32</c:v>
                </c:pt>
                <c:pt idx="2482">
                  <c:v>FY.68/69 Mangsir 1</c:v>
                </c:pt>
                <c:pt idx="2483">
                  <c:v>FY.68/69 Mangsir 2</c:v>
                </c:pt>
                <c:pt idx="2484">
                  <c:v>FY.68/69 Mangsir 3</c:v>
                </c:pt>
                <c:pt idx="2485">
                  <c:v>FY.68/69 Mangsir 4</c:v>
                </c:pt>
                <c:pt idx="2486">
                  <c:v>FY.68/69 Mangsir 5</c:v>
                </c:pt>
                <c:pt idx="2487">
                  <c:v>FY.68/69 Mangsir 6</c:v>
                </c:pt>
                <c:pt idx="2488">
                  <c:v>FY.68/69 Mangsir 7</c:v>
                </c:pt>
                <c:pt idx="2489">
                  <c:v>FY.68/69 Mangsir 8</c:v>
                </c:pt>
                <c:pt idx="2490">
                  <c:v>FY.68/69 Mangsir 9</c:v>
                </c:pt>
                <c:pt idx="2491">
                  <c:v>FY.68/69 Mangsir 10</c:v>
                </c:pt>
                <c:pt idx="2492">
                  <c:v>FY.68/69 Mangsir 11</c:v>
                </c:pt>
                <c:pt idx="2493">
                  <c:v>FY.68/69 Mangsir 12</c:v>
                </c:pt>
                <c:pt idx="2494">
                  <c:v>FY.68/69 Mangsir 13</c:v>
                </c:pt>
                <c:pt idx="2495">
                  <c:v>FY.68/69 Mangsir 14</c:v>
                </c:pt>
                <c:pt idx="2496">
                  <c:v>FY.68/69 Mangsir 15</c:v>
                </c:pt>
                <c:pt idx="2497">
                  <c:v>FY.68/69 Mangsir 16</c:v>
                </c:pt>
                <c:pt idx="2498">
                  <c:v>FY.68/69 Mangsir 17</c:v>
                </c:pt>
                <c:pt idx="2499">
                  <c:v>FY.68/69 Mangsir 18</c:v>
                </c:pt>
                <c:pt idx="2500">
                  <c:v>FY.68/69 Mangsir 19</c:v>
                </c:pt>
                <c:pt idx="2501">
                  <c:v>FY.68/69 Mangsir 20</c:v>
                </c:pt>
                <c:pt idx="2502">
                  <c:v>FY.68/69 Mangsir 21</c:v>
                </c:pt>
                <c:pt idx="2503">
                  <c:v>FY.68/69 Mangsir 22</c:v>
                </c:pt>
                <c:pt idx="2504">
                  <c:v>FY.68/69 Mangsir 23</c:v>
                </c:pt>
                <c:pt idx="2505">
                  <c:v>FY.68/69 Mangsir 24</c:v>
                </c:pt>
                <c:pt idx="2506">
                  <c:v>FY.68/69 Mangsir 25</c:v>
                </c:pt>
                <c:pt idx="2507">
                  <c:v>FY.68/69 Mangsir 26</c:v>
                </c:pt>
                <c:pt idx="2508">
                  <c:v>FY.68/69 Mangsir 27</c:v>
                </c:pt>
                <c:pt idx="2509">
                  <c:v>FY.68/69 Mangsir 28</c:v>
                </c:pt>
                <c:pt idx="2510">
                  <c:v>FY.68/69 Mangsir 29</c:v>
                </c:pt>
                <c:pt idx="2511">
                  <c:v>FY.68/69 Mangsir 30</c:v>
                </c:pt>
                <c:pt idx="2512">
                  <c:v>FY.68/69 Mangsir 31</c:v>
                </c:pt>
                <c:pt idx="2513">
                  <c:v>FY.68/69 Mangsir 32</c:v>
                </c:pt>
                <c:pt idx="2514">
                  <c:v>FY.68/69 Poush 1</c:v>
                </c:pt>
                <c:pt idx="2515">
                  <c:v>FY.68/69 Poush 2</c:v>
                </c:pt>
                <c:pt idx="2516">
                  <c:v>FY.68/69 Poush 3</c:v>
                </c:pt>
                <c:pt idx="2517">
                  <c:v>FY.68/69 Poush 4</c:v>
                </c:pt>
                <c:pt idx="2518">
                  <c:v>FY.68/69 Poush 5</c:v>
                </c:pt>
                <c:pt idx="2519">
                  <c:v>FY.68/69 Poush 6</c:v>
                </c:pt>
                <c:pt idx="2520">
                  <c:v>FY.68/69 Poush 7</c:v>
                </c:pt>
                <c:pt idx="2521">
                  <c:v>FY.68/69 Poush 8</c:v>
                </c:pt>
                <c:pt idx="2522">
                  <c:v>FY.68/69 Poush 9</c:v>
                </c:pt>
                <c:pt idx="2523">
                  <c:v>FY.68/69 Poush 10</c:v>
                </c:pt>
                <c:pt idx="2524">
                  <c:v>FY.68/69 Poush 11</c:v>
                </c:pt>
                <c:pt idx="2525">
                  <c:v>FY.68/69 Poush 12</c:v>
                </c:pt>
                <c:pt idx="2526">
                  <c:v>FY.68/69 Poush 13</c:v>
                </c:pt>
                <c:pt idx="2527">
                  <c:v>FY.68/69 Poush 14</c:v>
                </c:pt>
                <c:pt idx="2528">
                  <c:v>FY.68/69 Poush 15</c:v>
                </c:pt>
                <c:pt idx="2529">
                  <c:v>FY.68/69 Poush 16</c:v>
                </c:pt>
                <c:pt idx="2530">
                  <c:v>FY.68/69 Poush 17</c:v>
                </c:pt>
                <c:pt idx="2531">
                  <c:v>FY.68/69 Poush 18</c:v>
                </c:pt>
                <c:pt idx="2532">
                  <c:v>FY.68/69 Poush 19</c:v>
                </c:pt>
                <c:pt idx="2533">
                  <c:v>FY.68/69 Poush 20</c:v>
                </c:pt>
                <c:pt idx="2534">
                  <c:v>FY.68/69 Poush 21</c:v>
                </c:pt>
                <c:pt idx="2535">
                  <c:v>FY.68/69 Poush 22</c:v>
                </c:pt>
                <c:pt idx="2536">
                  <c:v>FY.68/69 Poush 23</c:v>
                </c:pt>
                <c:pt idx="2537">
                  <c:v>FY.68/69 Poush 24</c:v>
                </c:pt>
                <c:pt idx="2538">
                  <c:v>FY.68/69 Poush 25</c:v>
                </c:pt>
                <c:pt idx="2539">
                  <c:v>FY.68/69 Poush 26</c:v>
                </c:pt>
                <c:pt idx="2540">
                  <c:v>FY.68/69 Poush 27</c:v>
                </c:pt>
                <c:pt idx="2541">
                  <c:v>FY.68/69 Poush 28</c:v>
                </c:pt>
                <c:pt idx="2542">
                  <c:v>FY.68/69 Poush 29</c:v>
                </c:pt>
                <c:pt idx="2543">
                  <c:v>FY.68/69 Poush 30</c:v>
                </c:pt>
                <c:pt idx="2544">
                  <c:v>FY.68/69 Poush 31</c:v>
                </c:pt>
                <c:pt idx="2545">
                  <c:v>FY.68/69 Poush 32</c:v>
                </c:pt>
                <c:pt idx="2546">
                  <c:v>FY.68/69 Magh 1</c:v>
                </c:pt>
                <c:pt idx="2547">
                  <c:v>FY.68/69 Magh 2</c:v>
                </c:pt>
                <c:pt idx="2548">
                  <c:v>FY.68/69 Magh 3</c:v>
                </c:pt>
                <c:pt idx="2549">
                  <c:v>FY.68/69 Magh 4</c:v>
                </c:pt>
                <c:pt idx="2550">
                  <c:v>FY.68/69 Magh 5</c:v>
                </c:pt>
                <c:pt idx="2551">
                  <c:v>FY.68/69 Magh 6</c:v>
                </c:pt>
                <c:pt idx="2552">
                  <c:v>FY.68/69 Magh 7</c:v>
                </c:pt>
                <c:pt idx="2553">
                  <c:v>FY.68/69 Magh 8</c:v>
                </c:pt>
                <c:pt idx="2554">
                  <c:v>FY.68/69 Magh 9</c:v>
                </c:pt>
                <c:pt idx="2555">
                  <c:v>FY.68/69 Magh 10</c:v>
                </c:pt>
                <c:pt idx="2556">
                  <c:v>FY.68/69 Magh 11</c:v>
                </c:pt>
                <c:pt idx="2557">
                  <c:v>FY.68/69 Magh 12</c:v>
                </c:pt>
                <c:pt idx="2558">
                  <c:v>FY.68/69 Magh 13</c:v>
                </c:pt>
                <c:pt idx="2559">
                  <c:v>FY.68/69 Magh 14</c:v>
                </c:pt>
                <c:pt idx="2560">
                  <c:v>FY.68/69 Magh 15</c:v>
                </c:pt>
                <c:pt idx="2561">
                  <c:v>FY.68/69 Magh 16</c:v>
                </c:pt>
                <c:pt idx="2562">
                  <c:v>FY.68/69 Magh 17</c:v>
                </c:pt>
                <c:pt idx="2563">
                  <c:v>FY.68/69 Magh 18</c:v>
                </c:pt>
                <c:pt idx="2564">
                  <c:v>FY.68/69 Magh 19</c:v>
                </c:pt>
                <c:pt idx="2565">
                  <c:v>FY.68/69 Magh 20</c:v>
                </c:pt>
                <c:pt idx="2566">
                  <c:v>FY.68/69 Magh 21</c:v>
                </c:pt>
                <c:pt idx="2567">
                  <c:v>FY.68/69 Magh 22</c:v>
                </c:pt>
                <c:pt idx="2568">
                  <c:v>FY.68/69 Magh 23</c:v>
                </c:pt>
                <c:pt idx="2569">
                  <c:v>FY.68/69 Magh 24</c:v>
                </c:pt>
                <c:pt idx="2570">
                  <c:v>FY.68/69 Magh 25</c:v>
                </c:pt>
                <c:pt idx="2571">
                  <c:v>FY.68/69 Magh 26</c:v>
                </c:pt>
                <c:pt idx="2572">
                  <c:v>FY.68/69 Magh 27</c:v>
                </c:pt>
                <c:pt idx="2573">
                  <c:v>FY.68/69 Magh 28</c:v>
                </c:pt>
                <c:pt idx="2574">
                  <c:v>FY.68/69 Magh 29</c:v>
                </c:pt>
                <c:pt idx="2575">
                  <c:v>FY.68/69 Magh 30</c:v>
                </c:pt>
                <c:pt idx="2576">
                  <c:v>FY.68/69 Magh 31</c:v>
                </c:pt>
                <c:pt idx="2577">
                  <c:v>FY.68/69 Magh 32</c:v>
                </c:pt>
                <c:pt idx="2578">
                  <c:v>FY.68/69 Falgun 1</c:v>
                </c:pt>
                <c:pt idx="2579">
                  <c:v>FY.68/69 Falgun 2</c:v>
                </c:pt>
                <c:pt idx="2580">
                  <c:v>FY.68/69 Falgun 3</c:v>
                </c:pt>
                <c:pt idx="2581">
                  <c:v>FY.68/69 Falgun 4</c:v>
                </c:pt>
                <c:pt idx="2582">
                  <c:v>FY.68/69 Falgun 5</c:v>
                </c:pt>
                <c:pt idx="2583">
                  <c:v>FY.68/69 Falgun 6</c:v>
                </c:pt>
                <c:pt idx="2584">
                  <c:v>FY.68/69 Falgun 7</c:v>
                </c:pt>
                <c:pt idx="2585">
                  <c:v>FY.68/69 Falgun 8</c:v>
                </c:pt>
                <c:pt idx="2586">
                  <c:v>FY.68/69 Falgun 9</c:v>
                </c:pt>
                <c:pt idx="2587">
                  <c:v>FY.68/69 Falgun 10</c:v>
                </c:pt>
                <c:pt idx="2588">
                  <c:v>FY.68/69 Falgun 11</c:v>
                </c:pt>
                <c:pt idx="2589">
                  <c:v>FY.68/69 Falgun 12</c:v>
                </c:pt>
                <c:pt idx="2590">
                  <c:v>FY.68/69 Falgun 13</c:v>
                </c:pt>
                <c:pt idx="2591">
                  <c:v>FY.68/69 Falgun 14</c:v>
                </c:pt>
                <c:pt idx="2592">
                  <c:v>FY.68/69 Falgun 15</c:v>
                </c:pt>
                <c:pt idx="2593">
                  <c:v>FY.68/69 Falgun 16</c:v>
                </c:pt>
                <c:pt idx="2594">
                  <c:v>FY.68/69 Falgun 17</c:v>
                </c:pt>
                <c:pt idx="2595">
                  <c:v>FY.68/69 Falgun 18</c:v>
                </c:pt>
                <c:pt idx="2596">
                  <c:v>FY.68/69 Falgun 19</c:v>
                </c:pt>
                <c:pt idx="2597">
                  <c:v>FY.68/69 Falgun 20</c:v>
                </c:pt>
                <c:pt idx="2598">
                  <c:v>FY.68/69 Falgun 21</c:v>
                </c:pt>
                <c:pt idx="2599">
                  <c:v>FY.68/69 Falgun 22</c:v>
                </c:pt>
                <c:pt idx="2600">
                  <c:v>FY.68/69 Falgun 23</c:v>
                </c:pt>
                <c:pt idx="2601">
                  <c:v>FY.68/69 Falgun 24</c:v>
                </c:pt>
                <c:pt idx="2602">
                  <c:v>FY.68/69 Falgun 25</c:v>
                </c:pt>
                <c:pt idx="2603">
                  <c:v>FY.68/69 Falgun 26</c:v>
                </c:pt>
                <c:pt idx="2604">
                  <c:v>FY.68/69 Falgun 27</c:v>
                </c:pt>
                <c:pt idx="2605">
                  <c:v>FY.68/69 Falgun 28</c:v>
                </c:pt>
                <c:pt idx="2606">
                  <c:v>FY.68/69 Falgun 29</c:v>
                </c:pt>
                <c:pt idx="2607">
                  <c:v>FY.68/69 Falgun 30</c:v>
                </c:pt>
                <c:pt idx="2608">
                  <c:v>FY.68/69 Falgun 31</c:v>
                </c:pt>
                <c:pt idx="2609">
                  <c:v>FY.68/69 Falgun 32</c:v>
                </c:pt>
                <c:pt idx="2610">
                  <c:v>FY.68/69 Chaitra 1</c:v>
                </c:pt>
                <c:pt idx="2611">
                  <c:v>FY.68/69 Chaitra 2</c:v>
                </c:pt>
                <c:pt idx="2612">
                  <c:v>FY.68/69 Chaitra 3</c:v>
                </c:pt>
                <c:pt idx="2613">
                  <c:v>FY.68/69 Chaitra 4</c:v>
                </c:pt>
                <c:pt idx="2614">
                  <c:v>FY.68/69 Chaitra 5</c:v>
                </c:pt>
                <c:pt idx="2615">
                  <c:v>FY.68/69 Chaitra 6</c:v>
                </c:pt>
                <c:pt idx="2616">
                  <c:v>FY.68/69 Chaitra 7</c:v>
                </c:pt>
                <c:pt idx="2617">
                  <c:v>FY.68/69 Chaitra 8</c:v>
                </c:pt>
                <c:pt idx="2618">
                  <c:v>FY.68/69 Chaitra 9</c:v>
                </c:pt>
                <c:pt idx="2619">
                  <c:v>FY.68/69 Chaitra 10</c:v>
                </c:pt>
                <c:pt idx="2620">
                  <c:v>FY.68/69 Chaitra 11</c:v>
                </c:pt>
                <c:pt idx="2621">
                  <c:v>FY.68/69 Chaitra 12</c:v>
                </c:pt>
                <c:pt idx="2622">
                  <c:v>FY.68/69 Chaitra 13</c:v>
                </c:pt>
                <c:pt idx="2623">
                  <c:v>FY.68/69 Chaitra 14</c:v>
                </c:pt>
                <c:pt idx="2624">
                  <c:v>FY.68/69 Chaitra 15</c:v>
                </c:pt>
                <c:pt idx="2625">
                  <c:v>FY.68/69 Chaitra 16</c:v>
                </c:pt>
                <c:pt idx="2626">
                  <c:v>FY.68/69 Chaitra 17</c:v>
                </c:pt>
                <c:pt idx="2627">
                  <c:v>FY.68/69 Chaitra 18</c:v>
                </c:pt>
                <c:pt idx="2628">
                  <c:v>FY.68/69 Chaitra 19</c:v>
                </c:pt>
                <c:pt idx="2629">
                  <c:v>FY.68/69 Chaitra 20</c:v>
                </c:pt>
                <c:pt idx="2630">
                  <c:v>FY.68/69 Chaitra 21</c:v>
                </c:pt>
                <c:pt idx="2631">
                  <c:v>FY.68/69 Chaitra 22</c:v>
                </c:pt>
                <c:pt idx="2632">
                  <c:v>FY.68/69 Chaitra 23</c:v>
                </c:pt>
                <c:pt idx="2633">
                  <c:v>FY.68/69 Chaitra 24</c:v>
                </c:pt>
                <c:pt idx="2634">
                  <c:v>FY.68/69 Chaitra 25</c:v>
                </c:pt>
                <c:pt idx="2635">
                  <c:v>FY.68/69 Chaitra 26</c:v>
                </c:pt>
                <c:pt idx="2636">
                  <c:v>FY.68/69 Chaitra 27</c:v>
                </c:pt>
                <c:pt idx="2637">
                  <c:v>FY.68/69 Chaitra 28</c:v>
                </c:pt>
                <c:pt idx="2638">
                  <c:v>FY.68/69 Chaitra 29</c:v>
                </c:pt>
                <c:pt idx="2639">
                  <c:v>FY.68/69 Chaitra 30</c:v>
                </c:pt>
                <c:pt idx="2640">
                  <c:v>FY.68/69 Chaitra 31</c:v>
                </c:pt>
                <c:pt idx="2641">
                  <c:v>FY.68/69 Chaitra 32</c:v>
                </c:pt>
                <c:pt idx="2642">
                  <c:v>FY.68/69 Baishakh 1</c:v>
                </c:pt>
                <c:pt idx="2643">
                  <c:v>FY.68/69 Baishakh 2</c:v>
                </c:pt>
                <c:pt idx="2644">
                  <c:v>FY.68/69 Baishakh 3</c:v>
                </c:pt>
                <c:pt idx="2645">
                  <c:v>FY.68/69 Baishakh 4</c:v>
                </c:pt>
                <c:pt idx="2646">
                  <c:v>FY.68/69 Baishakh 5</c:v>
                </c:pt>
                <c:pt idx="2647">
                  <c:v>FY.68/69 Baishakh 6</c:v>
                </c:pt>
                <c:pt idx="2648">
                  <c:v>FY.68/69 Baishakh 7</c:v>
                </c:pt>
                <c:pt idx="2649">
                  <c:v>FY.68/69 Baishakh 8</c:v>
                </c:pt>
                <c:pt idx="2650">
                  <c:v>FY.68/69 Baishakh 9</c:v>
                </c:pt>
                <c:pt idx="2651">
                  <c:v>FY.68/69 Baishakh 10</c:v>
                </c:pt>
                <c:pt idx="2652">
                  <c:v>FY.68/69 Baishakh 11</c:v>
                </c:pt>
                <c:pt idx="2653">
                  <c:v>FY.68/69 Baishakh 12</c:v>
                </c:pt>
                <c:pt idx="2654">
                  <c:v>FY.68/69 Baishakh 13</c:v>
                </c:pt>
                <c:pt idx="2655">
                  <c:v>FY.68/69 Baishakh 14</c:v>
                </c:pt>
                <c:pt idx="2656">
                  <c:v>FY.68/69 Baishakh 15</c:v>
                </c:pt>
                <c:pt idx="2657">
                  <c:v>FY.68/69 Baishakh 16</c:v>
                </c:pt>
                <c:pt idx="2658">
                  <c:v>FY.68/69 Baishakh 17</c:v>
                </c:pt>
                <c:pt idx="2659">
                  <c:v>FY.68/69 Baishakh 18</c:v>
                </c:pt>
                <c:pt idx="2660">
                  <c:v>FY.68/69 Baishakh 19</c:v>
                </c:pt>
                <c:pt idx="2661">
                  <c:v>FY.68/69 Baishakh 20</c:v>
                </c:pt>
                <c:pt idx="2662">
                  <c:v>FY.68/69 Baishakh 21</c:v>
                </c:pt>
                <c:pt idx="2663">
                  <c:v>FY.68/69 Baishakh 22</c:v>
                </c:pt>
                <c:pt idx="2664">
                  <c:v>FY.68/69 Baishakh 23</c:v>
                </c:pt>
                <c:pt idx="2665">
                  <c:v>FY.68/69 Baishakh 24</c:v>
                </c:pt>
                <c:pt idx="2666">
                  <c:v>FY.68/69 Baishakh 25</c:v>
                </c:pt>
                <c:pt idx="2667">
                  <c:v>FY.68/69 Baishakh 26</c:v>
                </c:pt>
                <c:pt idx="2668">
                  <c:v>FY.68/69 Baishakh 27</c:v>
                </c:pt>
                <c:pt idx="2669">
                  <c:v>FY.68/69 Baishakh 28</c:v>
                </c:pt>
                <c:pt idx="2670">
                  <c:v>FY.68/69 Baishakh 29</c:v>
                </c:pt>
                <c:pt idx="2671">
                  <c:v>FY.68/69 Baishakh 30</c:v>
                </c:pt>
                <c:pt idx="2672">
                  <c:v>FY.68/69 Baishakh 31</c:v>
                </c:pt>
                <c:pt idx="2673">
                  <c:v>FY.68/69 Baishakh 32</c:v>
                </c:pt>
                <c:pt idx="2674">
                  <c:v>FY.68/69 Jestha  1</c:v>
                </c:pt>
                <c:pt idx="2675">
                  <c:v>FY.68/69 Jestha  2</c:v>
                </c:pt>
                <c:pt idx="2676">
                  <c:v>FY.68/69 Jestha  3</c:v>
                </c:pt>
                <c:pt idx="2677">
                  <c:v>FY.68/69 Jestha  4</c:v>
                </c:pt>
                <c:pt idx="2678">
                  <c:v>FY.68/69 Jestha  5</c:v>
                </c:pt>
                <c:pt idx="2679">
                  <c:v>FY.68/69 Jestha  6</c:v>
                </c:pt>
                <c:pt idx="2680">
                  <c:v>FY.68/69 Jestha  7</c:v>
                </c:pt>
                <c:pt idx="2681">
                  <c:v>FY.68/69 Jestha  8</c:v>
                </c:pt>
                <c:pt idx="2682">
                  <c:v>FY.68/69 Jestha  9</c:v>
                </c:pt>
                <c:pt idx="2683">
                  <c:v>FY.68/69 Jestha  10</c:v>
                </c:pt>
                <c:pt idx="2684">
                  <c:v>FY.68/69 Jestha  11</c:v>
                </c:pt>
                <c:pt idx="2685">
                  <c:v>FY.68/69 Jestha  12</c:v>
                </c:pt>
                <c:pt idx="2686">
                  <c:v>FY.68/69 Jestha  13</c:v>
                </c:pt>
                <c:pt idx="2687">
                  <c:v>FY.68/69 Jestha  14</c:v>
                </c:pt>
                <c:pt idx="2688">
                  <c:v>FY.68/69 Jestha  15</c:v>
                </c:pt>
                <c:pt idx="2689">
                  <c:v>FY.68/69 Jestha  16</c:v>
                </c:pt>
                <c:pt idx="2690">
                  <c:v>FY.68/69 Jestha  17</c:v>
                </c:pt>
                <c:pt idx="2691">
                  <c:v>FY.68/69 Jestha  18</c:v>
                </c:pt>
                <c:pt idx="2692">
                  <c:v>FY.68/69 Jestha  19</c:v>
                </c:pt>
                <c:pt idx="2693">
                  <c:v>FY.68/69 Jestha  20</c:v>
                </c:pt>
                <c:pt idx="2694">
                  <c:v>FY.68/69 Jestha  21</c:v>
                </c:pt>
                <c:pt idx="2695">
                  <c:v>FY.68/69 Jestha  22</c:v>
                </c:pt>
                <c:pt idx="2696">
                  <c:v>FY.68/69 Jestha  23</c:v>
                </c:pt>
                <c:pt idx="2697">
                  <c:v>FY.68/69 Jestha  24</c:v>
                </c:pt>
                <c:pt idx="2698">
                  <c:v>FY.68/69 Jestha  25</c:v>
                </c:pt>
                <c:pt idx="2699">
                  <c:v>FY.68/69 Jestha  26</c:v>
                </c:pt>
                <c:pt idx="2700">
                  <c:v>FY.68/69 Jestha  27</c:v>
                </c:pt>
                <c:pt idx="2701">
                  <c:v>FY.68/69 Jestha  28</c:v>
                </c:pt>
                <c:pt idx="2702">
                  <c:v>FY.68/69 Jestha  29</c:v>
                </c:pt>
                <c:pt idx="2703">
                  <c:v>FY.68/69 Jestha  30</c:v>
                </c:pt>
                <c:pt idx="2704">
                  <c:v>FY.68/69 Jestha  31</c:v>
                </c:pt>
                <c:pt idx="2705">
                  <c:v>FY.68/69 Jestha  32</c:v>
                </c:pt>
                <c:pt idx="2706">
                  <c:v>FY.68/69 Ashadh 1</c:v>
                </c:pt>
                <c:pt idx="2707">
                  <c:v>FY.68/69 Ashadh 2</c:v>
                </c:pt>
                <c:pt idx="2708">
                  <c:v>FY.68/69 Ashadh 3</c:v>
                </c:pt>
                <c:pt idx="2709">
                  <c:v>FY.68/69 Ashadh 4</c:v>
                </c:pt>
                <c:pt idx="2710">
                  <c:v>FY.68/69 Ashadh 5</c:v>
                </c:pt>
                <c:pt idx="2711">
                  <c:v>FY.68/69 Ashadh 6</c:v>
                </c:pt>
                <c:pt idx="2712">
                  <c:v>FY.68/69 Ashadh 7</c:v>
                </c:pt>
                <c:pt idx="2713">
                  <c:v>FY.68/69 Ashadh 8</c:v>
                </c:pt>
                <c:pt idx="2714">
                  <c:v>FY.68/69 Ashadh 9</c:v>
                </c:pt>
                <c:pt idx="2715">
                  <c:v>FY.68/69 Ashadh 10</c:v>
                </c:pt>
                <c:pt idx="2716">
                  <c:v>FY.68/69 Ashadh 11</c:v>
                </c:pt>
                <c:pt idx="2717">
                  <c:v>FY.68/69 Ashadh 12</c:v>
                </c:pt>
                <c:pt idx="2718">
                  <c:v>FY.68/69 Ashadh 13</c:v>
                </c:pt>
                <c:pt idx="2719">
                  <c:v>FY.68/69 Ashadh 14</c:v>
                </c:pt>
                <c:pt idx="2720">
                  <c:v>FY.68/69 Ashadh 15</c:v>
                </c:pt>
                <c:pt idx="2721">
                  <c:v>FY.68/69 Ashadh 16</c:v>
                </c:pt>
                <c:pt idx="2722">
                  <c:v>FY.68/69 Ashadh 17</c:v>
                </c:pt>
                <c:pt idx="2723">
                  <c:v>FY.68/69 Ashadh 18</c:v>
                </c:pt>
                <c:pt idx="2724">
                  <c:v>FY.68/69 Ashadh 19</c:v>
                </c:pt>
                <c:pt idx="2725">
                  <c:v>FY.68/69 Ashadh 20</c:v>
                </c:pt>
                <c:pt idx="2726">
                  <c:v>FY.68/69 Ashadh 21</c:v>
                </c:pt>
                <c:pt idx="2727">
                  <c:v>FY.68/69 Ashadh 22</c:v>
                </c:pt>
                <c:pt idx="2728">
                  <c:v>FY.68/69 Ashadh 23</c:v>
                </c:pt>
                <c:pt idx="2729">
                  <c:v>FY.68/69 Ashadh 24</c:v>
                </c:pt>
                <c:pt idx="2730">
                  <c:v>FY.68/69 Ashadh 25</c:v>
                </c:pt>
                <c:pt idx="2731">
                  <c:v>FY.68/69 Ashadh 26</c:v>
                </c:pt>
                <c:pt idx="2732">
                  <c:v>FY.68/69 Ashadh 27</c:v>
                </c:pt>
                <c:pt idx="2733">
                  <c:v>FY.68/69 Ashadh 28</c:v>
                </c:pt>
                <c:pt idx="2734">
                  <c:v>FY.68/69 Ashadh 29</c:v>
                </c:pt>
                <c:pt idx="2735">
                  <c:v>FY.68/69 Ashadh 30</c:v>
                </c:pt>
                <c:pt idx="2736">
                  <c:v>FY.68/69 Ashadh 31</c:v>
                </c:pt>
                <c:pt idx="2737">
                  <c:v>FY.68/69 Ashadh 32</c:v>
                </c:pt>
                <c:pt idx="2738">
                  <c:v>FY.69/70 Shrawan 1</c:v>
                </c:pt>
                <c:pt idx="2739">
                  <c:v>FY.69/70 Shrawan 2</c:v>
                </c:pt>
                <c:pt idx="2740">
                  <c:v>FY.69/70 Shrawan 3</c:v>
                </c:pt>
                <c:pt idx="2741">
                  <c:v>FY.69/70 Shrawan 4</c:v>
                </c:pt>
                <c:pt idx="2742">
                  <c:v>FY.69/70 Shrawan 5</c:v>
                </c:pt>
                <c:pt idx="2743">
                  <c:v>FY.69/70 Shrawan 6</c:v>
                </c:pt>
                <c:pt idx="2744">
                  <c:v>FY.69/70 Shrawan 7</c:v>
                </c:pt>
                <c:pt idx="2745">
                  <c:v>FY.69/70 Shrawan 8</c:v>
                </c:pt>
                <c:pt idx="2746">
                  <c:v>FY.69/70 Shrawan 9</c:v>
                </c:pt>
                <c:pt idx="2747">
                  <c:v>FY.69/70 Shrawan 10</c:v>
                </c:pt>
                <c:pt idx="2748">
                  <c:v>FY.69/70 Shrawan 11</c:v>
                </c:pt>
                <c:pt idx="2749">
                  <c:v>FY.69/70 Shrawan 12</c:v>
                </c:pt>
                <c:pt idx="2750">
                  <c:v>FY.69/70 Shrawan 13</c:v>
                </c:pt>
                <c:pt idx="2751">
                  <c:v>FY.69/70 Shrawan 14</c:v>
                </c:pt>
                <c:pt idx="2752">
                  <c:v>FY.69/70 Shrawan 15</c:v>
                </c:pt>
                <c:pt idx="2753">
                  <c:v>FY.69/70 Shrawan 16</c:v>
                </c:pt>
                <c:pt idx="2754">
                  <c:v>FY.69/70 Shrawan 17</c:v>
                </c:pt>
                <c:pt idx="2755">
                  <c:v>FY.69/70 Shrawan 18</c:v>
                </c:pt>
                <c:pt idx="2756">
                  <c:v>FY.69/70 Shrawan 19</c:v>
                </c:pt>
                <c:pt idx="2757">
                  <c:v>FY.69/70 Shrawan 20</c:v>
                </c:pt>
                <c:pt idx="2758">
                  <c:v>FY.69/70 Shrawan 21</c:v>
                </c:pt>
                <c:pt idx="2759">
                  <c:v>FY.69/70 Shrawan 22</c:v>
                </c:pt>
                <c:pt idx="2760">
                  <c:v>FY.69/70 Shrawan 23</c:v>
                </c:pt>
                <c:pt idx="2761">
                  <c:v>FY.69/70 Shrawan 24</c:v>
                </c:pt>
                <c:pt idx="2762">
                  <c:v>FY.69/70 Shrawan 25</c:v>
                </c:pt>
                <c:pt idx="2763">
                  <c:v>FY.69/70 Shrawan 26</c:v>
                </c:pt>
                <c:pt idx="2764">
                  <c:v>FY.69/70 Shrawan 27</c:v>
                </c:pt>
                <c:pt idx="2765">
                  <c:v>FY.69/70 Shrawan 28</c:v>
                </c:pt>
                <c:pt idx="2766">
                  <c:v>FY.69/70 Shrawan 29</c:v>
                </c:pt>
                <c:pt idx="2767">
                  <c:v>FY.69/70 Shrawan 30</c:v>
                </c:pt>
                <c:pt idx="2768">
                  <c:v>FY.69/70 Shrawan 31</c:v>
                </c:pt>
                <c:pt idx="2769">
                  <c:v>FY.69/70 Shrawan 32</c:v>
                </c:pt>
                <c:pt idx="2770">
                  <c:v>FY.69/70 Bhadra 1</c:v>
                </c:pt>
                <c:pt idx="2771">
                  <c:v>FY.69/70 Bhadra 2</c:v>
                </c:pt>
                <c:pt idx="2772">
                  <c:v>FY.69/70 Bhadra 3</c:v>
                </c:pt>
                <c:pt idx="2773">
                  <c:v>FY.69/70 Bhadra 4</c:v>
                </c:pt>
                <c:pt idx="2774">
                  <c:v>FY.69/70 Bhadra 5</c:v>
                </c:pt>
                <c:pt idx="2775">
                  <c:v>FY.69/70 Bhadra 6</c:v>
                </c:pt>
                <c:pt idx="2776">
                  <c:v>FY.69/70 Bhadra 7</c:v>
                </c:pt>
                <c:pt idx="2777">
                  <c:v>FY.69/70 Bhadra 8</c:v>
                </c:pt>
                <c:pt idx="2778">
                  <c:v>FY.69/70 Bhadra 9</c:v>
                </c:pt>
                <c:pt idx="2779">
                  <c:v>FY.69/70 Bhadra 10</c:v>
                </c:pt>
                <c:pt idx="2780">
                  <c:v>FY.69/70 Bhadra 11</c:v>
                </c:pt>
                <c:pt idx="2781">
                  <c:v>FY.69/70 Bhadra 12</c:v>
                </c:pt>
                <c:pt idx="2782">
                  <c:v>FY.69/70 Bhadra 13</c:v>
                </c:pt>
                <c:pt idx="2783">
                  <c:v>FY.69/70 Bhadra 14</c:v>
                </c:pt>
                <c:pt idx="2784">
                  <c:v>FY.69/70 Bhadra 15</c:v>
                </c:pt>
                <c:pt idx="2785">
                  <c:v>FY.69/70 Bhadra 16</c:v>
                </c:pt>
                <c:pt idx="2786">
                  <c:v>FY.69/70 Bhadra 17</c:v>
                </c:pt>
                <c:pt idx="2787">
                  <c:v>FY.69/70 Bhadra 18</c:v>
                </c:pt>
                <c:pt idx="2788">
                  <c:v>FY.69/70 Bhadra 19</c:v>
                </c:pt>
                <c:pt idx="2789">
                  <c:v>FY.69/70 Bhadra 20</c:v>
                </c:pt>
                <c:pt idx="2790">
                  <c:v>FY.69/70 Bhadra 21</c:v>
                </c:pt>
                <c:pt idx="2791">
                  <c:v>FY.69/70 Bhadra 22</c:v>
                </c:pt>
                <c:pt idx="2792">
                  <c:v>FY.69/70 Bhadra 23</c:v>
                </c:pt>
                <c:pt idx="2793">
                  <c:v>FY.69/70 Bhadra 24</c:v>
                </c:pt>
                <c:pt idx="2794">
                  <c:v>FY.69/70 Bhadra 25</c:v>
                </c:pt>
                <c:pt idx="2795">
                  <c:v>FY.69/70 Bhadra 26</c:v>
                </c:pt>
                <c:pt idx="2796">
                  <c:v>FY.69/70 Bhadra 27</c:v>
                </c:pt>
                <c:pt idx="2797">
                  <c:v>FY.69/70 Bhadra 28</c:v>
                </c:pt>
                <c:pt idx="2798">
                  <c:v>FY.69/70 Bhadra 29</c:v>
                </c:pt>
                <c:pt idx="2799">
                  <c:v>FY.69/70 Bhadra 30</c:v>
                </c:pt>
                <c:pt idx="2800">
                  <c:v>FY.69/70 Bhadra 31</c:v>
                </c:pt>
                <c:pt idx="2801">
                  <c:v>FY.69/70 Bhadra 32</c:v>
                </c:pt>
                <c:pt idx="2802">
                  <c:v>FY.69/70 Ashwin 1</c:v>
                </c:pt>
                <c:pt idx="2803">
                  <c:v>FY.69/70 Ashwin 2</c:v>
                </c:pt>
                <c:pt idx="2804">
                  <c:v>FY.69/70 Ashwin 3</c:v>
                </c:pt>
                <c:pt idx="2805">
                  <c:v>FY.69/70 Ashwin 4</c:v>
                </c:pt>
                <c:pt idx="2806">
                  <c:v>FY.69/70 Ashwin 5</c:v>
                </c:pt>
                <c:pt idx="2807">
                  <c:v>FY.69/70 Ashwin 6</c:v>
                </c:pt>
                <c:pt idx="2808">
                  <c:v>FY.69/70 Ashwin 7</c:v>
                </c:pt>
                <c:pt idx="2809">
                  <c:v>FY.69/70 Ashwin 8</c:v>
                </c:pt>
                <c:pt idx="2810">
                  <c:v>FY.69/70 Ashwin 9</c:v>
                </c:pt>
                <c:pt idx="2811">
                  <c:v>FY.69/70 Ashwin 10</c:v>
                </c:pt>
                <c:pt idx="2812">
                  <c:v>FY.69/70 Ashwin 11</c:v>
                </c:pt>
                <c:pt idx="2813">
                  <c:v>FY.69/70 Ashwin 12</c:v>
                </c:pt>
                <c:pt idx="2814">
                  <c:v>FY.69/70 Ashwin 13</c:v>
                </c:pt>
                <c:pt idx="2815">
                  <c:v>FY.69/70 Ashwin 14</c:v>
                </c:pt>
                <c:pt idx="2816">
                  <c:v>FY.69/70 Ashwin 15</c:v>
                </c:pt>
                <c:pt idx="2817">
                  <c:v>FY.69/70 Ashwin 16</c:v>
                </c:pt>
                <c:pt idx="2818">
                  <c:v>FY.69/70 Ashwin 17</c:v>
                </c:pt>
                <c:pt idx="2819">
                  <c:v>FY.69/70 Ashwin 18</c:v>
                </c:pt>
                <c:pt idx="2820">
                  <c:v>FY.69/70 Ashwin 19</c:v>
                </c:pt>
                <c:pt idx="2821">
                  <c:v>FY.69/70 Ashwin 20</c:v>
                </c:pt>
                <c:pt idx="2822">
                  <c:v>FY.69/70 Ashwin 21</c:v>
                </c:pt>
                <c:pt idx="2823">
                  <c:v>FY.69/70 Ashwin 22</c:v>
                </c:pt>
                <c:pt idx="2824">
                  <c:v>FY.69/70 Ashwin 23</c:v>
                </c:pt>
                <c:pt idx="2825">
                  <c:v>FY.69/70 Ashwin 24</c:v>
                </c:pt>
                <c:pt idx="2826">
                  <c:v>FY.69/70 Ashwin 25</c:v>
                </c:pt>
                <c:pt idx="2827">
                  <c:v>FY.69/70 Ashwin 26</c:v>
                </c:pt>
                <c:pt idx="2828">
                  <c:v>FY.69/70 Ashwin 27</c:v>
                </c:pt>
                <c:pt idx="2829">
                  <c:v>FY.69/70 Ashwin 28</c:v>
                </c:pt>
                <c:pt idx="2830">
                  <c:v>FY.69/70 Ashwin 29</c:v>
                </c:pt>
                <c:pt idx="2831">
                  <c:v>FY.69/70 Ashwin 30</c:v>
                </c:pt>
                <c:pt idx="2832">
                  <c:v>FY.69/70 Ashwin 31</c:v>
                </c:pt>
                <c:pt idx="2833">
                  <c:v>FY.69/70 Ashwin 32</c:v>
                </c:pt>
                <c:pt idx="2834">
                  <c:v>FY.69/70 Kartik 1</c:v>
                </c:pt>
                <c:pt idx="2835">
                  <c:v>FY.69/70 Kartik 2</c:v>
                </c:pt>
                <c:pt idx="2836">
                  <c:v>FY.69/70 Kartik 3</c:v>
                </c:pt>
                <c:pt idx="2837">
                  <c:v>FY.69/70 Kartik 4</c:v>
                </c:pt>
                <c:pt idx="2838">
                  <c:v>FY.69/70 Kartik 5</c:v>
                </c:pt>
                <c:pt idx="2839">
                  <c:v>FY.69/70 Kartik 6</c:v>
                </c:pt>
                <c:pt idx="2840">
                  <c:v>FY.69/70 Kartik 7</c:v>
                </c:pt>
                <c:pt idx="2841">
                  <c:v>FY.69/70 Kartik 8</c:v>
                </c:pt>
                <c:pt idx="2842">
                  <c:v>FY.69/70 Kartik 9</c:v>
                </c:pt>
                <c:pt idx="2843">
                  <c:v>FY.69/70 Kartik 10</c:v>
                </c:pt>
                <c:pt idx="2844">
                  <c:v>FY.69/70 Kartik 11</c:v>
                </c:pt>
                <c:pt idx="2845">
                  <c:v>FY.69/70 Kartik 12</c:v>
                </c:pt>
                <c:pt idx="2846">
                  <c:v>FY.69/70 Kartik 13</c:v>
                </c:pt>
                <c:pt idx="2847">
                  <c:v>FY.69/70 Kartik 14</c:v>
                </c:pt>
                <c:pt idx="2848">
                  <c:v>FY.69/70 Kartik 15</c:v>
                </c:pt>
                <c:pt idx="2849">
                  <c:v>FY.69/70 Kartik 16</c:v>
                </c:pt>
                <c:pt idx="2850">
                  <c:v>FY.69/70 Kartik 17</c:v>
                </c:pt>
                <c:pt idx="2851">
                  <c:v>FY.69/70 Kartik 18</c:v>
                </c:pt>
                <c:pt idx="2852">
                  <c:v>FY.69/70 Kartik 19</c:v>
                </c:pt>
                <c:pt idx="2853">
                  <c:v>FY.69/70 Kartik 20</c:v>
                </c:pt>
                <c:pt idx="2854">
                  <c:v>FY.69/70 Kartik 21</c:v>
                </c:pt>
                <c:pt idx="2855">
                  <c:v>FY.69/70 Kartik 22</c:v>
                </c:pt>
                <c:pt idx="2856">
                  <c:v>FY.69/70 Kartik 23</c:v>
                </c:pt>
                <c:pt idx="2857">
                  <c:v>FY.69/70 Kartik 24</c:v>
                </c:pt>
                <c:pt idx="2858">
                  <c:v>FY.69/70 Kartik 25</c:v>
                </c:pt>
                <c:pt idx="2859">
                  <c:v>FY.69/70 Kartik 26</c:v>
                </c:pt>
                <c:pt idx="2860">
                  <c:v>FY.69/70 Kartik 27</c:v>
                </c:pt>
                <c:pt idx="2861">
                  <c:v>FY.69/70 Kartik 28</c:v>
                </c:pt>
                <c:pt idx="2862">
                  <c:v>FY.69/70 Kartik 29</c:v>
                </c:pt>
                <c:pt idx="2863">
                  <c:v>FY.69/70 Kartik 30</c:v>
                </c:pt>
                <c:pt idx="2864">
                  <c:v>FY.69/70 Kartik 31</c:v>
                </c:pt>
                <c:pt idx="2865">
                  <c:v>FY.69/70 Kartik 32</c:v>
                </c:pt>
                <c:pt idx="2866">
                  <c:v>FY.69/70 Mangsir 1</c:v>
                </c:pt>
                <c:pt idx="2867">
                  <c:v>FY.69/70 Mangsir 2</c:v>
                </c:pt>
                <c:pt idx="2868">
                  <c:v>FY.69/70 Mangsir 3</c:v>
                </c:pt>
                <c:pt idx="2869">
                  <c:v>FY.69/70 Mangsir 4</c:v>
                </c:pt>
                <c:pt idx="2870">
                  <c:v>FY.69/70 Mangsir 5</c:v>
                </c:pt>
                <c:pt idx="2871">
                  <c:v>FY.69/70 Mangsir 6</c:v>
                </c:pt>
                <c:pt idx="2872">
                  <c:v>FY.69/70 Mangsir 7</c:v>
                </c:pt>
                <c:pt idx="2873">
                  <c:v>FY.69/70 Mangsir 8</c:v>
                </c:pt>
                <c:pt idx="2874">
                  <c:v>FY.69/70 Mangsir 9</c:v>
                </c:pt>
                <c:pt idx="2875">
                  <c:v>FY.69/70 Mangsir 10</c:v>
                </c:pt>
                <c:pt idx="2876">
                  <c:v>FY.69/70 Mangsir 11</c:v>
                </c:pt>
                <c:pt idx="2877">
                  <c:v>FY.69/70 Mangsir 12</c:v>
                </c:pt>
                <c:pt idx="2878">
                  <c:v>FY.69/70 Mangsir 13</c:v>
                </c:pt>
                <c:pt idx="2879">
                  <c:v>FY.69/70 Mangsir 14</c:v>
                </c:pt>
                <c:pt idx="2880">
                  <c:v>FY.69/70 Mangsir 15</c:v>
                </c:pt>
                <c:pt idx="2881">
                  <c:v>FY.69/70 Mangsir 16</c:v>
                </c:pt>
                <c:pt idx="2882">
                  <c:v>FY.69/70 Mangsir 17</c:v>
                </c:pt>
                <c:pt idx="2883">
                  <c:v>FY.69/70 Mangsir 18</c:v>
                </c:pt>
                <c:pt idx="2884">
                  <c:v>FY.69/70 Mangsir 19</c:v>
                </c:pt>
                <c:pt idx="2885">
                  <c:v>FY.69/70 Mangsir 20</c:v>
                </c:pt>
                <c:pt idx="2886">
                  <c:v>FY.69/70 Mangsir 21</c:v>
                </c:pt>
                <c:pt idx="2887">
                  <c:v>FY.69/70 Mangsir 22</c:v>
                </c:pt>
                <c:pt idx="2888">
                  <c:v>FY.69/70 Mangsir 23</c:v>
                </c:pt>
                <c:pt idx="2889">
                  <c:v>FY.69/70 Mangsir 24</c:v>
                </c:pt>
                <c:pt idx="2890">
                  <c:v>FY.69/70 Mangsir 25</c:v>
                </c:pt>
                <c:pt idx="2891">
                  <c:v>FY.69/70 Mangsir 26</c:v>
                </c:pt>
                <c:pt idx="2892">
                  <c:v>FY.69/70 Mangsir 27</c:v>
                </c:pt>
                <c:pt idx="2893">
                  <c:v>FY.69/70 Mangsir 28</c:v>
                </c:pt>
                <c:pt idx="2894">
                  <c:v>FY.69/70 Mangsir 29</c:v>
                </c:pt>
                <c:pt idx="2895">
                  <c:v>FY.69/70 Mangsir 30</c:v>
                </c:pt>
                <c:pt idx="2896">
                  <c:v>FY.69/70 Mangsir 31</c:v>
                </c:pt>
                <c:pt idx="2897">
                  <c:v>FY.69/70 Mangsir 32</c:v>
                </c:pt>
                <c:pt idx="2898">
                  <c:v>FY.69/70 Poush 1</c:v>
                </c:pt>
                <c:pt idx="2899">
                  <c:v>FY.69/70 Poush 2</c:v>
                </c:pt>
                <c:pt idx="2900">
                  <c:v>FY.69/70 Poush 3</c:v>
                </c:pt>
                <c:pt idx="2901">
                  <c:v>FY.69/70 Poush 4</c:v>
                </c:pt>
                <c:pt idx="2902">
                  <c:v>FY.69/70 Poush 5</c:v>
                </c:pt>
                <c:pt idx="2903">
                  <c:v>FY.69/70 Poush 6</c:v>
                </c:pt>
                <c:pt idx="2904">
                  <c:v>FY.69/70 Poush 7</c:v>
                </c:pt>
                <c:pt idx="2905">
                  <c:v>FY.69/70 Poush 8</c:v>
                </c:pt>
                <c:pt idx="2906">
                  <c:v>FY.69/70 Poush 9</c:v>
                </c:pt>
                <c:pt idx="2907">
                  <c:v>FY.69/70 Poush 10</c:v>
                </c:pt>
                <c:pt idx="2908">
                  <c:v>FY.69/70 Poush 11</c:v>
                </c:pt>
                <c:pt idx="2909">
                  <c:v>FY.69/70 Poush 12</c:v>
                </c:pt>
                <c:pt idx="2910">
                  <c:v>FY.69/70 Poush 13</c:v>
                </c:pt>
                <c:pt idx="2911">
                  <c:v>FY.69/70 Poush 14</c:v>
                </c:pt>
                <c:pt idx="2912">
                  <c:v>FY.69/70 Poush 15</c:v>
                </c:pt>
                <c:pt idx="2913">
                  <c:v>FY.69/70 Poush 16</c:v>
                </c:pt>
                <c:pt idx="2914">
                  <c:v>FY.69/70 Poush 17</c:v>
                </c:pt>
                <c:pt idx="2915">
                  <c:v>FY.69/70 Poush 18</c:v>
                </c:pt>
                <c:pt idx="2916">
                  <c:v>FY.69/70 Poush 19</c:v>
                </c:pt>
                <c:pt idx="2917">
                  <c:v>FY.69/70 Poush 20</c:v>
                </c:pt>
                <c:pt idx="2918">
                  <c:v>FY.69/70 Poush 21</c:v>
                </c:pt>
                <c:pt idx="2919">
                  <c:v>FY.69/70 Poush 22</c:v>
                </c:pt>
                <c:pt idx="2920">
                  <c:v>FY.69/70 Poush 23</c:v>
                </c:pt>
                <c:pt idx="2921">
                  <c:v>FY.69/70 Poush 24</c:v>
                </c:pt>
                <c:pt idx="2922">
                  <c:v>FY.69/70 Poush 25</c:v>
                </c:pt>
                <c:pt idx="2923">
                  <c:v>FY.69/70 Poush 26</c:v>
                </c:pt>
                <c:pt idx="2924">
                  <c:v>FY.69/70 Poush 27</c:v>
                </c:pt>
                <c:pt idx="2925">
                  <c:v>FY.69/70 Poush 28</c:v>
                </c:pt>
                <c:pt idx="2926">
                  <c:v>FY.69/70 Poush 29</c:v>
                </c:pt>
                <c:pt idx="2927">
                  <c:v>FY.69/70 Poush 30</c:v>
                </c:pt>
                <c:pt idx="2928">
                  <c:v>FY.69/70 Poush 31</c:v>
                </c:pt>
                <c:pt idx="2929">
                  <c:v>FY.69/70 Poush 32</c:v>
                </c:pt>
                <c:pt idx="2930">
                  <c:v>FY.69/70 Magh 1</c:v>
                </c:pt>
                <c:pt idx="2931">
                  <c:v>FY.69/70 Magh 2</c:v>
                </c:pt>
                <c:pt idx="2932">
                  <c:v>FY.69/70 Magh 3</c:v>
                </c:pt>
                <c:pt idx="2933">
                  <c:v>FY.69/70 Magh 4</c:v>
                </c:pt>
                <c:pt idx="2934">
                  <c:v>FY.69/70 Magh 5</c:v>
                </c:pt>
                <c:pt idx="2935">
                  <c:v>FY.69/70 Magh 6</c:v>
                </c:pt>
                <c:pt idx="2936">
                  <c:v>FY.69/70 Magh 7</c:v>
                </c:pt>
                <c:pt idx="2937">
                  <c:v>FY.69/70 Magh 8</c:v>
                </c:pt>
                <c:pt idx="2938">
                  <c:v>FY.69/70 Magh 9</c:v>
                </c:pt>
                <c:pt idx="2939">
                  <c:v>FY.69/70 Magh 10</c:v>
                </c:pt>
                <c:pt idx="2940">
                  <c:v>FY.69/70 Magh 11</c:v>
                </c:pt>
                <c:pt idx="2941">
                  <c:v>FY.69/70 Magh 12</c:v>
                </c:pt>
                <c:pt idx="2942">
                  <c:v>FY.69/70 Magh 13</c:v>
                </c:pt>
                <c:pt idx="2943">
                  <c:v>FY.69/70 Magh 14</c:v>
                </c:pt>
                <c:pt idx="2944">
                  <c:v>FY.69/70 Magh 15</c:v>
                </c:pt>
                <c:pt idx="2945">
                  <c:v>FY.69/70 Magh 16</c:v>
                </c:pt>
                <c:pt idx="2946">
                  <c:v>FY.69/70 Magh 17</c:v>
                </c:pt>
                <c:pt idx="2947">
                  <c:v>FY.69/70 Magh 18</c:v>
                </c:pt>
                <c:pt idx="2948">
                  <c:v>FY.69/70 Magh 19</c:v>
                </c:pt>
                <c:pt idx="2949">
                  <c:v>FY.69/70 Magh 20</c:v>
                </c:pt>
                <c:pt idx="2950">
                  <c:v>FY.69/70 Magh 21</c:v>
                </c:pt>
                <c:pt idx="2951">
                  <c:v>FY.69/70 Magh 22</c:v>
                </c:pt>
                <c:pt idx="2952">
                  <c:v>FY.69/70 Magh 23</c:v>
                </c:pt>
                <c:pt idx="2953">
                  <c:v>FY.69/70 Magh 24</c:v>
                </c:pt>
                <c:pt idx="2954">
                  <c:v>FY.69/70 Magh 25</c:v>
                </c:pt>
                <c:pt idx="2955">
                  <c:v>FY.69/70 Magh 26</c:v>
                </c:pt>
                <c:pt idx="2956">
                  <c:v>FY.69/70 Magh 27</c:v>
                </c:pt>
                <c:pt idx="2957">
                  <c:v>FY.69/70 Magh 28</c:v>
                </c:pt>
                <c:pt idx="2958">
                  <c:v>FY.69/70 Magh 29</c:v>
                </c:pt>
                <c:pt idx="2959">
                  <c:v>FY.69/70 Magh 30</c:v>
                </c:pt>
                <c:pt idx="2960">
                  <c:v>FY.69/70 Magh 31</c:v>
                </c:pt>
                <c:pt idx="2961">
                  <c:v>FY.69/70 Magh 32</c:v>
                </c:pt>
                <c:pt idx="2962">
                  <c:v>FY.69/70 Falgun 1</c:v>
                </c:pt>
                <c:pt idx="2963">
                  <c:v>FY.69/70 Falgun 2</c:v>
                </c:pt>
                <c:pt idx="2964">
                  <c:v>FY.69/70 Falgun 3</c:v>
                </c:pt>
                <c:pt idx="2965">
                  <c:v>FY.69/70 Falgun 4</c:v>
                </c:pt>
                <c:pt idx="2966">
                  <c:v>FY.69/70 Falgun 5</c:v>
                </c:pt>
                <c:pt idx="2967">
                  <c:v>FY.69/70 Falgun 6</c:v>
                </c:pt>
                <c:pt idx="2968">
                  <c:v>FY.69/70 Falgun 7</c:v>
                </c:pt>
                <c:pt idx="2969">
                  <c:v>FY.69/70 Falgun 8</c:v>
                </c:pt>
                <c:pt idx="2970">
                  <c:v>FY.69/70 Falgun 9</c:v>
                </c:pt>
                <c:pt idx="2971">
                  <c:v>FY.69/70 Falgun 10</c:v>
                </c:pt>
                <c:pt idx="2972">
                  <c:v>FY.69/70 Falgun 11</c:v>
                </c:pt>
                <c:pt idx="2973">
                  <c:v>FY.69/70 Falgun 12</c:v>
                </c:pt>
                <c:pt idx="2974">
                  <c:v>FY.69/70 Falgun 13</c:v>
                </c:pt>
                <c:pt idx="2975">
                  <c:v>FY.69/70 Falgun 14</c:v>
                </c:pt>
                <c:pt idx="2976">
                  <c:v>FY.69/70 Falgun 15</c:v>
                </c:pt>
                <c:pt idx="2977">
                  <c:v>FY.69/70 Falgun 16</c:v>
                </c:pt>
                <c:pt idx="2978">
                  <c:v>FY.69/70 Falgun 17</c:v>
                </c:pt>
                <c:pt idx="2979">
                  <c:v>FY.69/70 Falgun 18</c:v>
                </c:pt>
                <c:pt idx="2980">
                  <c:v>FY.69/70 Falgun 19</c:v>
                </c:pt>
                <c:pt idx="2981">
                  <c:v>FY.69/70 Falgun 20</c:v>
                </c:pt>
                <c:pt idx="2982">
                  <c:v>FY.69/70 Falgun 21</c:v>
                </c:pt>
                <c:pt idx="2983">
                  <c:v>FY.69/70 Falgun 22</c:v>
                </c:pt>
                <c:pt idx="2984">
                  <c:v>FY.69/70 Falgun 23</c:v>
                </c:pt>
                <c:pt idx="2985">
                  <c:v>FY.69/70 Falgun 24</c:v>
                </c:pt>
                <c:pt idx="2986">
                  <c:v>FY.69/70 Falgun 25</c:v>
                </c:pt>
                <c:pt idx="2987">
                  <c:v>FY.69/70 Falgun 26</c:v>
                </c:pt>
                <c:pt idx="2988">
                  <c:v>FY.69/70 Falgun 27</c:v>
                </c:pt>
                <c:pt idx="2989">
                  <c:v>FY.69/70 Falgun 28</c:v>
                </c:pt>
                <c:pt idx="2990">
                  <c:v>FY.69/70 Falgun 29</c:v>
                </c:pt>
                <c:pt idx="2991">
                  <c:v>FY.69/70 Falgun 30</c:v>
                </c:pt>
                <c:pt idx="2992">
                  <c:v>FY.69/70 Falgun 31</c:v>
                </c:pt>
                <c:pt idx="2993">
                  <c:v>FY.69/70 Falgun 32</c:v>
                </c:pt>
                <c:pt idx="2994">
                  <c:v>FY.69/70 Chaitra 1</c:v>
                </c:pt>
                <c:pt idx="2995">
                  <c:v>FY.69/70 Chaitra 2</c:v>
                </c:pt>
                <c:pt idx="2996">
                  <c:v>FY.69/70 Chaitra 3</c:v>
                </c:pt>
                <c:pt idx="2997">
                  <c:v>FY.69/70 Chaitra 4</c:v>
                </c:pt>
                <c:pt idx="2998">
                  <c:v>FY.69/70 Chaitra 5</c:v>
                </c:pt>
                <c:pt idx="2999">
                  <c:v>FY.69/70 Chaitra 6</c:v>
                </c:pt>
                <c:pt idx="3000">
                  <c:v>FY.69/70 Chaitra 7</c:v>
                </c:pt>
                <c:pt idx="3001">
                  <c:v>FY.69/70 Chaitra 8</c:v>
                </c:pt>
                <c:pt idx="3002">
                  <c:v>FY.69/70 Chaitra 9</c:v>
                </c:pt>
                <c:pt idx="3003">
                  <c:v>FY.69/70 Chaitra 10</c:v>
                </c:pt>
                <c:pt idx="3004">
                  <c:v>FY.69/70 Chaitra 11</c:v>
                </c:pt>
                <c:pt idx="3005">
                  <c:v>FY.69/70 Chaitra 12</c:v>
                </c:pt>
                <c:pt idx="3006">
                  <c:v>FY.69/70 Chaitra 13</c:v>
                </c:pt>
                <c:pt idx="3007">
                  <c:v>FY.69/70 Chaitra 14</c:v>
                </c:pt>
                <c:pt idx="3008">
                  <c:v>FY.69/70 Chaitra 15</c:v>
                </c:pt>
                <c:pt idx="3009">
                  <c:v>FY.69/70 Chaitra 16</c:v>
                </c:pt>
                <c:pt idx="3010">
                  <c:v>FY.69/70 Chaitra 17</c:v>
                </c:pt>
                <c:pt idx="3011">
                  <c:v>FY.69/70 Chaitra 18</c:v>
                </c:pt>
                <c:pt idx="3012">
                  <c:v>FY.69/70 Chaitra 19</c:v>
                </c:pt>
                <c:pt idx="3013">
                  <c:v>FY.69/70 Chaitra 20</c:v>
                </c:pt>
                <c:pt idx="3014">
                  <c:v>FY.69/70 Chaitra 21</c:v>
                </c:pt>
                <c:pt idx="3015">
                  <c:v>FY.69/70 Chaitra 22</c:v>
                </c:pt>
                <c:pt idx="3016">
                  <c:v>FY.69/70 Chaitra 23</c:v>
                </c:pt>
                <c:pt idx="3017">
                  <c:v>FY.69/70 Chaitra 24</c:v>
                </c:pt>
                <c:pt idx="3018">
                  <c:v>FY.69/70 Chaitra 25</c:v>
                </c:pt>
                <c:pt idx="3019">
                  <c:v>FY.69/70 Chaitra 26</c:v>
                </c:pt>
                <c:pt idx="3020">
                  <c:v>FY.69/70 Chaitra 27</c:v>
                </c:pt>
                <c:pt idx="3021">
                  <c:v>FY.69/70 Chaitra 28</c:v>
                </c:pt>
                <c:pt idx="3022">
                  <c:v>FY.69/70 Chaitra 29</c:v>
                </c:pt>
                <c:pt idx="3023">
                  <c:v>FY.69/70 Chaitra 30</c:v>
                </c:pt>
                <c:pt idx="3024">
                  <c:v>FY.69/70 Chaitra 31</c:v>
                </c:pt>
                <c:pt idx="3025">
                  <c:v>FY.69/70 Chaitra 32</c:v>
                </c:pt>
                <c:pt idx="3026">
                  <c:v>FY.69/70 Baishakh 1</c:v>
                </c:pt>
                <c:pt idx="3027">
                  <c:v>FY.69/70 Baishakh 2</c:v>
                </c:pt>
                <c:pt idx="3028">
                  <c:v>FY.69/70 Baishakh 3</c:v>
                </c:pt>
                <c:pt idx="3029">
                  <c:v>FY.69/70 Baishakh 4</c:v>
                </c:pt>
                <c:pt idx="3030">
                  <c:v>FY.69/70 Baishakh 5</c:v>
                </c:pt>
                <c:pt idx="3031">
                  <c:v>FY.69/70 Baishakh 6</c:v>
                </c:pt>
                <c:pt idx="3032">
                  <c:v>FY.69/70 Baishakh 7</c:v>
                </c:pt>
                <c:pt idx="3033">
                  <c:v>FY.69/70 Baishakh 8</c:v>
                </c:pt>
                <c:pt idx="3034">
                  <c:v>FY.69/70 Baishakh 9</c:v>
                </c:pt>
                <c:pt idx="3035">
                  <c:v>FY.69/70 Baishakh 10</c:v>
                </c:pt>
                <c:pt idx="3036">
                  <c:v>FY.69/70 Baishakh 11</c:v>
                </c:pt>
                <c:pt idx="3037">
                  <c:v>FY.69/70 Baishakh 12</c:v>
                </c:pt>
                <c:pt idx="3038">
                  <c:v>FY.69/70 Baishakh 13</c:v>
                </c:pt>
                <c:pt idx="3039">
                  <c:v>FY.69/70 Baishakh 14</c:v>
                </c:pt>
                <c:pt idx="3040">
                  <c:v>FY.69/70 Baishakh 15</c:v>
                </c:pt>
                <c:pt idx="3041">
                  <c:v>FY.69/70 Baishakh 16</c:v>
                </c:pt>
                <c:pt idx="3042">
                  <c:v>FY.69/70 Baishakh 17</c:v>
                </c:pt>
                <c:pt idx="3043">
                  <c:v>FY.69/70 Baishakh 18</c:v>
                </c:pt>
                <c:pt idx="3044">
                  <c:v>FY.69/70 Baishakh 19</c:v>
                </c:pt>
                <c:pt idx="3045">
                  <c:v>FY.69/70 Baishakh 20</c:v>
                </c:pt>
                <c:pt idx="3046">
                  <c:v>FY.69/70 Baishakh 21</c:v>
                </c:pt>
                <c:pt idx="3047">
                  <c:v>FY.69/70 Baishakh 22</c:v>
                </c:pt>
                <c:pt idx="3048">
                  <c:v>FY.69/70 Baishakh 23</c:v>
                </c:pt>
                <c:pt idx="3049">
                  <c:v>FY.69/70 Baishakh 24</c:v>
                </c:pt>
                <c:pt idx="3050">
                  <c:v>FY.69/70 Baishakh 25</c:v>
                </c:pt>
                <c:pt idx="3051">
                  <c:v>FY.69/70 Baishakh 26</c:v>
                </c:pt>
                <c:pt idx="3052">
                  <c:v>FY.69/70 Baishakh 27</c:v>
                </c:pt>
                <c:pt idx="3053">
                  <c:v>FY.69/70 Baishakh 28</c:v>
                </c:pt>
                <c:pt idx="3054">
                  <c:v>FY.69/70 Baishakh 29</c:v>
                </c:pt>
                <c:pt idx="3055">
                  <c:v>FY.69/70 Baishakh 30</c:v>
                </c:pt>
                <c:pt idx="3056">
                  <c:v>FY.69/70 Baishakh 31</c:v>
                </c:pt>
                <c:pt idx="3057">
                  <c:v>FY.69/70 Baishakh 32</c:v>
                </c:pt>
                <c:pt idx="3058">
                  <c:v>FY.69/70 Jestha  1</c:v>
                </c:pt>
                <c:pt idx="3059">
                  <c:v>FY.69/70 Jestha  2</c:v>
                </c:pt>
                <c:pt idx="3060">
                  <c:v>FY.69/70 Jestha  3</c:v>
                </c:pt>
                <c:pt idx="3061">
                  <c:v>FY.69/70 Jestha  4</c:v>
                </c:pt>
                <c:pt idx="3062">
                  <c:v>FY.69/70 Jestha  5</c:v>
                </c:pt>
                <c:pt idx="3063">
                  <c:v>FY.69/70 Jestha  6</c:v>
                </c:pt>
                <c:pt idx="3064">
                  <c:v>FY.69/70 Jestha  7</c:v>
                </c:pt>
                <c:pt idx="3065">
                  <c:v>FY.69/70 Jestha  8</c:v>
                </c:pt>
                <c:pt idx="3066">
                  <c:v>FY.69/70 Jestha  9</c:v>
                </c:pt>
                <c:pt idx="3067">
                  <c:v>FY.69/70 Jestha  10</c:v>
                </c:pt>
                <c:pt idx="3068">
                  <c:v>FY.69/70 Jestha  11</c:v>
                </c:pt>
                <c:pt idx="3069">
                  <c:v>FY.69/70 Jestha  12</c:v>
                </c:pt>
                <c:pt idx="3070">
                  <c:v>FY.69/70 Jestha  13</c:v>
                </c:pt>
                <c:pt idx="3071">
                  <c:v>FY.69/70 Jestha  14</c:v>
                </c:pt>
                <c:pt idx="3072">
                  <c:v>FY.69/70 Jestha  15</c:v>
                </c:pt>
                <c:pt idx="3073">
                  <c:v>FY.69/70 Jestha  16</c:v>
                </c:pt>
                <c:pt idx="3074">
                  <c:v>FY.69/70 Jestha  17</c:v>
                </c:pt>
                <c:pt idx="3075">
                  <c:v>FY.69/70 Jestha  18</c:v>
                </c:pt>
                <c:pt idx="3076">
                  <c:v>FY.69/70 Jestha  19</c:v>
                </c:pt>
                <c:pt idx="3077">
                  <c:v>FY.69/70 Jestha  20</c:v>
                </c:pt>
                <c:pt idx="3078">
                  <c:v>FY.69/70 Jestha  21</c:v>
                </c:pt>
                <c:pt idx="3079">
                  <c:v>FY.69/70 Jestha  22</c:v>
                </c:pt>
                <c:pt idx="3080">
                  <c:v>FY.69/70 Jestha  23</c:v>
                </c:pt>
                <c:pt idx="3081">
                  <c:v>FY.69/70 Jestha  24</c:v>
                </c:pt>
                <c:pt idx="3082">
                  <c:v>FY.69/70 Jestha  25</c:v>
                </c:pt>
                <c:pt idx="3083">
                  <c:v>FY.69/70 Jestha  26</c:v>
                </c:pt>
                <c:pt idx="3084">
                  <c:v>FY.69/70 Jestha  27</c:v>
                </c:pt>
                <c:pt idx="3085">
                  <c:v>FY.69/70 Jestha  28</c:v>
                </c:pt>
                <c:pt idx="3086">
                  <c:v>FY.69/70 Jestha  29</c:v>
                </c:pt>
                <c:pt idx="3087">
                  <c:v>FY.69/70 Jestha  30</c:v>
                </c:pt>
                <c:pt idx="3088">
                  <c:v>FY.69/70 Jestha  31</c:v>
                </c:pt>
                <c:pt idx="3089">
                  <c:v>FY.69/70 Jestha  32</c:v>
                </c:pt>
                <c:pt idx="3090">
                  <c:v>FY.69/70 Ashadh 1</c:v>
                </c:pt>
                <c:pt idx="3091">
                  <c:v>FY.69/70 Ashadh 2</c:v>
                </c:pt>
                <c:pt idx="3092">
                  <c:v>FY.69/70 Ashadh 3</c:v>
                </c:pt>
                <c:pt idx="3093">
                  <c:v>FY.69/70 Ashadh 4</c:v>
                </c:pt>
                <c:pt idx="3094">
                  <c:v>FY.69/70 Ashadh 5</c:v>
                </c:pt>
                <c:pt idx="3095">
                  <c:v>FY.69/70 Ashadh 6</c:v>
                </c:pt>
                <c:pt idx="3096">
                  <c:v>FY.69/70 Ashadh 7</c:v>
                </c:pt>
                <c:pt idx="3097">
                  <c:v>FY.69/70 Ashadh 8</c:v>
                </c:pt>
                <c:pt idx="3098">
                  <c:v>FY.69/70 Ashadh 9</c:v>
                </c:pt>
                <c:pt idx="3099">
                  <c:v>FY.69/70 Ashadh 10</c:v>
                </c:pt>
                <c:pt idx="3100">
                  <c:v>FY.69/70 Ashadh 11</c:v>
                </c:pt>
                <c:pt idx="3101">
                  <c:v>FY.69/70 Ashadh 12</c:v>
                </c:pt>
                <c:pt idx="3102">
                  <c:v>FY.69/70 Ashadh 13</c:v>
                </c:pt>
                <c:pt idx="3103">
                  <c:v>FY.69/70 Ashadh 14</c:v>
                </c:pt>
                <c:pt idx="3104">
                  <c:v>FY.69/70 Ashadh 15</c:v>
                </c:pt>
                <c:pt idx="3105">
                  <c:v>FY.69/70 Ashadh 16</c:v>
                </c:pt>
                <c:pt idx="3106">
                  <c:v>FY.69/70 Ashadh 17</c:v>
                </c:pt>
                <c:pt idx="3107">
                  <c:v>FY.69/70 Ashadh 18</c:v>
                </c:pt>
                <c:pt idx="3108">
                  <c:v>FY.69/70 Ashadh 19</c:v>
                </c:pt>
                <c:pt idx="3109">
                  <c:v>FY.69/70 Ashadh 20</c:v>
                </c:pt>
                <c:pt idx="3110">
                  <c:v>FY.69/70 Ashadh 21</c:v>
                </c:pt>
                <c:pt idx="3111">
                  <c:v>FY.69/70 Ashadh 22</c:v>
                </c:pt>
                <c:pt idx="3112">
                  <c:v>FY.69/70 Ashadh 23</c:v>
                </c:pt>
                <c:pt idx="3113">
                  <c:v>FY.69/70 Ashadh 24</c:v>
                </c:pt>
                <c:pt idx="3114">
                  <c:v>FY.69/70 Ashadh 25</c:v>
                </c:pt>
                <c:pt idx="3115">
                  <c:v>FY.69/70 Ashadh 26</c:v>
                </c:pt>
                <c:pt idx="3116">
                  <c:v>FY.69/70 Ashadh 27</c:v>
                </c:pt>
                <c:pt idx="3117">
                  <c:v>FY.69/70 Ashadh 28</c:v>
                </c:pt>
                <c:pt idx="3118">
                  <c:v>FY.69/70 Ashadh 29</c:v>
                </c:pt>
                <c:pt idx="3119">
                  <c:v>FY.69/70 Ashadh 30</c:v>
                </c:pt>
                <c:pt idx="3120">
                  <c:v>FY.69/70 Ashadh 31</c:v>
                </c:pt>
                <c:pt idx="3121">
                  <c:v>FY.69/70 Ashadh 32</c:v>
                </c:pt>
                <c:pt idx="3122">
                  <c:v>FY.70/71 Shrawan 1</c:v>
                </c:pt>
                <c:pt idx="3123">
                  <c:v>FY.70/71 Shrawan 2</c:v>
                </c:pt>
                <c:pt idx="3124">
                  <c:v>FY.70/71 Shrawan 3</c:v>
                </c:pt>
                <c:pt idx="3125">
                  <c:v>FY.70/71 Shrawan 4</c:v>
                </c:pt>
                <c:pt idx="3126">
                  <c:v>FY.70/71 Shrawan 5</c:v>
                </c:pt>
                <c:pt idx="3127">
                  <c:v>FY.70/71 Shrawan 6</c:v>
                </c:pt>
                <c:pt idx="3128">
                  <c:v>FY.70/71 Shrawan 7</c:v>
                </c:pt>
                <c:pt idx="3129">
                  <c:v>FY.70/71 Shrawan 8</c:v>
                </c:pt>
                <c:pt idx="3130">
                  <c:v>FY.70/71 Shrawan 9</c:v>
                </c:pt>
                <c:pt idx="3131">
                  <c:v>FY.70/71 Shrawan 10</c:v>
                </c:pt>
                <c:pt idx="3132">
                  <c:v>FY.70/71 Shrawan 11</c:v>
                </c:pt>
                <c:pt idx="3133">
                  <c:v>FY.70/71 Shrawan 12</c:v>
                </c:pt>
                <c:pt idx="3134">
                  <c:v>FY.70/71 Shrawan 13</c:v>
                </c:pt>
                <c:pt idx="3135">
                  <c:v>FY.70/71 Shrawan 14</c:v>
                </c:pt>
                <c:pt idx="3136">
                  <c:v>FY.70/71 Shrawan 15</c:v>
                </c:pt>
                <c:pt idx="3137">
                  <c:v>FY.70/71 Shrawan 16</c:v>
                </c:pt>
                <c:pt idx="3138">
                  <c:v>FY.70/71 Shrawan 17</c:v>
                </c:pt>
                <c:pt idx="3139">
                  <c:v>FY.70/71 Shrawan 18</c:v>
                </c:pt>
                <c:pt idx="3140">
                  <c:v>FY.70/71 Shrawan 19</c:v>
                </c:pt>
                <c:pt idx="3141">
                  <c:v>FY.70/71 Shrawan 20</c:v>
                </c:pt>
                <c:pt idx="3142">
                  <c:v>FY.70/71 Shrawan 21</c:v>
                </c:pt>
                <c:pt idx="3143">
                  <c:v>FY.70/71 Shrawan 22</c:v>
                </c:pt>
                <c:pt idx="3144">
                  <c:v>FY.70/71 Shrawan 23</c:v>
                </c:pt>
                <c:pt idx="3145">
                  <c:v>FY.70/71 Shrawan 24</c:v>
                </c:pt>
                <c:pt idx="3146">
                  <c:v>FY.70/71 Shrawan 25</c:v>
                </c:pt>
                <c:pt idx="3147">
                  <c:v>FY.70/71 Shrawan 26</c:v>
                </c:pt>
                <c:pt idx="3148">
                  <c:v>FY.70/71 Shrawan 27</c:v>
                </c:pt>
                <c:pt idx="3149">
                  <c:v>FY.70/71 Shrawan 28</c:v>
                </c:pt>
                <c:pt idx="3150">
                  <c:v>FY.70/71 Shrawan 29</c:v>
                </c:pt>
                <c:pt idx="3151">
                  <c:v>FY.70/71 Shrawan 30</c:v>
                </c:pt>
                <c:pt idx="3152">
                  <c:v>FY.70/71 Shrawan 31</c:v>
                </c:pt>
                <c:pt idx="3153">
                  <c:v>FY.70/71 Shrawan 32</c:v>
                </c:pt>
                <c:pt idx="3154">
                  <c:v>FY.70/71 Bhadra 1</c:v>
                </c:pt>
                <c:pt idx="3155">
                  <c:v>FY.70/71 Bhadra 2</c:v>
                </c:pt>
                <c:pt idx="3156">
                  <c:v>FY.70/71 Bhadra 3</c:v>
                </c:pt>
                <c:pt idx="3157">
                  <c:v>FY.70/71 Bhadra 4</c:v>
                </c:pt>
                <c:pt idx="3158">
                  <c:v>FY.70/71 Bhadra 5</c:v>
                </c:pt>
                <c:pt idx="3159">
                  <c:v>FY.70/71 Bhadra 6</c:v>
                </c:pt>
                <c:pt idx="3160">
                  <c:v>FY.70/71 Bhadra 7</c:v>
                </c:pt>
                <c:pt idx="3161">
                  <c:v>FY.70/71 Bhadra 8</c:v>
                </c:pt>
                <c:pt idx="3162">
                  <c:v>FY.70/71 Bhadra 9</c:v>
                </c:pt>
                <c:pt idx="3163">
                  <c:v>FY.70/71 Bhadra 10</c:v>
                </c:pt>
                <c:pt idx="3164">
                  <c:v>FY.70/71 Bhadra 11</c:v>
                </c:pt>
                <c:pt idx="3165">
                  <c:v>FY.70/71 Bhadra 12</c:v>
                </c:pt>
                <c:pt idx="3166">
                  <c:v>FY.70/71 Bhadra 13</c:v>
                </c:pt>
                <c:pt idx="3167">
                  <c:v>FY.70/71 Bhadra 14</c:v>
                </c:pt>
                <c:pt idx="3168">
                  <c:v>FY.70/71 Bhadra 15</c:v>
                </c:pt>
                <c:pt idx="3169">
                  <c:v>FY.70/71 Bhadra 16</c:v>
                </c:pt>
                <c:pt idx="3170">
                  <c:v>FY.70/71 Bhadra 17</c:v>
                </c:pt>
                <c:pt idx="3171">
                  <c:v>FY.70/71 Bhadra 18</c:v>
                </c:pt>
                <c:pt idx="3172">
                  <c:v>FY.70/71 Bhadra 19</c:v>
                </c:pt>
                <c:pt idx="3173">
                  <c:v>FY.70/71 Bhadra 20</c:v>
                </c:pt>
                <c:pt idx="3174">
                  <c:v>FY.70/71 Bhadra 21</c:v>
                </c:pt>
                <c:pt idx="3175">
                  <c:v>FY.70/71 Bhadra 22</c:v>
                </c:pt>
                <c:pt idx="3176">
                  <c:v>FY.70/71 Bhadra 23</c:v>
                </c:pt>
                <c:pt idx="3177">
                  <c:v>FY.70/71 Bhadra 24</c:v>
                </c:pt>
                <c:pt idx="3178">
                  <c:v>FY.70/71 Bhadra 25</c:v>
                </c:pt>
                <c:pt idx="3179">
                  <c:v>FY.70/71 Bhadra 26</c:v>
                </c:pt>
                <c:pt idx="3180">
                  <c:v>FY.70/71 Bhadra 27</c:v>
                </c:pt>
                <c:pt idx="3181">
                  <c:v>FY.70/71 Bhadra 28</c:v>
                </c:pt>
                <c:pt idx="3182">
                  <c:v>FY.70/71 Bhadra 29</c:v>
                </c:pt>
                <c:pt idx="3183">
                  <c:v>FY.70/71 Bhadra 30</c:v>
                </c:pt>
                <c:pt idx="3184">
                  <c:v>FY.70/71 Bhadra 31</c:v>
                </c:pt>
                <c:pt idx="3185">
                  <c:v>FY.70/71 Bhadra 32</c:v>
                </c:pt>
                <c:pt idx="3186">
                  <c:v>FY.70/71 Ashwin 1</c:v>
                </c:pt>
                <c:pt idx="3187">
                  <c:v>FY.70/71 Ashwin 2</c:v>
                </c:pt>
                <c:pt idx="3188">
                  <c:v>FY.70/71 Ashwin 3</c:v>
                </c:pt>
                <c:pt idx="3189">
                  <c:v>FY.70/71 Ashwin 4</c:v>
                </c:pt>
                <c:pt idx="3190">
                  <c:v>FY.70/71 Ashwin 5</c:v>
                </c:pt>
                <c:pt idx="3191">
                  <c:v>FY.70/71 Ashwin 6</c:v>
                </c:pt>
                <c:pt idx="3192">
                  <c:v>FY.70/71 Ashwin 7</c:v>
                </c:pt>
                <c:pt idx="3193">
                  <c:v>FY.70/71 Ashwin 8</c:v>
                </c:pt>
                <c:pt idx="3194">
                  <c:v>FY.70/71 Ashwin 9</c:v>
                </c:pt>
                <c:pt idx="3195">
                  <c:v>FY.70/71 Ashwin 10</c:v>
                </c:pt>
                <c:pt idx="3196">
                  <c:v>FY.70/71 Ashwin 11</c:v>
                </c:pt>
                <c:pt idx="3197">
                  <c:v>FY.70/71 Ashwin 12</c:v>
                </c:pt>
                <c:pt idx="3198">
                  <c:v>FY.70/71 Ashwin 13</c:v>
                </c:pt>
                <c:pt idx="3199">
                  <c:v>FY.70/71 Ashwin 14</c:v>
                </c:pt>
                <c:pt idx="3200">
                  <c:v>FY.70/71 Ashwin 15</c:v>
                </c:pt>
                <c:pt idx="3201">
                  <c:v>FY.70/71 Ashwin 16</c:v>
                </c:pt>
                <c:pt idx="3202">
                  <c:v>FY.70/71 Ashwin 17</c:v>
                </c:pt>
                <c:pt idx="3203">
                  <c:v>FY.70/71 Ashwin 18</c:v>
                </c:pt>
                <c:pt idx="3204">
                  <c:v>FY.70/71 Ashwin 19</c:v>
                </c:pt>
                <c:pt idx="3205">
                  <c:v>FY.70/71 Ashwin 20</c:v>
                </c:pt>
                <c:pt idx="3206">
                  <c:v>FY.70/71 Ashwin 21</c:v>
                </c:pt>
                <c:pt idx="3207">
                  <c:v>FY.70/71 Ashwin 22</c:v>
                </c:pt>
                <c:pt idx="3208">
                  <c:v>FY.70/71 Ashwin 23</c:v>
                </c:pt>
                <c:pt idx="3209">
                  <c:v>FY.70/71 Ashwin 24</c:v>
                </c:pt>
                <c:pt idx="3210">
                  <c:v>FY.70/71 Ashwin 25</c:v>
                </c:pt>
                <c:pt idx="3211">
                  <c:v>FY.70/71 Ashwin 26</c:v>
                </c:pt>
                <c:pt idx="3212">
                  <c:v>FY.70/71 Ashwin 27</c:v>
                </c:pt>
                <c:pt idx="3213">
                  <c:v>FY.70/71 Ashwin 28</c:v>
                </c:pt>
                <c:pt idx="3214">
                  <c:v>FY.70/71 Ashwin 29</c:v>
                </c:pt>
                <c:pt idx="3215">
                  <c:v>FY.70/71 Ashwin 30</c:v>
                </c:pt>
                <c:pt idx="3216">
                  <c:v>FY.70/71 Ashwin 31</c:v>
                </c:pt>
                <c:pt idx="3217">
                  <c:v>FY.70/71 Ashwin 32</c:v>
                </c:pt>
                <c:pt idx="3218">
                  <c:v>FY.70/71 Kartik 1</c:v>
                </c:pt>
                <c:pt idx="3219">
                  <c:v>FY.70/71 Kartik 2</c:v>
                </c:pt>
                <c:pt idx="3220">
                  <c:v>FY.70/71 Kartik 3</c:v>
                </c:pt>
                <c:pt idx="3221">
                  <c:v>FY.70/71 Kartik 4</c:v>
                </c:pt>
                <c:pt idx="3222">
                  <c:v>FY.70/71 Kartik 5</c:v>
                </c:pt>
                <c:pt idx="3223">
                  <c:v>FY.70/71 Kartik 6</c:v>
                </c:pt>
                <c:pt idx="3224">
                  <c:v>FY.70/71 Kartik 7</c:v>
                </c:pt>
                <c:pt idx="3225">
                  <c:v>FY.70/71 Kartik 8</c:v>
                </c:pt>
                <c:pt idx="3226">
                  <c:v>FY.70/71 Kartik 9</c:v>
                </c:pt>
                <c:pt idx="3227">
                  <c:v>FY.70/71 Kartik 10</c:v>
                </c:pt>
                <c:pt idx="3228">
                  <c:v>FY.70/71 Kartik 11</c:v>
                </c:pt>
                <c:pt idx="3229">
                  <c:v>FY.70/71 Kartik 12</c:v>
                </c:pt>
                <c:pt idx="3230">
                  <c:v>FY.70/71 Kartik 13</c:v>
                </c:pt>
                <c:pt idx="3231">
                  <c:v>FY.70/71 Kartik 14</c:v>
                </c:pt>
                <c:pt idx="3232">
                  <c:v>FY.70/71 Kartik 15</c:v>
                </c:pt>
                <c:pt idx="3233">
                  <c:v>FY.70/71 Kartik 16</c:v>
                </c:pt>
                <c:pt idx="3234">
                  <c:v>FY.70/71 Kartik 17</c:v>
                </c:pt>
                <c:pt idx="3235">
                  <c:v>FY.70/71 Kartik 18</c:v>
                </c:pt>
                <c:pt idx="3236">
                  <c:v>FY.70/71 Kartik 19</c:v>
                </c:pt>
                <c:pt idx="3237">
                  <c:v>FY.70/71 Kartik 20</c:v>
                </c:pt>
                <c:pt idx="3238">
                  <c:v>FY.70/71 Kartik 21</c:v>
                </c:pt>
                <c:pt idx="3239">
                  <c:v>FY.70/71 Kartik 22</c:v>
                </c:pt>
                <c:pt idx="3240">
                  <c:v>FY.70/71 Kartik 23</c:v>
                </c:pt>
                <c:pt idx="3241">
                  <c:v>FY.70/71 Kartik 24</c:v>
                </c:pt>
                <c:pt idx="3242">
                  <c:v>FY.70/71 Kartik 25</c:v>
                </c:pt>
                <c:pt idx="3243">
                  <c:v>FY.70/71 Kartik 26</c:v>
                </c:pt>
                <c:pt idx="3244">
                  <c:v>FY.70/71 Kartik 27</c:v>
                </c:pt>
                <c:pt idx="3245">
                  <c:v>FY.70/71 Kartik 28</c:v>
                </c:pt>
                <c:pt idx="3246">
                  <c:v>FY.70/71 Kartik 29</c:v>
                </c:pt>
                <c:pt idx="3247">
                  <c:v>FY.70/71 Kartik 30</c:v>
                </c:pt>
                <c:pt idx="3248">
                  <c:v>FY.70/71 Kartik 31</c:v>
                </c:pt>
                <c:pt idx="3249">
                  <c:v>FY.70/71 Kartik 32</c:v>
                </c:pt>
                <c:pt idx="3250">
                  <c:v>FY.70/71 Mangsir 1</c:v>
                </c:pt>
                <c:pt idx="3251">
                  <c:v>FY.70/71 Mangsir 2</c:v>
                </c:pt>
                <c:pt idx="3252">
                  <c:v>FY.70/71 Mangsir 3</c:v>
                </c:pt>
                <c:pt idx="3253">
                  <c:v>FY.70/71 Mangsir 4</c:v>
                </c:pt>
                <c:pt idx="3254">
                  <c:v>FY.70/71 Mangsir 5</c:v>
                </c:pt>
                <c:pt idx="3255">
                  <c:v>FY.70/71 Mangsir 6</c:v>
                </c:pt>
                <c:pt idx="3256">
                  <c:v>FY.70/71 Mangsir 7</c:v>
                </c:pt>
                <c:pt idx="3257">
                  <c:v>FY.70/71 Mangsir 8</c:v>
                </c:pt>
                <c:pt idx="3258">
                  <c:v>FY.70/71 Mangsir 9</c:v>
                </c:pt>
                <c:pt idx="3259">
                  <c:v>FY.70/71 Mangsir 10</c:v>
                </c:pt>
                <c:pt idx="3260">
                  <c:v>FY.70/71 Mangsir 11</c:v>
                </c:pt>
                <c:pt idx="3261">
                  <c:v>FY.70/71 Mangsir 12</c:v>
                </c:pt>
                <c:pt idx="3262">
                  <c:v>FY.70/71 Mangsir 13</c:v>
                </c:pt>
                <c:pt idx="3263">
                  <c:v>FY.70/71 Mangsir 14</c:v>
                </c:pt>
                <c:pt idx="3264">
                  <c:v>FY.70/71 Mangsir 15</c:v>
                </c:pt>
                <c:pt idx="3265">
                  <c:v>FY.70/71 Mangsir 16</c:v>
                </c:pt>
                <c:pt idx="3266">
                  <c:v>FY.70/71 Mangsir 17</c:v>
                </c:pt>
                <c:pt idx="3267">
                  <c:v>FY.70/71 Mangsir 18</c:v>
                </c:pt>
                <c:pt idx="3268">
                  <c:v>FY.70/71 Mangsir 19</c:v>
                </c:pt>
                <c:pt idx="3269">
                  <c:v>FY.70/71 Mangsir 20</c:v>
                </c:pt>
                <c:pt idx="3270">
                  <c:v>FY.70/71 Mangsir 21</c:v>
                </c:pt>
                <c:pt idx="3271">
                  <c:v>FY.70/71 Mangsir 22</c:v>
                </c:pt>
                <c:pt idx="3272">
                  <c:v>FY.70/71 Mangsir 23</c:v>
                </c:pt>
                <c:pt idx="3273">
                  <c:v>FY.70/71 Mangsir 24</c:v>
                </c:pt>
                <c:pt idx="3274">
                  <c:v>FY.70/71 Mangsir 25</c:v>
                </c:pt>
                <c:pt idx="3275">
                  <c:v>FY.70/71 Mangsir 26</c:v>
                </c:pt>
                <c:pt idx="3276">
                  <c:v>FY.70/71 Mangsir 27</c:v>
                </c:pt>
                <c:pt idx="3277">
                  <c:v>FY.70/71 Mangsir 28</c:v>
                </c:pt>
                <c:pt idx="3278">
                  <c:v>FY.70/71 Mangsir 29</c:v>
                </c:pt>
                <c:pt idx="3279">
                  <c:v>FY.70/71 Mangsir 30</c:v>
                </c:pt>
                <c:pt idx="3280">
                  <c:v>FY.70/71 Mangsir 31</c:v>
                </c:pt>
                <c:pt idx="3281">
                  <c:v>FY.70/71 Mangsir 32</c:v>
                </c:pt>
                <c:pt idx="3282">
                  <c:v>FY.70/71 Poush 1</c:v>
                </c:pt>
                <c:pt idx="3283">
                  <c:v>FY.70/71 Poush 2</c:v>
                </c:pt>
                <c:pt idx="3284">
                  <c:v>FY.70/71 Poush 3</c:v>
                </c:pt>
                <c:pt idx="3285">
                  <c:v>FY.70/71 Poush 4</c:v>
                </c:pt>
                <c:pt idx="3286">
                  <c:v>FY.70/71 Poush 5</c:v>
                </c:pt>
                <c:pt idx="3287">
                  <c:v>FY.70/71 Poush 6</c:v>
                </c:pt>
                <c:pt idx="3288">
                  <c:v>FY.70/71 Poush 7</c:v>
                </c:pt>
                <c:pt idx="3289">
                  <c:v>FY.70/71 Poush 8</c:v>
                </c:pt>
                <c:pt idx="3290">
                  <c:v>FY.70/71 Poush 9</c:v>
                </c:pt>
                <c:pt idx="3291">
                  <c:v>FY.70/71 Poush 10</c:v>
                </c:pt>
                <c:pt idx="3292">
                  <c:v>FY.70/71 Poush 11</c:v>
                </c:pt>
                <c:pt idx="3293">
                  <c:v>FY.70/71 Poush 12</c:v>
                </c:pt>
                <c:pt idx="3294">
                  <c:v>FY.70/71 Poush 13</c:v>
                </c:pt>
                <c:pt idx="3295">
                  <c:v>FY.70/71 Poush 14</c:v>
                </c:pt>
                <c:pt idx="3296">
                  <c:v>FY.70/71 Poush 15</c:v>
                </c:pt>
                <c:pt idx="3297">
                  <c:v>FY.70/71 Poush 16</c:v>
                </c:pt>
                <c:pt idx="3298">
                  <c:v>FY.70/71 Poush 17</c:v>
                </c:pt>
                <c:pt idx="3299">
                  <c:v>FY.70/71 Poush 18</c:v>
                </c:pt>
                <c:pt idx="3300">
                  <c:v>FY.70/71 Poush 19</c:v>
                </c:pt>
                <c:pt idx="3301">
                  <c:v>FY.70/71 Poush 20</c:v>
                </c:pt>
                <c:pt idx="3302">
                  <c:v>FY.70/71 Poush 21</c:v>
                </c:pt>
                <c:pt idx="3303">
                  <c:v>FY.70/71 Poush 22</c:v>
                </c:pt>
                <c:pt idx="3304">
                  <c:v>FY.70/71 Poush 23</c:v>
                </c:pt>
                <c:pt idx="3305">
                  <c:v>FY.70/71 Poush 24</c:v>
                </c:pt>
                <c:pt idx="3306">
                  <c:v>FY.70/71 Poush 25</c:v>
                </c:pt>
                <c:pt idx="3307">
                  <c:v>FY.70/71 Poush 26</c:v>
                </c:pt>
                <c:pt idx="3308">
                  <c:v>FY.70/71 Poush 27</c:v>
                </c:pt>
                <c:pt idx="3309">
                  <c:v>FY.70/71 Poush 28</c:v>
                </c:pt>
                <c:pt idx="3310">
                  <c:v>FY.70/71 Poush 29</c:v>
                </c:pt>
                <c:pt idx="3311">
                  <c:v>FY.70/71 Poush 30</c:v>
                </c:pt>
                <c:pt idx="3312">
                  <c:v>FY.70/71 Poush 31</c:v>
                </c:pt>
                <c:pt idx="3313">
                  <c:v>FY.70/71 Poush 32</c:v>
                </c:pt>
                <c:pt idx="3314">
                  <c:v>FY.70/71 Magh 1</c:v>
                </c:pt>
                <c:pt idx="3315">
                  <c:v>FY.70/71 Magh 2</c:v>
                </c:pt>
                <c:pt idx="3316">
                  <c:v>FY.70/71 Magh 3</c:v>
                </c:pt>
                <c:pt idx="3317">
                  <c:v>FY.70/71 Magh 4</c:v>
                </c:pt>
                <c:pt idx="3318">
                  <c:v>FY.70/71 Magh 5</c:v>
                </c:pt>
                <c:pt idx="3319">
                  <c:v>FY.70/71 Magh 6</c:v>
                </c:pt>
                <c:pt idx="3320">
                  <c:v>FY.70/71 Magh 7</c:v>
                </c:pt>
                <c:pt idx="3321">
                  <c:v>FY.70/71 Magh 8</c:v>
                </c:pt>
                <c:pt idx="3322">
                  <c:v>FY.70/71 Magh 9</c:v>
                </c:pt>
                <c:pt idx="3323">
                  <c:v>FY.70/71 Magh 10</c:v>
                </c:pt>
                <c:pt idx="3324">
                  <c:v>FY.70/71 Magh 11</c:v>
                </c:pt>
                <c:pt idx="3325">
                  <c:v>FY.70/71 Magh 12</c:v>
                </c:pt>
                <c:pt idx="3326">
                  <c:v>FY.70/71 Magh 13</c:v>
                </c:pt>
                <c:pt idx="3327">
                  <c:v>FY.70/71 Magh 14</c:v>
                </c:pt>
                <c:pt idx="3328">
                  <c:v>FY.70/71 Magh 15</c:v>
                </c:pt>
                <c:pt idx="3329">
                  <c:v>FY.70/71 Magh 16</c:v>
                </c:pt>
                <c:pt idx="3330">
                  <c:v>FY.70/71 Magh 17</c:v>
                </c:pt>
                <c:pt idx="3331">
                  <c:v>FY.70/71 Magh 18</c:v>
                </c:pt>
                <c:pt idx="3332">
                  <c:v>FY.70/71 Magh 19</c:v>
                </c:pt>
                <c:pt idx="3333">
                  <c:v>FY.70/71 Magh 20</c:v>
                </c:pt>
                <c:pt idx="3334">
                  <c:v>FY.70/71 Magh 21</c:v>
                </c:pt>
                <c:pt idx="3335">
                  <c:v>FY.70/71 Magh 22</c:v>
                </c:pt>
                <c:pt idx="3336">
                  <c:v>FY.70/71 Magh 23</c:v>
                </c:pt>
                <c:pt idx="3337">
                  <c:v>FY.70/71 Magh 24</c:v>
                </c:pt>
                <c:pt idx="3338">
                  <c:v>FY.70/71 Magh 25</c:v>
                </c:pt>
                <c:pt idx="3339">
                  <c:v>FY.70/71 Magh 26</c:v>
                </c:pt>
                <c:pt idx="3340">
                  <c:v>FY.70/71 Magh 27</c:v>
                </c:pt>
                <c:pt idx="3341">
                  <c:v>FY.70/71 Magh 28</c:v>
                </c:pt>
                <c:pt idx="3342">
                  <c:v>FY.70/71 Magh 29</c:v>
                </c:pt>
                <c:pt idx="3343">
                  <c:v>FY.70/71 Magh 30</c:v>
                </c:pt>
                <c:pt idx="3344">
                  <c:v>FY.70/71 Magh 31</c:v>
                </c:pt>
                <c:pt idx="3345">
                  <c:v>FY.70/71 Magh 32</c:v>
                </c:pt>
                <c:pt idx="3346">
                  <c:v>FY.70/71 Falgun 1</c:v>
                </c:pt>
                <c:pt idx="3347">
                  <c:v>FY.70/71 Falgun 2</c:v>
                </c:pt>
                <c:pt idx="3348">
                  <c:v>FY.70/71 Falgun 3</c:v>
                </c:pt>
                <c:pt idx="3349">
                  <c:v>FY.70/71 Falgun 4</c:v>
                </c:pt>
                <c:pt idx="3350">
                  <c:v>FY.70/71 Falgun 5</c:v>
                </c:pt>
                <c:pt idx="3351">
                  <c:v>FY.70/71 Falgun 6</c:v>
                </c:pt>
                <c:pt idx="3352">
                  <c:v>FY.70/71 Falgun 7</c:v>
                </c:pt>
                <c:pt idx="3353">
                  <c:v>FY.70/71 Falgun 8</c:v>
                </c:pt>
                <c:pt idx="3354">
                  <c:v>FY.70/71 Falgun 9</c:v>
                </c:pt>
                <c:pt idx="3355">
                  <c:v>FY.70/71 Falgun 10</c:v>
                </c:pt>
                <c:pt idx="3356">
                  <c:v>FY.70/71 Falgun 11</c:v>
                </c:pt>
                <c:pt idx="3357">
                  <c:v>FY.70/71 Falgun 12</c:v>
                </c:pt>
                <c:pt idx="3358">
                  <c:v>FY.70/71 Falgun 13</c:v>
                </c:pt>
                <c:pt idx="3359">
                  <c:v>FY.70/71 Falgun 14</c:v>
                </c:pt>
                <c:pt idx="3360">
                  <c:v>FY.70/71 Falgun 15</c:v>
                </c:pt>
                <c:pt idx="3361">
                  <c:v>FY.70/71 Falgun 16</c:v>
                </c:pt>
                <c:pt idx="3362">
                  <c:v>FY.70/71 Falgun 17</c:v>
                </c:pt>
                <c:pt idx="3363">
                  <c:v>FY.70/71 Falgun 18</c:v>
                </c:pt>
                <c:pt idx="3364">
                  <c:v>FY.70/71 Falgun 19</c:v>
                </c:pt>
                <c:pt idx="3365">
                  <c:v>FY.70/71 Falgun 20</c:v>
                </c:pt>
                <c:pt idx="3366">
                  <c:v>FY.70/71 Falgun 21</c:v>
                </c:pt>
                <c:pt idx="3367">
                  <c:v>FY.70/71 Falgun 22</c:v>
                </c:pt>
                <c:pt idx="3368">
                  <c:v>FY.70/71 Falgun 23</c:v>
                </c:pt>
                <c:pt idx="3369">
                  <c:v>FY.70/71 Falgun 24</c:v>
                </c:pt>
                <c:pt idx="3370">
                  <c:v>FY.70/71 Falgun 25</c:v>
                </c:pt>
                <c:pt idx="3371">
                  <c:v>FY.70/71 Falgun 26</c:v>
                </c:pt>
                <c:pt idx="3372">
                  <c:v>FY.70/71 Falgun 27</c:v>
                </c:pt>
                <c:pt idx="3373">
                  <c:v>FY.70/71 Falgun 28</c:v>
                </c:pt>
                <c:pt idx="3374">
                  <c:v>FY.70/71 Falgun 29</c:v>
                </c:pt>
                <c:pt idx="3375">
                  <c:v>FY.70/71 Falgun 30</c:v>
                </c:pt>
                <c:pt idx="3376">
                  <c:v>FY.70/71 Falgun 31</c:v>
                </c:pt>
                <c:pt idx="3377">
                  <c:v>FY.70/71 Falgun 32</c:v>
                </c:pt>
                <c:pt idx="3378">
                  <c:v>FY.70/71 Chaitra 1</c:v>
                </c:pt>
                <c:pt idx="3379">
                  <c:v>FY.70/71 Chaitra 2</c:v>
                </c:pt>
                <c:pt idx="3380">
                  <c:v>FY.70/71 Chaitra 3</c:v>
                </c:pt>
                <c:pt idx="3381">
                  <c:v>FY.70/71 Chaitra 4</c:v>
                </c:pt>
                <c:pt idx="3382">
                  <c:v>FY.70/71 Chaitra 5</c:v>
                </c:pt>
                <c:pt idx="3383">
                  <c:v>FY.70/71 Chaitra 6</c:v>
                </c:pt>
                <c:pt idx="3384">
                  <c:v>FY.70/71 Chaitra 7</c:v>
                </c:pt>
                <c:pt idx="3385">
                  <c:v>FY.70/71 Chaitra 8</c:v>
                </c:pt>
                <c:pt idx="3386">
                  <c:v>FY.70/71 Chaitra 9</c:v>
                </c:pt>
                <c:pt idx="3387">
                  <c:v>FY.70/71 Chaitra 10</c:v>
                </c:pt>
                <c:pt idx="3388">
                  <c:v>FY.70/71 Chaitra 11</c:v>
                </c:pt>
                <c:pt idx="3389">
                  <c:v>FY.70/71 Chaitra 12</c:v>
                </c:pt>
                <c:pt idx="3390">
                  <c:v>FY.70/71 Chaitra 13</c:v>
                </c:pt>
                <c:pt idx="3391">
                  <c:v>FY.70/71 Chaitra 14</c:v>
                </c:pt>
                <c:pt idx="3392">
                  <c:v>FY.70/71 Chaitra 15</c:v>
                </c:pt>
                <c:pt idx="3393">
                  <c:v>FY.70/71 Chaitra 16</c:v>
                </c:pt>
                <c:pt idx="3394">
                  <c:v>FY.70/71 Chaitra 17</c:v>
                </c:pt>
                <c:pt idx="3395">
                  <c:v>FY.70/71 Chaitra 18</c:v>
                </c:pt>
                <c:pt idx="3396">
                  <c:v>FY.70/71 Chaitra 19</c:v>
                </c:pt>
                <c:pt idx="3397">
                  <c:v>FY.70/71 Chaitra 20</c:v>
                </c:pt>
                <c:pt idx="3398">
                  <c:v>FY.70/71 Chaitra 21</c:v>
                </c:pt>
                <c:pt idx="3399">
                  <c:v>FY.70/71 Chaitra 22</c:v>
                </c:pt>
                <c:pt idx="3400">
                  <c:v>FY.70/71 Chaitra 23</c:v>
                </c:pt>
                <c:pt idx="3401">
                  <c:v>FY.70/71 Chaitra 24</c:v>
                </c:pt>
                <c:pt idx="3402">
                  <c:v>FY.70/71 Chaitra 25</c:v>
                </c:pt>
                <c:pt idx="3403">
                  <c:v>FY.70/71 Chaitra 26</c:v>
                </c:pt>
                <c:pt idx="3404">
                  <c:v>FY.70/71 Chaitra 27</c:v>
                </c:pt>
                <c:pt idx="3405">
                  <c:v>FY.70/71 Chaitra 28</c:v>
                </c:pt>
                <c:pt idx="3406">
                  <c:v>FY.70/71 Chaitra 29</c:v>
                </c:pt>
                <c:pt idx="3407">
                  <c:v>FY.70/71 Chaitra 30</c:v>
                </c:pt>
                <c:pt idx="3408">
                  <c:v>FY.70/71 Chaitra 31</c:v>
                </c:pt>
                <c:pt idx="3409">
                  <c:v>FY.70/71 Chaitra 32</c:v>
                </c:pt>
                <c:pt idx="3410">
                  <c:v>FY.70/71 Baishakh 1</c:v>
                </c:pt>
                <c:pt idx="3411">
                  <c:v>FY.70/71 Baishakh 2</c:v>
                </c:pt>
                <c:pt idx="3412">
                  <c:v>FY.70/71 Baishakh 3</c:v>
                </c:pt>
                <c:pt idx="3413">
                  <c:v>FY.70/71 Baishakh 4</c:v>
                </c:pt>
                <c:pt idx="3414">
                  <c:v>FY.70/71 Baishakh 5</c:v>
                </c:pt>
                <c:pt idx="3415">
                  <c:v>FY.70/71 Baishakh 6</c:v>
                </c:pt>
                <c:pt idx="3416">
                  <c:v>FY.70/71 Baishakh 7</c:v>
                </c:pt>
                <c:pt idx="3417">
                  <c:v>FY.70/71 Baishakh 8</c:v>
                </c:pt>
                <c:pt idx="3418">
                  <c:v>FY.70/71 Baishakh 9</c:v>
                </c:pt>
                <c:pt idx="3419">
                  <c:v>FY.70/71 Baishakh 10</c:v>
                </c:pt>
                <c:pt idx="3420">
                  <c:v>FY.70/71 Baishakh 11</c:v>
                </c:pt>
                <c:pt idx="3421">
                  <c:v>FY.70/71 Baishakh 12</c:v>
                </c:pt>
                <c:pt idx="3422">
                  <c:v>FY.70/71 Baishakh 13</c:v>
                </c:pt>
                <c:pt idx="3423">
                  <c:v>FY.70/71 Baishakh 14</c:v>
                </c:pt>
                <c:pt idx="3424">
                  <c:v>FY.70/71 Baishakh 15</c:v>
                </c:pt>
                <c:pt idx="3425">
                  <c:v>FY.70/71 Baishakh 16</c:v>
                </c:pt>
                <c:pt idx="3426">
                  <c:v>FY.70/71 Baishakh 17</c:v>
                </c:pt>
                <c:pt idx="3427">
                  <c:v>FY.70/71 Baishakh 18</c:v>
                </c:pt>
                <c:pt idx="3428">
                  <c:v>FY.70/71 Baishakh 19</c:v>
                </c:pt>
                <c:pt idx="3429">
                  <c:v>FY.70/71 Baishakh 20</c:v>
                </c:pt>
                <c:pt idx="3430">
                  <c:v>FY.70/71 Baishakh 21</c:v>
                </c:pt>
                <c:pt idx="3431">
                  <c:v>FY.70/71 Baishakh 22</c:v>
                </c:pt>
                <c:pt idx="3432">
                  <c:v>FY.70/71 Baishakh 23</c:v>
                </c:pt>
                <c:pt idx="3433">
                  <c:v>FY.70/71 Baishakh 24</c:v>
                </c:pt>
                <c:pt idx="3434">
                  <c:v>FY.70/71 Baishakh 25</c:v>
                </c:pt>
                <c:pt idx="3435">
                  <c:v>FY.70/71 Baishakh 26</c:v>
                </c:pt>
                <c:pt idx="3436">
                  <c:v>FY.70/71 Baishakh 27</c:v>
                </c:pt>
                <c:pt idx="3437">
                  <c:v>FY.70/71 Baishakh 28</c:v>
                </c:pt>
                <c:pt idx="3438">
                  <c:v>FY.70/71 Baishakh 29</c:v>
                </c:pt>
                <c:pt idx="3439">
                  <c:v>FY.70/71 Baishakh 30</c:v>
                </c:pt>
                <c:pt idx="3440">
                  <c:v>FY.70/71 Baishakh 31</c:v>
                </c:pt>
                <c:pt idx="3441">
                  <c:v>FY.70/71 Baishakh 32</c:v>
                </c:pt>
                <c:pt idx="3442">
                  <c:v>FY.70/71 Jestha  1</c:v>
                </c:pt>
                <c:pt idx="3443">
                  <c:v>FY.70/71 Jestha  2</c:v>
                </c:pt>
                <c:pt idx="3444">
                  <c:v>FY.70/71 Jestha  3</c:v>
                </c:pt>
                <c:pt idx="3445">
                  <c:v>FY.70/71 Jestha  4</c:v>
                </c:pt>
                <c:pt idx="3446">
                  <c:v>FY.70/71 Jestha  5</c:v>
                </c:pt>
                <c:pt idx="3447">
                  <c:v>FY.70/71 Jestha  6</c:v>
                </c:pt>
                <c:pt idx="3448">
                  <c:v>FY.70/71 Jestha  7</c:v>
                </c:pt>
                <c:pt idx="3449">
                  <c:v>FY.70/71 Jestha  8</c:v>
                </c:pt>
                <c:pt idx="3450">
                  <c:v>FY.70/71 Jestha  9</c:v>
                </c:pt>
                <c:pt idx="3451">
                  <c:v>FY.70/71 Jestha  10</c:v>
                </c:pt>
                <c:pt idx="3452">
                  <c:v>FY.70/71 Jestha  11</c:v>
                </c:pt>
                <c:pt idx="3453">
                  <c:v>FY.70/71 Jestha  12</c:v>
                </c:pt>
                <c:pt idx="3454">
                  <c:v>FY.70/71 Jestha  13</c:v>
                </c:pt>
                <c:pt idx="3455">
                  <c:v>FY.70/71 Jestha  14</c:v>
                </c:pt>
                <c:pt idx="3456">
                  <c:v>FY.70/71 Jestha  15</c:v>
                </c:pt>
                <c:pt idx="3457">
                  <c:v>FY.70/71 Jestha  16</c:v>
                </c:pt>
                <c:pt idx="3458">
                  <c:v>FY.70/71 Jestha  17</c:v>
                </c:pt>
                <c:pt idx="3459">
                  <c:v>FY.70/71 Jestha  18</c:v>
                </c:pt>
                <c:pt idx="3460">
                  <c:v>FY.70/71 Jestha  19</c:v>
                </c:pt>
                <c:pt idx="3461">
                  <c:v>FY.70/71 Jestha  20</c:v>
                </c:pt>
                <c:pt idx="3462">
                  <c:v>FY.70/71 Jestha  21</c:v>
                </c:pt>
                <c:pt idx="3463">
                  <c:v>FY.70/71 Jestha  22</c:v>
                </c:pt>
                <c:pt idx="3464">
                  <c:v>FY.70/71 Jestha  23</c:v>
                </c:pt>
                <c:pt idx="3465">
                  <c:v>FY.70/71 Jestha  24</c:v>
                </c:pt>
                <c:pt idx="3466">
                  <c:v>FY.70/71 Jestha  25</c:v>
                </c:pt>
                <c:pt idx="3467">
                  <c:v>FY.70/71 Jestha  26</c:v>
                </c:pt>
                <c:pt idx="3468">
                  <c:v>FY.70/71 Jestha  27</c:v>
                </c:pt>
                <c:pt idx="3469">
                  <c:v>FY.70/71 Jestha  28</c:v>
                </c:pt>
                <c:pt idx="3470">
                  <c:v>FY.70/71 Jestha  29</c:v>
                </c:pt>
                <c:pt idx="3471">
                  <c:v>FY.70/71 Jestha  30</c:v>
                </c:pt>
                <c:pt idx="3472">
                  <c:v>FY.70/71 Jestha  31</c:v>
                </c:pt>
                <c:pt idx="3473">
                  <c:v>FY.70/71 Jestha  32</c:v>
                </c:pt>
                <c:pt idx="3474">
                  <c:v>FY.70/71 Ashadh 1</c:v>
                </c:pt>
                <c:pt idx="3475">
                  <c:v>FY.70/71 Ashadh 2</c:v>
                </c:pt>
                <c:pt idx="3476">
                  <c:v>FY.70/71 Ashadh 3</c:v>
                </c:pt>
                <c:pt idx="3477">
                  <c:v>FY.70/71 Ashadh 4</c:v>
                </c:pt>
                <c:pt idx="3478">
                  <c:v>FY.70/71 Ashadh 5</c:v>
                </c:pt>
                <c:pt idx="3479">
                  <c:v>FY.70/71 Ashadh 6</c:v>
                </c:pt>
                <c:pt idx="3480">
                  <c:v>FY.70/71 Ashadh 7</c:v>
                </c:pt>
                <c:pt idx="3481">
                  <c:v>FY.70/71 Ashadh 8</c:v>
                </c:pt>
                <c:pt idx="3482">
                  <c:v>FY.70/71 Ashadh 9</c:v>
                </c:pt>
                <c:pt idx="3483">
                  <c:v>FY.70/71 Ashadh 10</c:v>
                </c:pt>
                <c:pt idx="3484">
                  <c:v>FY.70/71 Ashadh 11</c:v>
                </c:pt>
                <c:pt idx="3485">
                  <c:v>FY.70/71 Ashadh 12</c:v>
                </c:pt>
                <c:pt idx="3486">
                  <c:v>FY.70/71 Ashadh 13</c:v>
                </c:pt>
                <c:pt idx="3487">
                  <c:v>FY.70/71 Ashadh 14</c:v>
                </c:pt>
                <c:pt idx="3488">
                  <c:v>FY.70/71 Ashadh 15</c:v>
                </c:pt>
                <c:pt idx="3489">
                  <c:v>FY.70/71 Ashadh 16</c:v>
                </c:pt>
                <c:pt idx="3490">
                  <c:v>FY.70/71 Ashadh 17</c:v>
                </c:pt>
                <c:pt idx="3491">
                  <c:v>FY.70/71 Ashadh 18</c:v>
                </c:pt>
                <c:pt idx="3492">
                  <c:v>FY.70/71 Ashadh 19</c:v>
                </c:pt>
                <c:pt idx="3493">
                  <c:v>FY.70/71 Ashadh 20</c:v>
                </c:pt>
                <c:pt idx="3494">
                  <c:v>FY.70/71 Ashadh 21</c:v>
                </c:pt>
                <c:pt idx="3495">
                  <c:v>FY.70/71 Ashadh 22</c:v>
                </c:pt>
                <c:pt idx="3496">
                  <c:v>FY.70/71 Ashadh 23</c:v>
                </c:pt>
                <c:pt idx="3497">
                  <c:v>FY.70/71 Ashadh 24</c:v>
                </c:pt>
                <c:pt idx="3498">
                  <c:v>FY.70/71 Ashadh 25</c:v>
                </c:pt>
                <c:pt idx="3499">
                  <c:v>FY.70/71 Ashadh 26</c:v>
                </c:pt>
                <c:pt idx="3500">
                  <c:v>FY.70/71 Ashadh 27</c:v>
                </c:pt>
                <c:pt idx="3501">
                  <c:v>FY.70/71 Ashadh 28</c:v>
                </c:pt>
                <c:pt idx="3502">
                  <c:v>FY.70/71 Ashadh 29</c:v>
                </c:pt>
                <c:pt idx="3503">
                  <c:v>FY.70/71 Ashadh 30</c:v>
                </c:pt>
                <c:pt idx="3504">
                  <c:v>FY.70/71 Ashadh 31</c:v>
                </c:pt>
                <c:pt idx="3505">
                  <c:v>FY.70/71 Ashadh 32</c:v>
                </c:pt>
                <c:pt idx="3506">
                  <c:v>FY.71/72 Shrawan 1</c:v>
                </c:pt>
                <c:pt idx="3507">
                  <c:v>FY.71/72 Shrawan 2</c:v>
                </c:pt>
                <c:pt idx="3508">
                  <c:v>FY.71/72 Shrawan 3</c:v>
                </c:pt>
                <c:pt idx="3509">
                  <c:v>FY.71/72 Shrawan 4</c:v>
                </c:pt>
                <c:pt idx="3510">
                  <c:v>FY.71/72 Shrawan 5</c:v>
                </c:pt>
                <c:pt idx="3511">
                  <c:v>FY.71/72 Shrawan 6</c:v>
                </c:pt>
                <c:pt idx="3512">
                  <c:v>FY.71/72 Shrawan 7</c:v>
                </c:pt>
                <c:pt idx="3513">
                  <c:v>FY.71/72 Shrawan 8</c:v>
                </c:pt>
                <c:pt idx="3514">
                  <c:v>FY.71/72 Shrawan 9</c:v>
                </c:pt>
                <c:pt idx="3515">
                  <c:v>FY.71/72 Shrawan 10</c:v>
                </c:pt>
                <c:pt idx="3516">
                  <c:v>FY.71/72 Shrawan 11</c:v>
                </c:pt>
                <c:pt idx="3517">
                  <c:v>FY.71/72 Shrawan 12</c:v>
                </c:pt>
                <c:pt idx="3518">
                  <c:v>FY.71/72 Shrawan 13</c:v>
                </c:pt>
                <c:pt idx="3519">
                  <c:v>FY.71/72 Shrawan 14</c:v>
                </c:pt>
                <c:pt idx="3520">
                  <c:v>FY.71/72 Shrawan 15</c:v>
                </c:pt>
                <c:pt idx="3521">
                  <c:v>FY.71/72 Shrawan 16</c:v>
                </c:pt>
                <c:pt idx="3522">
                  <c:v>FY.71/72 Shrawan 17</c:v>
                </c:pt>
                <c:pt idx="3523">
                  <c:v>FY.71/72 Shrawan 18</c:v>
                </c:pt>
                <c:pt idx="3524">
                  <c:v>FY.71/72 Shrawan 19</c:v>
                </c:pt>
                <c:pt idx="3525">
                  <c:v>FY.71/72 Shrawan 20</c:v>
                </c:pt>
                <c:pt idx="3526">
                  <c:v>FY.71/72 Shrawan 21</c:v>
                </c:pt>
                <c:pt idx="3527">
                  <c:v>FY.71/72 Shrawan 22</c:v>
                </c:pt>
                <c:pt idx="3528">
                  <c:v>FY.71/72 Shrawan 23</c:v>
                </c:pt>
                <c:pt idx="3529">
                  <c:v>FY.71/72 Shrawan 24</c:v>
                </c:pt>
                <c:pt idx="3530">
                  <c:v>FY.71/72 Shrawan 25</c:v>
                </c:pt>
                <c:pt idx="3531">
                  <c:v>FY.71/72 Shrawan 26</c:v>
                </c:pt>
                <c:pt idx="3532">
                  <c:v>FY.71/72 Shrawan 27</c:v>
                </c:pt>
                <c:pt idx="3533">
                  <c:v>FY.71/72 Shrawan 28</c:v>
                </c:pt>
                <c:pt idx="3534">
                  <c:v>FY.71/72 Shrawan 29</c:v>
                </c:pt>
                <c:pt idx="3535">
                  <c:v>FY.71/72 Shrawan 30</c:v>
                </c:pt>
                <c:pt idx="3536">
                  <c:v>FY.71/72 Shrawan 31</c:v>
                </c:pt>
                <c:pt idx="3537">
                  <c:v>FY.71/72 Shrawan 32</c:v>
                </c:pt>
                <c:pt idx="3538">
                  <c:v>FY.71/72 Bhadra 1</c:v>
                </c:pt>
                <c:pt idx="3539">
                  <c:v>FY.71/72 Bhadra 2</c:v>
                </c:pt>
                <c:pt idx="3540">
                  <c:v>FY.71/72 Bhadra 3</c:v>
                </c:pt>
                <c:pt idx="3541">
                  <c:v>FY.71/72 Bhadra 4</c:v>
                </c:pt>
                <c:pt idx="3542">
                  <c:v>FY.71/72 Bhadra 5</c:v>
                </c:pt>
                <c:pt idx="3543">
                  <c:v>FY.71/72 Bhadra 6</c:v>
                </c:pt>
                <c:pt idx="3544">
                  <c:v>FY.71/72 Bhadra 7</c:v>
                </c:pt>
                <c:pt idx="3545">
                  <c:v>FY.71/72 Bhadra 8</c:v>
                </c:pt>
                <c:pt idx="3546">
                  <c:v>FY.71/72 Bhadra 9</c:v>
                </c:pt>
                <c:pt idx="3547">
                  <c:v>FY.71/72 Bhadra 10</c:v>
                </c:pt>
                <c:pt idx="3548">
                  <c:v>FY.71/72 Bhadra 11</c:v>
                </c:pt>
                <c:pt idx="3549">
                  <c:v>FY.71/72 Bhadra 12</c:v>
                </c:pt>
                <c:pt idx="3550">
                  <c:v>FY.71/72 Bhadra 13</c:v>
                </c:pt>
                <c:pt idx="3551">
                  <c:v>FY.71/72 Bhadra 14</c:v>
                </c:pt>
                <c:pt idx="3552">
                  <c:v>FY.71/72 Bhadra 15</c:v>
                </c:pt>
                <c:pt idx="3553">
                  <c:v>FY.71/72 Bhadra 16</c:v>
                </c:pt>
                <c:pt idx="3554">
                  <c:v>FY.71/72 Bhadra 17</c:v>
                </c:pt>
                <c:pt idx="3555">
                  <c:v>FY.71/72 Bhadra 18</c:v>
                </c:pt>
                <c:pt idx="3556">
                  <c:v>FY.71/72 Bhadra 19</c:v>
                </c:pt>
                <c:pt idx="3557">
                  <c:v>FY.71/72 Bhadra 20</c:v>
                </c:pt>
                <c:pt idx="3558">
                  <c:v>FY.71/72 Bhadra 21</c:v>
                </c:pt>
                <c:pt idx="3559">
                  <c:v>FY.71/72 Bhadra 22</c:v>
                </c:pt>
                <c:pt idx="3560">
                  <c:v>FY.71/72 Bhadra 23</c:v>
                </c:pt>
                <c:pt idx="3561">
                  <c:v>FY.71/72 Bhadra 24</c:v>
                </c:pt>
                <c:pt idx="3562">
                  <c:v>FY.71/72 Bhadra 25</c:v>
                </c:pt>
                <c:pt idx="3563">
                  <c:v>FY.71/72 Bhadra 26</c:v>
                </c:pt>
                <c:pt idx="3564">
                  <c:v>FY.71/72 Bhadra 27</c:v>
                </c:pt>
                <c:pt idx="3565">
                  <c:v>FY.71/72 Bhadra 28</c:v>
                </c:pt>
                <c:pt idx="3566">
                  <c:v>FY.71/72 Bhadra 29</c:v>
                </c:pt>
                <c:pt idx="3567">
                  <c:v>FY.71/72 Bhadra 30</c:v>
                </c:pt>
                <c:pt idx="3568">
                  <c:v>FY.71/72 Bhadra 31</c:v>
                </c:pt>
                <c:pt idx="3569">
                  <c:v>FY.71/72 Bhadra 32</c:v>
                </c:pt>
                <c:pt idx="3570">
                  <c:v>FY.71/72 Ashwin 1</c:v>
                </c:pt>
                <c:pt idx="3571">
                  <c:v>FY.71/72 Ashwin 2</c:v>
                </c:pt>
                <c:pt idx="3572">
                  <c:v>FY.71/72 Ashwin 3</c:v>
                </c:pt>
                <c:pt idx="3573">
                  <c:v>FY.71/72 Ashwin 4</c:v>
                </c:pt>
                <c:pt idx="3574">
                  <c:v>FY.71/72 Ashwin 5</c:v>
                </c:pt>
                <c:pt idx="3575">
                  <c:v>FY.71/72 Ashwin 6</c:v>
                </c:pt>
                <c:pt idx="3576">
                  <c:v>FY.71/72 Ashwin 7</c:v>
                </c:pt>
                <c:pt idx="3577">
                  <c:v>FY.71/72 Ashwin 8</c:v>
                </c:pt>
                <c:pt idx="3578">
                  <c:v>FY.71/72 Ashwin 9</c:v>
                </c:pt>
                <c:pt idx="3579">
                  <c:v>FY.71/72 Ashwin 10</c:v>
                </c:pt>
                <c:pt idx="3580">
                  <c:v>FY.71/72 Ashwin 11</c:v>
                </c:pt>
                <c:pt idx="3581">
                  <c:v>FY.71/72 Ashwin 12</c:v>
                </c:pt>
                <c:pt idx="3582">
                  <c:v>FY.71/72 Ashwin 13</c:v>
                </c:pt>
                <c:pt idx="3583">
                  <c:v>FY.71/72 Ashwin 14</c:v>
                </c:pt>
                <c:pt idx="3584">
                  <c:v>FY.71/72 Ashwin 15</c:v>
                </c:pt>
                <c:pt idx="3585">
                  <c:v>FY.71/72 Ashwin 16</c:v>
                </c:pt>
                <c:pt idx="3586">
                  <c:v>FY.71/72 Ashwin 17</c:v>
                </c:pt>
                <c:pt idx="3587">
                  <c:v>FY.71/72 Ashwin 18</c:v>
                </c:pt>
                <c:pt idx="3588">
                  <c:v>FY.71/72 Ashwin 19</c:v>
                </c:pt>
                <c:pt idx="3589">
                  <c:v>FY.71/72 Ashwin 20</c:v>
                </c:pt>
                <c:pt idx="3590">
                  <c:v>FY.71/72 Ashwin 21</c:v>
                </c:pt>
                <c:pt idx="3591">
                  <c:v>FY.71/72 Ashwin 22</c:v>
                </c:pt>
                <c:pt idx="3592">
                  <c:v>FY.71/72 Ashwin 23</c:v>
                </c:pt>
                <c:pt idx="3593">
                  <c:v>FY.71/72 Ashwin 24</c:v>
                </c:pt>
                <c:pt idx="3594">
                  <c:v>FY.71/72 Ashwin 25</c:v>
                </c:pt>
                <c:pt idx="3595">
                  <c:v>FY.71/72 Ashwin 26</c:v>
                </c:pt>
                <c:pt idx="3596">
                  <c:v>FY.71/72 Ashwin 27</c:v>
                </c:pt>
                <c:pt idx="3597">
                  <c:v>FY.71/72 Ashwin 28</c:v>
                </c:pt>
                <c:pt idx="3598">
                  <c:v>FY.71/72 Ashwin 29</c:v>
                </c:pt>
                <c:pt idx="3599">
                  <c:v>FY.71/72 Ashwin 30</c:v>
                </c:pt>
                <c:pt idx="3600">
                  <c:v>FY.71/72 Ashwin 31</c:v>
                </c:pt>
                <c:pt idx="3601">
                  <c:v>FY.71/72 Ashwin 32</c:v>
                </c:pt>
                <c:pt idx="3602">
                  <c:v>FY.71/72 Kartik 1</c:v>
                </c:pt>
                <c:pt idx="3603">
                  <c:v>FY.71/72 Kartik 2</c:v>
                </c:pt>
                <c:pt idx="3604">
                  <c:v>FY.71/72 Kartik 3</c:v>
                </c:pt>
                <c:pt idx="3605">
                  <c:v>FY.71/72 Kartik 4</c:v>
                </c:pt>
                <c:pt idx="3606">
                  <c:v>FY.71/72 Kartik 5</c:v>
                </c:pt>
                <c:pt idx="3607">
                  <c:v>FY.71/72 Kartik 6</c:v>
                </c:pt>
                <c:pt idx="3608">
                  <c:v>FY.71/72 Kartik 7</c:v>
                </c:pt>
                <c:pt idx="3609">
                  <c:v>FY.71/72 Kartik 8</c:v>
                </c:pt>
                <c:pt idx="3610">
                  <c:v>FY.71/72 Kartik 9</c:v>
                </c:pt>
                <c:pt idx="3611">
                  <c:v>FY.71/72 Kartik 10</c:v>
                </c:pt>
                <c:pt idx="3612">
                  <c:v>FY.71/72 Kartik 11</c:v>
                </c:pt>
                <c:pt idx="3613">
                  <c:v>FY.71/72 Kartik 12</c:v>
                </c:pt>
                <c:pt idx="3614">
                  <c:v>FY.71/72 Kartik 13</c:v>
                </c:pt>
                <c:pt idx="3615">
                  <c:v>FY.71/72 Kartik 14</c:v>
                </c:pt>
                <c:pt idx="3616">
                  <c:v>FY.71/72 Kartik 15</c:v>
                </c:pt>
                <c:pt idx="3617">
                  <c:v>FY.71/72 Kartik 16</c:v>
                </c:pt>
                <c:pt idx="3618">
                  <c:v>FY.71/72 Kartik 17</c:v>
                </c:pt>
                <c:pt idx="3619">
                  <c:v>FY.71/72 Kartik 18</c:v>
                </c:pt>
                <c:pt idx="3620">
                  <c:v>FY.71/72 Kartik 19</c:v>
                </c:pt>
                <c:pt idx="3621">
                  <c:v>FY.71/72 Kartik 20</c:v>
                </c:pt>
                <c:pt idx="3622">
                  <c:v>FY.71/72 Kartik 21</c:v>
                </c:pt>
                <c:pt idx="3623">
                  <c:v>FY.71/72 Kartik 22</c:v>
                </c:pt>
                <c:pt idx="3624">
                  <c:v>FY.71/72 Kartik 23</c:v>
                </c:pt>
                <c:pt idx="3625">
                  <c:v>FY.71/72 Kartik 24</c:v>
                </c:pt>
                <c:pt idx="3626">
                  <c:v>FY.71/72 Kartik 25</c:v>
                </c:pt>
                <c:pt idx="3627">
                  <c:v>FY.71/72 Kartik 26</c:v>
                </c:pt>
                <c:pt idx="3628">
                  <c:v>FY.71/72 Kartik 27</c:v>
                </c:pt>
                <c:pt idx="3629">
                  <c:v>FY.71/72 Kartik 28</c:v>
                </c:pt>
                <c:pt idx="3630">
                  <c:v>FY.71/72 Kartik 29</c:v>
                </c:pt>
                <c:pt idx="3631">
                  <c:v>FY.71/72 Kartik 30</c:v>
                </c:pt>
                <c:pt idx="3632">
                  <c:v>FY.71/72 Kartik 31</c:v>
                </c:pt>
                <c:pt idx="3633">
                  <c:v>FY.71/72 Kartik 32</c:v>
                </c:pt>
                <c:pt idx="3634">
                  <c:v>FY.71/72 Mangsir 1</c:v>
                </c:pt>
                <c:pt idx="3635">
                  <c:v>FY.71/72 Mangsir 2</c:v>
                </c:pt>
                <c:pt idx="3636">
                  <c:v>FY.71/72 Mangsir 3</c:v>
                </c:pt>
                <c:pt idx="3637">
                  <c:v>FY.71/72 Mangsir 4</c:v>
                </c:pt>
                <c:pt idx="3638">
                  <c:v>FY.71/72 Mangsir 5</c:v>
                </c:pt>
                <c:pt idx="3639">
                  <c:v>FY.71/72 Mangsir 6</c:v>
                </c:pt>
                <c:pt idx="3640">
                  <c:v>FY.71/72 Mangsir 7</c:v>
                </c:pt>
                <c:pt idx="3641">
                  <c:v>FY.71/72 Mangsir 8</c:v>
                </c:pt>
                <c:pt idx="3642">
                  <c:v>FY.71/72 Mangsir 9</c:v>
                </c:pt>
                <c:pt idx="3643">
                  <c:v>FY.71/72 Mangsir 10</c:v>
                </c:pt>
                <c:pt idx="3644">
                  <c:v>FY.71/72 Mangsir 11</c:v>
                </c:pt>
                <c:pt idx="3645">
                  <c:v>FY.71/72 Mangsir 12</c:v>
                </c:pt>
                <c:pt idx="3646">
                  <c:v>FY.71/72 Mangsir 13</c:v>
                </c:pt>
                <c:pt idx="3647">
                  <c:v>FY.71/72 Mangsir 14</c:v>
                </c:pt>
                <c:pt idx="3648">
                  <c:v>FY.71/72 Mangsir 15</c:v>
                </c:pt>
                <c:pt idx="3649">
                  <c:v>FY.71/72 Mangsir 16</c:v>
                </c:pt>
                <c:pt idx="3650">
                  <c:v>FY.71/72 Mangsir 17</c:v>
                </c:pt>
                <c:pt idx="3651">
                  <c:v>FY.71/72 Mangsir 18</c:v>
                </c:pt>
                <c:pt idx="3652">
                  <c:v>FY.71/72 Mangsir 19</c:v>
                </c:pt>
                <c:pt idx="3653">
                  <c:v>FY.71/72 Mangsir 20</c:v>
                </c:pt>
                <c:pt idx="3654">
                  <c:v>FY.71/72 Mangsir 21</c:v>
                </c:pt>
                <c:pt idx="3655">
                  <c:v>FY.71/72 Mangsir 22</c:v>
                </c:pt>
                <c:pt idx="3656">
                  <c:v>FY.71/72 Mangsir 23</c:v>
                </c:pt>
                <c:pt idx="3657">
                  <c:v>FY.71/72 Mangsir 24</c:v>
                </c:pt>
                <c:pt idx="3658">
                  <c:v>FY.71/72 Mangsir 25</c:v>
                </c:pt>
                <c:pt idx="3659">
                  <c:v>FY.71/72 Mangsir 26</c:v>
                </c:pt>
                <c:pt idx="3660">
                  <c:v>FY.71/72 Mangsir 27</c:v>
                </c:pt>
                <c:pt idx="3661">
                  <c:v>FY.71/72 Mangsir 28</c:v>
                </c:pt>
                <c:pt idx="3662">
                  <c:v>FY.71/72 Mangsir 29</c:v>
                </c:pt>
                <c:pt idx="3663">
                  <c:v>FY.71/72 Mangsir 30</c:v>
                </c:pt>
                <c:pt idx="3664">
                  <c:v>FY.71/72 Mangsir 31</c:v>
                </c:pt>
                <c:pt idx="3665">
                  <c:v>FY.71/72 Mangsir 32</c:v>
                </c:pt>
                <c:pt idx="3666">
                  <c:v>FY.71/72 Poush 1</c:v>
                </c:pt>
                <c:pt idx="3667">
                  <c:v>FY.71/72 Poush 2</c:v>
                </c:pt>
                <c:pt idx="3668">
                  <c:v>FY.71/72 Poush 3</c:v>
                </c:pt>
                <c:pt idx="3669">
                  <c:v>FY.71/72 Poush 4</c:v>
                </c:pt>
                <c:pt idx="3670">
                  <c:v>FY.71/72 Poush 5</c:v>
                </c:pt>
                <c:pt idx="3671">
                  <c:v>FY.71/72 Poush 6</c:v>
                </c:pt>
                <c:pt idx="3672">
                  <c:v>FY.71/72 Poush 7</c:v>
                </c:pt>
                <c:pt idx="3673">
                  <c:v>FY.71/72 Poush 8</c:v>
                </c:pt>
                <c:pt idx="3674">
                  <c:v>FY.71/72 Poush 9</c:v>
                </c:pt>
                <c:pt idx="3675">
                  <c:v>FY.71/72 Poush 10</c:v>
                </c:pt>
                <c:pt idx="3676">
                  <c:v>FY.71/72 Poush 11</c:v>
                </c:pt>
                <c:pt idx="3677">
                  <c:v>FY.71/72 Poush 12</c:v>
                </c:pt>
                <c:pt idx="3678">
                  <c:v>FY.71/72 Poush 13</c:v>
                </c:pt>
                <c:pt idx="3679">
                  <c:v>FY.71/72 Poush 14</c:v>
                </c:pt>
                <c:pt idx="3680">
                  <c:v>FY.71/72 Poush 15</c:v>
                </c:pt>
                <c:pt idx="3681">
                  <c:v>FY.71/72 Poush 16</c:v>
                </c:pt>
                <c:pt idx="3682">
                  <c:v>FY.71/72 Poush 17</c:v>
                </c:pt>
                <c:pt idx="3683">
                  <c:v>FY.71/72 Poush 18</c:v>
                </c:pt>
                <c:pt idx="3684">
                  <c:v>FY.71/72 Poush 19</c:v>
                </c:pt>
                <c:pt idx="3685">
                  <c:v>FY.71/72 Poush 20</c:v>
                </c:pt>
                <c:pt idx="3686">
                  <c:v>FY.71/72 Poush 21</c:v>
                </c:pt>
                <c:pt idx="3687">
                  <c:v>FY.71/72 Poush 22</c:v>
                </c:pt>
                <c:pt idx="3688">
                  <c:v>FY.71/72 Poush 23</c:v>
                </c:pt>
                <c:pt idx="3689">
                  <c:v>FY.71/72 Poush 24</c:v>
                </c:pt>
                <c:pt idx="3690">
                  <c:v>FY.71/72 Poush 25</c:v>
                </c:pt>
                <c:pt idx="3691">
                  <c:v>FY.71/72 Poush 26</c:v>
                </c:pt>
                <c:pt idx="3692">
                  <c:v>FY.71/72 Poush 27</c:v>
                </c:pt>
                <c:pt idx="3693">
                  <c:v>FY.71/72 Poush 28</c:v>
                </c:pt>
                <c:pt idx="3694">
                  <c:v>FY.71/72 Poush 29</c:v>
                </c:pt>
                <c:pt idx="3695">
                  <c:v>FY.71/72 Poush 30</c:v>
                </c:pt>
                <c:pt idx="3696">
                  <c:v>FY.71/72 Poush 31</c:v>
                </c:pt>
                <c:pt idx="3697">
                  <c:v>FY.71/72 Poush 32</c:v>
                </c:pt>
                <c:pt idx="3698">
                  <c:v>FY.71/72 Magh 1</c:v>
                </c:pt>
                <c:pt idx="3699">
                  <c:v>FY.71/72 Magh 2</c:v>
                </c:pt>
                <c:pt idx="3700">
                  <c:v>FY.71/72 Magh 3</c:v>
                </c:pt>
                <c:pt idx="3701">
                  <c:v>FY.71/72 Magh 4</c:v>
                </c:pt>
                <c:pt idx="3702">
                  <c:v>FY.71/72 Magh 5</c:v>
                </c:pt>
                <c:pt idx="3703">
                  <c:v>FY.71/72 Magh 6</c:v>
                </c:pt>
                <c:pt idx="3704">
                  <c:v>FY.71/72 Magh 7</c:v>
                </c:pt>
                <c:pt idx="3705">
                  <c:v>FY.71/72 Magh 8</c:v>
                </c:pt>
                <c:pt idx="3706">
                  <c:v>FY.71/72 Magh 9</c:v>
                </c:pt>
                <c:pt idx="3707">
                  <c:v>FY.71/72 Magh 10</c:v>
                </c:pt>
                <c:pt idx="3708">
                  <c:v>FY.71/72 Magh 11</c:v>
                </c:pt>
                <c:pt idx="3709">
                  <c:v>FY.71/72 Magh 12</c:v>
                </c:pt>
                <c:pt idx="3710">
                  <c:v>FY.71/72 Magh 13</c:v>
                </c:pt>
                <c:pt idx="3711">
                  <c:v>FY.71/72 Magh 14</c:v>
                </c:pt>
                <c:pt idx="3712">
                  <c:v>FY.71/72 Magh 15</c:v>
                </c:pt>
                <c:pt idx="3713">
                  <c:v>FY.71/72 Magh 16</c:v>
                </c:pt>
                <c:pt idx="3714">
                  <c:v>FY.71/72 Magh 17</c:v>
                </c:pt>
                <c:pt idx="3715">
                  <c:v>FY.71/72 Magh 18</c:v>
                </c:pt>
                <c:pt idx="3716">
                  <c:v>FY.71/72 Magh 19</c:v>
                </c:pt>
                <c:pt idx="3717">
                  <c:v>FY.71/72 Magh 20</c:v>
                </c:pt>
                <c:pt idx="3718">
                  <c:v>FY.71/72 Magh 21</c:v>
                </c:pt>
                <c:pt idx="3719">
                  <c:v>FY.71/72 Magh 22</c:v>
                </c:pt>
                <c:pt idx="3720">
                  <c:v>FY.71/72 Magh 23</c:v>
                </c:pt>
                <c:pt idx="3721">
                  <c:v>FY.71/72 Magh 24</c:v>
                </c:pt>
                <c:pt idx="3722">
                  <c:v>FY.71/72 Magh 25</c:v>
                </c:pt>
                <c:pt idx="3723">
                  <c:v>FY.71/72 Magh 26</c:v>
                </c:pt>
                <c:pt idx="3724">
                  <c:v>FY.71/72 Magh 27</c:v>
                </c:pt>
                <c:pt idx="3725">
                  <c:v>FY.71/72 Magh 28</c:v>
                </c:pt>
                <c:pt idx="3726">
                  <c:v>FY.71/72 Magh 29</c:v>
                </c:pt>
                <c:pt idx="3727">
                  <c:v>FY.71/72 Magh 30</c:v>
                </c:pt>
                <c:pt idx="3728">
                  <c:v>FY.71/72 Magh 31</c:v>
                </c:pt>
                <c:pt idx="3729">
                  <c:v>FY.71/72 Magh 32</c:v>
                </c:pt>
                <c:pt idx="3730">
                  <c:v>FY.71/72 Falgun 1</c:v>
                </c:pt>
                <c:pt idx="3731">
                  <c:v>FY.71/72 Falgun 2</c:v>
                </c:pt>
                <c:pt idx="3732">
                  <c:v>FY.71/72 Falgun 3</c:v>
                </c:pt>
                <c:pt idx="3733">
                  <c:v>FY.71/72 Falgun 4</c:v>
                </c:pt>
                <c:pt idx="3734">
                  <c:v>FY.71/72 Falgun 5</c:v>
                </c:pt>
                <c:pt idx="3735">
                  <c:v>FY.71/72 Falgun 6</c:v>
                </c:pt>
                <c:pt idx="3736">
                  <c:v>FY.71/72 Falgun 7</c:v>
                </c:pt>
                <c:pt idx="3737">
                  <c:v>FY.71/72 Falgun 8</c:v>
                </c:pt>
                <c:pt idx="3738">
                  <c:v>FY.71/72 Falgun 9</c:v>
                </c:pt>
                <c:pt idx="3739">
                  <c:v>FY.71/72 Falgun 10</c:v>
                </c:pt>
                <c:pt idx="3740">
                  <c:v>FY.71/72 Falgun 11</c:v>
                </c:pt>
                <c:pt idx="3741">
                  <c:v>FY.71/72 Falgun 12</c:v>
                </c:pt>
                <c:pt idx="3742">
                  <c:v>FY.71/72 Falgun 13</c:v>
                </c:pt>
                <c:pt idx="3743">
                  <c:v>FY.71/72 Falgun 14</c:v>
                </c:pt>
                <c:pt idx="3744">
                  <c:v>FY.71/72 Falgun 15</c:v>
                </c:pt>
                <c:pt idx="3745">
                  <c:v>FY.71/72 Falgun 16</c:v>
                </c:pt>
                <c:pt idx="3746">
                  <c:v>FY.71/72 Falgun 17</c:v>
                </c:pt>
                <c:pt idx="3747">
                  <c:v>FY.71/72 Falgun 18</c:v>
                </c:pt>
                <c:pt idx="3748">
                  <c:v>FY.71/72 Falgun 19</c:v>
                </c:pt>
                <c:pt idx="3749">
                  <c:v>FY.71/72 Falgun 20</c:v>
                </c:pt>
                <c:pt idx="3750">
                  <c:v>FY.71/72 Falgun 21</c:v>
                </c:pt>
                <c:pt idx="3751">
                  <c:v>FY.71/72 Falgun 22</c:v>
                </c:pt>
                <c:pt idx="3752">
                  <c:v>FY.71/72 Falgun 23</c:v>
                </c:pt>
                <c:pt idx="3753">
                  <c:v>FY.71/72 Falgun 24</c:v>
                </c:pt>
                <c:pt idx="3754">
                  <c:v>FY.71/72 Falgun 25</c:v>
                </c:pt>
                <c:pt idx="3755">
                  <c:v>FY.71/72 Falgun 26</c:v>
                </c:pt>
                <c:pt idx="3756">
                  <c:v>FY.71/72 Falgun 27</c:v>
                </c:pt>
                <c:pt idx="3757">
                  <c:v>FY.71/72 Falgun 28</c:v>
                </c:pt>
                <c:pt idx="3758">
                  <c:v>FY.71/72 Falgun 29</c:v>
                </c:pt>
                <c:pt idx="3759">
                  <c:v>FY.71/72 Falgun 30</c:v>
                </c:pt>
                <c:pt idx="3760">
                  <c:v>FY.71/72 Falgun 31</c:v>
                </c:pt>
                <c:pt idx="3761">
                  <c:v>FY.71/72 Falgun 32</c:v>
                </c:pt>
                <c:pt idx="3762">
                  <c:v>FY.71/72 Chaitra 1</c:v>
                </c:pt>
                <c:pt idx="3763">
                  <c:v>FY.71/72 Chaitra 2</c:v>
                </c:pt>
                <c:pt idx="3764">
                  <c:v>FY.71/72 Chaitra 3</c:v>
                </c:pt>
                <c:pt idx="3765">
                  <c:v>FY.71/72 Chaitra 4</c:v>
                </c:pt>
                <c:pt idx="3766">
                  <c:v>FY.71/72 Chaitra 5</c:v>
                </c:pt>
                <c:pt idx="3767">
                  <c:v>FY.71/72 Chaitra 6</c:v>
                </c:pt>
                <c:pt idx="3768">
                  <c:v>FY.71/72 Chaitra 7</c:v>
                </c:pt>
                <c:pt idx="3769">
                  <c:v>FY.71/72 Chaitra 8</c:v>
                </c:pt>
                <c:pt idx="3770">
                  <c:v>FY.71/72 Chaitra 9</c:v>
                </c:pt>
                <c:pt idx="3771">
                  <c:v>FY.71/72 Chaitra 10</c:v>
                </c:pt>
                <c:pt idx="3772">
                  <c:v>FY.71/72 Chaitra 11</c:v>
                </c:pt>
                <c:pt idx="3773">
                  <c:v>FY.71/72 Chaitra 12</c:v>
                </c:pt>
                <c:pt idx="3774">
                  <c:v>FY.71/72 Chaitra 13</c:v>
                </c:pt>
                <c:pt idx="3775">
                  <c:v>FY.71/72 Chaitra 14</c:v>
                </c:pt>
                <c:pt idx="3776">
                  <c:v>FY.71/72 Chaitra 15</c:v>
                </c:pt>
                <c:pt idx="3777">
                  <c:v>FY.71/72 Chaitra 16</c:v>
                </c:pt>
                <c:pt idx="3778">
                  <c:v>FY.71/72 Chaitra 17</c:v>
                </c:pt>
                <c:pt idx="3779">
                  <c:v>FY.71/72 Chaitra 18</c:v>
                </c:pt>
                <c:pt idx="3780">
                  <c:v>FY.71/72 Chaitra 19</c:v>
                </c:pt>
                <c:pt idx="3781">
                  <c:v>FY.71/72 Chaitra 20</c:v>
                </c:pt>
                <c:pt idx="3782">
                  <c:v>FY.71/72 Chaitra 21</c:v>
                </c:pt>
                <c:pt idx="3783">
                  <c:v>FY.71/72 Chaitra 22</c:v>
                </c:pt>
                <c:pt idx="3784">
                  <c:v>FY.71/72 Chaitra 23</c:v>
                </c:pt>
                <c:pt idx="3785">
                  <c:v>FY.71/72 Chaitra 24</c:v>
                </c:pt>
                <c:pt idx="3786">
                  <c:v>FY.71/72 Chaitra 25</c:v>
                </c:pt>
                <c:pt idx="3787">
                  <c:v>FY.71/72 Chaitra 26</c:v>
                </c:pt>
                <c:pt idx="3788">
                  <c:v>FY.71/72 Chaitra 27</c:v>
                </c:pt>
                <c:pt idx="3789">
                  <c:v>FY.71/72 Chaitra 28</c:v>
                </c:pt>
                <c:pt idx="3790">
                  <c:v>FY.71/72 Chaitra 29</c:v>
                </c:pt>
                <c:pt idx="3791">
                  <c:v>FY.71/72 Chaitra 30</c:v>
                </c:pt>
                <c:pt idx="3792">
                  <c:v>FY.71/72 Chaitra 31</c:v>
                </c:pt>
                <c:pt idx="3793">
                  <c:v>FY.71/72 Chaitra 32</c:v>
                </c:pt>
                <c:pt idx="3794">
                  <c:v>FY.71/72 Baishakh 1</c:v>
                </c:pt>
                <c:pt idx="3795">
                  <c:v>FY.71/72 Baishakh 2</c:v>
                </c:pt>
                <c:pt idx="3796">
                  <c:v>FY.71/72 Baishakh 3</c:v>
                </c:pt>
                <c:pt idx="3797">
                  <c:v>FY.71/72 Baishakh 4</c:v>
                </c:pt>
                <c:pt idx="3798">
                  <c:v>FY.71/72 Baishakh 5</c:v>
                </c:pt>
                <c:pt idx="3799">
                  <c:v>FY.71/72 Baishakh 6</c:v>
                </c:pt>
                <c:pt idx="3800">
                  <c:v>FY.71/72 Baishakh 7</c:v>
                </c:pt>
                <c:pt idx="3801">
                  <c:v>FY.71/72 Baishakh 8</c:v>
                </c:pt>
                <c:pt idx="3802">
                  <c:v>FY.71/72 Baishakh 9</c:v>
                </c:pt>
                <c:pt idx="3803">
                  <c:v>FY.71/72 Baishakh 10</c:v>
                </c:pt>
                <c:pt idx="3804">
                  <c:v>FY.71/72 Baishakh 11</c:v>
                </c:pt>
                <c:pt idx="3805">
                  <c:v>FY.71/72 Baishakh 12</c:v>
                </c:pt>
                <c:pt idx="3806">
                  <c:v>FY.71/72 Baishakh 13</c:v>
                </c:pt>
                <c:pt idx="3807">
                  <c:v>FY.71/72 Baishakh 14</c:v>
                </c:pt>
                <c:pt idx="3808">
                  <c:v>FY.71/72 Baishakh 15</c:v>
                </c:pt>
                <c:pt idx="3809">
                  <c:v>FY.71/72 Baishakh 16</c:v>
                </c:pt>
                <c:pt idx="3810">
                  <c:v>FY.71/72 Baishakh 17</c:v>
                </c:pt>
                <c:pt idx="3811">
                  <c:v>FY.71/72 Baishakh 18</c:v>
                </c:pt>
                <c:pt idx="3812">
                  <c:v>FY.71/72 Baishakh 19</c:v>
                </c:pt>
                <c:pt idx="3813">
                  <c:v>FY.71/72 Baishakh 20</c:v>
                </c:pt>
                <c:pt idx="3814">
                  <c:v>FY.71/72 Baishakh 21</c:v>
                </c:pt>
                <c:pt idx="3815">
                  <c:v>FY.71/72 Baishakh 22</c:v>
                </c:pt>
                <c:pt idx="3816">
                  <c:v>FY.71/72 Baishakh 23</c:v>
                </c:pt>
                <c:pt idx="3817">
                  <c:v>FY.71/72 Baishakh 24</c:v>
                </c:pt>
                <c:pt idx="3818">
                  <c:v>FY.71/72 Baishakh 25</c:v>
                </c:pt>
                <c:pt idx="3819">
                  <c:v>FY.71/72 Baishakh 26</c:v>
                </c:pt>
                <c:pt idx="3820">
                  <c:v>FY.71/72 Baishakh 27</c:v>
                </c:pt>
                <c:pt idx="3821">
                  <c:v>FY.71/72 Baishakh 28</c:v>
                </c:pt>
                <c:pt idx="3822">
                  <c:v>FY.71/72 Baishakh 29</c:v>
                </c:pt>
                <c:pt idx="3823">
                  <c:v>FY.71/72 Baishakh 30</c:v>
                </c:pt>
                <c:pt idx="3824">
                  <c:v>FY.71/72 Baishakh 31</c:v>
                </c:pt>
                <c:pt idx="3825">
                  <c:v>FY.71/72 Baishakh 32</c:v>
                </c:pt>
                <c:pt idx="3826">
                  <c:v>FY.71/72 Jestha  1</c:v>
                </c:pt>
                <c:pt idx="3827">
                  <c:v>FY.71/72 Jestha  2</c:v>
                </c:pt>
                <c:pt idx="3828">
                  <c:v>FY.71/72 Jestha  3</c:v>
                </c:pt>
                <c:pt idx="3829">
                  <c:v>FY.71/72 Jestha  4</c:v>
                </c:pt>
                <c:pt idx="3830">
                  <c:v>FY.71/72 Jestha  5</c:v>
                </c:pt>
                <c:pt idx="3831">
                  <c:v>FY.71/72 Jestha  6</c:v>
                </c:pt>
                <c:pt idx="3832">
                  <c:v>FY.71/72 Jestha  7</c:v>
                </c:pt>
                <c:pt idx="3833">
                  <c:v>FY.71/72 Jestha  8</c:v>
                </c:pt>
                <c:pt idx="3834">
                  <c:v>FY.71/72 Jestha  9</c:v>
                </c:pt>
                <c:pt idx="3835">
                  <c:v>FY.71/72 Jestha  10</c:v>
                </c:pt>
                <c:pt idx="3836">
                  <c:v>FY.71/72 Jestha  11</c:v>
                </c:pt>
                <c:pt idx="3837">
                  <c:v>FY.71/72 Jestha  12</c:v>
                </c:pt>
                <c:pt idx="3838">
                  <c:v>FY.71/72 Jestha  13</c:v>
                </c:pt>
                <c:pt idx="3839">
                  <c:v>FY.71/72 Jestha  14</c:v>
                </c:pt>
                <c:pt idx="3840">
                  <c:v>FY.71/72 Jestha  15</c:v>
                </c:pt>
                <c:pt idx="3841">
                  <c:v>FY.71/72 Jestha  16</c:v>
                </c:pt>
                <c:pt idx="3842">
                  <c:v>FY.71/72 Jestha  17</c:v>
                </c:pt>
                <c:pt idx="3843">
                  <c:v>FY.71/72 Jestha  18</c:v>
                </c:pt>
                <c:pt idx="3844">
                  <c:v>FY.71/72 Jestha  19</c:v>
                </c:pt>
                <c:pt idx="3845">
                  <c:v>FY.71/72 Jestha  20</c:v>
                </c:pt>
                <c:pt idx="3846">
                  <c:v>FY.71/72 Jestha  21</c:v>
                </c:pt>
                <c:pt idx="3847">
                  <c:v>FY.71/72 Jestha  22</c:v>
                </c:pt>
                <c:pt idx="3848">
                  <c:v>FY.71/72 Jestha  23</c:v>
                </c:pt>
                <c:pt idx="3849">
                  <c:v>FY.71/72 Jestha  24</c:v>
                </c:pt>
                <c:pt idx="3850">
                  <c:v>FY.71/72 Jestha  25</c:v>
                </c:pt>
                <c:pt idx="3851">
                  <c:v>FY.71/72 Jestha  26</c:v>
                </c:pt>
                <c:pt idx="3852">
                  <c:v>FY.71/72 Jestha  27</c:v>
                </c:pt>
                <c:pt idx="3853">
                  <c:v>FY.71/72 Jestha  28</c:v>
                </c:pt>
                <c:pt idx="3854">
                  <c:v>FY.71/72 Jestha  29</c:v>
                </c:pt>
                <c:pt idx="3855">
                  <c:v>FY.71/72 Jestha  30</c:v>
                </c:pt>
                <c:pt idx="3856">
                  <c:v>FY.71/72 Jestha  31</c:v>
                </c:pt>
                <c:pt idx="3857">
                  <c:v>FY.71/72 Jestha  32</c:v>
                </c:pt>
                <c:pt idx="3858">
                  <c:v>FY.71/72 Ashadh 1</c:v>
                </c:pt>
                <c:pt idx="3859">
                  <c:v>FY.71/72 Ashadh 2</c:v>
                </c:pt>
                <c:pt idx="3860">
                  <c:v>FY.71/72 Ashadh 3</c:v>
                </c:pt>
                <c:pt idx="3861">
                  <c:v>FY.71/72 Ashadh 4</c:v>
                </c:pt>
                <c:pt idx="3862">
                  <c:v>FY.71/72 Ashadh 5</c:v>
                </c:pt>
                <c:pt idx="3863">
                  <c:v>FY.71/72 Ashadh 6</c:v>
                </c:pt>
                <c:pt idx="3864">
                  <c:v>FY.71/72 Ashadh 7</c:v>
                </c:pt>
                <c:pt idx="3865">
                  <c:v>FY.71/72 Ashadh 8</c:v>
                </c:pt>
                <c:pt idx="3866">
                  <c:v>FY.71/72 Ashadh 9</c:v>
                </c:pt>
                <c:pt idx="3867">
                  <c:v>FY.71/72 Ashadh 10</c:v>
                </c:pt>
                <c:pt idx="3868">
                  <c:v>FY.71/72 Ashadh 11</c:v>
                </c:pt>
                <c:pt idx="3869">
                  <c:v>FY.71/72 Ashadh 12</c:v>
                </c:pt>
                <c:pt idx="3870">
                  <c:v>FY.71/72 Ashadh 13</c:v>
                </c:pt>
                <c:pt idx="3871">
                  <c:v>FY.71/72 Ashadh 14</c:v>
                </c:pt>
                <c:pt idx="3872">
                  <c:v>FY.71/72 Ashadh 15</c:v>
                </c:pt>
                <c:pt idx="3873">
                  <c:v>FY.71/72 Ashadh 16</c:v>
                </c:pt>
                <c:pt idx="3874">
                  <c:v>FY.71/72 Ashadh 17</c:v>
                </c:pt>
                <c:pt idx="3875">
                  <c:v>FY.71/72 Ashadh 18</c:v>
                </c:pt>
                <c:pt idx="3876">
                  <c:v>FY.71/72 Ashadh 19</c:v>
                </c:pt>
                <c:pt idx="3877">
                  <c:v>FY.71/72 Ashadh 20</c:v>
                </c:pt>
                <c:pt idx="3878">
                  <c:v>FY.71/72 Ashadh 21</c:v>
                </c:pt>
                <c:pt idx="3879">
                  <c:v>FY.71/72 Ashadh 22</c:v>
                </c:pt>
                <c:pt idx="3880">
                  <c:v>FY.71/72 Ashadh 23</c:v>
                </c:pt>
                <c:pt idx="3881">
                  <c:v>FY.71/72 Ashadh 24</c:v>
                </c:pt>
                <c:pt idx="3882">
                  <c:v>FY.71/72 Ashadh 25</c:v>
                </c:pt>
                <c:pt idx="3883">
                  <c:v>FY.71/72 Ashadh 26</c:v>
                </c:pt>
                <c:pt idx="3884">
                  <c:v>FY.71/72 Ashadh 27</c:v>
                </c:pt>
                <c:pt idx="3885">
                  <c:v>FY.71/72 Ashadh 28</c:v>
                </c:pt>
                <c:pt idx="3886">
                  <c:v>FY.71/72 Ashadh 29</c:v>
                </c:pt>
                <c:pt idx="3887">
                  <c:v>FY.71/72 Ashadh 30</c:v>
                </c:pt>
                <c:pt idx="3888">
                  <c:v>FY.71/72 Ashadh 31</c:v>
                </c:pt>
                <c:pt idx="3889">
                  <c:v>FY.71/72 Ashadh 32</c:v>
                </c:pt>
                <c:pt idx="3890">
                  <c:v>FY.72/73 Shrawan 1</c:v>
                </c:pt>
                <c:pt idx="3891">
                  <c:v>FY.72/73 Shrawan 2</c:v>
                </c:pt>
                <c:pt idx="3892">
                  <c:v>FY.72/73 Shrawan 3</c:v>
                </c:pt>
                <c:pt idx="3893">
                  <c:v>FY.72/73 Shrawan 4</c:v>
                </c:pt>
                <c:pt idx="3894">
                  <c:v>FY.72/73 Shrawan 5</c:v>
                </c:pt>
                <c:pt idx="3895">
                  <c:v>FY.72/73 Shrawan 6</c:v>
                </c:pt>
                <c:pt idx="3896">
                  <c:v>FY.72/73 Shrawan 7</c:v>
                </c:pt>
                <c:pt idx="3897">
                  <c:v>FY.72/73 Shrawan 8</c:v>
                </c:pt>
                <c:pt idx="3898">
                  <c:v>FY.72/73 Shrawan 9</c:v>
                </c:pt>
                <c:pt idx="3899">
                  <c:v>FY.72/73 Shrawan 10</c:v>
                </c:pt>
                <c:pt idx="3900">
                  <c:v>FY.72/73 Shrawan 11</c:v>
                </c:pt>
                <c:pt idx="3901">
                  <c:v>FY.72/73 Shrawan 12</c:v>
                </c:pt>
                <c:pt idx="3902">
                  <c:v>FY.72/73 Shrawan 13</c:v>
                </c:pt>
                <c:pt idx="3903">
                  <c:v>FY.72/73 Shrawan 14</c:v>
                </c:pt>
                <c:pt idx="3904">
                  <c:v>FY.72/73 Shrawan 15</c:v>
                </c:pt>
                <c:pt idx="3905">
                  <c:v>FY.72/73 Shrawan 16</c:v>
                </c:pt>
                <c:pt idx="3906">
                  <c:v>FY.72/73 Shrawan 17</c:v>
                </c:pt>
                <c:pt idx="3907">
                  <c:v>FY.72/73 Shrawan 18</c:v>
                </c:pt>
                <c:pt idx="3908">
                  <c:v>FY.72/73 Shrawan 19</c:v>
                </c:pt>
                <c:pt idx="3909">
                  <c:v>FY.72/73 Shrawan 20</c:v>
                </c:pt>
                <c:pt idx="3910">
                  <c:v>FY.72/73 Shrawan 21</c:v>
                </c:pt>
                <c:pt idx="3911">
                  <c:v>FY.72/73 Shrawan 22</c:v>
                </c:pt>
                <c:pt idx="3912">
                  <c:v>FY.72/73 Shrawan 23</c:v>
                </c:pt>
                <c:pt idx="3913">
                  <c:v>FY.72/73 Shrawan 24</c:v>
                </c:pt>
                <c:pt idx="3914">
                  <c:v>FY.72/73 Shrawan 25</c:v>
                </c:pt>
                <c:pt idx="3915">
                  <c:v>FY.72/73 Shrawan 26</c:v>
                </c:pt>
                <c:pt idx="3916">
                  <c:v>FY.72/73 Shrawan 27</c:v>
                </c:pt>
                <c:pt idx="3917">
                  <c:v>FY.72/73 Shrawan 28</c:v>
                </c:pt>
                <c:pt idx="3918">
                  <c:v>FY.72/73 Shrawan 29</c:v>
                </c:pt>
                <c:pt idx="3919">
                  <c:v>FY.72/73 Shrawan 30</c:v>
                </c:pt>
                <c:pt idx="3920">
                  <c:v>FY.72/73 Shrawan 31</c:v>
                </c:pt>
                <c:pt idx="3921">
                  <c:v>FY.72/73 Shrawan 32</c:v>
                </c:pt>
                <c:pt idx="3922">
                  <c:v>FY.72/73 Bhadra 1</c:v>
                </c:pt>
                <c:pt idx="3923">
                  <c:v>FY.72/73 Bhadra 2</c:v>
                </c:pt>
                <c:pt idx="3924">
                  <c:v>FY.72/73 Bhadra 3</c:v>
                </c:pt>
                <c:pt idx="3925">
                  <c:v>FY.72/73 Bhadra 4</c:v>
                </c:pt>
                <c:pt idx="3926">
                  <c:v>FY.72/73 Bhadra 5</c:v>
                </c:pt>
                <c:pt idx="3927">
                  <c:v>FY.72/73 Bhadra 6</c:v>
                </c:pt>
                <c:pt idx="3928">
                  <c:v>FY.72/73 Bhadra 7</c:v>
                </c:pt>
                <c:pt idx="3929">
                  <c:v>FY.72/73 Bhadra 8</c:v>
                </c:pt>
                <c:pt idx="3930">
                  <c:v>FY.72/73 Bhadra 9</c:v>
                </c:pt>
                <c:pt idx="3931">
                  <c:v>FY.72/73 Bhadra 10</c:v>
                </c:pt>
                <c:pt idx="3932">
                  <c:v>FY.72/73 Bhadra 11</c:v>
                </c:pt>
                <c:pt idx="3933">
                  <c:v>FY.72/73 Bhadra 12</c:v>
                </c:pt>
                <c:pt idx="3934">
                  <c:v>FY.72/73 Bhadra 13</c:v>
                </c:pt>
                <c:pt idx="3935">
                  <c:v>FY.72/73 Bhadra 14</c:v>
                </c:pt>
                <c:pt idx="3936">
                  <c:v>FY.72/73 Bhadra 15</c:v>
                </c:pt>
                <c:pt idx="3937">
                  <c:v>FY.72/73 Bhadra 16</c:v>
                </c:pt>
                <c:pt idx="3938">
                  <c:v>FY.72/73 Bhadra 17</c:v>
                </c:pt>
                <c:pt idx="3939">
                  <c:v>FY.72/73 Bhadra 18</c:v>
                </c:pt>
                <c:pt idx="3940">
                  <c:v>FY.72/73 Bhadra 19</c:v>
                </c:pt>
                <c:pt idx="3941">
                  <c:v>FY.72/73 Bhadra 20</c:v>
                </c:pt>
                <c:pt idx="3942">
                  <c:v>FY.72/73 Bhadra 21</c:v>
                </c:pt>
                <c:pt idx="3943">
                  <c:v>FY.72/73 Bhadra 22</c:v>
                </c:pt>
                <c:pt idx="3944">
                  <c:v>FY.72/73 Bhadra 23</c:v>
                </c:pt>
                <c:pt idx="3945">
                  <c:v>FY.72/73 Bhadra 24</c:v>
                </c:pt>
                <c:pt idx="3946">
                  <c:v>FY.72/73 Bhadra 25</c:v>
                </c:pt>
                <c:pt idx="3947">
                  <c:v>FY.72/73 Bhadra 26</c:v>
                </c:pt>
                <c:pt idx="3948">
                  <c:v>FY.72/73 Bhadra 27</c:v>
                </c:pt>
                <c:pt idx="3949">
                  <c:v>FY.72/73 Bhadra 28</c:v>
                </c:pt>
                <c:pt idx="3950">
                  <c:v>FY.72/73 Bhadra 29</c:v>
                </c:pt>
                <c:pt idx="3951">
                  <c:v>FY.72/73 Bhadra 30</c:v>
                </c:pt>
                <c:pt idx="3952">
                  <c:v>FY.72/73 Bhadra 31</c:v>
                </c:pt>
                <c:pt idx="3953">
                  <c:v>FY.72/73 Bhadra 32</c:v>
                </c:pt>
                <c:pt idx="3954">
                  <c:v>FY.72/73 Ashwin 1</c:v>
                </c:pt>
                <c:pt idx="3955">
                  <c:v>FY.72/73 Ashwin 2</c:v>
                </c:pt>
                <c:pt idx="3956">
                  <c:v>FY.72/73 Ashwin 3</c:v>
                </c:pt>
                <c:pt idx="3957">
                  <c:v>FY.72/73 Ashwin 4</c:v>
                </c:pt>
                <c:pt idx="3958">
                  <c:v>FY.72/73 Ashwin 5</c:v>
                </c:pt>
                <c:pt idx="3959">
                  <c:v>FY.72/73 Ashwin 6</c:v>
                </c:pt>
                <c:pt idx="3960">
                  <c:v>FY.72/73 Ashwin 7</c:v>
                </c:pt>
                <c:pt idx="3961">
                  <c:v>FY.72/73 Ashwin 8</c:v>
                </c:pt>
                <c:pt idx="3962">
                  <c:v>FY.72/73 Ashwin 9</c:v>
                </c:pt>
                <c:pt idx="3963">
                  <c:v>FY.72/73 Ashwin 10</c:v>
                </c:pt>
                <c:pt idx="3964">
                  <c:v>FY.72/73 Ashwin 11</c:v>
                </c:pt>
                <c:pt idx="3965">
                  <c:v>FY.72/73 Ashwin 12</c:v>
                </c:pt>
                <c:pt idx="3966">
                  <c:v>FY.72/73 Ashwin 13</c:v>
                </c:pt>
                <c:pt idx="3967">
                  <c:v>FY.72/73 Ashwin 14</c:v>
                </c:pt>
                <c:pt idx="3968">
                  <c:v>FY.72/73 Ashwin 15</c:v>
                </c:pt>
                <c:pt idx="3969">
                  <c:v>FY.72/73 Ashwin 16</c:v>
                </c:pt>
                <c:pt idx="3970">
                  <c:v>FY.72/73 Ashwin 17</c:v>
                </c:pt>
                <c:pt idx="3971">
                  <c:v>FY.72/73 Ashwin 18</c:v>
                </c:pt>
                <c:pt idx="3972">
                  <c:v>FY.72/73 Ashwin 19</c:v>
                </c:pt>
                <c:pt idx="3973">
                  <c:v>FY.72/73 Ashwin 20</c:v>
                </c:pt>
                <c:pt idx="3974">
                  <c:v>FY.72/73 Ashwin 21</c:v>
                </c:pt>
                <c:pt idx="3975">
                  <c:v>FY.72/73 Ashwin 22</c:v>
                </c:pt>
                <c:pt idx="3976">
                  <c:v>FY.72/73 Ashwin 23</c:v>
                </c:pt>
                <c:pt idx="3977">
                  <c:v>FY.72/73 Ashwin 24</c:v>
                </c:pt>
                <c:pt idx="3978">
                  <c:v>FY.72/73 Ashwin 25</c:v>
                </c:pt>
                <c:pt idx="3979">
                  <c:v>FY.72/73 Ashwin 26</c:v>
                </c:pt>
                <c:pt idx="3980">
                  <c:v>FY.72/73 Ashwin 27</c:v>
                </c:pt>
                <c:pt idx="3981">
                  <c:v>FY.72/73 Ashwin 28</c:v>
                </c:pt>
                <c:pt idx="3982">
                  <c:v>FY.72/73 Ashwin 29</c:v>
                </c:pt>
                <c:pt idx="3983">
                  <c:v>FY.72/73 Ashwin 30</c:v>
                </c:pt>
                <c:pt idx="3984">
                  <c:v>FY.72/73 Ashwin 31</c:v>
                </c:pt>
                <c:pt idx="3985">
                  <c:v>FY.72/73 Ashwin 32</c:v>
                </c:pt>
                <c:pt idx="3986">
                  <c:v>FY.72/73 Kartik 1</c:v>
                </c:pt>
                <c:pt idx="3987">
                  <c:v>FY.72/73 Kartik 2</c:v>
                </c:pt>
                <c:pt idx="3988">
                  <c:v>FY.72/73 Kartik 3</c:v>
                </c:pt>
                <c:pt idx="3989">
                  <c:v>FY.72/73 Kartik 4</c:v>
                </c:pt>
                <c:pt idx="3990">
                  <c:v>FY.72/73 Kartik 5</c:v>
                </c:pt>
                <c:pt idx="3991">
                  <c:v>FY.72/73 Kartik 6</c:v>
                </c:pt>
                <c:pt idx="3992">
                  <c:v>FY.72/73 Kartik 7</c:v>
                </c:pt>
                <c:pt idx="3993">
                  <c:v>FY.72/73 Kartik 8</c:v>
                </c:pt>
                <c:pt idx="3994">
                  <c:v>FY.72/73 Kartik 9</c:v>
                </c:pt>
                <c:pt idx="3995">
                  <c:v>FY.72/73 Kartik 10</c:v>
                </c:pt>
                <c:pt idx="3996">
                  <c:v>FY.72/73 Kartik 11</c:v>
                </c:pt>
                <c:pt idx="3997">
                  <c:v>FY.72/73 Kartik 12</c:v>
                </c:pt>
                <c:pt idx="3998">
                  <c:v>FY.72/73 Kartik 13</c:v>
                </c:pt>
                <c:pt idx="3999">
                  <c:v>FY.72/73 Kartik 14</c:v>
                </c:pt>
                <c:pt idx="4000">
                  <c:v>FY.72/73 Kartik 15</c:v>
                </c:pt>
                <c:pt idx="4001">
                  <c:v>FY.72/73 Kartik 16</c:v>
                </c:pt>
                <c:pt idx="4002">
                  <c:v>FY.72/73 Kartik 17</c:v>
                </c:pt>
                <c:pt idx="4003">
                  <c:v>FY.72/73 Kartik 18</c:v>
                </c:pt>
                <c:pt idx="4004">
                  <c:v>FY.72/73 Kartik 19</c:v>
                </c:pt>
                <c:pt idx="4005">
                  <c:v>FY.72/73 Kartik 20</c:v>
                </c:pt>
                <c:pt idx="4006">
                  <c:v>FY.72/73 Kartik 21</c:v>
                </c:pt>
                <c:pt idx="4007">
                  <c:v>FY.72/73 Kartik 22</c:v>
                </c:pt>
                <c:pt idx="4008">
                  <c:v>FY.72/73 Kartik 23</c:v>
                </c:pt>
                <c:pt idx="4009">
                  <c:v>FY.72/73 Kartik 24</c:v>
                </c:pt>
                <c:pt idx="4010">
                  <c:v>FY.72/73 Kartik 25</c:v>
                </c:pt>
                <c:pt idx="4011">
                  <c:v>FY.72/73 Kartik 26</c:v>
                </c:pt>
                <c:pt idx="4012">
                  <c:v>FY.72/73 Kartik 27</c:v>
                </c:pt>
                <c:pt idx="4013">
                  <c:v>FY.72/73 Kartik 28</c:v>
                </c:pt>
                <c:pt idx="4014">
                  <c:v>FY.72/73 Kartik 29</c:v>
                </c:pt>
                <c:pt idx="4015">
                  <c:v>FY.72/73 Kartik 30</c:v>
                </c:pt>
                <c:pt idx="4016">
                  <c:v>FY.72/73 Kartik 31</c:v>
                </c:pt>
                <c:pt idx="4017">
                  <c:v>FY.72/73 Kartik 32</c:v>
                </c:pt>
                <c:pt idx="4018">
                  <c:v>FY.72/73 Mangsir 1</c:v>
                </c:pt>
                <c:pt idx="4019">
                  <c:v>FY.72/73 Mangsir 2</c:v>
                </c:pt>
                <c:pt idx="4020">
                  <c:v>FY.72/73 Mangsir 3</c:v>
                </c:pt>
                <c:pt idx="4021">
                  <c:v>FY.72/73 Mangsir 4</c:v>
                </c:pt>
                <c:pt idx="4022">
                  <c:v>FY.72/73 Mangsir 5</c:v>
                </c:pt>
                <c:pt idx="4023">
                  <c:v>FY.72/73 Mangsir 6</c:v>
                </c:pt>
                <c:pt idx="4024">
                  <c:v>FY.72/73 Mangsir 7</c:v>
                </c:pt>
                <c:pt idx="4025">
                  <c:v>FY.72/73 Mangsir 8</c:v>
                </c:pt>
                <c:pt idx="4026">
                  <c:v>FY.72/73 Mangsir 9</c:v>
                </c:pt>
                <c:pt idx="4027">
                  <c:v>FY.72/73 Mangsir 10</c:v>
                </c:pt>
                <c:pt idx="4028">
                  <c:v>FY.72/73 Mangsir 11</c:v>
                </c:pt>
                <c:pt idx="4029">
                  <c:v>FY.72/73 Mangsir 12</c:v>
                </c:pt>
                <c:pt idx="4030">
                  <c:v>FY.72/73 Mangsir 13</c:v>
                </c:pt>
                <c:pt idx="4031">
                  <c:v>FY.72/73 Mangsir 14</c:v>
                </c:pt>
                <c:pt idx="4032">
                  <c:v>FY.72/73 Mangsir 15</c:v>
                </c:pt>
                <c:pt idx="4033">
                  <c:v>FY.72/73 Mangsir 16</c:v>
                </c:pt>
                <c:pt idx="4034">
                  <c:v>FY.72/73 Mangsir 17</c:v>
                </c:pt>
                <c:pt idx="4035">
                  <c:v>FY.72/73 Mangsir 18</c:v>
                </c:pt>
                <c:pt idx="4036">
                  <c:v>FY.72/73 Mangsir 19</c:v>
                </c:pt>
                <c:pt idx="4037">
                  <c:v>FY.72/73 Mangsir 20</c:v>
                </c:pt>
                <c:pt idx="4038">
                  <c:v>FY.72/73 Mangsir 21</c:v>
                </c:pt>
                <c:pt idx="4039">
                  <c:v>FY.72/73 Mangsir 22</c:v>
                </c:pt>
                <c:pt idx="4040">
                  <c:v>FY.72/73 Mangsir 23</c:v>
                </c:pt>
                <c:pt idx="4041">
                  <c:v>FY.72/73 Mangsir 24</c:v>
                </c:pt>
                <c:pt idx="4042">
                  <c:v>FY.72/73 Mangsir 25</c:v>
                </c:pt>
                <c:pt idx="4043">
                  <c:v>FY.72/73 Mangsir 26</c:v>
                </c:pt>
                <c:pt idx="4044">
                  <c:v>FY.72/73 Mangsir 27</c:v>
                </c:pt>
                <c:pt idx="4045">
                  <c:v>FY.72/73 Mangsir 28</c:v>
                </c:pt>
                <c:pt idx="4046">
                  <c:v>FY.72/73 Mangsir 29</c:v>
                </c:pt>
                <c:pt idx="4047">
                  <c:v>FY.72/73 Mangsir 30</c:v>
                </c:pt>
                <c:pt idx="4048">
                  <c:v>FY.72/73 Mangsir 31</c:v>
                </c:pt>
                <c:pt idx="4049">
                  <c:v>FY.72/73 Mangsir 32</c:v>
                </c:pt>
                <c:pt idx="4050">
                  <c:v>FY.72/73 Poush 1</c:v>
                </c:pt>
                <c:pt idx="4051">
                  <c:v>FY.72/73 Poush 2</c:v>
                </c:pt>
                <c:pt idx="4052">
                  <c:v>FY.72/73 Poush 3</c:v>
                </c:pt>
                <c:pt idx="4053">
                  <c:v>FY.72/73 Poush 4</c:v>
                </c:pt>
                <c:pt idx="4054">
                  <c:v>FY.72/73 Poush 5</c:v>
                </c:pt>
                <c:pt idx="4055">
                  <c:v>FY.72/73 Poush 6</c:v>
                </c:pt>
                <c:pt idx="4056">
                  <c:v>FY.72/73 Poush 7</c:v>
                </c:pt>
                <c:pt idx="4057">
                  <c:v>FY.72/73 Poush 8</c:v>
                </c:pt>
                <c:pt idx="4058">
                  <c:v>FY.72/73 Poush 9</c:v>
                </c:pt>
                <c:pt idx="4059">
                  <c:v>FY.72/73 Poush 10</c:v>
                </c:pt>
                <c:pt idx="4060">
                  <c:v>FY.72/73 Poush 11</c:v>
                </c:pt>
                <c:pt idx="4061">
                  <c:v>FY.72/73 Poush 12</c:v>
                </c:pt>
                <c:pt idx="4062">
                  <c:v>FY.72/73 Poush 13</c:v>
                </c:pt>
                <c:pt idx="4063">
                  <c:v>FY.72/73 Poush 14</c:v>
                </c:pt>
                <c:pt idx="4064">
                  <c:v>FY.72/73 Poush 15</c:v>
                </c:pt>
                <c:pt idx="4065">
                  <c:v>FY.72/73 Poush 16</c:v>
                </c:pt>
                <c:pt idx="4066">
                  <c:v>FY.72/73 Poush 17</c:v>
                </c:pt>
                <c:pt idx="4067">
                  <c:v>FY.72/73 Poush 18</c:v>
                </c:pt>
                <c:pt idx="4068">
                  <c:v>FY.72/73 Poush 19</c:v>
                </c:pt>
                <c:pt idx="4069">
                  <c:v>FY.72/73 Poush 20</c:v>
                </c:pt>
                <c:pt idx="4070">
                  <c:v>FY.72/73 Poush 21</c:v>
                </c:pt>
                <c:pt idx="4071">
                  <c:v>FY.72/73 Poush 22</c:v>
                </c:pt>
                <c:pt idx="4072">
                  <c:v>FY.72/73 Poush 23</c:v>
                </c:pt>
                <c:pt idx="4073">
                  <c:v>FY.72/73 Poush 24</c:v>
                </c:pt>
                <c:pt idx="4074">
                  <c:v>FY.72/73 Poush 25</c:v>
                </c:pt>
                <c:pt idx="4075">
                  <c:v>FY.72/73 Poush 26</c:v>
                </c:pt>
                <c:pt idx="4076">
                  <c:v>FY.72/73 Poush 27</c:v>
                </c:pt>
                <c:pt idx="4077">
                  <c:v>FY.72/73 Poush 28</c:v>
                </c:pt>
                <c:pt idx="4078">
                  <c:v>FY.72/73 Poush 29</c:v>
                </c:pt>
                <c:pt idx="4079">
                  <c:v>FY.72/73 Poush 30</c:v>
                </c:pt>
                <c:pt idx="4080">
                  <c:v>FY.72/73 Poush 31</c:v>
                </c:pt>
                <c:pt idx="4081">
                  <c:v>FY.72/73 Poush 32</c:v>
                </c:pt>
                <c:pt idx="4082">
                  <c:v>FY.72/73 Magh 1</c:v>
                </c:pt>
                <c:pt idx="4083">
                  <c:v>FY.72/73 Magh 2</c:v>
                </c:pt>
                <c:pt idx="4084">
                  <c:v>FY.72/73 Magh 3</c:v>
                </c:pt>
                <c:pt idx="4085">
                  <c:v>FY.72/73 Magh 4</c:v>
                </c:pt>
                <c:pt idx="4086">
                  <c:v>FY.72/73 Magh 5</c:v>
                </c:pt>
                <c:pt idx="4087">
                  <c:v>FY.72/73 Magh 6</c:v>
                </c:pt>
                <c:pt idx="4088">
                  <c:v>FY.72/73 Magh 7</c:v>
                </c:pt>
                <c:pt idx="4089">
                  <c:v>FY.72/73 Magh 8</c:v>
                </c:pt>
                <c:pt idx="4090">
                  <c:v>FY.72/73 Magh 9</c:v>
                </c:pt>
                <c:pt idx="4091">
                  <c:v>FY.72/73 Magh 10</c:v>
                </c:pt>
                <c:pt idx="4092">
                  <c:v>FY.72/73 Magh 11</c:v>
                </c:pt>
                <c:pt idx="4093">
                  <c:v>FY.72/73 Magh 12</c:v>
                </c:pt>
                <c:pt idx="4094">
                  <c:v>FY.72/73 Magh 13</c:v>
                </c:pt>
                <c:pt idx="4095">
                  <c:v>FY.72/73 Magh 14</c:v>
                </c:pt>
                <c:pt idx="4096">
                  <c:v>FY.72/73 Magh 15</c:v>
                </c:pt>
                <c:pt idx="4097">
                  <c:v>FY.72/73 Magh 16</c:v>
                </c:pt>
                <c:pt idx="4098">
                  <c:v>FY.72/73 Magh 17</c:v>
                </c:pt>
                <c:pt idx="4099">
                  <c:v>FY.72/73 Magh 18</c:v>
                </c:pt>
                <c:pt idx="4100">
                  <c:v>FY.72/73 Magh 19</c:v>
                </c:pt>
                <c:pt idx="4101">
                  <c:v>FY.72/73 Magh 20</c:v>
                </c:pt>
                <c:pt idx="4102">
                  <c:v>FY.72/73 Magh 21</c:v>
                </c:pt>
                <c:pt idx="4103">
                  <c:v>FY.72/73 Magh 22</c:v>
                </c:pt>
                <c:pt idx="4104">
                  <c:v>FY.72/73 Magh 23</c:v>
                </c:pt>
                <c:pt idx="4105">
                  <c:v>FY.72/73 Magh 24</c:v>
                </c:pt>
                <c:pt idx="4106">
                  <c:v>FY.72/73 Magh 25</c:v>
                </c:pt>
                <c:pt idx="4107">
                  <c:v>FY.72/73 Magh 26</c:v>
                </c:pt>
                <c:pt idx="4108">
                  <c:v>FY.72/73 Magh 27</c:v>
                </c:pt>
                <c:pt idx="4109">
                  <c:v>FY.72/73 Magh 28</c:v>
                </c:pt>
                <c:pt idx="4110">
                  <c:v>FY.72/73 Magh 29</c:v>
                </c:pt>
                <c:pt idx="4111">
                  <c:v>FY.72/73 Magh 30</c:v>
                </c:pt>
                <c:pt idx="4112">
                  <c:v>FY.72/73 Magh 31</c:v>
                </c:pt>
                <c:pt idx="4113">
                  <c:v>FY.72/73 Magh 32</c:v>
                </c:pt>
                <c:pt idx="4114">
                  <c:v>FY.72/73 Falgun 1</c:v>
                </c:pt>
                <c:pt idx="4115">
                  <c:v>FY.72/73 Falgun 2</c:v>
                </c:pt>
                <c:pt idx="4116">
                  <c:v>FY.72/73 Falgun 3</c:v>
                </c:pt>
                <c:pt idx="4117">
                  <c:v>FY.72/73 Falgun 4</c:v>
                </c:pt>
                <c:pt idx="4118">
                  <c:v>FY.72/73 Falgun 5</c:v>
                </c:pt>
                <c:pt idx="4119">
                  <c:v>FY.72/73 Falgun 6</c:v>
                </c:pt>
                <c:pt idx="4120">
                  <c:v>FY.72/73 Falgun 7</c:v>
                </c:pt>
                <c:pt idx="4121">
                  <c:v>FY.72/73 Falgun 8</c:v>
                </c:pt>
                <c:pt idx="4122">
                  <c:v>FY.72/73 Falgun 9</c:v>
                </c:pt>
                <c:pt idx="4123">
                  <c:v>FY.72/73 Falgun 10</c:v>
                </c:pt>
                <c:pt idx="4124">
                  <c:v>FY.72/73 Falgun 11</c:v>
                </c:pt>
                <c:pt idx="4125">
                  <c:v>FY.72/73 Falgun 12</c:v>
                </c:pt>
                <c:pt idx="4126">
                  <c:v>FY.72/73 Falgun 13</c:v>
                </c:pt>
                <c:pt idx="4127">
                  <c:v>FY.72/73 Falgun 14</c:v>
                </c:pt>
                <c:pt idx="4128">
                  <c:v>FY.72/73 Falgun 15</c:v>
                </c:pt>
                <c:pt idx="4129">
                  <c:v>FY.72/73 Falgun 16</c:v>
                </c:pt>
                <c:pt idx="4130">
                  <c:v>FY.72/73 Falgun 17</c:v>
                </c:pt>
                <c:pt idx="4131">
                  <c:v>FY.72/73 Falgun 18</c:v>
                </c:pt>
                <c:pt idx="4132">
                  <c:v>FY.72/73 Falgun 19</c:v>
                </c:pt>
                <c:pt idx="4133">
                  <c:v>FY.72/73 Falgun 20</c:v>
                </c:pt>
                <c:pt idx="4134">
                  <c:v>FY.72/73 Falgun 21</c:v>
                </c:pt>
                <c:pt idx="4135">
                  <c:v>FY.72/73 Falgun 22</c:v>
                </c:pt>
                <c:pt idx="4136">
                  <c:v>FY.72/73 Falgun 23</c:v>
                </c:pt>
                <c:pt idx="4137">
                  <c:v>FY.72/73 Falgun 24</c:v>
                </c:pt>
                <c:pt idx="4138">
                  <c:v>FY.72/73 Falgun 25</c:v>
                </c:pt>
                <c:pt idx="4139">
                  <c:v>FY.72/73 Falgun 26</c:v>
                </c:pt>
                <c:pt idx="4140">
                  <c:v>FY.72/73 Falgun 27</c:v>
                </c:pt>
                <c:pt idx="4141">
                  <c:v>FY.72/73 Falgun 28</c:v>
                </c:pt>
                <c:pt idx="4142">
                  <c:v>FY.72/73 Falgun 29</c:v>
                </c:pt>
                <c:pt idx="4143">
                  <c:v>FY.72/73 Falgun 30</c:v>
                </c:pt>
                <c:pt idx="4144">
                  <c:v>FY.72/73 Falgun 31</c:v>
                </c:pt>
                <c:pt idx="4145">
                  <c:v>FY.72/73 Falgun 32</c:v>
                </c:pt>
                <c:pt idx="4146">
                  <c:v>FY.72/73 Chaitra 1</c:v>
                </c:pt>
                <c:pt idx="4147">
                  <c:v>FY.72/73 Chaitra 2</c:v>
                </c:pt>
                <c:pt idx="4148">
                  <c:v>FY.72/73 Chaitra 3</c:v>
                </c:pt>
                <c:pt idx="4149">
                  <c:v>FY.72/73 Chaitra 4</c:v>
                </c:pt>
                <c:pt idx="4150">
                  <c:v>FY.72/73 Chaitra 5</c:v>
                </c:pt>
                <c:pt idx="4151">
                  <c:v>FY.72/73 Chaitra 6</c:v>
                </c:pt>
                <c:pt idx="4152">
                  <c:v>FY.72/73 Chaitra 7</c:v>
                </c:pt>
                <c:pt idx="4153">
                  <c:v>FY.72/73 Chaitra 8</c:v>
                </c:pt>
                <c:pt idx="4154">
                  <c:v>FY.72/73 Chaitra 9</c:v>
                </c:pt>
                <c:pt idx="4155">
                  <c:v>FY.72/73 Chaitra 10</c:v>
                </c:pt>
                <c:pt idx="4156">
                  <c:v>FY.72/73 Chaitra 11</c:v>
                </c:pt>
                <c:pt idx="4157">
                  <c:v>FY.72/73 Chaitra 12</c:v>
                </c:pt>
                <c:pt idx="4158">
                  <c:v>FY.72/73 Chaitra 13</c:v>
                </c:pt>
                <c:pt idx="4159">
                  <c:v>FY.72/73 Chaitra 14</c:v>
                </c:pt>
                <c:pt idx="4160">
                  <c:v>FY.72/73 Chaitra 15</c:v>
                </c:pt>
                <c:pt idx="4161">
                  <c:v>FY.72/73 Chaitra 16</c:v>
                </c:pt>
                <c:pt idx="4162">
                  <c:v>FY.72/73 Chaitra 17</c:v>
                </c:pt>
                <c:pt idx="4163">
                  <c:v>FY.72/73 Chaitra 18</c:v>
                </c:pt>
                <c:pt idx="4164">
                  <c:v>FY.72/73 Chaitra 19</c:v>
                </c:pt>
                <c:pt idx="4165">
                  <c:v>FY.72/73 Chaitra 20</c:v>
                </c:pt>
                <c:pt idx="4166">
                  <c:v>FY.72/73 Chaitra 21</c:v>
                </c:pt>
                <c:pt idx="4167">
                  <c:v>FY.72/73 Chaitra 22</c:v>
                </c:pt>
                <c:pt idx="4168">
                  <c:v>FY.72/73 Chaitra 23</c:v>
                </c:pt>
                <c:pt idx="4169">
                  <c:v>FY.72/73 Chaitra 24</c:v>
                </c:pt>
                <c:pt idx="4170">
                  <c:v>FY.72/73 Chaitra 25</c:v>
                </c:pt>
                <c:pt idx="4171">
                  <c:v>FY.72/73 Chaitra 26</c:v>
                </c:pt>
                <c:pt idx="4172">
                  <c:v>FY.72/73 Chaitra 27</c:v>
                </c:pt>
                <c:pt idx="4173">
                  <c:v>FY.72/73 Chaitra 28</c:v>
                </c:pt>
                <c:pt idx="4174">
                  <c:v>FY.72/73 Chaitra 29</c:v>
                </c:pt>
                <c:pt idx="4175">
                  <c:v>FY.72/73 Chaitra 30</c:v>
                </c:pt>
                <c:pt idx="4176">
                  <c:v>FY.72/73 Chaitra 31</c:v>
                </c:pt>
                <c:pt idx="4177">
                  <c:v>FY.72/73 Chaitra 32</c:v>
                </c:pt>
                <c:pt idx="4178">
                  <c:v>FY.72/73 Baishakh 1</c:v>
                </c:pt>
                <c:pt idx="4179">
                  <c:v>FY.72/73 Baishakh 2</c:v>
                </c:pt>
                <c:pt idx="4180">
                  <c:v>FY.72/73 Baishakh 3</c:v>
                </c:pt>
                <c:pt idx="4181">
                  <c:v>FY.72/73 Baishakh 4</c:v>
                </c:pt>
                <c:pt idx="4182">
                  <c:v>FY.72/73 Baishakh 5</c:v>
                </c:pt>
                <c:pt idx="4183">
                  <c:v>FY.72/73 Baishakh 6</c:v>
                </c:pt>
                <c:pt idx="4184">
                  <c:v>FY.72/73 Baishakh 7</c:v>
                </c:pt>
                <c:pt idx="4185">
                  <c:v>FY.72/73 Baishakh 8</c:v>
                </c:pt>
                <c:pt idx="4186">
                  <c:v>FY.72/73 Baishakh 9</c:v>
                </c:pt>
                <c:pt idx="4187">
                  <c:v>FY.72/73 Baishakh 10</c:v>
                </c:pt>
                <c:pt idx="4188">
                  <c:v>FY.72/73 Baishakh 11</c:v>
                </c:pt>
                <c:pt idx="4189">
                  <c:v>FY.72/73 Baishakh 12</c:v>
                </c:pt>
                <c:pt idx="4190">
                  <c:v>FY.72/73 Baishakh 13</c:v>
                </c:pt>
                <c:pt idx="4191">
                  <c:v>FY.72/73 Baishakh 14</c:v>
                </c:pt>
                <c:pt idx="4192">
                  <c:v>FY.72/73 Baishakh 15</c:v>
                </c:pt>
                <c:pt idx="4193">
                  <c:v>FY.72/73 Baishakh 16</c:v>
                </c:pt>
                <c:pt idx="4194">
                  <c:v>FY.72/73 Baishakh 17</c:v>
                </c:pt>
                <c:pt idx="4195">
                  <c:v>FY.72/73 Baishakh 18</c:v>
                </c:pt>
                <c:pt idx="4196">
                  <c:v>FY.72/73 Baishakh 19</c:v>
                </c:pt>
                <c:pt idx="4197">
                  <c:v>FY.72/73 Baishakh 20</c:v>
                </c:pt>
                <c:pt idx="4198">
                  <c:v>FY.72/73 Baishakh 21</c:v>
                </c:pt>
                <c:pt idx="4199">
                  <c:v>FY.72/73 Baishakh 22</c:v>
                </c:pt>
                <c:pt idx="4200">
                  <c:v>FY.72/73 Baishakh 23</c:v>
                </c:pt>
                <c:pt idx="4201">
                  <c:v>FY.72/73 Baishakh 24</c:v>
                </c:pt>
                <c:pt idx="4202">
                  <c:v>FY.72/73 Baishakh 25</c:v>
                </c:pt>
                <c:pt idx="4203">
                  <c:v>FY.72/73 Baishakh 26</c:v>
                </c:pt>
                <c:pt idx="4204">
                  <c:v>FY.72/73 Baishakh 27</c:v>
                </c:pt>
                <c:pt idx="4205">
                  <c:v>FY.72/73 Baishakh 28</c:v>
                </c:pt>
                <c:pt idx="4206">
                  <c:v>FY.72/73 Baishakh 29</c:v>
                </c:pt>
                <c:pt idx="4207">
                  <c:v>FY.72/73 Baishakh 30</c:v>
                </c:pt>
                <c:pt idx="4208">
                  <c:v>FY.72/73 Baishakh 31</c:v>
                </c:pt>
                <c:pt idx="4209">
                  <c:v>FY.72/73 Baishakh 32</c:v>
                </c:pt>
                <c:pt idx="4210">
                  <c:v>FY.72/73 Jestha  1</c:v>
                </c:pt>
                <c:pt idx="4211">
                  <c:v>FY.72/73 Jestha  2</c:v>
                </c:pt>
                <c:pt idx="4212">
                  <c:v>FY.72/73 Jestha  3</c:v>
                </c:pt>
                <c:pt idx="4213">
                  <c:v>FY.72/73 Jestha  4</c:v>
                </c:pt>
                <c:pt idx="4214">
                  <c:v>FY.72/73 Jestha  5</c:v>
                </c:pt>
                <c:pt idx="4215">
                  <c:v>FY.72/73 Jestha  6</c:v>
                </c:pt>
                <c:pt idx="4216">
                  <c:v>FY.72/73 Jestha  7</c:v>
                </c:pt>
                <c:pt idx="4217">
                  <c:v>FY.72/73 Jestha  8</c:v>
                </c:pt>
                <c:pt idx="4218">
                  <c:v>FY.72/73 Jestha  9</c:v>
                </c:pt>
                <c:pt idx="4219">
                  <c:v>FY.72/73 Jestha  10</c:v>
                </c:pt>
                <c:pt idx="4220">
                  <c:v>FY.72/73 Jestha  11</c:v>
                </c:pt>
                <c:pt idx="4221">
                  <c:v>FY.72/73 Jestha  12</c:v>
                </c:pt>
                <c:pt idx="4222">
                  <c:v>FY.72/73 Jestha  13</c:v>
                </c:pt>
                <c:pt idx="4223">
                  <c:v>FY.72/73 Jestha  14</c:v>
                </c:pt>
                <c:pt idx="4224">
                  <c:v>FY.72/73 Jestha  15</c:v>
                </c:pt>
                <c:pt idx="4225">
                  <c:v>FY.72/73 Jestha  16</c:v>
                </c:pt>
                <c:pt idx="4226">
                  <c:v>FY.72/73 Jestha  17</c:v>
                </c:pt>
                <c:pt idx="4227">
                  <c:v>FY.72/73 Jestha  18</c:v>
                </c:pt>
                <c:pt idx="4228">
                  <c:v>FY.72/73 Jestha  19</c:v>
                </c:pt>
                <c:pt idx="4229">
                  <c:v>FY.72/73 Jestha  20</c:v>
                </c:pt>
                <c:pt idx="4230">
                  <c:v>FY.72/73 Jestha  21</c:v>
                </c:pt>
                <c:pt idx="4231">
                  <c:v>FY.72/73 Jestha  22</c:v>
                </c:pt>
                <c:pt idx="4232">
                  <c:v>FY.72/73 Jestha  23</c:v>
                </c:pt>
                <c:pt idx="4233">
                  <c:v>FY.72/73 Jestha  24</c:v>
                </c:pt>
                <c:pt idx="4234">
                  <c:v>FY.72/73 Jestha  25</c:v>
                </c:pt>
                <c:pt idx="4235">
                  <c:v>FY.72/73 Jestha  26</c:v>
                </c:pt>
                <c:pt idx="4236">
                  <c:v>FY.72/73 Jestha  27</c:v>
                </c:pt>
                <c:pt idx="4237">
                  <c:v>FY.72/73 Jestha  28</c:v>
                </c:pt>
                <c:pt idx="4238">
                  <c:v>FY.72/73 Jestha  29</c:v>
                </c:pt>
                <c:pt idx="4239">
                  <c:v>FY.72/73 Jestha  30</c:v>
                </c:pt>
                <c:pt idx="4240">
                  <c:v>FY.72/73 Jestha  31</c:v>
                </c:pt>
                <c:pt idx="4241">
                  <c:v>FY.72/73 Jestha  32</c:v>
                </c:pt>
                <c:pt idx="4242">
                  <c:v>FY.72/73 Ashadh 1</c:v>
                </c:pt>
                <c:pt idx="4243">
                  <c:v>FY.72/73 Ashadh 2</c:v>
                </c:pt>
                <c:pt idx="4244">
                  <c:v>FY.72/73 Ashadh 3</c:v>
                </c:pt>
                <c:pt idx="4245">
                  <c:v>FY.72/73 Ashadh 4</c:v>
                </c:pt>
                <c:pt idx="4246">
                  <c:v>FY.72/73 Ashadh 5</c:v>
                </c:pt>
                <c:pt idx="4247">
                  <c:v>FY.72/73 Ashadh 6</c:v>
                </c:pt>
                <c:pt idx="4248">
                  <c:v>FY.72/73 Ashadh 7</c:v>
                </c:pt>
                <c:pt idx="4249">
                  <c:v>FY.72/73 Ashadh 8</c:v>
                </c:pt>
                <c:pt idx="4250">
                  <c:v>FY.72/73 Ashadh 9</c:v>
                </c:pt>
                <c:pt idx="4251">
                  <c:v>FY.72/73 Ashadh 10</c:v>
                </c:pt>
                <c:pt idx="4252">
                  <c:v>FY.72/73 Ashadh 11</c:v>
                </c:pt>
                <c:pt idx="4253">
                  <c:v>FY.72/73 Ashadh 12</c:v>
                </c:pt>
                <c:pt idx="4254">
                  <c:v>FY.72/73 Ashadh 13</c:v>
                </c:pt>
                <c:pt idx="4255">
                  <c:v>FY.72/73 Ashadh 14</c:v>
                </c:pt>
                <c:pt idx="4256">
                  <c:v>FY.72/73 Ashadh 15</c:v>
                </c:pt>
                <c:pt idx="4257">
                  <c:v>FY.72/73 Ashadh 16</c:v>
                </c:pt>
                <c:pt idx="4258">
                  <c:v>FY.72/73 Ashadh 17</c:v>
                </c:pt>
                <c:pt idx="4259">
                  <c:v>FY.72/73 Ashadh 18</c:v>
                </c:pt>
                <c:pt idx="4260">
                  <c:v>FY.72/73 Ashadh 19</c:v>
                </c:pt>
                <c:pt idx="4261">
                  <c:v>FY.72/73 Ashadh 20</c:v>
                </c:pt>
                <c:pt idx="4262">
                  <c:v>FY.72/73 Ashadh 21</c:v>
                </c:pt>
                <c:pt idx="4263">
                  <c:v>FY.72/73 Ashadh 22</c:v>
                </c:pt>
                <c:pt idx="4264">
                  <c:v>FY.72/73 Ashadh 23</c:v>
                </c:pt>
                <c:pt idx="4265">
                  <c:v>FY.72/73 Ashadh 24</c:v>
                </c:pt>
                <c:pt idx="4266">
                  <c:v>FY.72/73 Ashadh 25</c:v>
                </c:pt>
                <c:pt idx="4267">
                  <c:v>FY.72/73 Ashadh 26</c:v>
                </c:pt>
                <c:pt idx="4268">
                  <c:v>FY.72/73 Ashadh 27</c:v>
                </c:pt>
                <c:pt idx="4269">
                  <c:v>FY.72/73 Ashadh 28</c:v>
                </c:pt>
                <c:pt idx="4270">
                  <c:v>FY.72/73 Ashadh 29</c:v>
                </c:pt>
                <c:pt idx="4271">
                  <c:v>FY.72/73 Ashadh 30</c:v>
                </c:pt>
                <c:pt idx="4272">
                  <c:v>FY.72/73 Ashadh 31</c:v>
                </c:pt>
                <c:pt idx="4273">
                  <c:v>FY.72/73 Ashadh 32</c:v>
                </c:pt>
                <c:pt idx="4274">
                  <c:v>FY.73/74 Shrawan 1</c:v>
                </c:pt>
                <c:pt idx="4275">
                  <c:v>FY.73/74 Shrawan 2</c:v>
                </c:pt>
                <c:pt idx="4276">
                  <c:v>FY.73/74 Shrawan 3</c:v>
                </c:pt>
                <c:pt idx="4277">
                  <c:v>FY.73/74 Shrawan 4</c:v>
                </c:pt>
                <c:pt idx="4278">
                  <c:v>FY.73/74 Shrawan 5</c:v>
                </c:pt>
                <c:pt idx="4279">
                  <c:v>FY.73/74 Shrawan 6</c:v>
                </c:pt>
                <c:pt idx="4280">
                  <c:v>FY.73/74 Shrawan 7</c:v>
                </c:pt>
                <c:pt idx="4281">
                  <c:v>FY.73/74 Shrawan 8</c:v>
                </c:pt>
                <c:pt idx="4282">
                  <c:v>FY.73/74 Shrawan 9</c:v>
                </c:pt>
                <c:pt idx="4283">
                  <c:v>FY.73/74 Shrawan 10</c:v>
                </c:pt>
                <c:pt idx="4284">
                  <c:v>FY.73/74 Shrawan 11</c:v>
                </c:pt>
                <c:pt idx="4285">
                  <c:v>FY.73/74 Shrawan 12</c:v>
                </c:pt>
                <c:pt idx="4286">
                  <c:v>FY.73/74 Shrawan 13</c:v>
                </c:pt>
                <c:pt idx="4287">
                  <c:v>FY.73/74 Shrawan 14</c:v>
                </c:pt>
                <c:pt idx="4288">
                  <c:v>FY.73/74 Shrawan 15</c:v>
                </c:pt>
                <c:pt idx="4289">
                  <c:v>FY.73/74 Shrawan 16</c:v>
                </c:pt>
                <c:pt idx="4290">
                  <c:v>FY.73/74 Shrawan 17</c:v>
                </c:pt>
                <c:pt idx="4291">
                  <c:v>FY.73/74 Shrawan 18</c:v>
                </c:pt>
                <c:pt idx="4292">
                  <c:v>FY.73/74 Shrawan 19</c:v>
                </c:pt>
                <c:pt idx="4293">
                  <c:v>FY.73/74 Shrawan 20</c:v>
                </c:pt>
                <c:pt idx="4294">
                  <c:v>FY.73/74 Shrawan 21</c:v>
                </c:pt>
                <c:pt idx="4295">
                  <c:v>FY.73/74 Shrawan 22</c:v>
                </c:pt>
                <c:pt idx="4296">
                  <c:v>FY.73/74 Shrawan 23</c:v>
                </c:pt>
                <c:pt idx="4297">
                  <c:v>FY.73/74 Shrawan 24</c:v>
                </c:pt>
                <c:pt idx="4298">
                  <c:v>FY.73/74 Shrawan 25</c:v>
                </c:pt>
                <c:pt idx="4299">
                  <c:v>FY.73/74 Shrawan 26</c:v>
                </c:pt>
                <c:pt idx="4300">
                  <c:v>FY.73/74 Shrawan 27</c:v>
                </c:pt>
                <c:pt idx="4301">
                  <c:v>FY.73/74 Shrawan 28</c:v>
                </c:pt>
                <c:pt idx="4302">
                  <c:v>FY.73/74 Shrawan 29</c:v>
                </c:pt>
                <c:pt idx="4303">
                  <c:v>FY.73/74 Shrawan 30</c:v>
                </c:pt>
                <c:pt idx="4304">
                  <c:v>FY.73/74 Shrawan 31</c:v>
                </c:pt>
                <c:pt idx="4305">
                  <c:v>FY.73/74 Shrawan 32</c:v>
                </c:pt>
                <c:pt idx="4306">
                  <c:v>FY.73/74 Bhadra 1</c:v>
                </c:pt>
                <c:pt idx="4307">
                  <c:v>FY.73/74 Bhadra 2</c:v>
                </c:pt>
                <c:pt idx="4308">
                  <c:v>FY.73/74 Bhadra 3</c:v>
                </c:pt>
                <c:pt idx="4309">
                  <c:v>FY.73/74 Bhadra 4</c:v>
                </c:pt>
                <c:pt idx="4310">
                  <c:v>FY.73/74 Bhadra 5</c:v>
                </c:pt>
                <c:pt idx="4311">
                  <c:v>FY.73/74 Bhadra 6</c:v>
                </c:pt>
                <c:pt idx="4312">
                  <c:v>FY.73/74 Bhadra 7</c:v>
                </c:pt>
                <c:pt idx="4313">
                  <c:v>FY.73/74 Bhadra 8</c:v>
                </c:pt>
                <c:pt idx="4314">
                  <c:v>FY.73/74 Bhadra 9</c:v>
                </c:pt>
                <c:pt idx="4315">
                  <c:v>FY.73/74 Bhadra 10</c:v>
                </c:pt>
                <c:pt idx="4316">
                  <c:v>FY.73/74 Bhadra 11</c:v>
                </c:pt>
                <c:pt idx="4317">
                  <c:v>FY.73/74 Bhadra 12</c:v>
                </c:pt>
                <c:pt idx="4318">
                  <c:v>FY.73/74 Bhadra 13</c:v>
                </c:pt>
                <c:pt idx="4319">
                  <c:v>FY.73/74 Bhadra 14</c:v>
                </c:pt>
                <c:pt idx="4320">
                  <c:v>FY.73/74 Bhadra 15</c:v>
                </c:pt>
                <c:pt idx="4321">
                  <c:v>FY.73/74 Bhadra 16</c:v>
                </c:pt>
                <c:pt idx="4322">
                  <c:v>FY.73/74 Bhadra 17</c:v>
                </c:pt>
                <c:pt idx="4323">
                  <c:v>FY.73/74 Bhadra 18</c:v>
                </c:pt>
                <c:pt idx="4324">
                  <c:v>FY.73/74 Bhadra 19</c:v>
                </c:pt>
                <c:pt idx="4325">
                  <c:v>FY.73/74 Bhadra 20</c:v>
                </c:pt>
                <c:pt idx="4326">
                  <c:v>FY.73/74 Bhadra 21</c:v>
                </c:pt>
                <c:pt idx="4327">
                  <c:v>FY.73/74 Bhadra 22</c:v>
                </c:pt>
                <c:pt idx="4328">
                  <c:v>FY.73/74 Bhadra 23</c:v>
                </c:pt>
                <c:pt idx="4329">
                  <c:v>FY.73/74 Bhadra 24</c:v>
                </c:pt>
                <c:pt idx="4330">
                  <c:v>FY.73/74 Bhadra 25</c:v>
                </c:pt>
                <c:pt idx="4331">
                  <c:v>FY.73/74 Bhadra 26</c:v>
                </c:pt>
                <c:pt idx="4332">
                  <c:v>FY.73/74 Bhadra 27</c:v>
                </c:pt>
                <c:pt idx="4333">
                  <c:v>FY.73/74 Bhadra 28</c:v>
                </c:pt>
                <c:pt idx="4334">
                  <c:v>FY.73/74 Bhadra 29</c:v>
                </c:pt>
                <c:pt idx="4335">
                  <c:v>FY.73/74 Bhadra 30</c:v>
                </c:pt>
                <c:pt idx="4336">
                  <c:v>FY.73/74 Bhadra 31</c:v>
                </c:pt>
                <c:pt idx="4337">
                  <c:v>FY.73/74 Bhadra 32</c:v>
                </c:pt>
                <c:pt idx="4338">
                  <c:v>FY.73/74 Ashwin 1</c:v>
                </c:pt>
                <c:pt idx="4339">
                  <c:v>FY.73/74 Ashwin 2</c:v>
                </c:pt>
                <c:pt idx="4340">
                  <c:v>FY.73/74 Ashwin 3</c:v>
                </c:pt>
                <c:pt idx="4341">
                  <c:v>FY.73/74 Ashwin 4</c:v>
                </c:pt>
                <c:pt idx="4342">
                  <c:v>FY.73/74 Ashwin 5</c:v>
                </c:pt>
                <c:pt idx="4343">
                  <c:v>FY.73/74 Ashwin 6</c:v>
                </c:pt>
                <c:pt idx="4344">
                  <c:v>FY.73/74 Ashwin 7</c:v>
                </c:pt>
                <c:pt idx="4345">
                  <c:v>FY.73/74 Ashwin 8</c:v>
                </c:pt>
                <c:pt idx="4346">
                  <c:v>FY.73/74 Ashwin 9</c:v>
                </c:pt>
                <c:pt idx="4347">
                  <c:v>FY.73/74 Ashwin 10</c:v>
                </c:pt>
                <c:pt idx="4348">
                  <c:v>FY.73/74 Ashwin 11</c:v>
                </c:pt>
                <c:pt idx="4349">
                  <c:v>FY.73/74 Ashwin 12</c:v>
                </c:pt>
                <c:pt idx="4350">
                  <c:v>FY.73/74 Ashwin 13</c:v>
                </c:pt>
                <c:pt idx="4351">
                  <c:v>FY.73/74 Ashwin 14</c:v>
                </c:pt>
                <c:pt idx="4352">
                  <c:v>FY.73/74 Ashwin 15</c:v>
                </c:pt>
                <c:pt idx="4353">
                  <c:v>FY.73/74 Ashwin 16</c:v>
                </c:pt>
                <c:pt idx="4354">
                  <c:v>FY.73/74 Ashwin 17</c:v>
                </c:pt>
                <c:pt idx="4355">
                  <c:v>FY.73/74 Ashwin 18</c:v>
                </c:pt>
                <c:pt idx="4356">
                  <c:v>FY.73/74 Ashwin 19</c:v>
                </c:pt>
                <c:pt idx="4357">
                  <c:v>FY.73/74 Ashwin 20</c:v>
                </c:pt>
                <c:pt idx="4358">
                  <c:v>FY.73/74 Ashwin 21</c:v>
                </c:pt>
                <c:pt idx="4359">
                  <c:v>FY.73/74 Ashwin 22</c:v>
                </c:pt>
                <c:pt idx="4360">
                  <c:v>FY.73/74 Ashwin 23</c:v>
                </c:pt>
                <c:pt idx="4361">
                  <c:v>FY.73/74 Ashwin 24</c:v>
                </c:pt>
                <c:pt idx="4362">
                  <c:v>FY.73/74 Ashwin 25</c:v>
                </c:pt>
                <c:pt idx="4363">
                  <c:v>FY.73/74 Ashwin 26</c:v>
                </c:pt>
                <c:pt idx="4364">
                  <c:v>FY.73/74 Ashwin 27</c:v>
                </c:pt>
                <c:pt idx="4365">
                  <c:v>FY.73/74 Ashwin 28</c:v>
                </c:pt>
                <c:pt idx="4366">
                  <c:v>FY.73/74 Ashwin 29</c:v>
                </c:pt>
                <c:pt idx="4367">
                  <c:v>FY.73/74 Ashwin 30</c:v>
                </c:pt>
                <c:pt idx="4368">
                  <c:v>FY.73/74 Ashwin 31</c:v>
                </c:pt>
                <c:pt idx="4369">
                  <c:v>FY.73/74 Ashwin 32</c:v>
                </c:pt>
                <c:pt idx="4370">
                  <c:v>FY.73/74 Kartik 1</c:v>
                </c:pt>
                <c:pt idx="4371">
                  <c:v>FY.73/74 Kartik 2</c:v>
                </c:pt>
                <c:pt idx="4372">
                  <c:v>FY.73/74 Kartik 3</c:v>
                </c:pt>
                <c:pt idx="4373">
                  <c:v>FY.73/74 Kartik 4</c:v>
                </c:pt>
                <c:pt idx="4374">
                  <c:v>FY.73/74 Kartik 5</c:v>
                </c:pt>
                <c:pt idx="4375">
                  <c:v>FY.73/74 Kartik 6</c:v>
                </c:pt>
                <c:pt idx="4376">
                  <c:v>FY.73/74 Kartik 7</c:v>
                </c:pt>
                <c:pt idx="4377">
                  <c:v>FY.73/74 Kartik 8</c:v>
                </c:pt>
                <c:pt idx="4378">
                  <c:v>FY.73/74 Kartik 9</c:v>
                </c:pt>
                <c:pt idx="4379">
                  <c:v>FY.73/74 Kartik 10</c:v>
                </c:pt>
                <c:pt idx="4380">
                  <c:v>FY.73/74 Kartik 11</c:v>
                </c:pt>
                <c:pt idx="4381">
                  <c:v>FY.73/74 Kartik 12</c:v>
                </c:pt>
                <c:pt idx="4382">
                  <c:v>FY.73/74 Kartik 13</c:v>
                </c:pt>
                <c:pt idx="4383">
                  <c:v>FY.73/74 Kartik 14</c:v>
                </c:pt>
                <c:pt idx="4384">
                  <c:v>FY.73/74 Kartik 15</c:v>
                </c:pt>
                <c:pt idx="4385">
                  <c:v>FY.73/74 Kartik 16</c:v>
                </c:pt>
                <c:pt idx="4386">
                  <c:v>FY.73/74 Kartik 17</c:v>
                </c:pt>
                <c:pt idx="4387">
                  <c:v>FY.73/74 Kartik 18</c:v>
                </c:pt>
                <c:pt idx="4388">
                  <c:v>FY.73/74 Kartik 19</c:v>
                </c:pt>
                <c:pt idx="4389">
                  <c:v>FY.73/74 Kartik 20</c:v>
                </c:pt>
                <c:pt idx="4390">
                  <c:v>FY.73/74 Kartik 21</c:v>
                </c:pt>
                <c:pt idx="4391">
                  <c:v>FY.73/74 Kartik 22</c:v>
                </c:pt>
                <c:pt idx="4392">
                  <c:v>FY.73/74 Kartik 23</c:v>
                </c:pt>
                <c:pt idx="4393">
                  <c:v>FY.73/74 Kartik 24</c:v>
                </c:pt>
                <c:pt idx="4394">
                  <c:v>FY.73/74 Kartik 25</c:v>
                </c:pt>
                <c:pt idx="4395">
                  <c:v>FY.73/74 Kartik 26</c:v>
                </c:pt>
                <c:pt idx="4396">
                  <c:v>FY.73/74 Kartik 27</c:v>
                </c:pt>
                <c:pt idx="4397">
                  <c:v>FY.73/74 Kartik 28</c:v>
                </c:pt>
                <c:pt idx="4398">
                  <c:v>FY.73/74 Kartik 29</c:v>
                </c:pt>
                <c:pt idx="4399">
                  <c:v>FY.73/74 Kartik 30</c:v>
                </c:pt>
                <c:pt idx="4400">
                  <c:v>FY.73/74 Kartik 31</c:v>
                </c:pt>
                <c:pt idx="4401">
                  <c:v>FY.73/74 Kartik 32</c:v>
                </c:pt>
                <c:pt idx="4402">
                  <c:v>FY.73/74 Mangsir 1</c:v>
                </c:pt>
                <c:pt idx="4403">
                  <c:v>FY.73/74 Mangsir 2</c:v>
                </c:pt>
                <c:pt idx="4404">
                  <c:v>FY.73/74 Mangsir 3</c:v>
                </c:pt>
                <c:pt idx="4405">
                  <c:v>FY.73/74 Mangsir 4</c:v>
                </c:pt>
                <c:pt idx="4406">
                  <c:v>FY.73/74 Mangsir 5</c:v>
                </c:pt>
                <c:pt idx="4407">
                  <c:v>FY.73/74 Mangsir 6</c:v>
                </c:pt>
                <c:pt idx="4408">
                  <c:v>FY.73/74 Mangsir 7</c:v>
                </c:pt>
                <c:pt idx="4409">
                  <c:v>FY.73/74 Mangsir 8</c:v>
                </c:pt>
                <c:pt idx="4410">
                  <c:v>FY.73/74 Mangsir 9</c:v>
                </c:pt>
                <c:pt idx="4411">
                  <c:v>FY.73/74 Mangsir 10</c:v>
                </c:pt>
                <c:pt idx="4412">
                  <c:v>FY.73/74 Mangsir 11</c:v>
                </c:pt>
                <c:pt idx="4413">
                  <c:v>FY.73/74 Mangsir 12</c:v>
                </c:pt>
                <c:pt idx="4414">
                  <c:v>FY.73/74 Mangsir 13</c:v>
                </c:pt>
                <c:pt idx="4415">
                  <c:v>FY.73/74 Mangsir 14</c:v>
                </c:pt>
                <c:pt idx="4416">
                  <c:v>FY.73/74 Mangsir 15</c:v>
                </c:pt>
                <c:pt idx="4417">
                  <c:v>FY.73/74 Mangsir 16</c:v>
                </c:pt>
                <c:pt idx="4418">
                  <c:v>FY.73/74 Mangsir 17</c:v>
                </c:pt>
                <c:pt idx="4419">
                  <c:v>FY.73/74 Mangsir 18</c:v>
                </c:pt>
                <c:pt idx="4420">
                  <c:v>FY.73/74 Mangsir 19</c:v>
                </c:pt>
                <c:pt idx="4421">
                  <c:v>FY.73/74 Mangsir 20</c:v>
                </c:pt>
                <c:pt idx="4422">
                  <c:v>FY.73/74 Mangsir 21</c:v>
                </c:pt>
                <c:pt idx="4423">
                  <c:v>FY.73/74 Mangsir 22</c:v>
                </c:pt>
                <c:pt idx="4424">
                  <c:v>FY.73/74 Mangsir 23</c:v>
                </c:pt>
                <c:pt idx="4425">
                  <c:v>FY.73/74 Mangsir 24</c:v>
                </c:pt>
                <c:pt idx="4426">
                  <c:v>FY.73/74 Mangsir 25</c:v>
                </c:pt>
                <c:pt idx="4427">
                  <c:v>FY.73/74 Mangsir 26</c:v>
                </c:pt>
                <c:pt idx="4428">
                  <c:v>FY.73/74 Mangsir 27</c:v>
                </c:pt>
                <c:pt idx="4429">
                  <c:v>FY.73/74 Mangsir 28</c:v>
                </c:pt>
                <c:pt idx="4430">
                  <c:v>FY.73/74 Mangsir 29</c:v>
                </c:pt>
                <c:pt idx="4431">
                  <c:v>FY.73/74 Mangsir 30</c:v>
                </c:pt>
                <c:pt idx="4432">
                  <c:v>FY.73/74 Mangsir 31</c:v>
                </c:pt>
                <c:pt idx="4433">
                  <c:v>FY.73/74 Mangsir 32</c:v>
                </c:pt>
                <c:pt idx="4434">
                  <c:v>FY.73/74 Poush 1</c:v>
                </c:pt>
                <c:pt idx="4435">
                  <c:v>FY.73/74 Poush 2</c:v>
                </c:pt>
                <c:pt idx="4436">
                  <c:v>FY.73/74 Poush 3</c:v>
                </c:pt>
                <c:pt idx="4437">
                  <c:v>FY.73/74 Poush 4</c:v>
                </c:pt>
                <c:pt idx="4438">
                  <c:v>FY.73/74 Poush 5</c:v>
                </c:pt>
                <c:pt idx="4439">
                  <c:v>FY.73/74 Poush 6</c:v>
                </c:pt>
                <c:pt idx="4440">
                  <c:v>FY.73/74 Poush 7</c:v>
                </c:pt>
                <c:pt idx="4441">
                  <c:v>FY.73/74 Poush 8</c:v>
                </c:pt>
                <c:pt idx="4442">
                  <c:v>FY.73/74 Poush 9</c:v>
                </c:pt>
                <c:pt idx="4443">
                  <c:v>FY.73/74 Poush 10</c:v>
                </c:pt>
                <c:pt idx="4444">
                  <c:v>FY.73/74 Poush 11</c:v>
                </c:pt>
                <c:pt idx="4445">
                  <c:v>FY.73/74 Poush 12</c:v>
                </c:pt>
                <c:pt idx="4446">
                  <c:v>FY.73/74 Poush 13</c:v>
                </c:pt>
                <c:pt idx="4447">
                  <c:v>FY.73/74 Poush 14</c:v>
                </c:pt>
                <c:pt idx="4448">
                  <c:v>FY.73/74 Poush 15</c:v>
                </c:pt>
                <c:pt idx="4449">
                  <c:v>FY.73/74 Poush 16</c:v>
                </c:pt>
                <c:pt idx="4450">
                  <c:v>FY.73/74 Poush 17</c:v>
                </c:pt>
                <c:pt idx="4451">
                  <c:v>FY.73/74 Poush 18</c:v>
                </c:pt>
                <c:pt idx="4452">
                  <c:v>FY.73/74 Poush 19</c:v>
                </c:pt>
                <c:pt idx="4453">
                  <c:v>FY.73/74 Poush 20</c:v>
                </c:pt>
                <c:pt idx="4454">
                  <c:v>FY.73/74 Poush 21</c:v>
                </c:pt>
                <c:pt idx="4455">
                  <c:v>FY.73/74 Poush 22</c:v>
                </c:pt>
                <c:pt idx="4456">
                  <c:v>FY.73/74 Poush 23</c:v>
                </c:pt>
                <c:pt idx="4457">
                  <c:v>FY.73/74 Poush 24</c:v>
                </c:pt>
                <c:pt idx="4458">
                  <c:v>FY.73/74 Poush 25</c:v>
                </c:pt>
                <c:pt idx="4459">
                  <c:v>FY.73/74 Poush 26</c:v>
                </c:pt>
                <c:pt idx="4460">
                  <c:v>FY.73/74 Poush 27</c:v>
                </c:pt>
                <c:pt idx="4461">
                  <c:v>FY.73/74 Poush 28</c:v>
                </c:pt>
                <c:pt idx="4462">
                  <c:v>FY.73/74 Poush 29</c:v>
                </c:pt>
                <c:pt idx="4463">
                  <c:v>FY.73/74 Poush 30</c:v>
                </c:pt>
                <c:pt idx="4464">
                  <c:v>FY.73/74 Poush 31</c:v>
                </c:pt>
                <c:pt idx="4465">
                  <c:v>FY.73/74 Poush 32</c:v>
                </c:pt>
                <c:pt idx="4466">
                  <c:v>FY.73/74 Magh 1</c:v>
                </c:pt>
                <c:pt idx="4467">
                  <c:v>FY.73/74 Magh 2</c:v>
                </c:pt>
                <c:pt idx="4468">
                  <c:v>FY.73/74 Magh 3</c:v>
                </c:pt>
                <c:pt idx="4469">
                  <c:v>FY.73/74 Magh 4</c:v>
                </c:pt>
                <c:pt idx="4470">
                  <c:v>FY.73/74 Magh 5</c:v>
                </c:pt>
                <c:pt idx="4471">
                  <c:v>FY.73/74 Magh 6</c:v>
                </c:pt>
                <c:pt idx="4472">
                  <c:v>FY.73/74 Magh 7</c:v>
                </c:pt>
                <c:pt idx="4473">
                  <c:v>FY.73/74 Magh 8</c:v>
                </c:pt>
                <c:pt idx="4474">
                  <c:v>FY.73/74 Magh 9</c:v>
                </c:pt>
                <c:pt idx="4475">
                  <c:v>FY.73/74 Magh 10</c:v>
                </c:pt>
                <c:pt idx="4476">
                  <c:v>FY.73/74 Magh 11</c:v>
                </c:pt>
                <c:pt idx="4477">
                  <c:v>FY.73/74 Magh 12</c:v>
                </c:pt>
                <c:pt idx="4478">
                  <c:v>FY.73/74 Magh 13</c:v>
                </c:pt>
                <c:pt idx="4479">
                  <c:v>FY.73/74 Magh 14</c:v>
                </c:pt>
                <c:pt idx="4480">
                  <c:v>FY.73/74 Magh 15</c:v>
                </c:pt>
                <c:pt idx="4481">
                  <c:v>FY.73/74 Magh 16</c:v>
                </c:pt>
                <c:pt idx="4482">
                  <c:v>FY.73/74 Magh 17</c:v>
                </c:pt>
                <c:pt idx="4483">
                  <c:v>FY.73/74 Magh 18</c:v>
                </c:pt>
                <c:pt idx="4484">
                  <c:v>FY.73/74 Magh 19</c:v>
                </c:pt>
                <c:pt idx="4485">
                  <c:v>FY.73/74 Magh 20</c:v>
                </c:pt>
                <c:pt idx="4486">
                  <c:v>FY.73/74 Magh 21</c:v>
                </c:pt>
                <c:pt idx="4487">
                  <c:v>FY.73/74 Magh 22</c:v>
                </c:pt>
                <c:pt idx="4488">
                  <c:v>FY.73/74 Magh 23</c:v>
                </c:pt>
                <c:pt idx="4489">
                  <c:v>FY.73/74 Magh 24</c:v>
                </c:pt>
                <c:pt idx="4490">
                  <c:v>FY.73/74 Magh 25</c:v>
                </c:pt>
                <c:pt idx="4491">
                  <c:v>FY.73/74 Magh 26</c:v>
                </c:pt>
                <c:pt idx="4492">
                  <c:v>FY.73/74 Magh 27</c:v>
                </c:pt>
                <c:pt idx="4493">
                  <c:v>FY.73/74 Magh 28</c:v>
                </c:pt>
                <c:pt idx="4494">
                  <c:v>FY.73/74 Magh 29</c:v>
                </c:pt>
                <c:pt idx="4495">
                  <c:v>FY.73/74 Magh 30</c:v>
                </c:pt>
                <c:pt idx="4496">
                  <c:v>FY.73/74 Magh 31</c:v>
                </c:pt>
                <c:pt idx="4497">
                  <c:v>FY.73/74 Magh 32</c:v>
                </c:pt>
                <c:pt idx="4498">
                  <c:v>FY.73/74 Falgun 1</c:v>
                </c:pt>
                <c:pt idx="4499">
                  <c:v>FY.73/74 Falgun 2</c:v>
                </c:pt>
                <c:pt idx="4500">
                  <c:v>FY.73/74 Falgun 3</c:v>
                </c:pt>
                <c:pt idx="4501">
                  <c:v>FY.73/74 Falgun 4</c:v>
                </c:pt>
                <c:pt idx="4502">
                  <c:v>FY.73/74 Falgun 5</c:v>
                </c:pt>
                <c:pt idx="4503">
                  <c:v>FY.73/74 Falgun 6</c:v>
                </c:pt>
                <c:pt idx="4504">
                  <c:v>FY.73/74 Falgun 7</c:v>
                </c:pt>
                <c:pt idx="4505">
                  <c:v>FY.73/74 Falgun 8</c:v>
                </c:pt>
                <c:pt idx="4506">
                  <c:v>FY.73/74 Falgun 9</c:v>
                </c:pt>
                <c:pt idx="4507">
                  <c:v>FY.73/74 Falgun 10</c:v>
                </c:pt>
                <c:pt idx="4508">
                  <c:v>FY.73/74 Falgun 11</c:v>
                </c:pt>
                <c:pt idx="4509">
                  <c:v>FY.73/74 Falgun 12</c:v>
                </c:pt>
                <c:pt idx="4510">
                  <c:v>FY.73/74 Falgun 13</c:v>
                </c:pt>
                <c:pt idx="4511">
                  <c:v>FY.73/74 Falgun 14</c:v>
                </c:pt>
                <c:pt idx="4512">
                  <c:v>FY.73/74 Falgun 15</c:v>
                </c:pt>
                <c:pt idx="4513">
                  <c:v>FY.73/74 Falgun 16</c:v>
                </c:pt>
                <c:pt idx="4514">
                  <c:v>FY.73/74 Falgun 17</c:v>
                </c:pt>
                <c:pt idx="4515">
                  <c:v>FY.73/74 Falgun 18</c:v>
                </c:pt>
                <c:pt idx="4516">
                  <c:v>FY.73/74 Falgun 19</c:v>
                </c:pt>
                <c:pt idx="4517">
                  <c:v>FY.73/74 Falgun 20</c:v>
                </c:pt>
                <c:pt idx="4518">
                  <c:v>FY.73/74 Falgun 21</c:v>
                </c:pt>
                <c:pt idx="4519">
                  <c:v>FY.73/74 Falgun 22</c:v>
                </c:pt>
                <c:pt idx="4520">
                  <c:v>FY.73/74 Falgun 23</c:v>
                </c:pt>
                <c:pt idx="4521">
                  <c:v>FY.73/74 Falgun 24</c:v>
                </c:pt>
                <c:pt idx="4522">
                  <c:v>FY.73/74 Falgun 25</c:v>
                </c:pt>
                <c:pt idx="4523">
                  <c:v>FY.73/74 Falgun 26</c:v>
                </c:pt>
                <c:pt idx="4524">
                  <c:v>FY.73/74 Falgun 27</c:v>
                </c:pt>
                <c:pt idx="4525">
                  <c:v>FY.73/74 Falgun 28</c:v>
                </c:pt>
                <c:pt idx="4526">
                  <c:v>FY.73/74 Falgun 29</c:v>
                </c:pt>
                <c:pt idx="4527">
                  <c:v>FY.73/74 Falgun 30</c:v>
                </c:pt>
                <c:pt idx="4528">
                  <c:v>FY.73/74 Falgun 31</c:v>
                </c:pt>
                <c:pt idx="4529">
                  <c:v>FY.73/74 Falgun 32</c:v>
                </c:pt>
                <c:pt idx="4530">
                  <c:v>FY.73/74 Chaitra 1</c:v>
                </c:pt>
                <c:pt idx="4531">
                  <c:v>FY.73/74 Chaitra 2</c:v>
                </c:pt>
                <c:pt idx="4532">
                  <c:v>FY.73/74 Chaitra 3</c:v>
                </c:pt>
                <c:pt idx="4533">
                  <c:v>FY.73/74 Chaitra 4</c:v>
                </c:pt>
                <c:pt idx="4534">
                  <c:v>FY.73/74 Chaitra 5</c:v>
                </c:pt>
                <c:pt idx="4535">
                  <c:v>FY.73/74 Chaitra 6</c:v>
                </c:pt>
                <c:pt idx="4536">
                  <c:v>FY.73/74 Chaitra 7</c:v>
                </c:pt>
                <c:pt idx="4537">
                  <c:v>FY.73/74 Chaitra 8</c:v>
                </c:pt>
                <c:pt idx="4538">
                  <c:v>FY.73/74 Chaitra 9</c:v>
                </c:pt>
                <c:pt idx="4539">
                  <c:v>FY.73/74 Chaitra 10</c:v>
                </c:pt>
                <c:pt idx="4540">
                  <c:v>FY.73/74 Chaitra 11</c:v>
                </c:pt>
                <c:pt idx="4541">
                  <c:v>FY.73/74 Chaitra 12</c:v>
                </c:pt>
                <c:pt idx="4542">
                  <c:v>FY.73/74 Chaitra 13</c:v>
                </c:pt>
                <c:pt idx="4543">
                  <c:v>FY.73/74 Chaitra 14</c:v>
                </c:pt>
                <c:pt idx="4544">
                  <c:v>FY.73/74 Chaitra 15</c:v>
                </c:pt>
                <c:pt idx="4545">
                  <c:v>FY.73/74 Chaitra 16</c:v>
                </c:pt>
                <c:pt idx="4546">
                  <c:v>FY.73/74 Chaitra 17</c:v>
                </c:pt>
                <c:pt idx="4547">
                  <c:v>FY.73/74 Chaitra 18</c:v>
                </c:pt>
                <c:pt idx="4548">
                  <c:v>FY.73/74 Chaitra 19</c:v>
                </c:pt>
                <c:pt idx="4549">
                  <c:v>FY.73/74 Chaitra 20</c:v>
                </c:pt>
                <c:pt idx="4550">
                  <c:v>FY.73/74 Chaitra 21</c:v>
                </c:pt>
                <c:pt idx="4551">
                  <c:v>FY.73/74 Chaitra 22</c:v>
                </c:pt>
                <c:pt idx="4552">
                  <c:v>FY.73/74 Chaitra 23</c:v>
                </c:pt>
                <c:pt idx="4553">
                  <c:v>FY.73/74 Chaitra 24</c:v>
                </c:pt>
                <c:pt idx="4554">
                  <c:v>FY.73/74 Chaitra 25</c:v>
                </c:pt>
                <c:pt idx="4555">
                  <c:v>FY.73/74 Chaitra 26</c:v>
                </c:pt>
                <c:pt idx="4556">
                  <c:v>FY.73/74 Chaitra 27</c:v>
                </c:pt>
                <c:pt idx="4557">
                  <c:v>FY.73/74 Chaitra 28</c:v>
                </c:pt>
                <c:pt idx="4558">
                  <c:v>FY.73/74 Chaitra 29</c:v>
                </c:pt>
                <c:pt idx="4559">
                  <c:v>FY.73/74 Chaitra 30</c:v>
                </c:pt>
                <c:pt idx="4560">
                  <c:v>FY.73/74 Chaitra 31</c:v>
                </c:pt>
                <c:pt idx="4561">
                  <c:v>FY.73/74 Chaitra 32</c:v>
                </c:pt>
                <c:pt idx="4562">
                  <c:v>FY.73/74 Baishakh 1</c:v>
                </c:pt>
                <c:pt idx="4563">
                  <c:v>FY.73/74 Baishakh 2</c:v>
                </c:pt>
                <c:pt idx="4564">
                  <c:v>FY.73/74 Baishakh 3</c:v>
                </c:pt>
                <c:pt idx="4565">
                  <c:v>FY.73/74 Baishakh 4</c:v>
                </c:pt>
                <c:pt idx="4566">
                  <c:v>FY.73/74 Baishakh 5</c:v>
                </c:pt>
                <c:pt idx="4567">
                  <c:v>FY.73/74 Baishakh 6</c:v>
                </c:pt>
                <c:pt idx="4568">
                  <c:v>FY.73/74 Baishakh 7</c:v>
                </c:pt>
                <c:pt idx="4569">
                  <c:v>FY.73/74 Baishakh 8</c:v>
                </c:pt>
                <c:pt idx="4570">
                  <c:v>FY.73/74 Baishakh 9</c:v>
                </c:pt>
                <c:pt idx="4571">
                  <c:v>FY.73/74 Baishakh 10</c:v>
                </c:pt>
                <c:pt idx="4572">
                  <c:v>FY.73/74 Baishakh 11</c:v>
                </c:pt>
                <c:pt idx="4573">
                  <c:v>FY.73/74 Baishakh 12</c:v>
                </c:pt>
                <c:pt idx="4574">
                  <c:v>FY.73/74 Baishakh 13</c:v>
                </c:pt>
                <c:pt idx="4575">
                  <c:v>FY.73/74 Baishakh 14</c:v>
                </c:pt>
                <c:pt idx="4576">
                  <c:v>FY.73/74 Baishakh 15</c:v>
                </c:pt>
                <c:pt idx="4577">
                  <c:v>FY.73/74 Baishakh 16</c:v>
                </c:pt>
                <c:pt idx="4578">
                  <c:v>FY.73/74 Baishakh 17</c:v>
                </c:pt>
                <c:pt idx="4579">
                  <c:v>FY.73/74 Baishakh 18</c:v>
                </c:pt>
                <c:pt idx="4580">
                  <c:v>FY.73/74 Baishakh 19</c:v>
                </c:pt>
                <c:pt idx="4581">
                  <c:v>FY.73/74 Baishakh 20</c:v>
                </c:pt>
                <c:pt idx="4582">
                  <c:v>FY.73/74 Baishakh 21</c:v>
                </c:pt>
                <c:pt idx="4583">
                  <c:v>FY.73/74 Baishakh 22</c:v>
                </c:pt>
                <c:pt idx="4584">
                  <c:v>FY.73/74 Baishakh 23</c:v>
                </c:pt>
                <c:pt idx="4585">
                  <c:v>FY.73/74 Baishakh 24</c:v>
                </c:pt>
                <c:pt idx="4586">
                  <c:v>FY.73/74 Baishakh 25</c:v>
                </c:pt>
                <c:pt idx="4587">
                  <c:v>FY.73/74 Baishakh 26</c:v>
                </c:pt>
                <c:pt idx="4588">
                  <c:v>FY.73/74 Baishakh 27</c:v>
                </c:pt>
                <c:pt idx="4589">
                  <c:v>FY.73/74 Baishakh 28</c:v>
                </c:pt>
                <c:pt idx="4590">
                  <c:v>FY.73/74 Baishakh 29</c:v>
                </c:pt>
                <c:pt idx="4591">
                  <c:v>FY.73/74 Baishakh 30</c:v>
                </c:pt>
                <c:pt idx="4592">
                  <c:v>FY.73/74 Baishakh 31</c:v>
                </c:pt>
                <c:pt idx="4593">
                  <c:v>FY.73/74 Baishakh 32</c:v>
                </c:pt>
                <c:pt idx="4594">
                  <c:v>FY.73/74 Jestha  1</c:v>
                </c:pt>
                <c:pt idx="4595">
                  <c:v>FY.73/74 Jestha  2</c:v>
                </c:pt>
                <c:pt idx="4596">
                  <c:v>FY.73/74 Jestha  3</c:v>
                </c:pt>
                <c:pt idx="4597">
                  <c:v>FY.73/74 Jestha  4</c:v>
                </c:pt>
                <c:pt idx="4598">
                  <c:v>FY.73/74 Jestha  5</c:v>
                </c:pt>
                <c:pt idx="4599">
                  <c:v>FY.73/74 Jestha  6</c:v>
                </c:pt>
                <c:pt idx="4600">
                  <c:v>FY.73/74 Jestha  7</c:v>
                </c:pt>
                <c:pt idx="4601">
                  <c:v>FY.73/74 Jestha  8</c:v>
                </c:pt>
                <c:pt idx="4602">
                  <c:v>FY.73/74 Jestha  9</c:v>
                </c:pt>
                <c:pt idx="4603">
                  <c:v>FY.73/74 Jestha  10</c:v>
                </c:pt>
                <c:pt idx="4604">
                  <c:v>FY.73/74 Jestha  11</c:v>
                </c:pt>
                <c:pt idx="4605">
                  <c:v>FY.73/74 Jestha  12</c:v>
                </c:pt>
                <c:pt idx="4606">
                  <c:v>FY.73/74 Jestha  13</c:v>
                </c:pt>
                <c:pt idx="4607">
                  <c:v>FY.73/74 Jestha  14</c:v>
                </c:pt>
                <c:pt idx="4608">
                  <c:v>FY.73/74 Jestha  15</c:v>
                </c:pt>
                <c:pt idx="4609">
                  <c:v>FY.73/74 Jestha  16</c:v>
                </c:pt>
                <c:pt idx="4610">
                  <c:v>FY.73/74 Jestha  17</c:v>
                </c:pt>
                <c:pt idx="4611">
                  <c:v>FY.73/74 Jestha  18</c:v>
                </c:pt>
                <c:pt idx="4612">
                  <c:v>FY.73/74 Jestha  19</c:v>
                </c:pt>
                <c:pt idx="4613">
                  <c:v>FY.73/74 Jestha  20</c:v>
                </c:pt>
                <c:pt idx="4614">
                  <c:v>FY.73/74 Jestha  21</c:v>
                </c:pt>
                <c:pt idx="4615">
                  <c:v>FY.73/74 Jestha  22</c:v>
                </c:pt>
                <c:pt idx="4616">
                  <c:v>FY.73/74 Jestha  23</c:v>
                </c:pt>
                <c:pt idx="4617">
                  <c:v>FY.73/74 Jestha  24</c:v>
                </c:pt>
                <c:pt idx="4618">
                  <c:v>FY.73/74 Jestha  25</c:v>
                </c:pt>
                <c:pt idx="4619">
                  <c:v>FY.73/74 Jestha  26</c:v>
                </c:pt>
                <c:pt idx="4620">
                  <c:v>FY.73/74 Jestha  27</c:v>
                </c:pt>
                <c:pt idx="4621">
                  <c:v>FY.73/74 Jestha  28</c:v>
                </c:pt>
                <c:pt idx="4622">
                  <c:v>FY.73/74 Jestha  29</c:v>
                </c:pt>
                <c:pt idx="4623">
                  <c:v>FY.73/74 Jestha  30</c:v>
                </c:pt>
                <c:pt idx="4624">
                  <c:v>FY.73/74 Jestha  31</c:v>
                </c:pt>
                <c:pt idx="4625">
                  <c:v>FY.73/74 Jestha  32</c:v>
                </c:pt>
                <c:pt idx="4626">
                  <c:v>FY.73/74 Ashadh 1</c:v>
                </c:pt>
                <c:pt idx="4627">
                  <c:v>FY.73/74 Ashadh 2</c:v>
                </c:pt>
                <c:pt idx="4628">
                  <c:v>FY.73/74 Ashadh 3</c:v>
                </c:pt>
                <c:pt idx="4629">
                  <c:v>FY.73/74 Ashadh 4</c:v>
                </c:pt>
                <c:pt idx="4630">
                  <c:v>FY.73/74 Ashadh 5</c:v>
                </c:pt>
                <c:pt idx="4631">
                  <c:v>FY.73/74 Ashadh 6</c:v>
                </c:pt>
                <c:pt idx="4632">
                  <c:v>FY.73/74 Ashadh 7</c:v>
                </c:pt>
                <c:pt idx="4633">
                  <c:v>FY.73/74 Ashadh 8</c:v>
                </c:pt>
                <c:pt idx="4634">
                  <c:v>FY.73/74 Ashadh 9</c:v>
                </c:pt>
                <c:pt idx="4635">
                  <c:v>FY.73/74 Ashadh 10</c:v>
                </c:pt>
                <c:pt idx="4636">
                  <c:v>FY.73/74 Ashadh 11</c:v>
                </c:pt>
                <c:pt idx="4637">
                  <c:v>FY.73/74 Ashadh 12</c:v>
                </c:pt>
                <c:pt idx="4638">
                  <c:v>FY.73/74 Ashadh 13</c:v>
                </c:pt>
                <c:pt idx="4639">
                  <c:v>FY.73/74 Ashadh 14</c:v>
                </c:pt>
                <c:pt idx="4640">
                  <c:v>FY.73/74 Ashadh 15</c:v>
                </c:pt>
                <c:pt idx="4641">
                  <c:v>FY.73/74 Ashadh 16</c:v>
                </c:pt>
                <c:pt idx="4642">
                  <c:v>FY.73/74 Ashadh 17</c:v>
                </c:pt>
                <c:pt idx="4643">
                  <c:v>FY.73/74 Ashadh 18</c:v>
                </c:pt>
                <c:pt idx="4644">
                  <c:v>FY.73/74 Ashadh 19</c:v>
                </c:pt>
                <c:pt idx="4645">
                  <c:v>FY.73/74 Ashadh 20</c:v>
                </c:pt>
                <c:pt idx="4646">
                  <c:v>FY.73/74 Ashadh 21</c:v>
                </c:pt>
                <c:pt idx="4647">
                  <c:v>FY.73/74 Ashadh 22</c:v>
                </c:pt>
                <c:pt idx="4648">
                  <c:v>FY.73/74 Ashadh 23</c:v>
                </c:pt>
                <c:pt idx="4649">
                  <c:v>FY.73/74 Ashadh 24</c:v>
                </c:pt>
                <c:pt idx="4650">
                  <c:v>FY.73/74 Ashadh 25</c:v>
                </c:pt>
                <c:pt idx="4651">
                  <c:v>FY.73/74 Ashadh 26</c:v>
                </c:pt>
                <c:pt idx="4652">
                  <c:v>FY.73/74 Ashadh 27</c:v>
                </c:pt>
                <c:pt idx="4653">
                  <c:v>FY.73/74 Ashadh 28</c:v>
                </c:pt>
                <c:pt idx="4654">
                  <c:v>FY.73/74 Ashadh 29</c:v>
                </c:pt>
                <c:pt idx="4655">
                  <c:v>FY.73/74 Ashadh 30</c:v>
                </c:pt>
                <c:pt idx="4656">
                  <c:v>FY.73/74 Ashadh 31</c:v>
                </c:pt>
                <c:pt idx="4657">
                  <c:v>FY.73/74 Ashadh 32</c:v>
                </c:pt>
                <c:pt idx="4658">
                  <c:v>FY.74/75 Shrawan 1</c:v>
                </c:pt>
                <c:pt idx="4659">
                  <c:v>FY.74/75 Shrawan 2</c:v>
                </c:pt>
                <c:pt idx="4660">
                  <c:v>FY.74/75 Shrawan 3</c:v>
                </c:pt>
                <c:pt idx="4661">
                  <c:v>FY.74/75 Shrawan 4</c:v>
                </c:pt>
                <c:pt idx="4662">
                  <c:v>FY.74/75 Shrawan 5</c:v>
                </c:pt>
                <c:pt idx="4663">
                  <c:v>FY.74/75 Shrawan 6</c:v>
                </c:pt>
                <c:pt idx="4664">
                  <c:v>FY.74/75 Shrawan 7</c:v>
                </c:pt>
                <c:pt idx="4665">
                  <c:v>FY.74/75 Shrawan 8</c:v>
                </c:pt>
                <c:pt idx="4666">
                  <c:v>FY.74/75 Shrawan 9</c:v>
                </c:pt>
                <c:pt idx="4667">
                  <c:v>FY.74/75 Shrawan 10</c:v>
                </c:pt>
                <c:pt idx="4668">
                  <c:v>FY.74/75 Shrawan 11</c:v>
                </c:pt>
                <c:pt idx="4669">
                  <c:v>FY.74/75 Shrawan 12</c:v>
                </c:pt>
                <c:pt idx="4670">
                  <c:v>FY.74/75 Shrawan 13</c:v>
                </c:pt>
                <c:pt idx="4671">
                  <c:v>FY.74/75 Shrawan 14</c:v>
                </c:pt>
                <c:pt idx="4672">
                  <c:v>FY.74/75 Shrawan 15</c:v>
                </c:pt>
                <c:pt idx="4673">
                  <c:v>FY.74/75 Shrawan 16</c:v>
                </c:pt>
                <c:pt idx="4674">
                  <c:v>FY.74/75 Shrawan 17</c:v>
                </c:pt>
                <c:pt idx="4675">
                  <c:v>FY.74/75 Shrawan 18</c:v>
                </c:pt>
                <c:pt idx="4676">
                  <c:v>FY.74/75 Shrawan 19</c:v>
                </c:pt>
                <c:pt idx="4677">
                  <c:v>FY.74/75 Shrawan 20</c:v>
                </c:pt>
                <c:pt idx="4678">
                  <c:v>FY.74/75 Shrawan 21</c:v>
                </c:pt>
                <c:pt idx="4679">
                  <c:v>FY.74/75 Shrawan 22</c:v>
                </c:pt>
                <c:pt idx="4680">
                  <c:v>FY.74/75 Shrawan 23</c:v>
                </c:pt>
                <c:pt idx="4681">
                  <c:v>FY.74/75 Shrawan 24</c:v>
                </c:pt>
                <c:pt idx="4682">
                  <c:v>FY.74/75 Shrawan 25</c:v>
                </c:pt>
                <c:pt idx="4683">
                  <c:v>FY.74/75 Shrawan 26</c:v>
                </c:pt>
                <c:pt idx="4684">
                  <c:v>FY.74/75 Shrawan 27</c:v>
                </c:pt>
                <c:pt idx="4685">
                  <c:v>FY.74/75 Shrawan 28</c:v>
                </c:pt>
                <c:pt idx="4686">
                  <c:v>FY.74/75 Shrawan 29</c:v>
                </c:pt>
                <c:pt idx="4687">
                  <c:v>FY.74/75 Shrawan 30</c:v>
                </c:pt>
                <c:pt idx="4688">
                  <c:v>FY.74/75 Shrawan 31</c:v>
                </c:pt>
                <c:pt idx="4689">
                  <c:v>FY.74/75 Shrawan 32</c:v>
                </c:pt>
                <c:pt idx="4690">
                  <c:v>FY.74/75 Bhadra 1</c:v>
                </c:pt>
                <c:pt idx="4691">
                  <c:v>FY.74/75 Bhadra 2</c:v>
                </c:pt>
                <c:pt idx="4692">
                  <c:v>FY.74/75 Bhadra 3</c:v>
                </c:pt>
                <c:pt idx="4693">
                  <c:v>FY.74/75 Bhadra 4</c:v>
                </c:pt>
                <c:pt idx="4694">
                  <c:v>FY.74/75 Bhadra 5</c:v>
                </c:pt>
                <c:pt idx="4695">
                  <c:v>FY.74/75 Bhadra 6</c:v>
                </c:pt>
                <c:pt idx="4696">
                  <c:v>FY.74/75 Bhadra 7</c:v>
                </c:pt>
                <c:pt idx="4697">
                  <c:v>FY.74/75 Bhadra 8</c:v>
                </c:pt>
                <c:pt idx="4698">
                  <c:v>FY.74/75 Bhadra 9</c:v>
                </c:pt>
                <c:pt idx="4699">
                  <c:v>FY.74/75 Bhadra 10</c:v>
                </c:pt>
                <c:pt idx="4700">
                  <c:v>FY.74/75 Bhadra 11</c:v>
                </c:pt>
                <c:pt idx="4701">
                  <c:v>FY.74/75 Bhadra 12</c:v>
                </c:pt>
                <c:pt idx="4702">
                  <c:v>FY.74/75 Bhadra 13</c:v>
                </c:pt>
                <c:pt idx="4703">
                  <c:v>FY.74/75 Bhadra 14</c:v>
                </c:pt>
                <c:pt idx="4704">
                  <c:v>FY.74/75 Bhadra 15</c:v>
                </c:pt>
                <c:pt idx="4705">
                  <c:v>FY.74/75 Bhadra 16</c:v>
                </c:pt>
                <c:pt idx="4706">
                  <c:v>FY.74/75 Bhadra 17</c:v>
                </c:pt>
                <c:pt idx="4707">
                  <c:v>FY.74/75 Bhadra 18</c:v>
                </c:pt>
                <c:pt idx="4708">
                  <c:v>FY.74/75 Bhadra 19</c:v>
                </c:pt>
                <c:pt idx="4709">
                  <c:v>FY.74/75 Bhadra 20</c:v>
                </c:pt>
                <c:pt idx="4710">
                  <c:v>FY.74/75 Bhadra 21</c:v>
                </c:pt>
                <c:pt idx="4711">
                  <c:v>FY.74/75 Bhadra 22</c:v>
                </c:pt>
                <c:pt idx="4712">
                  <c:v>FY.74/75 Bhadra 23</c:v>
                </c:pt>
                <c:pt idx="4713">
                  <c:v>FY.74/75 Bhadra 24</c:v>
                </c:pt>
                <c:pt idx="4714">
                  <c:v>FY.74/75 Bhadra 25</c:v>
                </c:pt>
                <c:pt idx="4715">
                  <c:v>FY.74/75 Bhadra 26</c:v>
                </c:pt>
                <c:pt idx="4716">
                  <c:v>FY.74/75 Bhadra 27</c:v>
                </c:pt>
                <c:pt idx="4717">
                  <c:v>FY.74/75 Bhadra 28</c:v>
                </c:pt>
                <c:pt idx="4718">
                  <c:v>FY.74/75 Bhadra 29</c:v>
                </c:pt>
                <c:pt idx="4719">
                  <c:v>FY.74/75 Bhadra 30</c:v>
                </c:pt>
                <c:pt idx="4720">
                  <c:v>FY.74/75 Bhadra 31</c:v>
                </c:pt>
                <c:pt idx="4721">
                  <c:v>FY.74/75 Bhadra 32</c:v>
                </c:pt>
                <c:pt idx="4722">
                  <c:v>FY.74/75 Ashwin 1</c:v>
                </c:pt>
                <c:pt idx="4723">
                  <c:v>FY.74/75 Ashwin 2</c:v>
                </c:pt>
                <c:pt idx="4724">
                  <c:v>FY.74/75 Ashwin 3</c:v>
                </c:pt>
                <c:pt idx="4725">
                  <c:v>FY.74/75 Ashwin 4</c:v>
                </c:pt>
                <c:pt idx="4726">
                  <c:v>FY.74/75 Ashwin 5</c:v>
                </c:pt>
                <c:pt idx="4727">
                  <c:v>FY.74/75 Ashwin 6</c:v>
                </c:pt>
                <c:pt idx="4728">
                  <c:v>FY.74/75 Ashwin 7</c:v>
                </c:pt>
                <c:pt idx="4729">
                  <c:v>FY.74/75 Ashwin 8</c:v>
                </c:pt>
                <c:pt idx="4730">
                  <c:v>FY.74/75 Ashwin 9</c:v>
                </c:pt>
                <c:pt idx="4731">
                  <c:v>FY.74/75 Ashwin 10</c:v>
                </c:pt>
                <c:pt idx="4732">
                  <c:v>FY.74/75 Ashwin 11</c:v>
                </c:pt>
                <c:pt idx="4733">
                  <c:v>FY.74/75 Ashwin 12</c:v>
                </c:pt>
                <c:pt idx="4734">
                  <c:v>FY.74/75 Ashwin 13</c:v>
                </c:pt>
                <c:pt idx="4735">
                  <c:v>FY.74/75 Ashwin 14</c:v>
                </c:pt>
                <c:pt idx="4736">
                  <c:v>FY.74/75 Ashwin 15</c:v>
                </c:pt>
                <c:pt idx="4737">
                  <c:v>FY.74/75 Ashwin 16</c:v>
                </c:pt>
                <c:pt idx="4738">
                  <c:v>FY.74/75 Ashwin 17</c:v>
                </c:pt>
                <c:pt idx="4739">
                  <c:v>FY.74/75 Ashwin 18</c:v>
                </c:pt>
                <c:pt idx="4740">
                  <c:v>FY.74/75 Ashwin 19</c:v>
                </c:pt>
                <c:pt idx="4741">
                  <c:v>FY.74/75 Ashwin 20</c:v>
                </c:pt>
                <c:pt idx="4742">
                  <c:v>FY.74/75 Ashwin 21</c:v>
                </c:pt>
                <c:pt idx="4743">
                  <c:v>FY.74/75 Ashwin 22</c:v>
                </c:pt>
                <c:pt idx="4744">
                  <c:v>FY.74/75 Ashwin 23</c:v>
                </c:pt>
                <c:pt idx="4745">
                  <c:v>FY.74/75 Ashwin 24</c:v>
                </c:pt>
                <c:pt idx="4746">
                  <c:v>FY.74/75 Ashwin 25</c:v>
                </c:pt>
                <c:pt idx="4747">
                  <c:v>FY.74/75 Ashwin 26</c:v>
                </c:pt>
                <c:pt idx="4748">
                  <c:v>FY.74/75 Ashwin 27</c:v>
                </c:pt>
                <c:pt idx="4749">
                  <c:v>FY.74/75 Ashwin 28</c:v>
                </c:pt>
                <c:pt idx="4750">
                  <c:v>FY.74/75 Ashwin 29</c:v>
                </c:pt>
                <c:pt idx="4751">
                  <c:v>FY.74/75 Ashwin 30</c:v>
                </c:pt>
                <c:pt idx="4752">
                  <c:v>FY.74/75 Ashwin 31</c:v>
                </c:pt>
                <c:pt idx="4753">
                  <c:v>FY.74/75 Ashwin 32</c:v>
                </c:pt>
                <c:pt idx="4754">
                  <c:v>FY.74/75 Kartik 1</c:v>
                </c:pt>
                <c:pt idx="4755">
                  <c:v>FY.74/75 Kartik 2</c:v>
                </c:pt>
                <c:pt idx="4756">
                  <c:v>FY.74/75 Kartik 3</c:v>
                </c:pt>
                <c:pt idx="4757">
                  <c:v>FY.74/75 Kartik 4</c:v>
                </c:pt>
                <c:pt idx="4758">
                  <c:v>FY.74/75 Kartik 5</c:v>
                </c:pt>
                <c:pt idx="4759">
                  <c:v>FY.74/75 Kartik 6</c:v>
                </c:pt>
                <c:pt idx="4760">
                  <c:v>FY.74/75 Kartik 7</c:v>
                </c:pt>
                <c:pt idx="4761">
                  <c:v>FY.74/75 Kartik 8</c:v>
                </c:pt>
                <c:pt idx="4762">
                  <c:v>FY.74/75 Kartik 9</c:v>
                </c:pt>
                <c:pt idx="4763">
                  <c:v>FY.74/75 Kartik 10</c:v>
                </c:pt>
                <c:pt idx="4764">
                  <c:v>FY.74/75 Kartik 11</c:v>
                </c:pt>
                <c:pt idx="4765">
                  <c:v>FY.74/75 Kartik 12</c:v>
                </c:pt>
                <c:pt idx="4766">
                  <c:v>FY.74/75 Kartik 13</c:v>
                </c:pt>
                <c:pt idx="4767">
                  <c:v>FY.74/75 Kartik 14</c:v>
                </c:pt>
                <c:pt idx="4768">
                  <c:v>FY.74/75 Kartik 15</c:v>
                </c:pt>
                <c:pt idx="4769">
                  <c:v>FY.74/75 Kartik 16</c:v>
                </c:pt>
                <c:pt idx="4770">
                  <c:v>FY.74/75 Kartik 17</c:v>
                </c:pt>
                <c:pt idx="4771">
                  <c:v>FY.74/75 Kartik 18</c:v>
                </c:pt>
                <c:pt idx="4772">
                  <c:v>FY.74/75 Kartik 19</c:v>
                </c:pt>
                <c:pt idx="4773">
                  <c:v>FY.74/75 Kartik 20</c:v>
                </c:pt>
                <c:pt idx="4774">
                  <c:v>FY.74/75 Kartik 21</c:v>
                </c:pt>
                <c:pt idx="4775">
                  <c:v>FY.74/75 Kartik 22</c:v>
                </c:pt>
                <c:pt idx="4776">
                  <c:v>FY.74/75 Kartik 23</c:v>
                </c:pt>
                <c:pt idx="4777">
                  <c:v>FY.74/75 Kartik 24</c:v>
                </c:pt>
                <c:pt idx="4778">
                  <c:v>FY.74/75 Kartik 25</c:v>
                </c:pt>
                <c:pt idx="4779">
                  <c:v>FY.74/75 Kartik 26</c:v>
                </c:pt>
                <c:pt idx="4780">
                  <c:v>FY.74/75 Kartik 27</c:v>
                </c:pt>
                <c:pt idx="4781">
                  <c:v>FY.74/75 Kartik 28</c:v>
                </c:pt>
                <c:pt idx="4782">
                  <c:v>FY.74/75 Kartik 29</c:v>
                </c:pt>
                <c:pt idx="4783">
                  <c:v>FY.74/75 Kartik 30</c:v>
                </c:pt>
                <c:pt idx="4784">
                  <c:v>FY.74/75 Kartik 31</c:v>
                </c:pt>
                <c:pt idx="4785">
                  <c:v>FY.74/75 Kartik 32</c:v>
                </c:pt>
                <c:pt idx="4786">
                  <c:v>FY.74/75 Mangsir 1</c:v>
                </c:pt>
                <c:pt idx="4787">
                  <c:v>FY.74/75 Mangsir 2</c:v>
                </c:pt>
                <c:pt idx="4788">
                  <c:v>FY.74/75 Mangsir 3</c:v>
                </c:pt>
                <c:pt idx="4789">
                  <c:v>FY.74/75 Mangsir 4</c:v>
                </c:pt>
                <c:pt idx="4790">
                  <c:v>FY.74/75 Mangsir 5</c:v>
                </c:pt>
                <c:pt idx="4791">
                  <c:v>FY.74/75 Mangsir 6</c:v>
                </c:pt>
                <c:pt idx="4792">
                  <c:v>FY.74/75 Mangsir 7</c:v>
                </c:pt>
                <c:pt idx="4793">
                  <c:v>FY.74/75 Mangsir 8</c:v>
                </c:pt>
                <c:pt idx="4794">
                  <c:v>FY.74/75 Mangsir 9</c:v>
                </c:pt>
                <c:pt idx="4795">
                  <c:v>FY.74/75 Mangsir 10</c:v>
                </c:pt>
                <c:pt idx="4796">
                  <c:v>FY.74/75 Mangsir 11</c:v>
                </c:pt>
                <c:pt idx="4797">
                  <c:v>FY.74/75 Mangsir 12</c:v>
                </c:pt>
                <c:pt idx="4798">
                  <c:v>FY.74/75 Mangsir 13</c:v>
                </c:pt>
                <c:pt idx="4799">
                  <c:v>FY.74/75 Mangsir 14</c:v>
                </c:pt>
                <c:pt idx="4800">
                  <c:v>FY.74/75 Mangsir 15</c:v>
                </c:pt>
                <c:pt idx="4801">
                  <c:v>FY.74/75 Mangsir 16</c:v>
                </c:pt>
                <c:pt idx="4802">
                  <c:v>FY.74/75 Mangsir 17</c:v>
                </c:pt>
                <c:pt idx="4803">
                  <c:v>FY.74/75 Mangsir 18</c:v>
                </c:pt>
                <c:pt idx="4804">
                  <c:v>FY.74/75 Mangsir 19</c:v>
                </c:pt>
                <c:pt idx="4805">
                  <c:v>FY.74/75 Mangsir 20</c:v>
                </c:pt>
                <c:pt idx="4806">
                  <c:v>FY.74/75 Mangsir 21</c:v>
                </c:pt>
                <c:pt idx="4807">
                  <c:v>FY.74/75 Mangsir 22</c:v>
                </c:pt>
                <c:pt idx="4808">
                  <c:v>FY.74/75 Mangsir 23</c:v>
                </c:pt>
                <c:pt idx="4809">
                  <c:v>FY.74/75 Mangsir 24</c:v>
                </c:pt>
                <c:pt idx="4810">
                  <c:v>FY.74/75 Mangsir 25</c:v>
                </c:pt>
                <c:pt idx="4811">
                  <c:v>FY.74/75 Mangsir 26</c:v>
                </c:pt>
                <c:pt idx="4812">
                  <c:v>FY.74/75 Mangsir 27</c:v>
                </c:pt>
                <c:pt idx="4813">
                  <c:v>FY.74/75 Mangsir 28</c:v>
                </c:pt>
                <c:pt idx="4814">
                  <c:v>FY.74/75 Mangsir 29</c:v>
                </c:pt>
                <c:pt idx="4815">
                  <c:v>FY.74/75 Mangsir 30</c:v>
                </c:pt>
                <c:pt idx="4816">
                  <c:v>FY.74/75 Mangsir 31</c:v>
                </c:pt>
                <c:pt idx="4817">
                  <c:v>FY.74/75 Mangsir 32</c:v>
                </c:pt>
                <c:pt idx="4818">
                  <c:v>FY.74/75 Poush 1</c:v>
                </c:pt>
                <c:pt idx="4819">
                  <c:v>FY.74/75 Poush 2</c:v>
                </c:pt>
                <c:pt idx="4820">
                  <c:v>FY.74/75 Poush 3</c:v>
                </c:pt>
                <c:pt idx="4821">
                  <c:v>FY.74/75 Poush 4</c:v>
                </c:pt>
                <c:pt idx="4822">
                  <c:v>FY.74/75 Poush 5</c:v>
                </c:pt>
                <c:pt idx="4823">
                  <c:v>FY.74/75 Poush 6</c:v>
                </c:pt>
                <c:pt idx="4824">
                  <c:v>FY.74/75 Poush 7</c:v>
                </c:pt>
                <c:pt idx="4825">
                  <c:v>FY.74/75 Poush 8</c:v>
                </c:pt>
                <c:pt idx="4826">
                  <c:v>FY.74/75 Poush 9</c:v>
                </c:pt>
                <c:pt idx="4827">
                  <c:v>FY.74/75 Poush 10</c:v>
                </c:pt>
                <c:pt idx="4828">
                  <c:v>FY.74/75 Poush 11</c:v>
                </c:pt>
                <c:pt idx="4829">
                  <c:v>FY.74/75 Poush 12</c:v>
                </c:pt>
                <c:pt idx="4830">
                  <c:v>FY.74/75 Poush 13</c:v>
                </c:pt>
                <c:pt idx="4831">
                  <c:v>FY.74/75 Poush 14</c:v>
                </c:pt>
                <c:pt idx="4832">
                  <c:v>FY.74/75 Poush 15</c:v>
                </c:pt>
                <c:pt idx="4833">
                  <c:v>FY.74/75 Poush 16</c:v>
                </c:pt>
                <c:pt idx="4834">
                  <c:v>FY.74/75 Poush 17</c:v>
                </c:pt>
                <c:pt idx="4835">
                  <c:v>FY.74/75 Poush 18</c:v>
                </c:pt>
                <c:pt idx="4836">
                  <c:v>FY.74/75 Poush 19</c:v>
                </c:pt>
                <c:pt idx="4837">
                  <c:v>FY.74/75 Poush 20</c:v>
                </c:pt>
                <c:pt idx="4838">
                  <c:v>FY.74/75 Poush 21</c:v>
                </c:pt>
                <c:pt idx="4839">
                  <c:v>FY.74/75 Poush 22</c:v>
                </c:pt>
                <c:pt idx="4840">
                  <c:v>FY.74/75 Poush 23</c:v>
                </c:pt>
                <c:pt idx="4841">
                  <c:v>FY.74/75 Poush 24</c:v>
                </c:pt>
                <c:pt idx="4842">
                  <c:v>FY.74/75 Poush 25</c:v>
                </c:pt>
                <c:pt idx="4843">
                  <c:v>FY.74/75 Poush 26</c:v>
                </c:pt>
                <c:pt idx="4844">
                  <c:v>FY.74/75 Poush 27</c:v>
                </c:pt>
                <c:pt idx="4845">
                  <c:v>FY.74/75 Poush 28</c:v>
                </c:pt>
                <c:pt idx="4846">
                  <c:v>FY.74/75 Poush 29</c:v>
                </c:pt>
                <c:pt idx="4847">
                  <c:v>FY.74/75 Poush 30</c:v>
                </c:pt>
                <c:pt idx="4848">
                  <c:v>FY.74/75 Poush 31</c:v>
                </c:pt>
                <c:pt idx="4849">
                  <c:v>FY.74/75 Poush 32</c:v>
                </c:pt>
                <c:pt idx="4850">
                  <c:v>FY.74/75 Magh 1</c:v>
                </c:pt>
                <c:pt idx="4851">
                  <c:v>FY.74/75 Magh 2</c:v>
                </c:pt>
                <c:pt idx="4852">
                  <c:v>FY.74/75 Magh 3</c:v>
                </c:pt>
                <c:pt idx="4853">
                  <c:v>FY.74/75 Magh 4</c:v>
                </c:pt>
                <c:pt idx="4854">
                  <c:v>FY.74/75 Magh 5</c:v>
                </c:pt>
                <c:pt idx="4855">
                  <c:v>FY.74/75 Magh 6</c:v>
                </c:pt>
                <c:pt idx="4856">
                  <c:v>FY.74/75 Magh 7</c:v>
                </c:pt>
                <c:pt idx="4857">
                  <c:v>FY.74/75 Magh 8</c:v>
                </c:pt>
                <c:pt idx="4858">
                  <c:v>FY.74/75 Magh 9</c:v>
                </c:pt>
                <c:pt idx="4859">
                  <c:v>FY.74/75 Magh 10</c:v>
                </c:pt>
                <c:pt idx="4860">
                  <c:v>FY.74/75 Magh 11</c:v>
                </c:pt>
                <c:pt idx="4861">
                  <c:v>FY.74/75 Magh 12</c:v>
                </c:pt>
                <c:pt idx="4862">
                  <c:v>FY.74/75 Magh 13</c:v>
                </c:pt>
                <c:pt idx="4863">
                  <c:v>FY.74/75 Magh 14</c:v>
                </c:pt>
                <c:pt idx="4864">
                  <c:v>FY.74/75 Magh 15</c:v>
                </c:pt>
                <c:pt idx="4865">
                  <c:v>FY.74/75 Magh 16</c:v>
                </c:pt>
                <c:pt idx="4866">
                  <c:v>FY.74/75 Magh 17</c:v>
                </c:pt>
                <c:pt idx="4867">
                  <c:v>FY.74/75 Magh 18</c:v>
                </c:pt>
                <c:pt idx="4868">
                  <c:v>FY.74/75 Magh 19</c:v>
                </c:pt>
                <c:pt idx="4869">
                  <c:v>FY.74/75 Magh 20</c:v>
                </c:pt>
                <c:pt idx="4870">
                  <c:v>FY.74/75 Magh 21</c:v>
                </c:pt>
                <c:pt idx="4871">
                  <c:v>FY.74/75 Magh 22</c:v>
                </c:pt>
                <c:pt idx="4872">
                  <c:v>FY.74/75 Magh 23</c:v>
                </c:pt>
                <c:pt idx="4873">
                  <c:v>FY.74/75 Magh 24</c:v>
                </c:pt>
                <c:pt idx="4874">
                  <c:v>FY.74/75 Magh 25</c:v>
                </c:pt>
                <c:pt idx="4875">
                  <c:v>FY.74/75 Magh 26</c:v>
                </c:pt>
                <c:pt idx="4876">
                  <c:v>FY.74/75 Magh 27</c:v>
                </c:pt>
                <c:pt idx="4877">
                  <c:v>FY.74/75 Magh 28</c:v>
                </c:pt>
                <c:pt idx="4878">
                  <c:v>FY.74/75 Magh 29</c:v>
                </c:pt>
                <c:pt idx="4879">
                  <c:v>FY.74/75 Magh 30</c:v>
                </c:pt>
                <c:pt idx="4880">
                  <c:v>FY.74/75 Magh 31</c:v>
                </c:pt>
                <c:pt idx="4881">
                  <c:v>FY.74/75 Magh 32</c:v>
                </c:pt>
                <c:pt idx="4882">
                  <c:v>FY.74/75 Falgun 1</c:v>
                </c:pt>
                <c:pt idx="4883">
                  <c:v>FY.74/75 Falgun 2</c:v>
                </c:pt>
                <c:pt idx="4884">
                  <c:v>FY.74/75 Falgun 3</c:v>
                </c:pt>
                <c:pt idx="4885">
                  <c:v>FY.74/75 Falgun 4</c:v>
                </c:pt>
                <c:pt idx="4886">
                  <c:v>FY.74/75 Falgun 5</c:v>
                </c:pt>
                <c:pt idx="4887">
                  <c:v>FY.74/75 Falgun 6</c:v>
                </c:pt>
                <c:pt idx="4888">
                  <c:v>FY.74/75 Falgun 7</c:v>
                </c:pt>
                <c:pt idx="4889">
                  <c:v>FY.74/75 Falgun 8</c:v>
                </c:pt>
                <c:pt idx="4890">
                  <c:v>FY.74/75 Falgun 9</c:v>
                </c:pt>
                <c:pt idx="4891">
                  <c:v>FY.74/75 Falgun 10</c:v>
                </c:pt>
                <c:pt idx="4892">
                  <c:v>FY.74/75 Falgun 11</c:v>
                </c:pt>
                <c:pt idx="4893">
                  <c:v>FY.74/75 Falgun 12</c:v>
                </c:pt>
                <c:pt idx="4894">
                  <c:v>FY.74/75 Falgun 13</c:v>
                </c:pt>
                <c:pt idx="4895">
                  <c:v>FY.74/75 Falgun 14</c:v>
                </c:pt>
                <c:pt idx="4896">
                  <c:v>FY.74/75 Falgun 15</c:v>
                </c:pt>
                <c:pt idx="4897">
                  <c:v>FY.74/75 Falgun 16</c:v>
                </c:pt>
                <c:pt idx="4898">
                  <c:v>FY.74/75 Falgun 17</c:v>
                </c:pt>
                <c:pt idx="4899">
                  <c:v>FY.74/75 Falgun 18</c:v>
                </c:pt>
                <c:pt idx="4900">
                  <c:v>FY.74/75 Falgun 19</c:v>
                </c:pt>
                <c:pt idx="4901">
                  <c:v>FY.74/75 Falgun 20</c:v>
                </c:pt>
                <c:pt idx="4902">
                  <c:v>FY.74/75 Falgun 21</c:v>
                </c:pt>
                <c:pt idx="4903">
                  <c:v>FY.74/75 Falgun 22</c:v>
                </c:pt>
                <c:pt idx="4904">
                  <c:v>FY.74/75 Falgun 23</c:v>
                </c:pt>
                <c:pt idx="4905">
                  <c:v>FY.74/75 Falgun 24</c:v>
                </c:pt>
                <c:pt idx="4906">
                  <c:v>FY.74/75 Falgun 25</c:v>
                </c:pt>
                <c:pt idx="4907">
                  <c:v>FY.74/75 Falgun 26</c:v>
                </c:pt>
                <c:pt idx="4908">
                  <c:v>FY.74/75 Falgun 27</c:v>
                </c:pt>
                <c:pt idx="4909">
                  <c:v>FY.74/75 Falgun 28</c:v>
                </c:pt>
                <c:pt idx="4910">
                  <c:v>FY.74/75 Falgun 29</c:v>
                </c:pt>
                <c:pt idx="4911">
                  <c:v>FY.74/75 Falgun 30</c:v>
                </c:pt>
                <c:pt idx="4912">
                  <c:v>FY.74/75 Falgun 31</c:v>
                </c:pt>
                <c:pt idx="4913">
                  <c:v>FY.74/75 Falgun 32</c:v>
                </c:pt>
                <c:pt idx="4914">
                  <c:v>FY.74/75 Chaitra 1</c:v>
                </c:pt>
                <c:pt idx="4915">
                  <c:v>FY.74/75 Chaitra 2</c:v>
                </c:pt>
                <c:pt idx="4916">
                  <c:v>FY.74/75 Chaitra 3</c:v>
                </c:pt>
                <c:pt idx="4917">
                  <c:v>FY.74/75 Chaitra 4</c:v>
                </c:pt>
                <c:pt idx="4918">
                  <c:v>FY.74/75 Chaitra 5</c:v>
                </c:pt>
                <c:pt idx="4919">
                  <c:v>FY.74/75 Chaitra 6</c:v>
                </c:pt>
                <c:pt idx="4920">
                  <c:v>FY.74/75 Chaitra 7</c:v>
                </c:pt>
                <c:pt idx="4921">
                  <c:v>FY.74/75 Chaitra 8</c:v>
                </c:pt>
                <c:pt idx="4922">
                  <c:v>FY.74/75 Chaitra 9</c:v>
                </c:pt>
                <c:pt idx="4923">
                  <c:v>FY.74/75 Chaitra 10</c:v>
                </c:pt>
                <c:pt idx="4924">
                  <c:v>FY.74/75 Chaitra 11</c:v>
                </c:pt>
                <c:pt idx="4925">
                  <c:v>FY.74/75 Chaitra 12</c:v>
                </c:pt>
                <c:pt idx="4926">
                  <c:v>FY.74/75 Chaitra 13</c:v>
                </c:pt>
                <c:pt idx="4927">
                  <c:v>FY.74/75 Chaitra 14</c:v>
                </c:pt>
                <c:pt idx="4928">
                  <c:v>FY.74/75 Chaitra 15</c:v>
                </c:pt>
                <c:pt idx="4929">
                  <c:v>FY.74/75 Chaitra 16</c:v>
                </c:pt>
                <c:pt idx="4930">
                  <c:v>FY.74/75 Chaitra 17</c:v>
                </c:pt>
                <c:pt idx="4931">
                  <c:v>FY.74/75 Chaitra 18</c:v>
                </c:pt>
                <c:pt idx="4932">
                  <c:v>FY.74/75 Chaitra 19</c:v>
                </c:pt>
                <c:pt idx="4933">
                  <c:v>FY.74/75 Chaitra 20</c:v>
                </c:pt>
                <c:pt idx="4934">
                  <c:v>FY.74/75 Chaitra 21</c:v>
                </c:pt>
                <c:pt idx="4935">
                  <c:v>FY.74/75 Chaitra 22</c:v>
                </c:pt>
                <c:pt idx="4936">
                  <c:v>FY.74/75 Chaitra 23</c:v>
                </c:pt>
                <c:pt idx="4937">
                  <c:v>FY.74/75 Chaitra 24</c:v>
                </c:pt>
                <c:pt idx="4938">
                  <c:v>FY.74/75 Chaitra 25</c:v>
                </c:pt>
                <c:pt idx="4939">
                  <c:v>FY.74/75 Chaitra 26</c:v>
                </c:pt>
                <c:pt idx="4940">
                  <c:v>FY.74/75 Chaitra 27</c:v>
                </c:pt>
                <c:pt idx="4941">
                  <c:v>FY.74/75 Chaitra 28</c:v>
                </c:pt>
                <c:pt idx="4942">
                  <c:v>FY.74/75 Chaitra 29</c:v>
                </c:pt>
                <c:pt idx="4943">
                  <c:v>FY.74/75 Chaitra 30</c:v>
                </c:pt>
                <c:pt idx="4944">
                  <c:v>FY.74/75 Chaitra 31</c:v>
                </c:pt>
                <c:pt idx="4945">
                  <c:v>FY.74/75 Chaitra 32</c:v>
                </c:pt>
                <c:pt idx="4946">
                  <c:v>FY.74/75 Baishakh 1</c:v>
                </c:pt>
                <c:pt idx="4947">
                  <c:v>FY.74/75 Baishakh 2</c:v>
                </c:pt>
                <c:pt idx="4948">
                  <c:v>FY.74/75 Baishakh 3</c:v>
                </c:pt>
                <c:pt idx="4949">
                  <c:v>FY.74/75 Baishakh 4</c:v>
                </c:pt>
                <c:pt idx="4950">
                  <c:v>FY.74/75 Baishakh 5</c:v>
                </c:pt>
                <c:pt idx="4951">
                  <c:v>FY.74/75 Baishakh 6</c:v>
                </c:pt>
                <c:pt idx="4952">
                  <c:v>FY.74/75 Baishakh 7</c:v>
                </c:pt>
                <c:pt idx="4953">
                  <c:v>FY.74/75 Baishakh 8</c:v>
                </c:pt>
                <c:pt idx="4954">
                  <c:v>FY.74/75 Baishakh 9</c:v>
                </c:pt>
                <c:pt idx="4955">
                  <c:v>FY.74/75 Baishakh 10</c:v>
                </c:pt>
                <c:pt idx="4956">
                  <c:v>FY.74/75 Baishakh 11</c:v>
                </c:pt>
                <c:pt idx="4957">
                  <c:v>FY.74/75 Baishakh 12</c:v>
                </c:pt>
                <c:pt idx="4958">
                  <c:v>FY.74/75 Baishakh 13</c:v>
                </c:pt>
                <c:pt idx="4959">
                  <c:v>FY.74/75 Baishakh 14</c:v>
                </c:pt>
                <c:pt idx="4960">
                  <c:v>FY.74/75 Baishakh 15</c:v>
                </c:pt>
                <c:pt idx="4961">
                  <c:v>FY.74/75 Baishakh 16</c:v>
                </c:pt>
                <c:pt idx="4962">
                  <c:v>FY.74/75 Baishakh 17</c:v>
                </c:pt>
                <c:pt idx="4963">
                  <c:v>FY.74/75 Baishakh 18</c:v>
                </c:pt>
                <c:pt idx="4964">
                  <c:v>FY.74/75 Baishakh 19</c:v>
                </c:pt>
                <c:pt idx="4965">
                  <c:v>FY.74/75 Baishakh 20</c:v>
                </c:pt>
                <c:pt idx="4966">
                  <c:v>FY.74/75 Baishakh 21</c:v>
                </c:pt>
                <c:pt idx="4967">
                  <c:v>FY.74/75 Baishakh 22</c:v>
                </c:pt>
                <c:pt idx="4968">
                  <c:v>FY.74/75 Baishakh 23</c:v>
                </c:pt>
                <c:pt idx="4969">
                  <c:v>FY.74/75 Baishakh 24</c:v>
                </c:pt>
                <c:pt idx="4970">
                  <c:v>FY.74/75 Baishakh 25</c:v>
                </c:pt>
                <c:pt idx="4971">
                  <c:v>FY.74/75 Baishakh 26</c:v>
                </c:pt>
                <c:pt idx="4972">
                  <c:v>FY.74/75 Baishakh 27</c:v>
                </c:pt>
                <c:pt idx="4973">
                  <c:v>FY.74/75 Baishakh 28</c:v>
                </c:pt>
                <c:pt idx="4974">
                  <c:v>FY.74/75 Baishakh 29</c:v>
                </c:pt>
                <c:pt idx="4975">
                  <c:v>FY.74/75 Baishakh 30</c:v>
                </c:pt>
                <c:pt idx="4976">
                  <c:v>FY.74/75 Baishakh 31</c:v>
                </c:pt>
                <c:pt idx="4977">
                  <c:v>FY.74/75 Baishakh 32</c:v>
                </c:pt>
                <c:pt idx="4978">
                  <c:v>FY.74/75 Jestha  1</c:v>
                </c:pt>
                <c:pt idx="4979">
                  <c:v>FY.74/75 Jestha  2</c:v>
                </c:pt>
                <c:pt idx="4980">
                  <c:v>FY.74/75 Jestha  3</c:v>
                </c:pt>
                <c:pt idx="4981">
                  <c:v>FY.74/75 Jestha  4</c:v>
                </c:pt>
                <c:pt idx="4982">
                  <c:v>FY.74/75 Jestha  5</c:v>
                </c:pt>
                <c:pt idx="4983">
                  <c:v>FY.74/75 Jestha  6</c:v>
                </c:pt>
                <c:pt idx="4984">
                  <c:v>FY.74/75 Jestha  7</c:v>
                </c:pt>
                <c:pt idx="4985">
                  <c:v>FY.74/75 Jestha  8</c:v>
                </c:pt>
                <c:pt idx="4986">
                  <c:v>FY.74/75 Jestha  9</c:v>
                </c:pt>
                <c:pt idx="4987">
                  <c:v>FY.74/75 Jestha  10</c:v>
                </c:pt>
                <c:pt idx="4988">
                  <c:v>FY.74/75 Jestha  11</c:v>
                </c:pt>
                <c:pt idx="4989">
                  <c:v>FY.74/75 Jestha  12</c:v>
                </c:pt>
                <c:pt idx="4990">
                  <c:v>FY.74/75 Jestha  13</c:v>
                </c:pt>
                <c:pt idx="4991">
                  <c:v>FY.74/75 Jestha  14</c:v>
                </c:pt>
                <c:pt idx="4992">
                  <c:v>FY.74/75 Jestha  15</c:v>
                </c:pt>
                <c:pt idx="4993">
                  <c:v>FY.74/75 Jestha  16</c:v>
                </c:pt>
                <c:pt idx="4994">
                  <c:v>FY.74/75 Jestha  17</c:v>
                </c:pt>
                <c:pt idx="4995">
                  <c:v>FY.74/75 Jestha  18</c:v>
                </c:pt>
                <c:pt idx="4996">
                  <c:v>FY.74/75 Jestha  19</c:v>
                </c:pt>
                <c:pt idx="4997">
                  <c:v>FY.74/75 Jestha  20</c:v>
                </c:pt>
                <c:pt idx="4998">
                  <c:v>FY.74/75 Jestha  21</c:v>
                </c:pt>
                <c:pt idx="4999">
                  <c:v>FY.74/75 Jestha  22</c:v>
                </c:pt>
                <c:pt idx="5000">
                  <c:v>FY.74/75 Jestha  23</c:v>
                </c:pt>
                <c:pt idx="5001">
                  <c:v>FY.74/75 Jestha  24</c:v>
                </c:pt>
                <c:pt idx="5002">
                  <c:v>FY.74/75 Jestha  25</c:v>
                </c:pt>
                <c:pt idx="5003">
                  <c:v>FY.74/75 Jestha  26</c:v>
                </c:pt>
                <c:pt idx="5004">
                  <c:v>FY.74/75 Jestha  27</c:v>
                </c:pt>
                <c:pt idx="5005">
                  <c:v>FY.74/75 Jestha  28</c:v>
                </c:pt>
                <c:pt idx="5006">
                  <c:v>FY.74/75 Jestha  29</c:v>
                </c:pt>
                <c:pt idx="5007">
                  <c:v>FY.74/75 Jestha  30</c:v>
                </c:pt>
                <c:pt idx="5008">
                  <c:v>FY.74/75 Jestha  31</c:v>
                </c:pt>
                <c:pt idx="5009">
                  <c:v>FY.74/75 Jestha  32</c:v>
                </c:pt>
                <c:pt idx="5010">
                  <c:v>FY.74/75 Ashadh 1</c:v>
                </c:pt>
                <c:pt idx="5011">
                  <c:v>FY.74/75 Ashadh 2</c:v>
                </c:pt>
                <c:pt idx="5012">
                  <c:v>FY.74/75 Ashadh 3</c:v>
                </c:pt>
                <c:pt idx="5013">
                  <c:v>FY.74/75 Ashadh 4</c:v>
                </c:pt>
                <c:pt idx="5014">
                  <c:v>FY.74/75 Ashadh 5</c:v>
                </c:pt>
                <c:pt idx="5015">
                  <c:v>FY.74/75 Ashadh 6</c:v>
                </c:pt>
                <c:pt idx="5016">
                  <c:v>FY.74/75 Ashadh 7</c:v>
                </c:pt>
                <c:pt idx="5017">
                  <c:v>FY.74/75 Ashadh 8</c:v>
                </c:pt>
                <c:pt idx="5018">
                  <c:v>FY.74/75 Ashadh 9</c:v>
                </c:pt>
                <c:pt idx="5019">
                  <c:v>FY.74/75 Ashadh 10</c:v>
                </c:pt>
                <c:pt idx="5020">
                  <c:v>FY.74/75 Ashadh 11</c:v>
                </c:pt>
                <c:pt idx="5021">
                  <c:v>FY.74/75 Ashadh 12</c:v>
                </c:pt>
                <c:pt idx="5022">
                  <c:v>FY.74/75 Ashadh 13</c:v>
                </c:pt>
                <c:pt idx="5023">
                  <c:v>FY.74/75 Ashadh 14</c:v>
                </c:pt>
                <c:pt idx="5024">
                  <c:v>FY.74/75 Ashadh 15</c:v>
                </c:pt>
                <c:pt idx="5025">
                  <c:v>FY.74/75 Ashadh 16</c:v>
                </c:pt>
                <c:pt idx="5026">
                  <c:v>FY.74/75 Ashadh 17</c:v>
                </c:pt>
                <c:pt idx="5027">
                  <c:v>FY.74/75 Ashadh 18</c:v>
                </c:pt>
                <c:pt idx="5028">
                  <c:v>FY.74/75 Ashadh 19</c:v>
                </c:pt>
                <c:pt idx="5029">
                  <c:v>FY.74/75 Ashadh 20</c:v>
                </c:pt>
                <c:pt idx="5030">
                  <c:v>FY.74/75 Ashadh 21</c:v>
                </c:pt>
                <c:pt idx="5031">
                  <c:v>FY.74/75 Ashadh 22</c:v>
                </c:pt>
                <c:pt idx="5032">
                  <c:v>FY.74/75 Ashadh 23</c:v>
                </c:pt>
                <c:pt idx="5033">
                  <c:v>FY.74/75 Ashadh 24</c:v>
                </c:pt>
                <c:pt idx="5034">
                  <c:v>FY.74/75 Ashadh 25</c:v>
                </c:pt>
                <c:pt idx="5035">
                  <c:v>FY.74/75 Ashadh 26</c:v>
                </c:pt>
                <c:pt idx="5036">
                  <c:v>FY.74/75 Ashadh 27</c:v>
                </c:pt>
                <c:pt idx="5037">
                  <c:v>FY.74/75 Ashadh 28</c:v>
                </c:pt>
                <c:pt idx="5038">
                  <c:v>FY.74/75 Ashadh 29</c:v>
                </c:pt>
                <c:pt idx="5039">
                  <c:v>FY.74/75 Ashadh 30</c:v>
                </c:pt>
                <c:pt idx="5040">
                  <c:v>FY.74/75 Ashadh 31</c:v>
                </c:pt>
                <c:pt idx="5041">
                  <c:v>FY.74/75 Ashadh 32</c:v>
                </c:pt>
                <c:pt idx="5042">
                  <c:v>FY.75/76 Shrawan 1</c:v>
                </c:pt>
                <c:pt idx="5043">
                  <c:v>FY.75/76 Shrawan 2</c:v>
                </c:pt>
                <c:pt idx="5044">
                  <c:v>FY.75/76 Shrawan 3</c:v>
                </c:pt>
                <c:pt idx="5045">
                  <c:v>FY.75/76 Shrawan 4</c:v>
                </c:pt>
                <c:pt idx="5046">
                  <c:v>FY.75/76 Shrawan 5</c:v>
                </c:pt>
                <c:pt idx="5047">
                  <c:v>FY.75/76 Shrawan 6</c:v>
                </c:pt>
                <c:pt idx="5048">
                  <c:v>FY.75/76 Shrawan 7</c:v>
                </c:pt>
                <c:pt idx="5049">
                  <c:v>FY.75/76 Shrawan 8</c:v>
                </c:pt>
                <c:pt idx="5050">
                  <c:v>FY.75/76 Shrawan 9</c:v>
                </c:pt>
                <c:pt idx="5051">
                  <c:v>FY.75/76 Shrawan 10</c:v>
                </c:pt>
                <c:pt idx="5052">
                  <c:v>FY.75/76 Shrawan 11</c:v>
                </c:pt>
                <c:pt idx="5053">
                  <c:v>FY.75/76 Shrawan 12</c:v>
                </c:pt>
                <c:pt idx="5054">
                  <c:v>FY.75/76 Shrawan 13</c:v>
                </c:pt>
                <c:pt idx="5055">
                  <c:v>FY.75/76 Shrawan 14</c:v>
                </c:pt>
                <c:pt idx="5056">
                  <c:v>FY.75/76 Shrawan 15</c:v>
                </c:pt>
                <c:pt idx="5057">
                  <c:v>FY.75/76 Shrawan 16</c:v>
                </c:pt>
                <c:pt idx="5058">
                  <c:v>FY.75/76 Shrawan 17</c:v>
                </c:pt>
                <c:pt idx="5059">
                  <c:v>FY.75/76 Shrawan 18</c:v>
                </c:pt>
                <c:pt idx="5060">
                  <c:v>FY.75/76 Shrawan 19</c:v>
                </c:pt>
                <c:pt idx="5061">
                  <c:v>FY.75/76 Shrawan 20</c:v>
                </c:pt>
                <c:pt idx="5062">
                  <c:v>FY.75/76 Shrawan 21</c:v>
                </c:pt>
                <c:pt idx="5063">
                  <c:v>FY.75/76 Shrawan 22</c:v>
                </c:pt>
                <c:pt idx="5064">
                  <c:v>FY.75/76 Shrawan 23</c:v>
                </c:pt>
                <c:pt idx="5065">
                  <c:v>FY.75/76 Shrawan 24</c:v>
                </c:pt>
                <c:pt idx="5066">
                  <c:v>FY.75/76 Shrawan 25</c:v>
                </c:pt>
                <c:pt idx="5067">
                  <c:v>FY.75/76 Shrawan 26</c:v>
                </c:pt>
                <c:pt idx="5068">
                  <c:v>FY.75/76 Shrawan 27</c:v>
                </c:pt>
                <c:pt idx="5069">
                  <c:v>FY.75/76 Shrawan 28</c:v>
                </c:pt>
                <c:pt idx="5070">
                  <c:v>FY.75/76 Shrawan 29</c:v>
                </c:pt>
                <c:pt idx="5071">
                  <c:v>FY.75/76 Shrawan 30</c:v>
                </c:pt>
                <c:pt idx="5072">
                  <c:v>FY.75/76 Shrawan 31</c:v>
                </c:pt>
                <c:pt idx="5073">
                  <c:v>FY.75/76 Shrawan 32</c:v>
                </c:pt>
                <c:pt idx="5074">
                  <c:v>FY.75/76 Bhadra 1</c:v>
                </c:pt>
                <c:pt idx="5075">
                  <c:v>FY.75/76 Bhadra 2</c:v>
                </c:pt>
                <c:pt idx="5076">
                  <c:v>FY.75/76 Bhadra 3</c:v>
                </c:pt>
                <c:pt idx="5077">
                  <c:v>FY.75/76 Bhadra 4</c:v>
                </c:pt>
                <c:pt idx="5078">
                  <c:v>FY.75/76 Bhadra 5</c:v>
                </c:pt>
                <c:pt idx="5079">
                  <c:v>FY.75/76 Bhadra 6</c:v>
                </c:pt>
                <c:pt idx="5080">
                  <c:v>FY.75/76 Bhadra 7</c:v>
                </c:pt>
                <c:pt idx="5081">
                  <c:v>FY.75/76 Bhadra 8</c:v>
                </c:pt>
                <c:pt idx="5082">
                  <c:v>FY.75/76 Bhadra 9</c:v>
                </c:pt>
                <c:pt idx="5083">
                  <c:v>FY.75/76 Bhadra 10</c:v>
                </c:pt>
                <c:pt idx="5084">
                  <c:v>FY.75/76 Bhadra 11</c:v>
                </c:pt>
                <c:pt idx="5085">
                  <c:v>FY.75/76 Bhadra 12</c:v>
                </c:pt>
                <c:pt idx="5086">
                  <c:v>FY.75/76 Bhadra 13</c:v>
                </c:pt>
                <c:pt idx="5087">
                  <c:v>FY.75/76 Bhadra 14</c:v>
                </c:pt>
                <c:pt idx="5088">
                  <c:v>FY.75/76 Bhadra 15</c:v>
                </c:pt>
                <c:pt idx="5089">
                  <c:v>FY.75/76 Bhadra 16</c:v>
                </c:pt>
                <c:pt idx="5090">
                  <c:v>FY.75/76 Bhadra 17</c:v>
                </c:pt>
                <c:pt idx="5091">
                  <c:v>FY.75/76 Bhadra 18</c:v>
                </c:pt>
                <c:pt idx="5092">
                  <c:v>FY.75/76 Bhadra 19</c:v>
                </c:pt>
                <c:pt idx="5093">
                  <c:v>FY.75/76 Bhadra 20</c:v>
                </c:pt>
                <c:pt idx="5094">
                  <c:v>FY.75/76 Bhadra 21</c:v>
                </c:pt>
                <c:pt idx="5095">
                  <c:v>FY.75/76 Bhadra 22</c:v>
                </c:pt>
                <c:pt idx="5096">
                  <c:v>FY.75/76 Bhadra 23</c:v>
                </c:pt>
                <c:pt idx="5097">
                  <c:v>FY.75/76 Bhadra 24</c:v>
                </c:pt>
                <c:pt idx="5098">
                  <c:v>FY.75/76 Bhadra 25</c:v>
                </c:pt>
                <c:pt idx="5099">
                  <c:v>FY.75/76 Bhadra 26</c:v>
                </c:pt>
                <c:pt idx="5100">
                  <c:v>FY.75/76 Bhadra 27</c:v>
                </c:pt>
                <c:pt idx="5101">
                  <c:v>FY.75/76 Bhadra 28</c:v>
                </c:pt>
                <c:pt idx="5102">
                  <c:v>FY.75/76 Bhadra 29</c:v>
                </c:pt>
                <c:pt idx="5103">
                  <c:v>FY.75/76 Bhadra 30</c:v>
                </c:pt>
                <c:pt idx="5104">
                  <c:v>FY.75/76 Bhadra 31</c:v>
                </c:pt>
                <c:pt idx="5105">
                  <c:v>FY.75/76 Bhadra 32</c:v>
                </c:pt>
                <c:pt idx="5106">
                  <c:v>FY.75/76 Ashwin 1</c:v>
                </c:pt>
                <c:pt idx="5107">
                  <c:v>FY.75/76 Ashwin 2</c:v>
                </c:pt>
                <c:pt idx="5108">
                  <c:v>FY.75/76 Ashwin 3</c:v>
                </c:pt>
                <c:pt idx="5109">
                  <c:v>FY.75/76 Ashwin 4</c:v>
                </c:pt>
                <c:pt idx="5110">
                  <c:v>FY.75/76 Ashwin 5</c:v>
                </c:pt>
                <c:pt idx="5111">
                  <c:v>FY.75/76 Ashwin 6</c:v>
                </c:pt>
                <c:pt idx="5112">
                  <c:v>FY.75/76 Ashwin 7</c:v>
                </c:pt>
                <c:pt idx="5113">
                  <c:v>FY.75/76 Ashwin 8</c:v>
                </c:pt>
                <c:pt idx="5114">
                  <c:v>FY.75/76 Ashwin 9</c:v>
                </c:pt>
                <c:pt idx="5115">
                  <c:v>FY.75/76 Ashwin 10</c:v>
                </c:pt>
                <c:pt idx="5116">
                  <c:v>FY.75/76 Ashwin 11</c:v>
                </c:pt>
                <c:pt idx="5117">
                  <c:v>FY.75/76 Ashwin 12</c:v>
                </c:pt>
                <c:pt idx="5118">
                  <c:v>FY.75/76 Ashwin 13</c:v>
                </c:pt>
                <c:pt idx="5119">
                  <c:v>FY.75/76 Ashwin 14</c:v>
                </c:pt>
                <c:pt idx="5120">
                  <c:v>FY.75/76 Ashwin 15</c:v>
                </c:pt>
                <c:pt idx="5121">
                  <c:v>FY.75/76 Ashwin 16</c:v>
                </c:pt>
                <c:pt idx="5122">
                  <c:v>FY.75/76 Ashwin 17</c:v>
                </c:pt>
                <c:pt idx="5123">
                  <c:v>FY.75/76 Ashwin 18</c:v>
                </c:pt>
                <c:pt idx="5124">
                  <c:v>FY.75/76 Ashwin 19</c:v>
                </c:pt>
                <c:pt idx="5125">
                  <c:v>FY.75/76 Ashwin 20</c:v>
                </c:pt>
                <c:pt idx="5126">
                  <c:v>FY.75/76 Ashwin 21</c:v>
                </c:pt>
                <c:pt idx="5127">
                  <c:v>FY.75/76 Ashwin 22</c:v>
                </c:pt>
                <c:pt idx="5128">
                  <c:v>FY.75/76 Ashwin 23</c:v>
                </c:pt>
                <c:pt idx="5129">
                  <c:v>FY.75/76 Ashwin 24</c:v>
                </c:pt>
                <c:pt idx="5130">
                  <c:v>FY.75/76 Ashwin 25</c:v>
                </c:pt>
                <c:pt idx="5131">
                  <c:v>FY.75/76 Ashwin 26</c:v>
                </c:pt>
                <c:pt idx="5132">
                  <c:v>FY.75/76 Ashwin 27</c:v>
                </c:pt>
                <c:pt idx="5133">
                  <c:v>FY.75/76 Ashwin 28</c:v>
                </c:pt>
                <c:pt idx="5134">
                  <c:v>FY.75/76 Ashwin 29</c:v>
                </c:pt>
                <c:pt idx="5135">
                  <c:v>FY.75/76 Ashwin 30</c:v>
                </c:pt>
                <c:pt idx="5136">
                  <c:v>FY.75/76 Ashwin 31</c:v>
                </c:pt>
                <c:pt idx="5137">
                  <c:v>FY.75/76 Ashwin 32</c:v>
                </c:pt>
                <c:pt idx="5138">
                  <c:v>FY.75/76 Kartik 1</c:v>
                </c:pt>
                <c:pt idx="5139">
                  <c:v>FY.75/76 Kartik 2</c:v>
                </c:pt>
                <c:pt idx="5140">
                  <c:v>FY.75/76 Kartik 3</c:v>
                </c:pt>
                <c:pt idx="5141">
                  <c:v>FY.75/76 Kartik 4</c:v>
                </c:pt>
                <c:pt idx="5142">
                  <c:v>FY.75/76 Kartik 5</c:v>
                </c:pt>
                <c:pt idx="5143">
                  <c:v>FY.75/76 Kartik 6</c:v>
                </c:pt>
                <c:pt idx="5144">
                  <c:v>FY.75/76 Kartik 7</c:v>
                </c:pt>
                <c:pt idx="5145">
                  <c:v>FY.75/76 Kartik 8</c:v>
                </c:pt>
                <c:pt idx="5146">
                  <c:v>FY.75/76 Kartik 9</c:v>
                </c:pt>
                <c:pt idx="5147">
                  <c:v>FY.75/76 Kartik 10</c:v>
                </c:pt>
                <c:pt idx="5148">
                  <c:v>FY.75/76 Kartik 11</c:v>
                </c:pt>
                <c:pt idx="5149">
                  <c:v>FY.75/76 Kartik 12</c:v>
                </c:pt>
                <c:pt idx="5150">
                  <c:v>FY.75/76 Kartik 13</c:v>
                </c:pt>
                <c:pt idx="5151">
                  <c:v>FY.75/76 Kartik 14</c:v>
                </c:pt>
                <c:pt idx="5152">
                  <c:v>FY.75/76 Kartik 15</c:v>
                </c:pt>
                <c:pt idx="5153">
                  <c:v>FY.75/76 Kartik 16</c:v>
                </c:pt>
                <c:pt idx="5154">
                  <c:v>FY.75/76 Kartik 17</c:v>
                </c:pt>
                <c:pt idx="5155">
                  <c:v>FY.75/76 Kartik 18</c:v>
                </c:pt>
                <c:pt idx="5156">
                  <c:v>FY.75/76 Kartik 19</c:v>
                </c:pt>
                <c:pt idx="5157">
                  <c:v>FY.75/76 Kartik 20</c:v>
                </c:pt>
                <c:pt idx="5158">
                  <c:v>FY.75/76 Kartik 21</c:v>
                </c:pt>
                <c:pt idx="5159">
                  <c:v>FY.75/76 Kartik 22</c:v>
                </c:pt>
                <c:pt idx="5160">
                  <c:v>FY.75/76 Kartik 23</c:v>
                </c:pt>
                <c:pt idx="5161">
                  <c:v>FY.75/76 Kartik 24</c:v>
                </c:pt>
                <c:pt idx="5162">
                  <c:v>FY.75/76 Kartik 25</c:v>
                </c:pt>
                <c:pt idx="5163">
                  <c:v>FY.75/76 Kartik 26</c:v>
                </c:pt>
                <c:pt idx="5164">
                  <c:v>FY.75/76 Kartik 27</c:v>
                </c:pt>
                <c:pt idx="5165">
                  <c:v>FY.75/76 Kartik 28</c:v>
                </c:pt>
                <c:pt idx="5166">
                  <c:v>FY.75/76 Kartik 29</c:v>
                </c:pt>
                <c:pt idx="5167">
                  <c:v>FY.75/76 Kartik 30</c:v>
                </c:pt>
                <c:pt idx="5168">
                  <c:v>FY.75/76 Kartik 31</c:v>
                </c:pt>
                <c:pt idx="5169">
                  <c:v>FY.75/76 Kartik 32</c:v>
                </c:pt>
                <c:pt idx="5170">
                  <c:v>FY.75/76 Mangsir 1</c:v>
                </c:pt>
                <c:pt idx="5171">
                  <c:v>FY.75/76 Mangsir 2</c:v>
                </c:pt>
                <c:pt idx="5172">
                  <c:v>FY.75/76 Mangsir 3</c:v>
                </c:pt>
                <c:pt idx="5173">
                  <c:v>FY.75/76 Mangsir 4</c:v>
                </c:pt>
                <c:pt idx="5174">
                  <c:v>FY.75/76 Mangsir 5</c:v>
                </c:pt>
                <c:pt idx="5175">
                  <c:v>FY.75/76 Mangsir 6</c:v>
                </c:pt>
                <c:pt idx="5176">
                  <c:v>FY.75/76 Mangsir 7</c:v>
                </c:pt>
                <c:pt idx="5177">
                  <c:v>FY.75/76 Mangsir 8</c:v>
                </c:pt>
                <c:pt idx="5178">
                  <c:v>FY.75/76 Mangsir 9</c:v>
                </c:pt>
                <c:pt idx="5179">
                  <c:v>FY.75/76 Mangsir 10</c:v>
                </c:pt>
                <c:pt idx="5180">
                  <c:v>FY.75/76 Mangsir 11</c:v>
                </c:pt>
                <c:pt idx="5181">
                  <c:v>FY.75/76 Mangsir 12</c:v>
                </c:pt>
                <c:pt idx="5182">
                  <c:v>FY.75/76 Mangsir 13</c:v>
                </c:pt>
                <c:pt idx="5183">
                  <c:v>FY.75/76 Mangsir 14</c:v>
                </c:pt>
                <c:pt idx="5184">
                  <c:v>FY.75/76 Mangsir 15</c:v>
                </c:pt>
                <c:pt idx="5185">
                  <c:v>FY.75/76 Mangsir 16</c:v>
                </c:pt>
                <c:pt idx="5186">
                  <c:v>FY.75/76 Mangsir 17</c:v>
                </c:pt>
                <c:pt idx="5187">
                  <c:v>FY.75/76 Mangsir 18</c:v>
                </c:pt>
                <c:pt idx="5188">
                  <c:v>FY.75/76 Mangsir 19</c:v>
                </c:pt>
                <c:pt idx="5189">
                  <c:v>FY.75/76 Mangsir 20</c:v>
                </c:pt>
                <c:pt idx="5190">
                  <c:v>FY.75/76 Mangsir 21</c:v>
                </c:pt>
                <c:pt idx="5191">
                  <c:v>FY.75/76 Mangsir 22</c:v>
                </c:pt>
                <c:pt idx="5192">
                  <c:v>FY.75/76 Mangsir 23</c:v>
                </c:pt>
                <c:pt idx="5193">
                  <c:v>FY.75/76 Mangsir 24</c:v>
                </c:pt>
                <c:pt idx="5194">
                  <c:v>FY.75/76 Mangsir 25</c:v>
                </c:pt>
                <c:pt idx="5195">
                  <c:v>FY.75/76 Mangsir 26</c:v>
                </c:pt>
                <c:pt idx="5196">
                  <c:v>FY.75/76 Mangsir 27</c:v>
                </c:pt>
                <c:pt idx="5197">
                  <c:v>FY.75/76 Mangsir 28</c:v>
                </c:pt>
                <c:pt idx="5198">
                  <c:v>FY.75/76 Mangsir 29</c:v>
                </c:pt>
                <c:pt idx="5199">
                  <c:v>FY.75/76 Mangsir 30</c:v>
                </c:pt>
                <c:pt idx="5200">
                  <c:v>FY.75/76 Mangsir 31</c:v>
                </c:pt>
                <c:pt idx="5201">
                  <c:v>FY.75/76 Mangsir 32</c:v>
                </c:pt>
                <c:pt idx="5202">
                  <c:v>FY.75/76 Poush 1</c:v>
                </c:pt>
                <c:pt idx="5203">
                  <c:v>FY.75/76 Poush 2</c:v>
                </c:pt>
                <c:pt idx="5204">
                  <c:v>FY.75/76 Poush 3</c:v>
                </c:pt>
                <c:pt idx="5205">
                  <c:v>FY.75/76 Poush 4</c:v>
                </c:pt>
                <c:pt idx="5206">
                  <c:v>FY.75/76 Poush 5</c:v>
                </c:pt>
                <c:pt idx="5207">
                  <c:v>FY.75/76 Poush 6</c:v>
                </c:pt>
                <c:pt idx="5208">
                  <c:v>FY.75/76 Poush 7</c:v>
                </c:pt>
                <c:pt idx="5209">
                  <c:v>FY.75/76 Poush 8</c:v>
                </c:pt>
                <c:pt idx="5210">
                  <c:v>FY.75/76 Poush 9</c:v>
                </c:pt>
                <c:pt idx="5211">
                  <c:v>FY.75/76 Poush 10</c:v>
                </c:pt>
                <c:pt idx="5212">
                  <c:v>FY.75/76 Poush 11</c:v>
                </c:pt>
                <c:pt idx="5213">
                  <c:v>FY.75/76 Poush 12</c:v>
                </c:pt>
                <c:pt idx="5214">
                  <c:v>FY.75/76 Poush 13</c:v>
                </c:pt>
                <c:pt idx="5215">
                  <c:v>FY.75/76 Poush 14</c:v>
                </c:pt>
                <c:pt idx="5216">
                  <c:v>FY.75/76 Poush 15</c:v>
                </c:pt>
                <c:pt idx="5217">
                  <c:v>FY.75/76 Poush 16</c:v>
                </c:pt>
                <c:pt idx="5218">
                  <c:v>FY.75/76 Poush 17</c:v>
                </c:pt>
                <c:pt idx="5219">
                  <c:v>FY.75/76 Poush 18</c:v>
                </c:pt>
                <c:pt idx="5220">
                  <c:v>FY.75/76 Poush 19</c:v>
                </c:pt>
                <c:pt idx="5221">
                  <c:v>FY.75/76 Poush 20</c:v>
                </c:pt>
                <c:pt idx="5222">
                  <c:v>FY.75/76 Poush 21</c:v>
                </c:pt>
                <c:pt idx="5223">
                  <c:v>FY.75/76 Poush 22</c:v>
                </c:pt>
                <c:pt idx="5224">
                  <c:v>FY.75/76 Poush 23</c:v>
                </c:pt>
                <c:pt idx="5225">
                  <c:v>FY.75/76 Poush 24</c:v>
                </c:pt>
                <c:pt idx="5226">
                  <c:v>FY.75/76 Poush 25</c:v>
                </c:pt>
                <c:pt idx="5227">
                  <c:v>FY.75/76 Poush 26</c:v>
                </c:pt>
                <c:pt idx="5228">
                  <c:v>FY.75/76 Poush 27</c:v>
                </c:pt>
                <c:pt idx="5229">
                  <c:v>FY.75/76 Poush 28</c:v>
                </c:pt>
                <c:pt idx="5230">
                  <c:v>FY.75/76 Poush 29</c:v>
                </c:pt>
                <c:pt idx="5231">
                  <c:v>FY.75/76 Poush 30</c:v>
                </c:pt>
                <c:pt idx="5232">
                  <c:v>FY.75/76 Poush 31</c:v>
                </c:pt>
                <c:pt idx="5233">
                  <c:v>FY.75/76 Poush 32</c:v>
                </c:pt>
                <c:pt idx="5234">
                  <c:v>FY.75/76 Magh 1</c:v>
                </c:pt>
                <c:pt idx="5235">
                  <c:v>FY.75/76 Magh 2</c:v>
                </c:pt>
                <c:pt idx="5236">
                  <c:v>FY.75/76 Magh 3</c:v>
                </c:pt>
                <c:pt idx="5237">
                  <c:v>FY.75/76 Magh 4</c:v>
                </c:pt>
                <c:pt idx="5238">
                  <c:v>FY.75/76 Magh 5</c:v>
                </c:pt>
                <c:pt idx="5239">
                  <c:v>FY.75/76 Magh 6</c:v>
                </c:pt>
                <c:pt idx="5240">
                  <c:v>FY.75/76 Magh 7</c:v>
                </c:pt>
                <c:pt idx="5241">
                  <c:v>FY.75/76 Magh 8</c:v>
                </c:pt>
                <c:pt idx="5242">
                  <c:v>FY.75/76 Magh 9</c:v>
                </c:pt>
                <c:pt idx="5243">
                  <c:v>FY.75/76 Magh 10</c:v>
                </c:pt>
                <c:pt idx="5244">
                  <c:v>FY.75/76 Magh 11</c:v>
                </c:pt>
                <c:pt idx="5245">
                  <c:v>FY.75/76 Magh 12</c:v>
                </c:pt>
                <c:pt idx="5246">
                  <c:v>FY.75/76 Magh 13</c:v>
                </c:pt>
                <c:pt idx="5247">
                  <c:v>FY.75/76 Magh 14</c:v>
                </c:pt>
                <c:pt idx="5248">
                  <c:v>FY.75/76 Magh 15</c:v>
                </c:pt>
                <c:pt idx="5249">
                  <c:v>FY.75/76 Magh 16</c:v>
                </c:pt>
                <c:pt idx="5250">
                  <c:v>FY.75/76 Magh 17</c:v>
                </c:pt>
                <c:pt idx="5251">
                  <c:v>FY.75/76 Magh 18</c:v>
                </c:pt>
                <c:pt idx="5252">
                  <c:v>FY.75/76 Magh 19</c:v>
                </c:pt>
                <c:pt idx="5253">
                  <c:v>FY.75/76 Magh 20</c:v>
                </c:pt>
                <c:pt idx="5254">
                  <c:v>FY.75/76 Magh 21</c:v>
                </c:pt>
                <c:pt idx="5255">
                  <c:v>FY.75/76 Magh 22</c:v>
                </c:pt>
                <c:pt idx="5256">
                  <c:v>FY.75/76 Magh 23</c:v>
                </c:pt>
                <c:pt idx="5257">
                  <c:v>FY.75/76 Magh 24</c:v>
                </c:pt>
                <c:pt idx="5258">
                  <c:v>FY.75/76 Magh 25</c:v>
                </c:pt>
                <c:pt idx="5259">
                  <c:v>FY.75/76 Magh 26</c:v>
                </c:pt>
                <c:pt idx="5260">
                  <c:v>FY.75/76 Magh 27</c:v>
                </c:pt>
                <c:pt idx="5261">
                  <c:v>FY.75/76 Magh 28</c:v>
                </c:pt>
                <c:pt idx="5262">
                  <c:v>FY.75/76 Magh 29</c:v>
                </c:pt>
                <c:pt idx="5263">
                  <c:v>FY.75/76 Magh 30</c:v>
                </c:pt>
                <c:pt idx="5264">
                  <c:v>FY.75/76 Magh 31</c:v>
                </c:pt>
                <c:pt idx="5265">
                  <c:v>FY.75/76 Magh 32</c:v>
                </c:pt>
                <c:pt idx="5266">
                  <c:v>FY.75/76 Falgun 1</c:v>
                </c:pt>
                <c:pt idx="5267">
                  <c:v>FY.75/76 Falgun 2</c:v>
                </c:pt>
                <c:pt idx="5268">
                  <c:v>FY.75/76 Falgun 3</c:v>
                </c:pt>
                <c:pt idx="5269">
                  <c:v>FY.75/76 Falgun 4</c:v>
                </c:pt>
                <c:pt idx="5270">
                  <c:v>FY.75/76 Falgun 5</c:v>
                </c:pt>
                <c:pt idx="5271">
                  <c:v>FY.75/76 Falgun 6</c:v>
                </c:pt>
                <c:pt idx="5272">
                  <c:v>FY.75/76 Falgun 7</c:v>
                </c:pt>
                <c:pt idx="5273">
                  <c:v>FY.75/76 Falgun 8</c:v>
                </c:pt>
                <c:pt idx="5274">
                  <c:v>FY.75/76 Falgun 9</c:v>
                </c:pt>
                <c:pt idx="5275">
                  <c:v>FY.75/76 Falgun 10</c:v>
                </c:pt>
                <c:pt idx="5276">
                  <c:v>FY.75/76 Falgun 11</c:v>
                </c:pt>
                <c:pt idx="5277">
                  <c:v>FY.75/76 Falgun 12</c:v>
                </c:pt>
                <c:pt idx="5278">
                  <c:v>FY.75/76 Falgun 13</c:v>
                </c:pt>
                <c:pt idx="5279">
                  <c:v>FY.75/76 Falgun 14</c:v>
                </c:pt>
                <c:pt idx="5280">
                  <c:v>FY.75/76 Falgun 15</c:v>
                </c:pt>
                <c:pt idx="5281">
                  <c:v>FY.75/76 Falgun 16</c:v>
                </c:pt>
                <c:pt idx="5282">
                  <c:v>FY.75/76 Falgun 17</c:v>
                </c:pt>
                <c:pt idx="5283">
                  <c:v>FY.75/76 Falgun 18</c:v>
                </c:pt>
                <c:pt idx="5284">
                  <c:v>FY.75/76 Falgun 19</c:v>
                </c:pt>
                <c:pt idx="5285">
                  <c:v>FY.75/76 Falgun 20</c:v>
                </c:pt>
                <c:pt idx="5286">
                  <c:v>FY.75/76 Falgun 21</c:v>
                </c:pt>
                <c:pt idx="5287">
                  <c:v>FY.75/76 Falgun 22</c:v>
                </c:pt>
                <c:pt idx="5288">
                  <c:v>FY.75/76 Falgun 23</c:v>
                </c:pt>
                <c:pt idx="5289">
                  <c:v>FY.75/76 Falgun 24</c:v>
                </c:pt>
                <c:pt idx="5290">
                  <c:v>FY.75/76 Falgun 25</c:v>
                </c:pt>
                <c:pt idx="5291">
                  <c:v>FY.75/76 Falgun 26</c:v>
                </c:pt>
                <c:pt idx="5292">
                  <c:v>FY.75/76 Falgun 27</c:v>
                </c:pt>
                <c:pt idx="5293">
                  <c:v>FY.75/76 Falgun 28</c:v>
                </c:pt>
                <c:pt idx="5294">
                  <c:v>FY.75/76 Falgun 29</c:v>
                </c:pt>
                <c:pt idx="5295">
                  <c:v>FY.75/76 Falgun 30</c:v>
                </c:pt>
                <c:pt idx="5296">
                  <c:v>FY.75/76 Falgun 31</c:v>
                </c:pt>
                <c:pt idx="5297">
                  <c:v>FY.75/76 Falgun 32</c:v>
                </c:pt>
                <c:pt idx="5298">
                  <c:v>FY.75/76 Chaitra 1</c:v>
                </c:pt>
                <c:pt idx="5299">
                  <c:v>FY.75/76 Chaitra 2</c:v>
                </c:pt>
                <c:pt idx="5300">
                  <c:v>FY.75/76 Chaitra 3</c:v>
                </c:pt>
                <c:pt idx="5301">
                  <c:v>FY.75/76 Chaitra 4</c:v>
                </c:pt>
                <c:pt idx="5302">
                  <c:v>FY.75/76 Chaitra 5</c:v>
                </c:pt>
                <c:pt idx="5303">
                  <c:v>FY.75/76 Chaitra 6</c:v>
                </c:pt>
                <c:pt idx="5304">
                  <c:v>FY.75/76 Chaitra 7</c:v>
                </c:pt>
                <c:pt idx="5305">
                  <c:v>FY.75/76 Chaitra 8</c:v>
                </c:pt>
                <c:pt idx="5306">
                  <c:v>FY.75/76 Chaitra 9</c:v>
                </c:pt>
                <c:pt idx="5307">
                  <c:v>FY.75/76 Chaitra 10</c:v>
                </c:pt>
                <c:pt idx="5308">
                  <c:v>FY.75/76 Chaitra 11</c:v>
                </c:pt>
                <c:pt idx="5309">
                  <c:v>FY.75/76 Chaitra 12</c:v>
                </c:pt>
                <c:pt idx="5310">
                  <c:v>FY.75/76 Chaitra 13</c:v>
                </c:pt>
                <c:pt idx="5311">
                  <c:v>FY.75/76 Chaitra 14</c:v>
                </c:pt>
                <c:pt idx="5312">
                  <c:v>FY.75/76 Chaitra 15</c:v>
                </c:pt>
                <c:pt idx="5313">
                  <c:v>FY.75/76 Chaitra 16</c:v>
                </c:pt>
                <c:pt idx="5314">
                  <c:v>FY.75/76 Chaitra 17</c:v>
                </c:pt>
                <c:pt idx="5315">
                  <c:v>FY.75/76 Chaitra 18</c:v>
                </c:pt>
                <c:pt idx="5316">
                  <c:v>FY.75/76 Chaitra 19</c:v>
                </c:pt>
                <c:pt idx="5317">
                  <c:v>FY.75/76 Chaitra 20</c:v>
                </c:pt>
                <c:pt idx="5318">
                  <c:v>FY.75/76 Chaitra 21</c:v>
                </c:pt>
                <c:pt idx="5319">
                  <c:v>FY.75/76 Chaitra 22</c:v>
                </c:pt>
                <c:pt idx="5320">
                  <c:v>FY.75/76 Chaitra 23</c:v>
                </c:pt>
                <c:pt idx="5321">
                  <c:v>FY.75/76 Chaitra 24</c:v>
                </c:pt>
                <c:pt idx="5322">
                  <c:v>FY.75/76 Chaitra 25</c:v>
                </c:pt>
                <c:pt idx="5323">
                  <c:v>FY.75/76 Chaitra 26</c:v>
                </c:pt>
                <c:pt idx="5324">
                  <c:v>FY.75/76 Chaitra 27</c:v>
                </c:pt>
                <c:pt idx="5325">
                  <c:v>FY.75/76 Chaitra 28</c:v>
                </c:pt>
                <c:pt idx="5326">
                  <c:v>FY.75/76 Chaitra 29</c:v>
                </c:pt>
                <c:pt idx="5327">
                  <c:v>FY.75/76 Chaitra 30</c:v>
                </c:pt>
                <c:pt idx="5328">
                  <c:v>FY.75/76 Chaitra 31</c:v>
                </c:pt>
                <c:pt idx="5329">
                  <c:v>FY.75/76 Chaitra 32</c:v>
                </c:pt>
                <c:pt idx="5330">
                  <c:v>FY.75/76 Baishakh 1</c:v>
                </c:pt>
                <c:pt idx="5331">
                  <c:v>FY.75/76 Baishakh 2</c:v>
                </c:pt>
                <c:pt idx="5332">
                  <c:v>FY.75/76 Baishakh 3</c:v>
                </c:pt>
                <c:pt idx="5333">
                  <c:v>FY.75/76 Baishakh 4</c:v>
                </c:pt>
                <c:pt idx="5334">
                  <c:v>FY.75/76 Baishakh 5</c:v>
                </c:pt>
                <c:pt idx="5335">
                  <c:v>FY.75/76 Baishakh 6</c:v>
                </c:pt>
                <c:pt idx="5336">
                  <c:v>FY.75/76 Baishakh 7</c:v>
                </c:pt>
                <c:pt idx="5337">
                  <c:v>FY.75/76 Baishakh 8</c:v>
                </c:pt>
                <c:pt idx="5338">
                  <c:v>FY.75/76 Baishakh 9</c:v>
                </c:pt>
                <c:pt idx="5339">
                  <c:v>FY.75/76 Baishakh 10</c:v>
                </c:pt>
                <c:pt idx="5340">
                  <c:v>FY.75/76 Baishakh 11</c:v>
                </c:pt>
                <c:pt idx="5341">
                  <c:v>FY.75/76 Baishakh 12</c:v>
                </c:pt>
                <c:pt idx="5342">
                  <c:v>FY.75/76 Baishakh 13</c:v>
                </c:pt>
                <c:pt idx="5343">
                  <c:v>FY.75/76 Baishakh 14</c:v>
                </c:pt>
                <c:pt idx="5344">
                  <c:v>FY.75/76 Baishakh 15</c:v>
                </c:pt>
                <c:pt idx="5345">
                  <c:v>FY.75/76 Baishakh 16</c:v>
                </c:pt>
                <c:pt idx="5346">
                  <c:v>FY.75/76 Baishakh 17</c:v>
                </c:pt>
                <c:pt idx="5347">
                  <c:v>FY.75/76 Baishakh 18</c:v>
                </c:pt>
                <c:pt idx="5348">
                  <c:v>FY.75/76 Baishakh 19</c:v>
                </c:pt>
                <c:pt idx="5349">
                  <c:v>FY.75/76 Baishakh 20</c:v>
                </c:pt>
                <c:pt idx="5350">
                  <c:v>FY.75/76 Baishakh 21</c:v>
                </c:pt>
                <c:pt idx="5351">
                  <c:v>FY.75/76 Baishakh 22</c:v>
                </c:pt>
                <c:pt idx="5352">
                  <c:v>FY.75/76 Baishakh 23</c:v>
                </c:pt>
                <c:pt idx="5353">
                  <c:v>FY.75/76 Baishakh 24</c:v>
                </c:pt>
                <c:pt idx="5354">
                  <c:v>FY.75/76 Baishakh 25</c:v>
                </c:pt>
                <c:pt idx="5355">
                  <c:v>FY.75/76 Baishakh 26</c:v>
                </c:pt>
                <c:pt idx="5356">
                  <c:v>FY.75/76 Baishakh 27</c:v>
                </c:pt>
                <c:pt idx="5357">
                  <c:v>FY.75/76 Baishakh 28</c:v>
                </c:pt>
                <c:pt idx="5358">
                  <c:v>FY.75/76 Baishakh 29</c:v>
                </c:pt>
                <c:pt idx="5359">
                  <c:v>FY.75/76 Baishakh 30</c:v>
                </c:pt>
                <c:pt idx="5360">
                  <c:v>FY.75/76 Baishakh 31</c:v>
                </c:pt>
                <c:pt idx="5361">
                  <c:v>FY.75/76 Baishakh 32</c:v>
                </c:pt>
                <c:pt idx="5362">
                  <c:v>FY.75/76 Jestha  1</c:v>
                </c:pt>
                <c:pt idx="5363">
                  <c:v>FY.75/76 Jestha  2</c:v>
                </c:pt>
                <c:pt idx="5364">
                  <c:v>FY.75/76 Jestha  3</c:v>
                </c:pt>
                <c:pt idx="5365">
                  <c:v>FY.75/76 Jestha  4</c:v>
                </c:pt>
                <c:pt idx="5366">
                  <c:v>FY.75/76 Jestha  5</c:v>
                </c:pt>
                <c:pt idx="5367">
                  <c:v>FY.75/76 Jestha  6</c:v>
                </c:pt>
                <c:pt idx="5368">
                  <c:v>FY.75/76 Jestha  7</c:v>
                </c:pt>
                <c:pt idx="5369">
                  <c:v>FY.75/76 Jestha  8</c:v>
                </c:pt>
                <c:pt idx="5370">
                  <c:v>FY.75/76 Jestha  9</c:v>
                </c:pt>
                <c:pt idx="5371">
                  <c:v>FY.75/76 Jestha  10</c:v>
                </c:pt>
                <c:pt idx="5372">
                  <c:v>FY.75/76 Jestha  11</c:v>
                </c:pt>
                <c:pt idx="5373">
                  <c:v>FY.75/76 Jestha  12</c:v>
                </c:pt>
                <c:pt idx="5374">
                  <c:v>FY.75/76 Jestha  13</c:v>
                </c:pt>
                <c:pt idx="5375">
                  <c:v>FY.75/76 Jestha  14</c:v>
                </c:pt>
                <c:pt idx="5376">
                  <c:v>FY.75/76 Jestha  15</c:v>
                </c:pt>
                <c:pt idx="5377">
                  <c:v>FY.75/76 Jestha  16</c:v>
                </c:pt>
                <c:pt idx="5378">
                  <c:v>FY.75/76 Jestha  17</c:v>
                </c:pt>
                <c:pt idx="5379">
                  <c:v>FY.75/76 Jestha  18</c:v>
                </c:pt>
                <c:pt idx="5380">
                  <c:v>FY.75/76 Jestha  19</c:v>
                </c:pt>
                <c:pt idx="5381">
                  <c:v>FY.75/76 Jestha  20</c:v>
                </c:pt>
                <c:pt idx="5382">
                  <c:v>FY.75/76 Jestha  21</c:v>
                </c:pt>
                <c:pt idx="5383">
                  <c:v>FY.75/76 Jestha  22</c:v>
                </c:pt>
                <c:pt idx="5384">
                  <c:v>FY.75/76 Jestha  23</c:v>
                </c:pt>
                <c:pt idx="5385">
                  <c:v>FY.75/76 Jestha  24</c:v>
                </c:pt>
                <c:pt idx="5386">
                  <c:v>FY.75/76 Jestha  25</c:v>
                </c:pt>
                <c:pt idx="5387">
                  <c:v>FY.75/76 Jestha  26</c:v>
                </c:pt>
                <c:pt idx="5388">
                  <c:v>FY.75/76 Jestha  27</c:v>
                </c:pt>
                <c:pt idx="5389">
                  <c:v>FY.75/76 Jestha  28</c:v>
                </c:pt>
                <c:pt idx="5390">
                  <c:v>FY.75/76 Jestha  29</c:v>
                </c:pt>
                <c:pt idx="5391">
                  <c:v>FY.75/76 Jestha  30</c:v>
                </c:pt>
                <c:pt idx="5392">
                  <c:v>FY.75/76 Jestha  31</c:v>
                </c:pt>
                <c:pt idx="5393">
                  <c:v>FY.75/76 Jestha  32</c:v>
                </c:pt>
                <c:pt idx="5394">
                  <c:v>FY.75/76 Ashadh 1</c:v>
                </c:pt>
                <c:pt idx="5395">
                  <c:v>FY.75/76 Ashadh 2</c:v>
                </c:pt>
                <c:pt idx="5396">
                  <c:v>FY.75/76 Ashadh 3</c:v>
                </c:pt>
                <c:pt idx="5397">
                  <c:v>FY.75/76 Ashadh 4</c:v>
                </c:pt>
                <c:pt idx="5398">
                  <c:v>FY.75/76 Ashadh 5</c:v>
                </c:pt>
                <c:pt idx="5399">
                  <c:v>FY.75/76 Ashadh 6</c:v>
                </c:pt>
                <c:pt idx="5400">
                  <c:v>FY.75/76 Ashadh 7</c:v>
                </c:pt>
                <c:pt idx="5401">
                  <c:v>FY.75/76 Ashadh 8</c:v>
                </c:pt>
                <c:pt idx="5402">
                  <c:v>FY.75/76 Ashadh 9</c:v>
                </c:pt>
                <c:pt idx="5403">
                  <c:v>FY.75/76 Ashadh 10</c:v>
                </c:pt>
                <c:pt idx="5404">
                  <c:v>FY.75/76 Ashadh 11</c:v>
                </c:pt>
                <c:pt idx="5405">
                  <c:v>FY.75/76 Ashadh 12</c:v>
                </c:pt>
                <c:pt idx="5406">
                  <c:v>FY.75/76 Ashadh 13</c:v>
                </c:pt>
                <c:pt idx="5407">
                  <c:v>FY.75/76 Ashadh 14</c:v>
                </c:pt>
                <c:pt idx="5408">
                  <c:v>FY.75/76 Ashadh 15</c:v>
                </c:pt>
                <c:pt idx="5409">
                  <c:v>FY.75/76 Ashadh 16</c:v>
                </c:pt>
                <c:pt idx="5410">
                  <c:v>FY.75/76 Ashadh 17</c:v>
                </c:pt>
                <c:pt idx="5411">
                  <c:v>FY.75/76 Ashadh 18</c:v>
                </c:pt>
                <c:pt idx="5412">
                  <c:v>FY.75/76 Ashadh 19</c:v>
                </c:pt>
                <c:pt idx="5413">
                  <c:v>FY.75/76 Ashadh 20</c:v>
                </c:pt>
                <c:pt idx="5414">
                  <c:v>FY.75/76 Ashadh 21</c:v>
                </c:pt>
                <c:pt idx="5415">
                  <c:v>FY.75/76 Ashadh 22</c:v>
                </c:pt>
                <c:pt idx="5416">
                  <c:v>FY.75/76 Ashadh 23</c:v>
                </c:pt>
                <c:pt idx="5417">
                  <c:v>FY.75/76 Ashadh 24</c:v>
                </c:pt>
                <c:pt idx="5418">
                  <c:v>FY.75/76 Ashadh 25</c:v>
                </c:pt>
                <c:pt idx="5419">
                  <c:v>FY.75/76 Ashadh 26</c:v>
                </c:pt>
                <c:pt idx="5420">
                  <c:v>FY.75/76 Ashadh 27</c:v>
                </c:pt>
                <c:pt idx="5421">
                  <c:v>FY.75/76 Ashadh 28</c:v>
                </c:pt>
                <c:pt idx="5422">
                  <c:v>FY.75/76 Ashadh 29</c:v>
                </c:pt>
                <c:pt idx="5423">
                  <c:v>FY.75/76 Ashadh 30</c:v>
                </c:pt>
                <c:pt idx="5424">
                  <c:v>FY.75/76 Ashadh 31</c:v>
                </c:pt>
                <c:pt idx="5425">
                  <c:v>FY.75/76 Ashadh 32</c:v>
                </c:pt>
                <c:pt idx="5426">
                  <c:v>FY.76/77 Shrawan 1</c:v>
                </c:pt>
                <c:pt idx="5427">
                  <c:v>FY.76/77 Shrawan 2</c:v>
                </c:pt>
                <c:pt idx="5428">
                  <c:v>FY.76/77 Shrawan 3</c:v>
                </c:pt>
                <c:pt idx="5429">
                  <c:v>FY.76/77 Shrawan 4</c:v>
                </c:pt>
                <c:pt idx="5430">
                  <c:v>FY.76/77 Shrawan 5</c:v>
                </c:pt>
                <c:pt idx="5431">
                  <c:v>FY.76/77 Shrawan 6</c:v>
                </c:pt>
                <c:pt idx="5432">
                  <c:v>FY.76/77 Shrawan 7</c:v>
                </c:pt>
                <c:pt idx="5433">
                  <c:v>FY.76/77 Shrawan 8</c:v>
                </c:pt>
                <c:pt idx="5434">
                  <c:v>FY.76/77 Shrawan 9</c:v>
                </c:pt>
                <c:pt idx="5435">
                  <c:v>FY.76/77 Shrawan 10</c:v>
                </c:pt>
                <c:pt idx="5436">
                  <c:v>FY.76/77 Shrawan 11</c:v>
                </c:pt>
                <c:pt idx="5437">
                  <c:v>FY.76/77 Shrawan 12</c:v>
                </c:pt>
                <c:pt idx="5438">
                  <c:v>FY.76/77 Shrawan 13</c:v>
                </c:pt>
                <c:pt idx="5439">
                  <c:v>FY.76/77 Shrawan 14</c:v>
                </c:pt>
                <c:pt idx="5440">
                  <c:v>FY.76/77 Shrawan 15</c:v>
                </c:pt>
                <c:pt idx="5441">
                  <c:v>FY.76/77 Shrawan 16</c:v>
                </c:pt>
                <c:pt idx="5442">
                  <c:v>FY.76/77 Shrawan 17</c:v>
                </c:pt>
                <c:pt idx="5443">
                  <c:v>FY.76/77 Shrawan 18</c:v>
                </c:pt>
                <c:pt idx="5444">
                  <c:v>FY.76/77 Shrawan 19</c:v>
                </c:pt>
                <c:pt idx="5445">
                  <c:v>FY.76/77 Shrawan 20</c:v>
                </c:pt>
                <c:pt idx="5446">
                  <c:v>FY.76/77 Shrawan 21</c:v>
                </c:pt>
                <c:pt idx="5447">
                  <c:v>FY.76/77 Shrawan 22</c:v>
                </c:pt>
                <c:pt idx="5448">
                  <c:v>FY.76/77 Shrawan 23</c:v>
                </c:pt>
                <c:pt idx="5449">
                  <c:v>FY.76/77 Shrawan 24</c:v>
                </c:pt>
                <c:pt idx="5450">
                  <c:v>FY.76/77 Shrawan 25</c:v>
                </c:pt>
                <c:pt idx="5451">
                  <c:v>FY.76/77 Shrawan 26</c:v>
                </c:pt>
                <c:pt idx="5452">
                  <c:v>FY.76/77 Shrawan 27</c:v>
                </c:pt>
                <c:pt idx="5453">
                  <c:v>FY.76/77 Shrawan 28</c:v>
                </c:pt>
                <c:pt idx="5454">
                  <c:v>FY.76/77 Shrawan 29</c:v>
                </c:pt>
                <c:pt idx="5455">
                  <c:v>FY.76/77 Shrawan 30</c:v>
                </c:pt>
                <c:pt idx="5456">
                  <c:v>FY.76/77 Shrawan 31</c:v>
                </c:pt>
                <c:pt idx="5457">
                  <c:v>FY.76/77 Shrawan 32</c:v>
                </c:pt>
                <c:pt idx="5458">
                  <c:v>FY.76/77 Bhadra 1</c:v>
                </c:pt>
                <c:pt idx="5459">
                  <c:v>FY.76/77 Bhadra 2</c:v>
                </c:pt>
                <c:pt idx="5460">
                  <c:v>FY.76/77 Bhadra 3</c:v>
                </c:pt>
                <c:pt idx="5461">
                  <c:v>FY.76/77 Bhadra 4</c:v>
                </c:pt>
                <c:pt idx="5462">
                  <c:v>FY.76/77 Bhadra 5</c:v>
                </c:pt>
                <c:pt idx="5463">
                  <c:v>FY.76/77 Bhadra 6</c:v>
                </c:pt>
                <c:pt idx="5464">
                  <c:v>FY.76/77 Bhadra 7</c:v>
                </c:pt>
                <c:pt idx="5465">
                  <c:v>FY.76/77 Bhadra 8</c:v>
                </c:pt>
                <c:pt idx="5466">
                  <c:v>FY.76/77 Bhadra 9</c:v>
                </c:pt>
                <c:pt idx="5467">
                  <c:v>FY.76/77 Bhadra 10</c:v>
                </c:pt>
                <c:pt idx="5468">
                  <c:v>FY.76/77 Bhadra 11</c:v>
                </c:pt>
                <c:pt idx="5469">
                  <c:v>FY.76/77 Bhadra 12</c:v>
                </c:pt>
                <c:pt idx="5470">
                  <c:v>FY.76/77 Bhadra 13</c:v>
                </c:pt>
                <c:pt idx="5471">
                  <c:v>FY.76/77 Bhadra 14</c:v>
                </c:pt>
                <c:pt idx="5472">
                  <c:v>FY.76/77 Bhadra 15</c:v>
                </c:pt>
                <c:pt idx="5473">
                  <c:v>FY.76/77 Bhadra 16</c:v>
                </c:pt>
                <c:pt idx="5474">
                  <c:v>FY.76/77 Bhadra 17</c:v>
                </c:pt>
                <c:pt idx="5475">
                  <c:v>FY.76/77 Bhadra 18</c:v>
                </c:pt>
                <c:pt idx="5476">
                  <c:v>FY.76/77 Bhadra 19</c:v>
                </c:pt>
                <c:pt idx="5477">
                  <c:v>FY.76/77 Bhadra 20</c:v>
                </c:pt>
                <c:pt idx="5478">
                  <c:v>FY.76/77 Bhadra 21</c:v>
                </c:pt>
                <c:pt idx="5479">
                  <c:v>FY.76/77 Bhadra 22</c:v>
                </c:pt>
                <c:pt idx="5480">
                  <c:v>FY.76/77 Bhadra 23</c:v>
                </c:pt>
                <c:pt idx="5481">
                  <c:v>FY.76/77 Bhadra 24</c:v>
                </c:pt>
                <c:pt idx="5482">
                  <c:v>FY.76/77 Bhadra 25</c:v>
                </c:pt>
                <c:pt idx="5483">
                  <c:v>FY.76/77 Bhadra 26</c:v>
                </c:pt>
                <c:pt idx="5484">
                  <c:v>FY.76/77 Bhadra 27</c:v>
                </c:pt>
                <c:pt idx="5485">
                  <c:v>FY.76/77 Bhadra 28</c:v>
                </c:pt>
                <c:pt idx="5486">
                  <c:v>FY.76/77 Bhadra 29</c:v>
                </c:pt>
                <c:pt idx="5487">
                  <c:v>FY.76/77 Bhadra 30</c:v>
                </c:pt>
                <c:pt idx="5488">
                  <c:v>FY.76/77 Bhadra 31</c:v>
                </c:pt>
                <c:pt idx="5489">
                  <c:v>FY.76/77 Bhadra 32</c:v>
                </c:pt>
                <c:pt idx="5490">
                  <c:v>FY.76/77 Ashwin 1</c:v>
                </c:pt>
                <c:pt idx="5491">
                  <c:v>FY.76/77 Ashwin 2</c:v>
                </c:pt>
                <c:pt idx="5492">
                  <c:v>FY.76/77 Ashwin 3</c:v>
                </c:pt>
                <c:pt idx="5493">
                  <c:v>FY.76/77 Ashwin 4</c:v>
                </c:pt>
                <c:pt idx="5494">
                  <c:v>FY.76/77 Ashwin 5</c:v>
                </c:pt>
                <c:pt idx="5495">
                  <c:v>FY.76/77 Ashwin 6</c:v>
                </c:pt>
                <c:pt idx="5496">
                  <c:v>FY.76/77 Ashwin 7</c:v>
                </c:pt>
                <c:pt idx="5497">
                  <c:v>FY.76/77 Ashwin 8</c:v>
                </c:pt>
                <c:pt idx="5498">
                  <c:v>FY.76/77 Ashwin 9</c:v>
                </c:pt>
                <c:pt idx="5499">
                  <c:v>FY.76/77 Ashwin 10</c:v>
                </c:pt>
                <c:pt idx="5500">
                  <c:v>FY.76/77 Ashwin 11</c:v>
                </c:pt>
                <c:pt idx="5501">
                  <c:v>FY.76/77 Ashwin 12</c:v>
                </c:pt>
                <c:pt idx="5502">
                  <c:v>FY.76/77 Ashwin 13</c:v>
                </c:pt>
                <c:pt idx="5503">
                  <c:v>FY.76/77 Ashwin 14</c:v>
                </c:pt>
                <c:pt idx="5504">
                  <c:v>FY.76/77 Ashwin 15</c:v>
                </c:pt>
                <c:pt idx="5505">
                  <c:v>FY.76/77 Ashwin 16</c:v>
                </c:pt>
                <c:pt idx="5506">
                  <c:v>FY.76/77 Ashwin 17</c:v>
                </c:pt>
                <c:pt idx="5507">
                  <c:v>FY.76/77 Ashwin 18</c:v>
                </c:pt>
                <c:pt idx="5508">
                  <c:v>FY.76/77 Ashwin 19</c:v>
                </c:pt>
                <c:pt idx="5509">
                  <c:v>FY.76/77 Ashwin 20</c:v>
                </c:pt>
                <c:pt idx="5510">
                  <c:v>FY.76/77 Ashwin 21</c:v>
                </c:pt>
                <c:pt idx="5511">
                  <c:v>FY.76/77 Ashwin 22</c:v>
                </c:pt>
                <c:pt idx="5512">
                  <c:v>FY.76/77 Ashwin 23</c:v>
                </c:pt>
                <c:pt idx="5513">
                  <c:v>FY.76/77 Ashwin 24</c:v>
                </c:pt>
                <c:pt idx="5514">
                  <c:v>FY.76/77 Ashwin 25</c:v>
                </c:pt>
                <c:pt idx="5515">
                  <c:v>FY.76/77 Ashwin 26</c:v>
                </c:pt>
                <c:pt idx="5516">
                  <c:v>FY.76/77 Ashwin 27</c:v>
                </c:pt>
                <c:pt idx="5517">
                  <c:v>FY.76/77 Ashwin 28</c:v>
                </c:pt>
                <c:pt idx="5518">
                  <c:v>FY.76/77 Ashwin 29</c:v>
                </c:pt>
                <c:pt idx="5519">
                  <c:v>FY.76/77 Ashwin 30</c:v>
                </c:pt>
                <c:pt idx="5520">
                  <c:v>FY.76/77 Ashwin 31</c:v>
                </c:pt>
                <c:pt idx="5521">
                  <c:v>FY.76/77 Ashwin 32</c:v>
                </c:pt>
                <c:pt idx="5522">
                  <c:v>FY.76/77 Kartik 1</c:v>
                </c:pt>
                <c:pt idx="5523">
                  <c:v>FY.76/77 Kartik 2</c:v>
                </c:pt>
                <c:pt idx="5524">
                  <c:v>FY.76/77 Kartik 3</c:v>
                </c:pt>
                <c:pt idx="5525">
                  <c:v>FY.76/77 Kartik 4</c:v>
                </c:pt>
                <c:pt idx="5526">
                  <c:v>FY.76/77 Kartik 5</c:v>
                </c:pt>
                <c:pt idx="5527">
                  <c:v>FY.76/77 Kartik 6</c:v>
                </c:pt>
                <c:pt idx="5528">
                  <c:v>FY.76/77 Kartik 7</c:v>
                </c:pt>
                <c:pt idx="5529">
                  <c:v>FY.76/77 Kartik 8</c:v>
                </c:pt>
                <c:pt idx="5530">
                  <c:v>FY.76/77 Kartik 9</c:v>
                </c:pt>
                <c:pt idx="5531">
                  <c:v>FY.76/77 Kartik 10</c:v>
                </c:pt>
                <c:pt idx="5532">
                  <c:v>FY.76/77 Kartik 11</c:v>
                </c:pt>
                <c:pt idx="5533">
                  <c:v>FY.76/77 Kartik 12</c:v>
                </c:pt>
                <c:pt idx="5534">
                  <c:v>FY.76/77 Kartik 13</c:v>
                </c:pt>
                <c:pt idx="5535">
                  <c:v>FY.76/77 Kartik 14</c:v>
                </c:pt>
                <c:pt idx="5536">
                  <c:v>FY.76/77 Kartik 15</c:v>
                </c:pt>
                <c:pt idx="5537">
                  <c:v>FY.76/77 Kartik 16</c:v>
                </c:pt>
                <c:pt idx="5538">
                  <c:v>FY.76/77 Kartik 17</c:v>
                </c:pt>
                <c:pt idx="5539">
                  <c:v>FY.76/77 Kartik 18</c:v>
                </c:pt>
                <c:pt idx="5540">
                  <c:v>FY.76/77 Kartik 19</c:v>
                </c:pt>
                <c:pt idx="5541">
                  <c:v>FY.76/77 Kartik 20</c:v>
                </c:pt>
                <c:pt idx="5542">
                  <c:v>FY.76/77 Kartik 21</c:v>
                </c:pt>
                <c:pt idx="5543">
                  <c:v>FY.76/77 Kartik 22</c:v>
                </c:pt>
                <c:pt idx="5544">
                  <c:v>FY.76/77 Kartik 23</c:v>
                </c:pt>
                <c:pt idx="5545">
                  <c:v>FY.76/77 Kartik 24</c:v>
                </c:pt>
                <c:pt idx="5546">
                  <c:v>FY.76/77 Kartik 25</c:v>
                </c:pt>
                <c:pt idx="5547">
                  <c:v>FY.76/77 Kartik 26</c:v>
                </c:pt>
                <c:pt idx="5548">
                  <c:v>FY.76/77 Kartik 27</c:v>
                </c:pt>
                <c:pt idx="5549">
                  <c:v>FY.76/77 Kartik 28</c:v>
                </c:pt>
                <c:pt idx="5550">
                  <c:v>FY.76/77 Kartik 29</c:v>
                </c:pt>
                <c:pt idx="5551">
                  <c:v>FY.76/77 Kartik 30</c:v>
                </c:pt>
                <c:pt idx="5552">
                  <c:v>FY.76/77 Kartik 31</c:v>
                </c:pt>
                <c:pt idx="5553">
                  <c:v>FY.76/77 Kartik 32</c:v>
                </c:pt>
                <c:pt idx="5554">
                  <c:v>FY.76/77 Mangsir 1</c:v>
                </c:pt>
                <c:pt idx="5555">
                  <c:v>FY.76/77 Mangsir 2</c:v>
                </c:pt>
                <c:pt idx="5556">
                  <c:v>FY.76/77 Mangsir 3</c:v>
                </c:pt>
                <c:pt idx="5557">
                  <c:v>FY.76/77 Mangsir 4</c:v>
                </c:pt>
                <c:pt idx="5558">
                  <c:v>FY.76/77 Mangsir 5</c:v>
                </c:pt>
                <c:pt idx="5559">
                  <c:v>FY.76/77 Mangsir 6</c:v>
                </c:pt>
                <c:pt idx="5560">
                  <c:v>FY.76/77 Mangsir 7</c:v>
                </c:pt>
                <c:pt idx="5561">
                  <c:v>FY.76/77 Mangsir 8</c:v>
                </c:pt>
                <c:pt idx="5562">
                  <c:v>FY.76/77 Mangsir 9</c:v>
                </c:pt>
                <c:pt idx="5563">
                  <c:v>FY.76/77 Mangsir 10</c:v>
                </c:pt>
                <c:pt idx="5564">
                  <c:v>FY.76/77 Mangsir 11</c:v>
                </c:pt>
                <c:pt idx="5565">
                  <c:v>FY.76/77 Mangsir 12</c:v>
                </c:pt>
                <c:pt idx="5566">
                  <c:v>FY.76/77 Mangsir 13</c:v>
                </c:pt>
                <c:pt idx="5567">
                  <c:v>FY.76/77 Mangsir 14</c:v>
                </c:pt>
                <c:pt idx="5568">
                  <c:v>FY.76/77 Mangsir 15</c:v>
                </c:pt>
                <c:pt idx="5569">
                  <c:v>FY.76/77 Mangsir 16</c:v>
                </c:pt>
                <c:pt idx="5570">
                  <c:v>FY.76/77 Mangsir 17</c:v>
                </c:pt>
                <c:pt idx="5571">
                  <c:v>FY.76/77 Mangsir 18</c:v>
                </c:pt>
                <c:pt idx="5572">
                  <c:v>FY.76/77 Mangsir 19</c:v>
                </c:pt>
                <c:pt idx="5573">
                  <c:v>FY.76/77 Mangsir 20</c:v>
                </c:pt>
                <c:pt idx="5574">
                  <c:v>FY.76/77 Mangsir 21</c:v>
                </c:pt>
                <c:pt idx="5575">
                  <c:v>FY.76/77 Mangsir 22</c:v>
                </c:pt>
                <c:pt idx="5576">
                  <c:v>FY.76/77 Mangsir 23</c:v>
                </c:pt>
                <c:pt idx="5577">
                  <c:v>FY.76/77 Mangsir 24</c:v>
                </c:pt>
                <c:pt idx="5578">
                  <c:v>FY.76/77 Mangsir 25</c:v>
                </c:pt>
                <c:pt idx="5579">
                  <c:v>FY.76/77 Mangsir 26</c:v>
                </c:pt>
                <c:pt idx="5580">
                  <c:v>FY.76/77 Mangsir 27</c:v>
                </c:pt>
                <c:pt idx="5581">
                  <c:v>FY.76/77 Mangsir 28</c:v>
                </c:pt>
                <c:pt idx="5582">
                  <c:v>FY.76/77 Mangsir 29</c:v>
                </c:pt>
                <c:pt idx="5583">
                  <c:v>FY.76/77 Mangsir 30</c:v>
                </c:pt>
                <c:pt idx="5584">
                  <c:v>FY.76/77 Mangsir 31</c:v>
                </c:pt>
                <c:pt idx="5585">
                  <c:v>FY.76/77 Mangsir 32</c:v>
                </c:pt>
                <c:pt idx="5586">
                  <c:v>FY.76/77 Poush 1</c:v>
                </c:pt>
                <c:pt idx="5587">
                  <c:v>FY.76/77 Poush 2</c:v>
                </c:pt>
                <c:pt idx="5588">
                  <c:v>FY.76/77 Poush 3</c:v>
                </c:pt>
                <c:pt idx="5589">
                  <c:v>FY.76/77 Poush 4</c:v>
                </c:pt>
                <c:pt idx="5590">
                  <c:v>FY.76/77 Poush 5</c:v>
                </c:pt>
                <c:pt idx="5591">
                  <c:v>FY.76/77 Poush 6</c:v>
                </c:pt>
                <c:pt idx="5592">
                  <c:v>FY.76/77 Poush 7</c:v>
                </c:pt>
                <c:pt idx="5593">
                  <c:v>FY.76/77 Poush 8</c:v>
                </c:pt>
                <c:pt idx="5594">
                  <c:v>FY.76/77 Poush 9</c:v>
                </c:pt>
                <c:pt idx="5595">
                  <c:v>FY.76/77 Poush 10</c:v>
                </c:pt>
                <c:pt idx="5596">
                  <c:v>FY.76/77 Poush 11</c:v>
                </c:pt>
                <c:pt idx="5597">
                  <c:v>FY.76/77 Poush 12</c:v>
                </c:pt>
                <c:pt idx="5598">
                  <c:v>FY.76/77 Poush 13</c:v>
                </c:pt>
                <c:pt idx="5599">
                  <c:v>FY.76/77 Poush 14</c:v>
                </c:pt>
                <c:pt idx="5600">
                  <c:v>FY.76/77 Poush 15</c:v>
                </c:pt>
                <c:pt idx="5601">
                  <c:v>FY.76/77 Poush 16</c:v>
                </c:pt>
                <c:pt idx="5602">
                  <c:v>FY.76/77 Poush 17</c:v>
                </c:pt>
                <c:pt idx="5603">
                  <c:v>FY.76/77 Poush 18</c:v>
                </c:pt>
                <c:pt idx="5604">
                  <c:v>FY.76/77 Poush 19</c:v>
                </c:pt>
                <c:pt idx="5605">
                  <c:v>FY.76/77 Poush 20</c:v>
                </c:pt>
                <c:pt idx="5606">
                  <c:v>FY.76/77 Poush 21</c:v>
                </c:pt>
                <c:pt idx="5607">
                  <c:v>FY.76/77 Poush 22</c:v>
                </c:pt>
                <c:pt idx="5608">
                  <c:v>FY.76/77 Poush 23</c:v>
                </c:pt>
                <c:pt idx="5609">
                  <c:v>FY.76/77 Poush 24</c:v>
                </c:pt>
                <c:pt idx="5610">
                  <c:v>FY.76/77 Poush 25</c:v>
                </c:pt>
                <c:pt idx="5611">
                  <c:v>FY.76/77 Poush 26</c:v>
                </c:pt>
                <c:pt idx="5612">
                  <c:v>FY.76/77 Poush 27</c:v>
                </c:pt>
                <c:pt idx="5613">
                  <c:v>FY.76/77 Poush 28</c:v>
                </c:pt>
                <c:pt idx="5614">
                  <c:v>FY.76/77 Poush 29</c:v>
                </c:pt>
                <c:pt idx="5615">
                  <c:v>FY.76/77 Poush 30</c:v>
                </c:pt>
                <c:pt idx="5616">
                  <c:v>FY.76/77 Poush 31</c:v>
                </c:pt>
                <c:pt idx="5617">
                  <c:v>FY.76/77 Poush 32</c:v>
                </c:pt>
                <c:pt idx="5618">
                  <c:v>FY.76/77 Magh 1</c:v>
                </c:pt>
                <c:pt idx="5619">
                  <c:v>FY.76/77 Magh 2</c:v>
                </c:pt>
                <c:pt idx="5620">
                  <c:v>FY.76/77 Magh 3</c:v>
                </c:pt>
                <c:pt idx="5621">
                  <c:v>FY.76/77 Magh 4</c:v>
                </c:pt>
                <c:pt idx="5622">
                  <c:v>FY.76/77 Magh 5</c:v>
                </c:pt>
                <c:pt idx="5623">
                  <c:v>FY.76/77 Magh 6</c:v>
                </c:pt>
                <c:pt idx="5624">
                  <c:v>FY.76/77 Magh 7</c:v>
                </c:pt>
                <c:pt idx="5625">
                  <c:v>FY.76/77 Magh 8</c:v>
                </c:pt>
                <c:pt idx="5626">
                  <c:v>FY.76/77 Magh 9</c:v>
                </c:pt>
                <c:pt idx="5627">
                  <c:v>FY.76/77 Magh 10</c:v>
                </c:pt>
                <c:pt idx="5628">
                  <c:v>FY.76/77 Magh 11</c:v>
                </c:pt>
                <c:pt idx="5629">
                  <c:v>FY.76/77 Magh 12</c:v>
                </c:pt>
                <c:pt idx="5630">
                  <c:v>FY.76/77 Magh 13</c:v>
                </c:pt>
                <c:pt idx="5631">
                  <c:v>FY.76/77 Magh 14</c:v>
                </c:pt>
                <c:pt idx="5632">
                  <c:v>FY.76/77 Magh 15</c:v>
                </c:pt>
                <c:pt idx="5633">
                  <c:v>FY.76/77 Magh 16</c:v>
                </c:pt>
                <c:pt idx="5634">
                  <c:v>FY.76/77 Magh 17</c:v>
                </c:pt>
                <c:pt idx="5635">
                  <c:v>FY.76/77 Magh 18</c:v>
                </c:pt>
                <c:pt idx="5636">
                  <c:v>FY.76/77 Magh 19</c:v>
                </c:pt>
                <c:pt idx="5637">
                  <c:v>FY.76/77 Magh 20</c:v>
                </c:pt>
                <c:pt idx="5638">
                  <c:v>FY.76/77 Magh 21</c:v>
                </c:pt>
                <c:pt idx="5639">
                  <c:v>FY.76/77 Magh 22</c:v>
                </c:pt>
                <c:pt idx="5640">
                  <c:v>FY.76/77 Magh 23</c:v>
                </c:pt>
                <c:pt idx="5641">
                  <c:v>FY.76/77 Magh 24</c:v>
                </c:pt>
                <c:pt idx="5642">
                  <c:v>FY.76/77 Magh 25</c:v>
                </c:pt>
                <c:pt idx="5643">
                  <c:v>FY.76/77 Magh 26</c:v>
                </c:pt>
                <c:pt idx="5644">
                  <c:v>FY.76/77 Magh 27</c:v>
                </c:pt>
                <c:pt idx="5645">
                  <c:v>FY.76/77 Magh 28</c:v>
                </c:pt>
                <c:pt idx="5646">
                  <c:v>FY.76/77 Magh 29</c:v>
                </c:pt>
                <c:pt idx="5647">
                  <c:v>FY.76/77 Magh 30</c:v>
                </c:pt>
                <c:pt idx="5648">
                  <c:v>FY.76/77 Magh 31</c:v>
                </c:pt>
                <c:pt idx="5649">
                  <c:v>FY.76/77 Magh 32</c:v>
                </c:pt>
                <c:pt idx="5650">
                  <c:v>FY.76/77 Falgun 1</c:v>
                </c:pt>
                <c:pt idx="5651">
                  <c:v>FY.76/77 Falgun 2</c:v>
                </c:pt>
                <c:pt idx="5652">
                  <c:v>FY.76/77 Falgun 3</c:v>
                </c:pt>
                <c:pt idx="5653">
                  <c:v>FY.76/77 Falgun 4</c:v>
                </c:pt>
                <c:pt idx="5654">
                  <c:v>FY.76/77 Falgun 5</c:v>
                </c:pt>
                <c:pt idx="5655">
                  <c:v>FY.76/77 Falgun 6</c:v>
                </c:pt>
                <c:pt idx="5656">
                  <c:v>FY.76/77 Falgun 7</c:v>
                </c:pt>
                <c:pt idx="5657">
                  <c:v>FY.76/77 Falgun 8</c:v>
                </c:pt>
                <c:pt idx="5658">
                  <c:v>FY.76/77 Falgun 9</c:v>
                </c:pt>
                <c:pt idx="5659">
                  <c:v>FY.76/77 Falgun 10</c:v>
                </c:pt>
                <c:pt idx="5660">
                  <c:v>FY.76/77 Falgun 11</c:v>
                </c:pt>
                <c:pt idx="5661">
                  <c:v>FY.76/77 Falgun 12</c:v>
                </c:pt>
                <c:pt idx="5662">
                  <c:v>FY.76/77 Falgun 13</c:v>
                </c:pt>
                <c:pt idx="5663">
                  <c:v>FY.76/77 Falgun 14</c:v>
                </c:pt>
                <c:pt idx="5664">
                  <c:v>FY.76/77 Falgun 15</c:v>
                </c:pt>
                <c:pt idx="5665">
                  <c:v>FY.76/77 Falgun 16</c:v>
                </c:pt>
                <c:pt idx="5666">
                  <c:v>FY.76/77 Falgun 17</c:v>
                </c:pt>
                <c:pt idx="5667">
                  <c:v>FY.76/77 Falgun 18</c:v>
                </c:pt>
                <c:pt idx="5668">
                  <c:v>FY.76/77 Falgun 19</c:v>
                </c:pt>
                <c:pt idx="5669">
                  <c:v>FY.76/77 Falgun 20</c:v>
                </c:pt>
                <c:pt idx="5670">
                  <c:v>FY.76/77 Falgun 21</c:v>
                </c:pt>
                <c:pt idx="5671">
                  <c:v>FY.76/77 Falgun 22</c:v>
                </c:pt>
                <c:pt idx="5672">
                  <c:v>FY.76/77 Falgun 23</c:v>
                </c:pt>
                <c:pt idx="5673">
                  <c:v>FY.76/77 Falgun 24</c:v>
                </c:pt>
                <c:pt idx="5674">
                  <c:v>FY.76/77 Falgun 25</c:v>
                </c:pt>
                <c:pt idx="5675">
                  <c:v>FY.76/77 Falgun 26</c:v>
                </c:pt>
                <c:pt idx="5676">
                  <c:v>FY.76/77 Falgun 27</c:v>
                </c:pt>
                <c:pt idx="5677">
                  <c:v>FY.76/77 Falgun 28</c:v>
                </c:pt>
                <c:pt idx="5678">
                  <c:v>FY.76/77 Falgun 29</c:v>
                </c:pt>
                <c:pt idx="5679">
                  <c:v>FY.76/77 Falgun 30</c:v>
                </c:pt>
                <c:pt idx="5680">
                  <c:v>FY.76/77 Falgun 31</c:v>
                </c:pt>
                <c:pt idx="5681">
                  <c:v>FY.76/77 Falgun 32</c:v>
                </c:pt>
                <c:pt idx="5682">
                  <c:v>FY.76/77 Chaitra 1</c:v>
                </c:pt>
                <c:pt idx="5683">
                  <c:v>FY.76/77 Chaitra 2</c:v>
                </c:pt>
                <c:pt idx="5684">
                  <c:v>FY.76/77 Chaitra 3</c:v>
                </c:pt>
                <c:pt idx="5685">
                  <c:v>FY.76/77 Chaitra 4</c:v>
                </c:pt>
                <c:pt idx="5686">
                  <c:v>FY.76/77 Chaitra 5</c:v>
                </c:pt>
                <c:pt idx="5687">
                  <c:v>FY.76/77 Chaitra 6</c:v>
                </c:pt>
                <c:pt idx="5688">
                  <c:v>FY.76/77 Chaitra 7</c:v>
                </c:pt>
                <c:pt idx="5689">
                  <c:v>FY.76/77 Chaitra 8</c:v>
                </c:pt>
                <c:pt idx="5690">
                  <c:v>FY.76/77 Chaitra 9</c:v>
                </c:pt>
                <c:pt idx="5691">
                  <c:v>FY.76/77 Chaitra 10</c:v>
                </c:pt>
                <c:pt idx="5692">
                  <c:v>FY.76/77 Chaitra 11</c:v>
                </c:pt>
                <c:pt idx="5693">
                  <c:v>FY.76/77 Chaitra 12</c:v>
                </c:pt>
                <c:pt idx="5694">
                  <c:v>FY.76/77 Chaitra 13</c:v>
                </c:pt>
                <c:pt idx="5695">
                  <c:v>FY.76/77 Chaitra 14</c:v>
                </c:pt>
                <c:pt idx="5696">
                  <c:v>FY.76/77 Chaitra 15</c:v>
                </c:pt>
                <c:pt idx="5697">
                  <c:v>FY.76/77 Chaitra 16</c:v>
                </c:pt>
                <c:pt idx="5698">
                  <c:v>FY.76/77 Chaitra 17</c:v>
                </c:pt>
                <c:pt idx="5699">
                  <c:v>FY.76/77 Chaitra 18</c:v>
                </c:pt>
                <c:pt idx="5700">
                  <c:v>FY.76/77 Chaitra 19</c:v>
                </c:pt>
                <c:pt idx="5701">
                  <c:v>FY.76/77 Chaitra 20</c:v>
                </c:pt>
                <c:pt idx="5702">
                  <c:v>FY.76/77 Chaitra 21</c:v>
                </c:pt>
                <c:pt idx="5703">
                  <c:v>FY.76/77 Chaitra 22</c:v>
                </c:pt>
                <c:pt idx="5704">
                  <c:v>FY.76/77 Chaitra 23</c:v>
                </c:pt>
                <c:pt idx="5705">
                  <c:v>FY.76/77 Chaitra 24</c:v>
                </c:pt>
                <c:pt idx="5706">
                  <c:v>FY.76/77 Chaitra 25</c:v>
                </c:pt>
                <c:pt idx="5707">
                  <c:v>FY.76/77 Chaitra 26</c:v>
                </c:pt>
                <c:pt idx="5708">
                  <c:v>FY.76/77 Chaitra 27</c:v>
                </c:pt>
                <c:pt idx="5709">
                  <c:v>FY.76/77 Chaitra 28</c:v>
                </c:pt>
                <c:pt idx="5710">
                  <c:v>FY.76/77 Chaitra 29</c:v>
                </c:pt>
                <c:pt idx="5711">
                  <c:v>FY.76/77 Chaitra 30</c:v>
                </c:pt>
                <c:pt idx="5712">
                  <c:v>FY.76/77 Chaitra 31</c:v>
                </c:pt>
                <c:pt idx="5713">
                  <c:v>FY.76/77 Chaitra 32</c:v>
                </c:pt>
                <c:pt idx="5714">
                  <c:v>FY.76/77 Baishakh 1</c:v>
                </c:pt>
                <c:pt idx="5715">
                  <c:v>FY.76/77 Baishakh 2</c:v>
                </c:pt>
                <c:pt idx="5716">
                  <c:v>FY.76/77 Baishakh 3</c:v>
                </c:pt>
                <c:pt idx="5717">
                  <c:v>FY.76/77 Baishakh 4</c:v>
                </c:pt>
                <c:pt idx="5718">
                  <c:v>FY.76/77 Baishakh 5</c:v>
                </c:pt>
                <c:pt idx="5719">
                  <c:v>FY.76/77 Baishakh 6</c:v>
                </c:pt>
                <c:pt idx="5720">
                  <c:v>FY.76/77 Baishakh 7</c:v>
                </c:pt>
                <c:pt idx="5721">
                  <c:v>FY.76/77 Baishakh 8</c:v>
                </c:pt>
                <c:pt idx="5722">
                  <c:v>FY.76/77 Baishakh 9</c:v>
                </c:pt>
                <c:pt idx="5723">
                  <c:v>FY.76/77 Baishakh 10</c:v>
                </c:pt>
                <c:pt idx="5724">
                  <c:v>FY.76/77 Baishakh 11</c:v>
                </c:pt>
                <c:pt idx="5725">
                  <c:v>FY.76/77 Baishakh 12</c:v>
                </c:pt>
                <c:pt idx="5726">
                  <c:v>FY.76/77 Baishakh 13</c:v>
                </c:pt>
                <c:pt idx="5727">
                  <c:v>FY.76/77 Baishakh 14</c:v>
                </c:pt>
                <c:pt idx="5728">
                  <c:v>FY.76/77 Baishakh 15</c:v>
                </c:pt>
                <c:pt idx="5729">
                  <c:v>FY.76/77 Baishakh 16</c:v>
                </c:pt>
                <c:pt idx="5730">
                  <c:v>FY.76/77 Baishakh 17</c:v>
                </c:pt>
                <c:pt idx="5731">
                  <c:v>FY.76/77 Baishakh 18</c:v>
                </c:pt>
                <c:pt idx="5732">
                  <c:v>FY.76/77 Baishakh 19</c:v>
                </c:pt>
                <c:pt idx="5733">
                  <c:v>FY.76/77 Baishakh 20</c:v>
                </c:pt>
                <c:pt idx="5734">
                  <c:v>FY.76/77 Baishakh 21</c:v>
                </c:pt>
                <c:pt idx="5735">
                  <c:v>FY.76/77 Baishakh 22</c:v>
                </c:pt>
                <c:pt idx="5736">
                  <c:v>FY.76/77 Baishakh 23</c:v>
                </c:pt>
                <c:pt idx="5737">
                  <c:v>FY.76/77 Baishakh 24</c:v>
                </c:pt>
                <c:pt idx="5738">
                  <c:v>FY.76/77 Baishakh 25</c:v>
                </c:pt>
                <c:pt idx="5739">
                  <c:v>FY.76/77 Baishakh 26</c:v>
                </c:pt>
                <c:pt idx="5740">
                  <c:v>FY.76/77 Baishakh 27</c:v>
                </c:pt>
                <c:pt idx="5741">
                  <c:v>FY.76/77 Baishakh 28</c:v>
                </c:pt>
                <c:pt idx="5742">
                  <c:v>FY.76/77 Baishakh 29</c:v>
                </c:pt>
                <c:pt idx="5743">
                  <c:v>FY.76/77 Baishakh 30</c:v>
                </c:pt>
                <c:pt idx="5744">
                  <c:v>FY.76/77 Baishakh 31</c:v>
                </c:pt>
                <c:pt idx="5745">
                  <c:v>FY.76/77 Baishakh 32</c:v>
                </c:pt>
                <c:pt idx="5746">
                  <c:v>FY.76/77 Jestha  1</c:v>
                </c:pt>
                <c:pt idx="5747">
                  <c:v>FY.76/77 Jestha  2</c:v>
                </c:pt>
                <c:pt idx="5748">
                  <c:v>FY.76/77 Jestha  3</c:v>
                </c:pt>
                <c:pt idx="5749">
                  <c:v>FY.76/77 Jestha  4</c:v>
                </c:pt>
                <c:pt idx="5750">
                  <c:v>FY.76/77 Jestha  5</c:v>
                </c:pt>
                <c:pt idx="5751">
                  <c:v>FY.76/77 Jestha  6</c:v>
                </c:pt>
                <c:pt idx="5752">
                  <c:v>FY.76/77 Jestha  7</c:v>
                </c:pt>
                <c:pt idx="5753">
                  <c:v>FY.76/77 Jestha  8</c:v>
                </c:pt>
                <c:pt idx="5754">
                  <c:v>FY.76/77 Jestha  9</c:v>
                </c:pt>
                <c:pt idx="5755">
                  <c:v>FY.76/77 Jestha  10</c:v>
                </c:pt>
                <c:pt idx="5756">
                  <c:v>FY.76/77 Jestha  11</c:v>
                </c:pt>
                <c:pt idx="5757">
                  <c:v>FY.76/77 Jestha  12</c:v>
                </c:pt>
                <c:pt idx="5758">
                  <c:v>FY.76/77 Jestha  13</c:v>
                </c:pt>
                <c:pt idx="5759">
                  <c:v>FY.76/77 Jestha  14</c:v>
                </c:pt>
                <c:pt idx="5760">
                  <c:v>FY.76/77 Jestha  15</c:v>
                </c:pt>
                <c:pt idx="5761">
                  <c:v>FY.76/77 Jestha  16</c:v>
                </c:pt>
                <c:pt idx="5762">
                  <c:v>FY.76/77 Jestha  17</c:v>
                </c:pt>
                <c:pt idx="5763">
                  <c:v>FY.76/77 Jestha  18</c:v>
                </c:pt>
                <c:pt idx="5764">
                  <c:v>FY.76/77 Jestha  19</c:v>
                </c:pt>
                <c:pt idx="5765">
                  <c:v>FY.76/77 Jestha  20</c:v>
                </c:pt>
                <c:pt idx="5766">
                  <c:v>FY.76/77 Jestha  21</c:v>
                </c:pt>
                <c:pt idx="5767">
                  <c:v>FY.76/77 Jestha  22</c:v>
                </c:pt>
                <c:pt idx="5768">
                  <c:v>FY.76/77 Jestha  23</c:v>
                </c:pt>
                <c:pt idx="5769">
                  <c:v>FY.76/77 Jestha  24</c:v>
                </c:pt>
                <c:pt idx="5770">
                  <c:v>FY.76/77 Jestha  25</c:v>
                </c:pt>
                <c:pt idx="5771">
                  <c:v>FY.76/77 Jestha  26</c:v>
                </c:pt>
                <c:pt idx="5772">
                  <c:v>FY.76/77 Jestha  27</c:v>
                </c:pt>
                <c:pt idx="5773">
                  <c:v>FY.76/77 Jestha  28</c:v>
                </c:pt>
                <c:pt idx="5774">
                  <c:v>FY.76/77 Jestha  29</c:v>
                </c:pt>
                <c:pt idx="5775">
                  <c:v>FY.76/77 Jestha  30</c:v>
                </c:pt>
                <c:pt idx="5776">
                  <c:v>FY.76/77 Jestha  31</c:v>
                </c:pt>
                <c:pt idx="5777">
                  <c:v>FY.76/77 Jestha  32</c:v>
                </c:pt>
                <c:pt idx="5778">
                  <c:v>FY.76/77 Ashadh 1</c:v>
                </c:pt>
                <c:pt idx="5779">
                  <c:v>FY.76/77 Ashadh 2</c:v>
                </c:pt>
                <c:pt idx="5780">
                  <c:v>FY.76/77 Ashadh 3</c:v>
                </c:pt>
                <c:pt idx="5781">
                  <c:v>FY.76/77 Ashadh 4</c:v>
                </c:pt>
                <c:pt idx="5782">
                  <c:v>FY.76/77 Ashadh 5</c:v>
                </c:pt>
                <c:pt idx="5783">
                  <c:v>FY.76/77 Ashadh 6</c:v>
                </c:pt>
                <c:pt idx="5784">
                  <c:v>FY.76/77 Ashadh 7</c:v>
                </c:pt>
                <c:pt idx="5785">
                  <c:v>FY.76/77 Ashadh 8</c:v>
                </c:pt>
                <c:pt idx="5786">
                  <c:v>FY.76/77 Ashadh 9</c:v>
                </c:pt>
                <c:pt idx="5787">
                  <c:v>FY.76/77 Ashadh 10</c:v>
                </c:pt>
                <c:pt idx="5788">
                  <c:v>FY.76/77 Ashadh 11</c:v>
                </c:pt>
                <c:pt idx="5789">
                  <c:v>FY.76/77 Ashadh 12</c:v>
                </c:pt>
                <c:pt idx="5790">
                  <c:v>FY.76/77 Ashadh 13</c:v>
                </c:pt>
                <c:pt idx="5791">
                  <c:v>FY.76/77 Ashadh 14</c:v>
                </c:pt>
                <c:pt idx="5792">
                  <c:v>FY.76/77 Ashadh 15</c:v>
                </c:pt>
                <c:pt idx="5793">
                  <c:v>FY.76/77 Ashadh 16</c:v>
                </c:pt>
                <c:pt idx="5794">
                  <c:v>FY.76/77 Ashadh 17</c:v>
                </c:pt>
                <c:pt idx="5795">
                  <c:v>FY.76/77 Ashadh 18</c:v>
                </c:pt>
                <c:pt idx="5796">
                  <c:v>FY.76/77 Ashadh 19</c:v>
                </c:pt>
                <c:pt idx="5797">
                  <c:v>FY.76/77 Ashadh 20</c:v>
                </c:pt>
                <c:pt idx="5798">
                  <c:v>FY.76/77 Ashadh 21</c:v>
                </c:pt>
                <c:pt idx="5799">
                  <c:v>FY.76/77 Ashadh 22</c:v>
                </c:pt>
                <c:pt idx="5800">
                  <c:v>FY.76/77 Ashadh 23</c:v>
                </c:pt>
                <c:pt idx="5801">
                  <c:v>FY.76/77 Ashadh 24</c:v>
                </c:pt>
                <c:pt idx="5802">
                  <c:v>FY.76/77 Ashadh 25</c:v>
                </c:pt>
                <c:pt idx="5803">
                  <c:v>FY.76/77 Ashadh 26</c:v>
                </c:pt>
                <c:pt idx="5804">
                  <c:v>FY.76/77 Ashadh 27</c:v>
                </c:pt>
                <c:pt idx="5805">
                  <c:v>FY.76/77 Ashadh 28</c:v>
                </c:pt>
                <c:pt idx="5806">
                  <c:v>FY.76/77 Ashadh 29</c:v>
                </c:pt>
                <c:pt idx="5807">
                  <c:v>FY.76/77 Ashadh 30</c:v>
                </c:pt>
                <c:pt idx="5808">
                  <c:v>FY.76/77 Ashadh 31</c:v>
                </c:pt>
                <c:pt idx="5809">
                  <c:v>FY.76/77 Ashadh 32</c:v>
                </c:pt>
                <c:pt idx="5810">
                  <c:v>FY.77/78 Shrawan 1</c:v>
                </c:pt>
                <c:pt idx="5811">
                  <c:v>FY.77/78 Shrawan 2</c:v>
                </c:pt>
                <c:pt idx="5812">
                  <c:v>FY.77/78 Shrawan 3</c:v>
                </c:pt>
                <c:pt idx="5813">
                  <c:v>FY.77/78 Shrawan 4</c:v>
                </c:pt>
                <c:pt idx="5814">
                  <c:v>FY.77/78 Shrawan 5</c:v>
                </c:pt>
                <c:pt idx="5815">
                  <c:v>FY.77/78 Shrawan 6</c:v>
                </c:pt>
                <c:pt idx="5816">
                  <c:v>FY.77/78 Shrawan 7</c:v>
                </c:pt>
                <c:pt idx="5817">
                  <c:v>FY.77/78 Shrawan 8</c:v>
                </c:pt>
                <c:pt idx="5818">
                  <c:v>FY.77/78 Shrawan 9</c:v>
                </c:pt>
                <c:pt idx="5819">
                  <c:v>FY.77/78 Shrawan 10</c:v>
                </c:pt>
                <c:pt idx="5820">
                  <c:v>FY.77/78 Shrawan 11</c:v>
                </c:pt>
                <c:pt idx="5821">
                  <c:v>FY.77/78 Shrawan 12</c:v>
                </c:pt>
                <c:pt idx="5822">
                  <c:v>FY.77/78 Shrawan 13</c:v>
                </c:pt>
                <c:pt idx="5823">
                  <c:v>FY.77/78 Shrawan 14</c:v>
                </c:pt>
                <c:pt idx="5824">
                  <c:v>FY.77/78 Shrawan 15</c:v>
                </c:pt>
                <c:pt idx="5825">
                  <c:v>FY.77/78 Shrawan 16</c:v>
                </c:pt>
                <c:pt idx="5826">
                  <c:v>FY.77/78 Shrawan 17</c:v>
                </c:pt>
                <c:pt idx="5827">
                  <c:v>FY.77/78 Shrawan 18</c:v>
                </c:pt>
                <c:pt idx="5828">
                  <c:v>FY.77/78 Shrawan 19</c:v>
                </c:pt>
                <c:pt idx="5829">
                  <c:v>FY.77/78 Shrawan 20</c:v>
                </c:pt>
                <c:pt idx="5830">
                  <c:v>FY.77/78 Shrawan 21</c:v>
                </c:pt>
                <c:pt idx="5831">
                  <c:v>FY.77/78 Shrawan 22</c:v>
                </c:pt>
                <c:pt idx="5832">
                  <c:v>FY.77/78 Shrawan 23</c:v>
                </c:pt>
                <c:pt idx="5833">
                  <c:v>FY.77/78 Shrawan 24</c:v>
                </c:pt>
                <c:pt idx="5834">
                  <c:v>FY.77/78 Shrawan 25</c:v>
                </c:pt>
                <c:pt idx="5835">
                  <c:v>FY.77/78 Shrawan 26</c:v>
                </c:pt>
                <c:pt idx="5836">
                  <c:v>FY.77/78 Shrawan 27</c:v>
                </c:pt>
                <c:pt idx="5837">
                  <c:v>FY.77/78 Shrawan 28</c:v>
                </c:pt>
                <c:pt idx="5838">
                  <c:v>FY.77/78 Shrawan 29</c:v>
                </c:pt>
                <c:pt idx="5839">
                  <c:v>FY.77/78 Shrawan 30</c:v>
                </c:pt>
                <c:pt idx="5840">
                  <c:v>FY.77/78 Shrawan 31</c:v>
                </c:pt>
                <c:pt idx="5841">
                  <c:v>FY.77/78 Shrawan 32</c:v>
                </c:pt>
                <c:pt idx="5842">
                  <c:v>FY.77/78 Bhadra 1</c:v>
                </c:pt>
                <c:pt idx="5843">
                  <c:v>FY.77/78 Bhadra 2</c:v>
                </c:pt>
                <c:pt idx="5844">
                  <c:v>FY.77/78 Bhadra 3</c:v>
                </c:pt>
                <c:pt idx="5845">
                  <c:v>FY.77/78 Bhadra 4</c:v>
                </c:pt>
                <c:pt idx="5846">
                  <c:v>FY.77/78 Bhadra 5</c:v>
                </c:pt>
                <c:pt idx="5847">
                  <c:v>FY.77/78 Bhadra 6</c:v>
                </c:pt>
                <c:pt idx="5848">
                  <c:v>FY.77/78 Bhadra 7</c:v>
                </c:pt>
                <c:pt idx="5849">
                  <c:v>FY.77/78 Bhadra 8</c:v>
                </c:pt>
                <c:pt idx="5850">
                  <c:v>FY.77/78 Bhadra 9</c:v>
                </c:pt>
                <c:pt idx="5851">
                  <c:v>FY.77/78 Bhadra 10</c:v>
                </c:pt>
                <c:pt idx="5852">
                  <c:v>FY.77/78 Bhadra 11</c:v>
                </c:pt>
                <c:pt idx="5853">
                  <c:v>FY.77/78 Bhadra 12</c:v>
                </c:pt>
                <c:pt idx="5854">
                  <c:v>FY.77/78 Bhadra 13</c:v>
                </c:pt>
                <c:pt idx="5855">
                  <c:v>FY.77/78 Bhadra 14</c:v>
                </c:pt>
                <c:pt idx="5856">
                  <c:v>FY.77/78 Bhadra 15</c:v>
                </c:pt>
                <c:pt idx="5857">
                  <c:v>FY.77/78 Bhadra 16</c:v>
                </c:pt>
                <c:pt idx="5858">
                  <c:v>FY.77/78 Bhadra 17</c:v>
                </c:pt>
                <c:pt idx="5859">
                  <c:v>FY.77/78 Bhadra 18</c:v>
                </c:pt>
                <c:pt idx="5860">
                  <c:v>FY.77/78 Bhadra 19</c:v>
                </c:pt>
                <c:pt idx="5861">
                  <c:v>FY.77/78 Bhadra 20</c:v>
                </c:pt>
                <c:pt idx="5862">
                  <c:v>FY.77/78 Bhadra 21</c:v>
                </c:pt>
                <c:pt idx="5863">
                  <c:v>FY.77/78 Bhadra 22</c:v>
                </c:pt>
                <c:pt idx="5864">
                  <c:v>FY.77/78 Bhadra 23</c:v>
                </c:pt>
                <c:pt idx="5865">
                  <c:v>FY.77/78 Bhadra 24</c:v>
                </c:pt>
                <c:pt idx="5866">
                  <c:v>FY.77/78 Bhadra 25</c:v>
                </c:pt>
                <c:pt idx="5867">
                  <c:v>FY.77/78 Bhadra 26</c:v>
                </c:pt>
                <c:pt idx="5868">
                  <c:v>FY.77/78 Bhadra 27</c:v>
                </c:pt>
                <c:pt idx="5869">
                  <c:v>FY.77/78 Bhadra 28</c:v>
                </c:pt>
                <c:pt idx="5870">
                  <c:v>FY.77/78 Bhadra 29</c:v>
                </c:pt>
                <c:pt idx="5871">
                  <c:v>FY.77/78 Bhadra 30</c:v>
                </c:pt>
                <c:pt idx="5872">
                  <c:v>FY.77/78 Bhadra 31</c:v>
                </c:pt>
                <c:pt idx="5873">
                  <c:v>FY.77/78 Bhadra 32</c:v>
                </c:pt>
                <c:pt idx="5874">
                  <c:v>FY.77/78 Ashwin 1</c:v>
                </c:pt>
                <c:pt idx="5875">
                  <c:v>FY.77/78 Ashwin 2</c:v>
                </c:pt>
                <c:pt idx="5876">
                  <c:v>FY.77/78 Ashwin 3</c:v>
                </c:pt>
                <c:pt idx="5877">
                  <c:v>FY.77/78 Ashwin 4</c:v>
                </c:pt>
                <c:pt idx="5878">
                  <c:v>FY.77/78 Ashwin 5</c:v>
                </c:pt>
                <c:pt idx="5879">
                  <c:v>FY.77/78 Ashwin 6</c:v>
                </c:pt>
                <c:pt idx="5880">
                  <c:v>FY.77/78 Ashwin 7</c:v>
                </c:pt>
                <c:pt idx="5881">
                  <c:v>FY.77/78 Ashwin 8</c:v>
                </c:pt>
                <c:pt idx="5882">
                  <c:v>FY.77/78 Ashwin 9</c:v>
                </c:pt>
                <c:pt idx="5883">
                  <c:v>FY.77/78 Ashwin 10</c:v>
                </c:pt>
                <c:pt idx="5884">
                  <c:v>FY.77/78 Ashwin 11</c:v>
                </c:pt>
                <c:pt idx="5885">
                  <c:v>FY.77/78 Ashwin 12</c:v>
                </c:pt>
                <c:pt idx="5886">
                  <c:v>FY.77/78 Ashwin 13</c:v>
                </c:pt>
                <c:pt idx="5887">
                  <c:v>FY.77/78 Ashwin 14</c:v>
                </c:pt>
                <c:pt idx="5888">
                  <c:v>FY.77/78 Ashwin 15</c:v>
                </c:pt>
                <c:pt idx="5889">
                  <c:v>FY.77/78 Ashwin 16</c:v>
                </c:pt>
                <c:pt idx="5890">
                  <c:v>FY.77/78 Ashwin 17</c:v>
                </c:pt>
                <c:pt idx="5891">
                  <c:v>FY.77/78 Ashwin 18</c:v>
                </c:pt>
                <c:pt idx="5892">
                  <c:v>FY.77/78 Ashwin 19</c:v>
                </c:pt>
                <c:pt idx="5893">
                  <c:v>FY.77/78 Ashwin 20</c:v>
                </c:pt>
                <c:pt idx="5894">
                  <c:v>FY.77/78 Ashwin 21</c:v>
                </c:pt>
                <c:pt idx="5895">
                  <c:v>FY.77/78 Ashwin 22</c:v>
                </c:pt>
                <c:pt idx="5896">
                  <c:v>FY.77/78 Ashwin 23</c:v>
                </c:pt>
                <c:pt idx="5897">
                  <c:v>FY.77/78 Ashwin 24</c:v>
                </c:pt>
                <c:pt idx="5898">
                  <c:v>FY.77/78 Ashwin 25</c:v>
                </c:pt>
                <c:pt idx="5899">
                  <c:v>FY.77/78 Ashwin 26</c:v>
                </c:pt>
                <c:pt idx="5900">
                  <c:v>FY.77/78 Ashwin 27</c:v>
                </c:pt>
                <c:pt idx="5901">
                  <c:v>FY.77/78 Ashwin 28</c:v>
                </c:pt>
                <c:pt idx="5902">
                  <c:v>FY.77/78 Ashwin 29</c:v>
                </c:pt>
                <c:pt idx="5903">
                  <c:v>FY.77/78 Ashwin 30</c:v>
                </c:pt>
                <c:pt idx="5904">
                  <c:v>FY.77/78 Ashwin 31</c:v>
                </c:pt>
                <c:pt idx="5905">
                  <c:v>FY.77/78 Ashwin 32</c:v>
                </c:pt>
                <c:pt idx="5906">
                  <c:v>FY.77/78 Kartik 1</c:v>
                </c:pt>
                <c:pt idx="5907">
                  <c:v>FY.77/78 Kartik 2</c:v>
                </c:pt>
                <c:pt idx="5908">
                  <c:v>FY.77/78 Kartik 3</c:v>
                </c:pt>
                <c:pt idx="5909">
                  <c:v>FY.77/78 Kartik 4</c:v>
                </c:pt>
                <c:pt idx="5910">
                  <c:v>FY.77/78 Kartik 5</c:v>
                </c:pt>
                <c:pt idx="5911">
                  <c:v>FY.77/78 Kartik 6</c:v>
                </c:pt>
                <c:pt idx="5912">
                  <c:v>FY.77/78 Kartik 7</c:v>
                </c:pt>
                <c:pt idx="5913">
                  <c:v>FY.77/78 Kartik 8</c:v>
                </c:pt>
                <c:pt idx="5914">
                  <c:v>FY.77/78 Kartik 9</c:v>
                </c:pt>
                <c:pt idx="5915">
                  <c:v>FY.77/78 Kartik 10</c:v>
                </c:pt>
                <c:pt idx="5916">
                  <c:v>FY.77/78 Kartik 11</c:v>
                </c:pt>
                <c:pt idx="5917">
                  <c:v>FY.77/78 Kartik 12</c:v>
                </c:pt>
                <c:pt idx="5918">
                  <c:v>FY.77/78 Kartik 13</c:v>
                </c:pt>
                <c:pt idx="5919">
                  <c:v>FY.77/78 Kartik 14</c:v>
                </c:pt>
                <c:pt idx="5920">
                  <c:v>FY.77/78 Kartik 15</c:v>
                </c:pt>
                <c:pt idx="5921">
                  <c:v>FY.77/78 Kartik 16</c:v>
                </c:pt>
                <c:pt idx="5922">
                  <c:v>FY.77/78 Kartik 17</c:v>
                </c:pt>
                <c:pt idx="5923">
                  <c:v>FY.77/78 Kartik 18</c:v>
                </c:pt>
                <c:pt idx="5924">
                  <c:v>FY.77/78 Kartik 19</c:v>
                </c:pt>
                <c:pt idx="5925">
                  <c:v>FY.77/78 Kartik 20</c:v>
                </c:pt>
                <c:pt idx="5926">
                  <c:v>FY.77/78 Kartik 21</c:v>
                </c:pt>
                <c:pt idx="5927">
                  <c:v>FY.77/78 Kartik 22</c:v>
                </c:pt>
                <c:pt idx="5928">
                  <c:v>FY.77/78 Kartik 23</c:v>
                </c:pt>
                <c:pt idx="5929">
                  <c:v>FY.77/78 Kartik 24</c:v>
                </c:pt>
                <c:pt idx="5930">
                  <c:v>FY.77/78 Kartik 25</c:v>
                </c:pt>
                <c:pt idx="5931">
                  <c:v>FY.77/78 Kartik 26</c:v>
                </c:pt>
                <c:pt idx="5932">
                  <c:v>FY.77/78 Kartik 27</c:v>
                </c:pt>
                <c:pt idx="5933">
                  <c:v>FY.77/78 Kartik 28</c:v>
                </c:pt>
                <c:pt idx="5934">
                  <c:v>FY.77/78 Kartik 29</c:v>
                </c:pt>
                <c:pt idx="5935">
                  <c:v>FY.77/78 Kartik 30</c:v>
                </c:pt>
                <c:pt idx="5936">
                  <c:v>FY.77/78 Kartik 31</c:v>
                </c:pt>
                <c:pt idx="5937">
                  <c:v>FY.77/78 Kartik 32</c:v>
                </c:pt>
                <c:pt idx="5938">
                  <c:v>FY.77/78 Mangsir 1</c:v>
                </c:pt>
                <c:pt idx="5939">
                  <c:v>FY.77/78 Mangsir 2</c:v>
                </c:pt>
                <c:pt idx="5940">
                  <c:v>FY.77/78 Mangsir 3</c:v>
                </c:pt>
                <c:pt idx="5941">
                  <c:v>FY.77/78 Mangsir 4</c:v>
                </c:pt>
                <c:pt idx="5942">
                  <c:v>FY.77/78 Mangsir 5</c:v>
                </c:pt>
                <c:pt idx="5943">
                  <c:v>FY.77/78 Mangsir 6</c:v>
                </c:pt>
                <c:pt idx="5944">
                  <c:v>FY.77/78 Mangsir 7</c:v>
                </c:pt>
                <c:pt idx="5945">
                  <c:v>FY.77/78 Mangsir 8</c:v>
                </c:pt>
                <c:pt idx="5946">
                  <c:v>FY.77/78 Mangsir 9</c:v>
                </c:pt>
                <c:pt idx="5947">
                  <c:v>FY.77/78 Mangsir 10</c:v>
                </c:pt>
                <c:pt idx="5948">
                  <c:v>FY.77/78 Mangsir 11</c:v>
                </c:pt>
                <c:pt idx="5949">
                  <c:v>FY.77/78 Mangsir 12</c:v>
                </c:pt>
                <c:pt idx="5950">
                  <c:v>FY.77/78 Mangsir 13</c:v>
                </c:pt>
                <c:pt idx="5951">
                  <c:v>FY.77/78 Mangsir 14</c:v>
                </c:pt>
                <c:pt idx="5952">
                  <c:v>FY.77/78 Mangsir 15</c:v>
                </c:pt>
                <c:pt idx="5953">
                  <c:v>FY.77/78 Mangsir 16</c:v>
                </c:pt>
                <c:pt idx="5954">
                  <c:v>FY.77/78 Mangsir 17</c:v>
                </c:pt>
                <c:pt idx="5955">
                  <c:v>FY.77/78 Mangsir 18</c:v>
                </c:pt>
                <c:pt idx="5956">
                  <c:v>FY.77/78 Mangsir 19</c:v>
                </c:pt>
                <c:pt idx="5957">
                  <c:v>FY.77/78 Mangsir 20</c:v>
                </c:pt>
                <c:pt idx="5958">
                  <c:v>FY.77/78 Mangsir 21</c:v>
                </c:pt>
                <c:pt idx="5959">
                  <c:v>FY.77/78 Mangsir 22</c:v>
                </c:pt>
                <c:pt idx="5960">
                  <c:v>FY.77/78 Mangsir 23</c:v>
                </c:pt>
                <c:pt idx="5961">
                  <c:v>FY.77/78 Mangsir 24</c:v>
                </c:pt>
                <c:pt idx="5962">
                  <c:v>FY.77/78 Mangsir 25</c:v>
                </c:pt>
                <c:pt idx="5963">
                  <c:v>FY.77/78 Mangsir 26</c:v>
                </c:pt>
                <c:pt idx="5964">
                  <c:v>FY.77/78 Mangsir 27</c:v>
                </c:pt>
                <c:pt idx="5965">
                  <c:v>FY.77/78 Mangsir 28</c:v>
                </c:pt>
                <c:pt idx="5966">
                  <c:v>FY.77/78 Mangsir 29</c:v>
                </c:pt>
                <c:pt idx="5967">
                  <c:v>FY.77/78 Mangsir 30</c:v>
                </c:pt>
                <c:pt idx="5968">
                  <c:v>FY.77/78 Mangsir 31</c:v>
                </c:pt>
                <c:pt idx="5969">
                  <c:v>FY.77/78 Mangsir 32</c:v>
                </c:pt>
                <c:pt idx="5970">
                  <c:v>FY.77/78 Poush 1</c:v>
                </c:pt>
                <c:pt idx="5971">
                  <c:v>FY.77/78 Poush 2</c:v>
                </c:pt>
                <c:pt idx="5972">
                  <c:v>FY.77/78 Poush 3</c:v>
                </c:pt>
                <c:pt idx="5973">
                  <c:v>FY.77/78 Poush 4</c:v>
                </c:pt>
                <c:pt idx="5974">
                  <c:v>FY.77/78 Poush 5</c:v>
                </c:pt>
                <c:pt idx="5975">
                  <c:v>FY.77/78 Poush 6</c:v>
                </c:pt>
                <c:pt idx="5976">
                  <c:v>FY.77/78 Poush 7</c:v>
                </c:pt>
                <c:pt idx="5977">
                  <c:v>FY.77/78 Poush 8</c:v>
                </c:pt>
                <c:pt idx="5978">
                  <c:v>FY.77/78 Poush 9</c:v>
                </c:pt>
                <c:pt idx="5979">
                  <c:v>FY.77/78 Poush 10</c:v>
                </c:pt>
                <c:pt idx="5980">
                  <c:v>FY.77/78 Poush 11</c:v>
                </c:pt>
                <c:pt idx="5981">
                  <c:v>FY.77/78 Poush 12</c:v>
                </c:pt>
                <c:pt idx="5982">
                  <c:v>FY.77/78 Poush 13</c:v>
                </c:pt>
                <c:pt idx="5983">
                  <c:v>FY.77/78 Poush 14</c:v>
                </c:pt>
                <c:pt idx="5984">
                  <c:v>FY.77/78 Poush 15</c:v>
                </c:pt>
                <c:pt idx="5985">
                  <c:v>FY.77/78 Poush 16</c:v>
                </c:pt>
                <c:pt idx="5986">
                  <c:v>FY.77/78 Poush 17</c:v>
                </c:pt>
                <c:pt idx="5987">
                  <c:v>FY.77/78 Poush 18</c:v>
                </c:pt>
                <c:pt idx="5988">
                  <c:v>FY.77/78 Poush 19</c:v>
                </c:pt>
                <c:pt idx="5989">
                  <c:v>FY.77/78 Poush 20</c:v>
                </c:pt>
                <c:pt idx="5990">
                  <c:v>FY.77/78 Poush 21</c:v>
                </c:pt>
                <c:pt idx="5991">
                  <c:v>FY.77/78 Poush 22</c:v>
                </c:pt>
                <c:pt idx="5992">
                  <c:v>FY.77/78 Poush 23</c:v>
                </c:pt>
                <c:pt idx="5993">
                  <c:v>FY.77/78 Poush 24</c:v>
                </c:pt>
                <c:pt idx="5994">
                  <c:v>FY.77/78 Poush 25</c:v>
                </c:pt>
                <c:pt idx="5995">
                  <c:v>FY.77/78 Poush 26</c:v>
                </c:pt>
                <c:pt idx="5996">
                  <c:v>FY.77/78 Poush 27</c:v>
                </c:pt>
                <c:pt idx="5997">
                  <c:v>FY.77/78 Poush 28</c:v>
                </c:pt>
                <c:pt idx="5998">
                  <c:v>FY.77/78 Poush 29</c:v>
                </c:pt>
                <c:pt idx="5999">
                  <c:v>FY.77/78 Poush 30</c:v>
                </c:pt>
                <c:pt idx="6000">
                  <c:v>FY.77/78 Poush 31</c:v>
                </c:pt>
                <c:pt idx="6001">
                  <c:v>FY.77/78 Poush 32</c:v>
                </c:pt>
                <c:pt idx="6002">
                  <c:v>FY.77/78 Magh 1</c:v>
                </c:pt>
                <c:pt idx="6003">
                  <c:v>FY.77/78 Magh 2</c:v>
                </c:pt>
                <c:pt idx="6004">
                  <c:v>FY.77/78 Magh 3</c:v>
                </c:pt>
                <c:pt idx="6005">
                  <c:v>FY.77/78 Magh 4</c:v>
                </c:pt>
                <c:pt idx="6006">
                  <c:v>FY.77/78 Magh 5</c:v>
                </c:pt>
                <c:pt idx="6007">
                  <c:v>FY.77/78 Magh 6</c:v>
                </c:pt>
                <c:pt idx="6008">
                  <c:v>FY.77/78 Magh 7</c:v>
                </c:pt>
                <c:pt idx="6009">
                  <c:v>FY.77/78 Magh 8</c:v>
                </c:pt>
                <c:pt idx="6010">
                  <c:v>FY.77/78 Magh 9</c:v>
                </c:pt>
                <c:pt idx="6011">
                  <c:v>FY.77/78 Magh 10</c:v>
                </c:pt>
                <c:pt idx="6012">
                  <c:v>FY.77/78 Magh 11</c:v>
                </c:pt>
                <c:pt idx="6013">
                  <c:v>FY.77/78 Magh 12</c:v>
                </c:pt>
                <c:pt idx="6014">
                  <c:v>FY.77/78 Magh 13</c:v>
                </c:pt>
                <c:pt idx="6015">
                  <c:v>FY.77/78 Magh 14</c:v>
                </c:pt>
                <c:pt idx="6016">
                  <c:v>FY.77/78 Magh 15</c:v>
                </c:pt>
                <c:pt idx="6017">
                  <c:v>FY.77/78 Magh 16</c:v>
                </c:pt>
                <c:pt idx="6018">
                  <c:v>FY.77/78 Magh 17</c:v>
                </c:pt>
                <c:pt idx="6019">
                  <c:v>FY.77/78 Magh 18</c:v>
                </c:pt>
                <c:pt idx="6020">
                  <c:v>FY.77/78 Magh 19</c:v>
                </c:pt>
                <c:pt idx="6021">
                  <c:v>FY.77/78 Magh 20</c:v>
                </c:pt>
                <c:pt idx="6022">
                  <c:v>FY.77/78 Magh 21</c:v>
                </c:pt>
                <c:pt idx="6023">
                  <c:v>FY.77/78 Magh 22</c:v>
                </c:pt>
                <c:pt idx="6024">
                  <c:v>FY.77/78 Magh 23</c:v>
                </c:pt>
                <c:pt idx="6025">
                  <c:v>FY.77/78 Magh 24</c:v>
                </c:pt>
                <c:pt idx="6026">
                  <c:v>FY.77/78 Magh 25</c:v>
                </c:pt>
                <c:pt idx="6027">
                  <c:v>FY.77/78 Magh 26</c:v>
                </c:pt>
                <c:pt idx="6028">
                  <c:v>FY.77/78 Magh 27</c:v>
                </c:pt>
                <c:pt idx="6029">
                  <c:v>FY.77/78 Magh 28</c:v>
                </c:pt>
                <c:pt idx="6030">
                  <c:v>FY.77/78 Magh 29</c:v>
                </c:pt>
                <c:pt idx="6031">
                  <c:v>FY.77/78 Magh 30</c:v>
                </c:pt>
                <c:pt idx="6032">
                  <c:v>FY.77/78 Magh 31</c:v>
                </c:pt>
                <c:pt idx="6033">
                  <c:v>FY.77/78 Magh 32</c:v>
                </c:pt>
                <c:pt idx="6034">
                  <c:v>FY.77/78 Falgun 1</c:v>
                </c:pt>
                <c:pt idx="6035">
                  <c:v>FY.77/78 Falgun 2</c:v>
                </c:pt>
                <c:pt idx="6036">
                  <c:v>FY.77/78 Falgun 3</c:v>
                </c:pt>
                <c:pt idx="6037">
                  <c:v>FY.77/78 Falgun 4</c:v>
                </c:pt>
                <c:pt idx="6038">
                  <c:v>FY.77/78 Falgun 5</c:v>
                </c:pt>
                <c:pt idx="6039">
                  <c:v>FY.77/78 Falgun 6</c:v>
                </c:pt>
                <c:pt idx="6040">
                  <c:v>FY.77/78 Falgun 7</c:v>
                </c:pt>
                <c:pt idx="6041">
                  <c:v>FY.77/78 Falgun 8</c:v>
                </c:pt>
                <c:pt idx="6042">
                  <c:v>FY.77/78 Falgun 9</c:v>
                </c:pt>
                <c:pt idx="6043">
                  <c:v>FY.77/78 Falgun 10</c:v>
                </c:pt>
                <c:pt idx="6044">
                  <c:v>FY.77/78 Falgun 11</c:v>
                </c:pt>
                <c:pt idx="6045">
                  <c:v>FY.77/78 Falgun 12</c:v>
                </c:pt>
                <c:pt idx="6046">
                  <c:v>FY.77/78 Falgun 13</c:v>
                </c:pt>
                <c:pt idx="6047">
                  <c:v>FY.77/78 Falgun 14</c:v>
                </c:pt>
                <c:pt idx="6048">
                  <c:v>FY.77/78 Falgun 15</c:v>
                </c:pt>
                <c:pt idx="6049">
                  <c:v>FY.77/78 Falgun 16</c:v>
                </c:pt>
                <c:pt idx="6050">
                  <c:v>FY.77/78 Falgun 17</c:v>
                </c:pt>
                <c:pt idx="6051">
                  <c:v>FY.77/78 Falgun 18</c:v>
                </c:pt>
                <c:pt idx="6052">
                  <c:v>FY.77/78 Falgun 19</c:v>
                </c:pt>
                <c:pt idx="6053">
                  <c:v>FY.77/78 Falgun 20</c:v>
                </c:pt>
                <c:pt idx="6054">
                  <c:v>FY.77/78 Falgun 21</c:v>
                </c:pt>
                <c:pt idx="6055">
                  <c:v>FY.77/78 Falgun 22</c:v>
                </c:pt>
                <c:pt idx="6056">
                  <c:v>FY.77/78 Falgun 23</c:v>
                </c:pt>
                <c:pt idx="6057">
                  <c:v>FY.77/78 Falgun 24</c:v>
                </c:pt>
                <c:pt idx="6058">
                  <c:v>FY.77/78 Falgun 25</c:v>
                </c:pt>
                <c:pt idx="6059">
                  <c:v>FY.77/78 Falgun 26</c:v>
                </c:pt>
                <c:pt idx="6060">
                  <c:v>FY.77/78 Falgun 27</c:v>
                </c:pt>
                <c:pt idx="6061">
                  <c:v>FY.77/78 Falgun 28</c:v>
                </c:pt>
                <c:pt idx="6062">
                  <c:v>FY.77/78 Falgun 29</c:v>
                </c:pt>
                <c:pt idx="6063">
                  <c:v>FY.77/78 Falgun 30</c:v>
                </c:pt>
                <c:pt idx="6064">
                  <c:v>FY.77/78 Falgun 31</c:v>
                </c:pt>
                <c:pt idx="6065">
                  <c:v>FY.77/78 Falgun 32</c:v>
                </c:pt>
                <c:pt idx="6066">
                  <c:v>FY.77/78 Chaitra 1</c:v>
                </c:pt>
                <c:pt idx="6067">
                  <c:v>FY.77/78 Chaitra 2</c:v>
                </c:pt>
                <c:pt idx="6068">
                  <c:v>FY.77/78 Chaitra 3</c:v>
                </c:pt>
                <c:pt idx="6069">
                  <c:v>FY.77/78 Chaitra 4</c:v>
                </c:pt>
                <c:pt idx="6070">
                  <c:v>FY.77/78 Chaitra 5</c:v>
                </c:pt>
                <c:pt idx="6071">
                  <c:v>FY.77/78 Chaitra 6</c:v>
                </c:pt>
                <c:pt idx="6072">
                  <c:v>FY.77/78 Chaitra 7</c:v>
                </c:pt>
                <c:pt idx="6073">
                  <c:v>FY.77/78 Chaitra 8</c:v>
                </c:pt>
                <c:pt idx="6074">
                  <c:v>FY.77/78 Chaitra 9</c:v>
                </c:pt>
                <c:pt idx="6075">
                  <c:v>FY.77/78 Chaitra 10</c:v>
                </c:pt>
                <c:pt idx="6076">
                  <c:v>FY.77/78 Chaitra 11</c:v>
                </c:pt>
                <c:pt idx="6077">
                  <c:v>FY.77/78 Chaitra 12</c:v>
                </c:pt>
                <c:pt idx="6078">
                  <c:v>FY.77/78 Chaitra 13</c:v>
                </c:pt>
                <c:pt idx="6079">
                  <c:v>FY.77/78 Chaitra 14</c:v>
                </c:pt>
                <c:pt idx="6080">
                  <c:v>FY.77/78 Chaitra 15</c:v>
                </c:pt>
                <c:pt idx="6081">
                  <c:v>FY.77/78 Chaitra 16</c:v>
                </c:pt>
                <c:pt idx="6082">
                  <c:v>FY.77/78 Chaitra 17</c:v>
                </c:pt>
                <c:pt idx="6083">
                  <c:v>FY.77/78 Chaitra 18</c:v>
                </c:pt>
                <c:pt idx="6084">
                  <c:v>FY.77/78 Chaitra 19</c:v>
                </c:pt>
                <c:pt idx="6085">
                  <c:v>FY.77/78 Chaitra 20</c:v>
                </c:pt>
                <c:pt idx="6086">
                  <c:v>FY.77/78 Chaitra 21</c:v>
                </c:pt>
                <c:pt idx="6087">
                  <c:v>FY.77/78 Chaitra 22</c:v>
                </c:pt>
                <c:pt idx="6088">
                  <c:v>FY.77/78 Chaitra 23</c:v>
                </c:pt>
                <c:pt idx="6089">
                  <c:v>FY.77/78 Chaitra 24</c:v>
                </c:pt>
                <c:pt idx="6090">
                  <c:v>FY.77/78 Chaitra 25</c:v>
                </c:pt>
                <c:pt idx="6091">
                  <c:v>FY.77/78 Chaitra 26</c:v>
                </c:pt>
                <c:pt idx="6092">
                  <c:v>FY.77/78 Chaitra 27</c:v>
                </c:pt>
                <c:pt idx="6093">
                  <c:v>FY.77/78 Chaitra 28</c:v>
                </c:pt>
                <c:pt idx="6094">
                  <c:v>FY.77/78 Chaitra 29</c:v>
                </c:pt>
                <c:pt idx="6095">
                  <c:v>FY.77/78 Chaitra 30</c:v>
                </c:pt>
                <c:pt idx="6096">
                  <c:v>FY.77/78 Chaitra 31</c:v>
                </c:pt>
                <c:pt idx="6097">
                  <c:v>FY.77/78 Chaitra 32</c:v>
                </c:pt>
                <c:pt idx="6098">
                  <c:v>FY.77/78 Baishakh 1</c:v>
                </c:pt>
                <c:pt idx="6099">
                  <c:v>FY.77/78 Baishakh 2</c:v>
                </c:pt>
                <c:pt idx="6100">
                  <c:v>FY.77/78 Baishakh 3</c:v>
                </c:pt>
                <c:pt idx="6101">
                  <c:v>FY.77/78 Baishakh 4</c:v>
                </c:pt>
                <c:pt idx="6102">
                  <c:v>FY.77/78 Baishakh 5</c:v>
                </c:pt>
                <c:pt idx="6103">
                  <c:v>FY.77/78 Baishakh 6</c:v>
                </c:pt>
                <c:pt idx="6104">
                  <c:v>FY.77/78 Baishakh 7</c:v>
                </c:pt>
                <c:pt idx="6105">
                  <c:v>FY.77/78 Baishakh 8</c:v>
                </c:pt>
                <c:pt idx="6106">
                  <c:v>FY.77/78 Baishakh 9</c:v>
                </c:pt>
                <c:pt idx="6107">
                  <c:v>FY.77/78 Baishakh 10</c:v>
                </c:pt>
                <c:pt idx="6108">
                  <c:v>FY.77/78 Baishakh 11</c:v>
                </c:pt>
                <c:pt idx="6109">
                  <c:v>FY.77/78 Baishakh 12</c:v>
                </c:pt>
                <c:pt idx="6110">
                  <c:v>FY.77/78 Baishakh 13</c:v>
                </c:pt>
                <c:pt idx="6111">
                  <c:v>FY.77/78 Baishakh 14</c:v>
                </c:pt>
                <c:pt idx="6112">
                  <c:v>FY.77/78 Baishakh 15</c:v>
                </c:pt>
                <c:pt idx="6113">
                  <c:v>FY.77/78 Baishakh 16</c:v>
                </c:pt>
                <c:pt idx="6114">
                  <c:v>FY.77/78 Baishakh 17</c:v>
                </c:pt>
                <c:pt idx="6115">
                  <c:v>FY.77/78 Baishakh 18</c:v>
                </c:pt>
                <c:pt idx="6116">
                  <c:v>FY.77/78 Baishakh 19</c:v>
                </c:pt>
                <c:pt idx="6117">
                  <c:v>FY.77/78 Baishakh 20</c:v>
                </c:pt>
                <c:pt idx="6118">
                  <c:v>FY.77/78 Baishakh 21</c:v>
                </c:pt>
                <c:pt idx="6119">
                  <c:v>FY.77/78 Baishakh 22</c:v>
                </c:pt>
                <c:pt idx="6120">
                  <c:v>FY.77/78 Baishakh 23</c:v>
                </c:pt>
                <c:pt idx="6121">
                  <c:v>FY.77/78 Baishakh 24</c:v>
                </c:pt>
                <c:pt idx="6122">
                  <c:v>FY.77/78 Baishakh 25</c:v>
                </c:pt>
                <c:pt idx="6123">
                  <c:v>FY.77/78 Baishakh 26</c:v>
                </c:pt>
                <c:pt idx="6124">
                  <c:v>FY.77/78 Baishakh 27</c:v>
                </c:pt>
                <c:pt idx="6125">
                  <c:v>FY.77/78 Baishakh 28</c:v>
                </c:pt>
                <c:pt idx="6126">
                  <c:v>FY.77/78 Baishakh 29</c:v>
                </c:pt>
                <c:pt idx="6127">
                  <c:v>FY.77/78 Baishakh 30</c:v>
                </c:pt>
                <c:pt idx="6128">
                  <c:v>FY.77/78 Baishakh 31</c:v>
                </c:pt>
                <c:pt idx="6129">
                  <c:v>FY.77/78 Baishakh 32</c:v>
                </c:pt>
                <c:pt idx="6130">
                  <c:v>FY.77/78 Jestha  1</c:v>
                </c:pt>
                <c:pt idx="6131">
                  <c:v>FY.77/78 Jestha  2</c:v>
                </c:pt>
                <c:pt idx="6132">
                  <c:v>FY.77/78 Jestha  3</c:v>
                </c:pt>
                <c:pt idx="6133">
                  <c:v>FY.77/78 Jestha  4</c:v>
                </c:pt>
                <c:pt idx="6134">
                  <c:v>FY.77/78 Jestha  5</c:v>
                </c:pt>
                <c:pt idx="6135">
                  <c:v>FY.77/78 Jestha  6</c:v>
                </c:pt>
                <c:pt idx="6136">
                  <c:v>FY.77/78 Jestha  7</c:v>
                </c:pt>
                <c:pt idx="6137">
                  <c:v>FY.77/78 Jestha  8</c:v>
                </c:pt>
                <c:pt idx="6138">
                  <c:v>FY.77/78 Jestha  9</c:v>
                </c:pt>
                <c:pt idx="6139">
                  <c:v>FY.77/78 Jestha  10</c:v>
                </c:pt>
                <c:pt idx="6140">
                  <c:v>FY.77/78 Jestha  11</c:v>
                </c:pt>
                <c:pt idx="6141">
                  <c:v>FY.77/78 Jestha  12</c:v>
                </c:pt>
                <c:pt idx="6142">
                  <c:v>FY.77/78 Jestha  13</c:v>
                </c:pt>
                <c:pt idx="6143">
                  <c:v>FY.77/78 Jestha  14</c:v>
                </c:pt>
                <c:pt idx="6144">
                  <c:v>FY.77/78 Jestha  15</c:v>
                </c:pt>
                <c:pt idx="6145">
                  <c:v>FY.77/78 Jestha  16</c:v>
                </c:pt>
                <c:pt idx="6146">
                  <c:v>FY.77/78 Jestha  17</c:v>
                </c:pt>
                <c:pt idx="6147">
                  <c:v>FY.77/78 Jestha  18</c:v>
                </c:pt>
                <c:pt idx="6148">
                  <c:v>FY.77/78 Jestha  19</c:v>
                </c:pt>
                <c:pt idx="6149">
                  <c:v>FY.77/78 Jestha  20</c:v>
                </c:pt>
                <c:pt idx="6150">
                  <c:v>FY.77/78 Jestha  21</c:v>
                </c:pt>
                <c:pt idx="6151">
                  <c:v>FY.77/78 Jestha  22</c:v>
                </c:pt>
                <c:pt idx="6152">
                  <c:v>FY.77/78 Jestha  23</c:v>
                </c:pt>
                <c:pt idx="6153">
                  <c:v>FY.77/78 Jestha  24</c:v>
                </c:pt>
                <c:pt idx="6154">
                  <c:v>FY.77/78 Jestha  25</c:v>
                </c:pt>
                <c:pt idx="6155">
                  <c:v>FY.77/78 Jestha  26</c:v>
                </c:pt>
                <c:pt idx="6156">
                  <c:v>FY.77/78 Jestha  27</c:v>
                </c:pt>
                <c:pt idx="6157">
                  <c:v>FY.77/78 Jestha  28</c:v>
                </c:pt>
                <c:pt idx="6158">
                  <c:v>FY.77/78 Jestha  29</c:v>
                </c:pt>
                <c:pt idx="6159">
                  <c:v>FY.77/78 Jestha  30</c:v>
                </c:pt>
                <c:pt idx="6160">
                  <c:v>FY.77/78 Jestha  31</c:v>
                </c:pt>
                <c:pt idx="6161">
                  <c:v>FY.77/78 Jestha  32</c:v>
                </c:pt>
                <c:pt idx="6162">
                  <c:v>FY.77/78 Ashadh 1</c:v>
                </c:pt>
                <c:pt idx="6163">
                  <c:v>FY.77/78 Ashadh 2</c:v>
                </c:pt>
                <c:pt idx="6164">
                  <c:v>FY.77/78 Ashadh 3</c:v>
                </c:pt>
                <c:pt idx="6165">
                  <c:v>FY.77/78 Ashadh 4</c:v>
                </c:pt>
                <c:pt idx="6166">
                  <c:v>FY.77/78 Ashadh 5</c:v>
                </c:pt>
                <c:pt idx="6167">
                  <c:v>FY.77/78 Ashadh 6</c:v>
                </c:pt>
                <c:pt idx="6168">
                  <c:v>FY.77/78 Ashadh 7</c:v>
                </c:pt>
                <c:pt idx="6169">
                  <c:v>FY.77/78 Ashadh 8</c:v>
                </c:pt>
                <c:pt idx="6170">
                  <c:v>FY.77/78 Ashadh 9</c:v>
                </c:pt>
                <c:pt idx="6171">
                  <c:v>FY.77/78 Ashadh 10</c:v>
                </c:pt>
                <c:pt idx="6172">
                  <c:v>FY.77/78 Ashadh 11</c:v>
                </c:pt>
                <c:pt idx="6173">
                  <c:v>FY.77/78 Ashadh 12</c:v>
                </c:pt>
                <c:pt idx="6174">
                  <c:v>FY.77/78 Ashadh 13</c:v>
                </c:pt>
                <c:pt idx="6175">
                  <c:v>FY.77/78 Ashadh 14</c:v>
                </c:pt>
                <c:pt idx="6176">
                  <c:v>FY.77/78 Ashadh 15</c:v>
                </c:pt>
                <c:pt idx="6177">
                  <c:v>FY.77/78 Ashadh 16</c:v>
                </c:pt>
                <c:pt idx="6178">
                  <c:v>FY.77/78 Ashadh 17</c:v>
                </c:pt>
                <c:pt idx="6179">
                  <c:v>FY.77/78 Ashadh 18</c:v>
                </c:pt>
                <c:pt idx="6180">
                  <c:v>FY.77/78 Ashadh 19</c:v>
                </c:pt>
                <c:pt idx="6181">
                  <c:v>FY.77/78 Ashadh 20</c:v>
                </c:pt>
                <c:pt idx="6182">
                  <c:v>FY.77/78 Ashadh 21</c:v>
                </c:pt>
                <c:pt idx="6183">
                  <c:v>FY.77/78 Ashadh 22</c:v>
                </c:pt>
                <c:pt idx="6184">
                  <c:v>FY.77/78 Ashadh 23</c:v>
                </c:pt>
                <c:pt idx="6185">
                  <c:v>FY.77/78 Ashadh 24</c:v>
                </c:pt>
                <c:pt idx="6186">
                  <c:v>FY.77/78 Ashadh 25</c:v>
                </c:pt>
                <c:pt idx="6187">
                  <c:v>FY.77/78 Ashadh 26</c:v>
                </c:pt>
                <c:pt idx="6188">
                  <c:v>FY.77/78 Ashadh 27</c:v>
                </c:pt>
                <c:pt idx="6189">
                  <c:v>FY.77/78 Ashadh 28</c:v>
                </c:pt>
                <c:pt idx="6190">
                  <c:v>FY.77/78 Ashadh 29</c:v>
                </c:pt>
                <c:pt idx="6191">
                  <c:v>FY.77/78 Ashadh 30</c:v>
                </c:pt>
                <c:pt idx="6192">
                  <c:v>FY.77/78 Ashadh 31</c:v>
                </c:pt>
                <c:pt idx="6193">
                  <c:v>FY.77/78 Ashadh 32</c:v>
                </c:pt>
                <c:pt idx="6194">
                  <c:v>FY.78/79 Shrawan 1</c:v>
                </c:pt>
                <c:pt idx="6195">
                  <c:v>FY.78/79 Shrawan 2</c:v>
                </c:pt>
                <c:pt idx="6196">
                  <c:v>FY.78/79 Shrawan 3</c:v>
                </c:pt>
                <c:pt idx="6197">
                  <c:v>FY.78/79 Shrawan 4</c:v>
                </c:pt>
                <c:pt idx="6198">
                  <c:v>FY.78/79 Shrawan 5</c:v>
                </c:pt>
                <c:pt idx="6199">
                  <c:v>FY.78/79 Shrawan 6</c:v>
                </c:pt>
                <c:pt idx="6200">
                  <c:v>FY.78/79 Shrawan 7</c:v>
                </c:pt>
                <c:pt idx="6201">
                  <c:v>FY.78/79 Shrawan 8</c:v>
                </c:pt>
                <c:pt idx="6202">
                  <c:v>FY.78/79 Shrawan 9</c:v>
                </c:pt>
                <c:pt idx="6203">
                  <c:v>FY.78/79 Shrawan 10</c:v>
                </c:pt>
                <c:pt idx="6204">
                  <c:v>FY.78/79 Shrawan 11</c:v>
                </c:pt>
                <c:pt idx="6205">
                  <c:v>FY.78/79 Shrawan 12</c:v>
                </c:pt>
                <c:pt idx="6206">
                  <c:v>FY.78/79 Shrawan 13</c:v>
                </c:pt>
                <c:pt idx="6207">
                  <c:v>FY.78/79 Shrawan 14</c:v>
                </c:pt>
                <c:pt idx="6208">
                  <c:v>FY.78/79 Shrawan 15</c:v>
                </c:pt>
                <c:pt idx="6209">
                  <c:v>FY.78/79 Shrawan 16</c:v>
                </c:pt>
                <c:pt idx="6210">
                  <c:v>FY.78/79 Shrawan 17</c:v>
                </c:pt>
                <c:pt idx="6211">
                  <c:v>FY.78/79 Shrawan 18</c:v>
                </c:pt>
                <c:pt idx="6212">
                  <c:v>FY.78/79 Shrawan 19</c:v>
                </c:pt>
                <c:pt idx="6213">
                  <c:v>FY.78/79 Shrawan 20</c:v>
                </c:pt>
                <c:pt idx="6214">
                  <c:v>FY.78/79 Shrawan 21</c:v>
                </c:pt>
                <c:pt idx="6215">
                  <c:v>FY.78/79 Shrawan 22</c:v>
                </c:pt>
                <c:pt idx="6216">
                  <c:v>FY.78/79 Shrawan 23</c:v>
                </c:pt>
                <c:pt idx="6217">
                  <c:v>FY.78/79 Shrawan 24</c:v>
                </c:pt>
                <c:pt idx="6218">
                  <c:v>FY.78/79 Shrawan 25</c:v>
                </c:pt>
                <c:pt idx="6219">
                  <c:v>FY.78/79 Shrawan 26</c:v>
                </c:pt>
                <c:pt idx="6220">
                  <c:v>FY.78/79 Shrawan 27</c:v>
                </c:pt>
                <c:pt idx="6221">
                  <c:v>FY.78/79 Shrawan 28</c:v>
                </c:pt>
                <c:pt idx="6222">
                  <c:v>FY.78/79 Shrawan 29</c:v>
                </c:pt>
                <c:pt idx="6223">
                  <c:v>FY.78/79 Shrawan 30</c:v>
                </c:pt>
                <c:pt idx="6224">
                  <c:v>FY.78/79 Shrawan 31</c:v>
                </c:pt>
                <c:pt idx="6225">
                  <c:v>FY.78/79 Shrawan 32</c:v>
                </c:pt>
                <c:pt idx="6226">
                  <c:v>FY.78/79 Bhadra 1</c:v>
                </c:pt>
                <c:pt idx="6227">
                  <c:v>FY.78/79 Bhadra 2</c:v>
                </c:pt>
                <c:pt idx="6228">
                  <c:v>FY.78/79 Bhadra 3</c:v>
                </c:pt>
                <c:pt idx="6229">
                  <c:v>FY.78/79 Bhadra 4</c:v>
                </c:pt>
                <c:pt idx="6230">
                  <c:v>FY.78/79 Bhadra 5</c:v>
                </c:pt>
                <c:pt idx="6231">
                  <c:v>FY.78/79 Bhadra 6</c:v>
                </c:pt>
                <c:pt idx="6232">
                  <c:v>FY.78/79 Bhadra 7</c:v>
                </c:pt>
                <c:pt idx="6233">
                  <c:v>FY.78/79 Bhadra 8</c:v>
                </c:pt>
                <c:pt idx="6234">
                  <c:v>FY.78/79 Bhadra 9</c:v>
                </c:pt>
                <c:pt idx="6235">
                  <c:v>FY.78/79 Bhadra 10</c:v>
                </c:pt>
                <c:pt idx="6236">
                  <c:v>FY.78/79 Bhadra 11</c:v>
                </c:pt>
                <c:pt idx="6237">
                  <c:v>FY.78/79 Bhadra 12</c:v>
                </c:pt>
                <c:pt idx="6238">
                  <c:v>FY.78/79 Bhadra 13</c:v>
                </c:pt>
                <c:pt idx="6239">
                  <c:v>FY.78/79 Bhadra 14</c:v>
                </c:pt>
                <c:pt idx="6240">
                  <c:v>FY.78/79 Bhadra 15</c:v>
                </c:pt>
                <c:pt idx="6241">
                  <c:v>FY.78/79 Bhadra 16</c:v>
                </c:pt>
                <c:pt idx="6242">
                  <c:v>FY.78/79 Bhadra 17</c:v>
                </c:pt>
                <c:pt idx="6243">
                  <c:v>FY.78/79 Bhadra 18</c:v>
                </c:pt>
                <c:pt idx="6244">
                  <c:v>FY.78/79 Bhadra 19</c:v>
                </c:pt>
                <c:pt idx="6245">
                  <c:v>FY.78/79 Bhadra 20</c:v>
                </c:pt>
                <c:pt idx="6246">
                  <c:v>FY.78/79 Bhadra 21</c:v>
                </c:pt>
                <c:pt idx="6247">
                  <c:v>FY.78/79 Bhadra 22</c:v>
                </c:pt>
                <c:pt idx="6248">
                  <c:v>FY.78/79 Bhadra 23</c:v>
                </c:pt>
                <c:pt idx="6249">
                  <c:v>FY.78/79 Bhadra 24</c:v>
                </c:pt>
                <c:pt idx="6250">
                  <c:v>FY.78/79 Bhadra 25</c:v>
                </c:pt>
                <c:pt idx="6251">
                  <c:v>FY.78/79 Bhadra 26</c:v>
                </c:pt>
                <c:pt idx="6252">
                  <c:v>FY.78/79 Bhadra 27</c:v>
                </c:pt>
                <c:pt idx="6253">
                  <c:v>FY.78/79 Bhadra 28</c:v>
                </c:pt>
                <c:pt idx="6254">
                  <c:v>FY.78/79 Bhadra 29</c:v>
                </c:pt>
                <c:pt idx="6255">
                  <c:v>FY.78/79 Bhadra 30</c:v>
                </c:pt>
                <c:pt idx="6256">
                  <c:v>FY.78/79 Bhadra 31</c:v>
                </c:pt>
                <c:pt idx="6257">
                  <c:v>FY.78/79 Bhadra 32</c:v>
                </c:pt>
                <c:pt idx="6258">
                  <c:v>FY.78/79 Ashwin 1</c:v>
                </c:pt>
                <c:pt idx="6259">
                  <c:v>FY.78/79 Ashwin 2</c:v>
                </c:pt>
                <c:pt idx="6260">
                  <c:v>FY.78/79 Ashwin 3</c:v>
                </c:pt>
                <c:pt idx="6261">
                  <c:v>FY.78/79 Ashwin 4</c:v>
                </c:pt>
                <c:pt idx="6262">
                  <c:v>FY.78/79 Ashwin 5</c:v>
                </c:pt>
                <c:pt idx="6263">
                  <c:v>FY.78/79 Ashwin 6</c:v>
                </c:pt>
                <c:pt idx="6264">
                  <c:v>FY.78/79 Ashwin 7</c:v>
                </c:pt>
                <c:pt idx="6265">
                  <c:v>FY.78/79 Ashwin 8</c:v>
                </c:pt>
                <c:pt idx="6266">
                  <c:v>FY.78/79 Ashwin 9</c:v>
                </c:pt>
                <c:pt idx="6267">
                  <c:v>FY.78/79 Ashwin 10</c:v>
                </c:pt>
                <c:pt idx="6268">
                  <c:v>FY.78/79 Ashwin 11</c:v>
                </c:pt>
                <c:pt idx="6269">
                  <c:v>FY.78/79 Ashwin 12</c:v>
                </c:pt>
                <c:pt idx="6270">
                  <c:v>FY.78/79 Ashwin 13</c:v>
                </c:pt>
                <c:pt idx="6271">
                  <c:v>FY.78/79 Ashwin 14</c:v>
                </c:pt>
                <c:pt idx="6272">
                  <c:v>FY.78/79 Ashwin 15</c:v>
                </c:pt>
                <c:pt idx="6273">
                  <c:v>FY.78/79 Ashwin 16</c:v>
                </c:pt>
                <c:pt idx="6274">
                  <c:v>FY.78/79 Ashwin 17</c:v>
                </c:pt>
                <c:pt idx="6275">
                  <c:v>FY.78/79 Ashwin 18</c:v>
                </c:pt>
                <c:pt idx="6276">
                  <c:v>FY.78/79 Ashwin 19</c:v>
                </c:pt>
                <c:pt idx="6277">
                  <c:v>FY.78/79 Ashwin 20</c:v>
                </c:pt>
                <c:pt idx="6278">
                  <c:v>FY.78/79 Ashwin 21</c:v>
                </c:pt>
                <c:pt idx="6279">
                  <c:v>FY.78/79 Ashwin 22</c:v>
                </c:pt>
                <c:pt idx="6280">
                  <c:v>FY.78/79 Ashwin 23</c:v>
                </c:pt>
                <c:pt idx="6281">
                  <c:v>FY.78/79 Ashwin 24</c:v>
                </c:pt>
                <c:pt idx="6282">
                  <c:v>FY.78/79 Ashwin 25</c:v>
                </c:pt>
                <c:pt idx="6283">
                  <c:v>FY.78/79 Ashwin 26</c:v>
                </c:pt>
                <c:pt idx="6284">
                  <c:v>FY.78/79 Ashwin 27</c:v>
                </c:pt>
                <c:pt idx="6285">
                  <c:v>FY.78/79 Ashwin 28</c:v>
                </c:pt>
                <c:pt idx="6286">
                  <c:v>FY.78/79 Ashwin 29</c:v>
                </c:pt>
                <c:pt idx="6287">
                  <c:v>FY.78/79 Ashwin 30</c:v>
                </c:pt>
                <c:pt idx="6288">
                  <c:v>FY.78/79 Ashwin 31</c:v>
                </c:pt>
                <c:pt idx="6289">
                  <c:v>FY.78/79 Ashwin 32</c:v>
                </c:pt>
                <c:pt idx="6290">
                  <c:v>FY.78/79 Kartik 1</c:v>
                </c:pt>
                <c:pt idx="6291">
                  <c:v>FY.78/79 Kartik 2</c:v>
                </c:pt>
                <c:pt idx="6292">
                  <c:v>FY.78/79 Kartik 3</c:v>
                </c:pt>
                <c:pt idx="6293">
                  <c:v>FY.78/79 Kartik 4</c:v>
                </c:pt>
                <c:pt idx="6294">
                  <c:v>FY.78/79 Kartik 5</c:v>
                </c:pt>
                <c:pt idx="6295">
                  <c:v>FY.78/79 Kartik 6</c:v>
                </c:pt>
                <c:pt idx="6296">
                  <c:v>FY.78/79 Kartik 7</c:v>
                </c:pt>
                <c:pt idx="6297">
                  <c:v>FY.78/79 Kartik 8</c:v>
                </c:pt>
                <c:pt idx="6298">
                  <c:v>FY.78/79 Kartik 9</c:v>
                </c:pt>
                <c:pt idx="6299">
                  <c:v>FY.78/79 Kartik 10</c:v>
                </c:pt>
                <c:pt idx="6300">
                  <c:v>FY.78/79 Kartik 11</c:v>
                </c:pt>
                <c:pt idx="6301">
                  <c:v>FY.78/79 Kartik 12</c:v>
                </c:pt>
                <c:pt idx="6302">
                  <c:v>FY.78/79 Kartik 13</c:v>
                </c:pt>
                <c:pt idx="6303">
                  <c:v>FY.78/79 Kartik 14</c:v>
                </c:pt>
                <c:pt idx="6304">
                  <c:v>FY.78/79 Kartik 15</c:v>
                </c:pt>
                <c:pt idx="6305">
                  <c:v>FY.78/79 Kartik 16</c:v>
                </c:pt>
                <c:pt idx="6306">
                  <c:v>FY.78/79 Kartik 17</c:v>
                </c:pt>
                <c:pt idx="6307">
                  <c:v>FY.78/79 Kartik 18</c:v>
                </c:pt>
                <c:pt idx="6308">
                  <c:v>FY.78/79 Kartik 19</c:v>
                </c:pt>
                <c:pt idx="6309">
                  <c:v>FY.78/79 Kartik 20</c:v>
                </c:pt>
                <c:pt idx="6310">
                  <c:v>FY.78/79 Kartik 21</c:v>
                </c:pt>
                <c:pt idx="6311">
                  <c:v>FY.78/79 Kartik 22</c:v>
                </c:pt>
                <c:pt idx="6312">
                  <c:v>FY.78/79 Kartik 23</c:v>
                </c:pt>
                <c:pt idx="6313">
                  <c:v>FY.78/79 Kartik 24</c:v>
                </c:pt>
                <c:pt idx="6314">
                  <c:v>FY.78/79 Kartik 25</c:v>
                </c:pt>
                <c:pt idx="6315">
                  <c:v>FY.78/79 Kartik 26</c:v>
                </c:pt>
                <c:pt idx="6316">
                  <c:v>FY.78/79 Kartik 27</c:v>
                </c:pt>
                <c:pt idx="6317">
                  <c:v>FY.78/79 Kartik 28</c:v>
                </c:pt>
                <c:pt idx="6318">
                  <c:v>FY.78/79 Kartik 29</c:v>
                </c:pt>
                <c:pt idx="6319">
                  <c:v>FY.78/79 Kartik 30</c:v>
                </c:pt>
                <c:pt idx="6320">
                  <c:v>FY.78/79 Kartik 31</c:v>
                </c:pt>
                <c:pt idx="6321">
                  <c:v>FY.78/79 Kartik 32</c:v>
                </c:pt>
                <c:pt idx="6322">
                  <c:v>FY.78/79 Mangsir 1</c:v>
                </c:pt>
                <c:pt idx="6323">
                  <c:v>FY.78/79 Mangsir 2</c:v>
                </c:pt>
                <c:pt idx="6324">
                  <c:v>FY.78/79 Mangsir 3</c:v>
                </c:pt>
                <c:pt idx="6325">
                  <c:v>FY.78/79 Mangsir 4</c:v>
                </c:pt>
                <c:pt idx="6326">
                  <c:v>FY.78/79 Mangsir 5</c:v>
                </c:pt>
                <c:pt idx="6327">
                  <c:v>FY.78/79 Mangsir 6</c:v>
                </c:pt>
                <c:pt idx="6328">
                  <c:v>FY.78/79 Mangsir 7</c:v>
                </c:pt>
                <c:pt idx="6329">
                  <c:v>FY.78/79 Mangsir 8</c:v>
                </c:pt>
                <c:pt idx="6330">
                  <c:v>FY.78/79 Mangsir 9</c:v>
                </c:pt>
                <c:pt idx="6331">
                  <c:v>FY.78/79 Mangsir 10</c:v>
                </c:pt>
                <c:pt idx="6332">
                  <c:v>FY.78/79 Mangsir 11</c:v>
                </c:pt>
                <c:pt idx="6333">
                  <c:v>FY.78/79 Mangsir 12</c:v>
                </c:pt>
                <c:pt idx="6334">
                  <c:v>FY.78/79 Mangsir 13</c:v>
                </c:pt>
                <c:pt idx="6335">
                  <c:v>FY.78/79 Mangsir 14</c:v>
                </c:pt>
                <c:pt idx="6336">
                  <c:v>FY.78/79 Mangsir 15</c:v>
                </c:pt>
                <c:pt idx="6337">
                  <c:v>FY.78/79 Mangsir 16</c:v>
                </c:pt>
                <c:pt idx="6338">
                  <c:v>FY.78/79 Mangsir 17</c:v>
                </c:pt>
                <c:pt idx="6339">
                  <c:v>FY.78/79 Mangsir 18</c:v>
                </c:pt>
                <c:pt idx="6340">
                  <c:v>FY.78/79 Mangsir 19</c:v>
                </c:pt>
                <c:pt idx="6341">
                  <c:v>FY.78/79 Mangsir 20</c:v>
                </c:pt>
                <c:pt idx="6342">
                  <c:v>FY.78/79 Mangsir 21</c:v>
                </c:pt>
                <c:pt idx="6343">
                  <c:v>FY.78/79 Mangsir 22</c:v>
                </c:pt>
                <c:pt idx="6344">
                  <c:v>FY.78/79 Mangsir 23</c:v>
                </c:pt>
                <c:pt idx="6345">
                  <c:v>FY.78/79 Mangsir 24</c:v>
                </c:pt>
                <c:pt idx="6346">
                  <c:v>FY.78/79 Mangsir 25</c:v>
                </c:pt>
                <c:pt idx="6347">
                  <c:v>FY.78/79 Mangsir 26</c:v>
                </c:pt>
                <c:pt idx="6348">
                  <c:v>FY.78/79 Mangsir 27</c:v>
                </c:pt>
                <c:pt idx="6349">
                  <c:v>FY.78/79 Mangsir 28</c:v>
                </c:pt>
                <c:pt idx="6350">
                  <c:v>FY.78/79 Mangsir 29</c:v>
                </c:pt>
                <c:pt idx="6351">
                  <c:v>FY.78/79 Mangsir 30</c:v>
                </c:pt>
                <c:pt idx="6352">
                  <c:v>FY.78/79 Mangsir 31</c:v>
                </c:pt>
                <c:pt idx="6353">
                  <c:v>FY.78/79 Mangsir 32</c:v>
                </c:pt>
                <c:pt idx="6354">
                  <c:v>FY.78/79 Poush 1</c:v>
                </c:pt>
                <c:pt idx="6355">
                  <c:v>FY.78/79 Poush 2</c:v>
                </c:pt>
                <c:pt idx="6356">
                  <c:v>FY.78/79 Poush 3</c:v>
                </c:pt>
                <c:pt idx="6357">
                  <c:v>FY.78/79 Poush 4</c:v>
                </c:pt>
                <c:pt idx="6358">
                  <c:v>FY.78/79 Poush 5</c:v>
                </c:pt>
                <c:pt idx="6359">
                  <c:v>FY.78/79 Poush 6</c:v>
                </c:pt>
                <c:pt idx="6360">
                  <c:v>FY.78/79 Poush 7</c:v>
                </c:pt>
                <c:pt idx="6361">
                  <c:v>FY.78/79 Poush 8</c:v>
                </c:pt>
                <c:pt idx="6362">
                  <c:v>FY.78/79 Poush 9</c:v>
                </c:pt>
                <c:pt idx="6363">
                  <c:v>FY.78/79 Poush 10</c:v>
                </c:pt>
                <c:pt idx="6364">
                  <c:v>FY.78/79 Poush 11</c:v>
                </c:pt>
                <c:pt idx="6365">
                  <c:v>FY.78/79 Poush 12</c:v>
                </c:pt>
                <c:pt idx="6366">
                  <c:v>FY.78/79 Poush 13</c:v>
                </c:pt>
                <c:pt idx="6367">
                  <c:v>FY.78/79 Poush 14</c:v>
                </c:pt>
                <c:pt idx="6368">
                  <c:v>FY.78/79 Poush 15</c:v>
                </c:pt>
                <c:pt idx="6369">
                  <c:v>FY.78/79 Poush 16</c:v>
                </c:pt>
                <c:pt idx="6370">
                  <c:v>FY.78/79 Poush 17</c:v>
                </c:pt>
                <c:pt idx="6371">
                  <c:v>FY.78/79 Poush 18</c:v>
                </c:pt>
                <c:pt idx="6372">
                  <c:v>FY.78/79 Poush 19</c:v>
                </c:pt>
                <c:pt idx="6373">
                  <c:v>FY.78/79 Poush 20</c:v>
                </c:pt>
                <c:pt idx="6374">
                  <c:v>FY.78/79 Poush 21</c:v>
                </c:pt>
                <c:pt idx="6375">
                  <c:v>FY.78/79 Poush 22</c:v>
                </c:pt>
                <c:pt idx="6376">
                  <c:v>FY.78/79 Poush 23</c:v>
                </c:pt>
                <c:pt idx="6377">
                  <c:v>FY.78/79 Poush 24</c:v>
                </c:pt>
                <c:pt idx="6378">
                  <c:v>FY.78/79 Poush 25</c:v>
                </c:pt>
                <c:pt idx="6379">
                  <c:v>FY.78/79 Poush 26</c:v>
                </c:pt>
                <c:pt idx="6380">
                  <c:v>FY.78/79 Poush 27</c:v>
                </c:pt>
                <c:pt idx="6381">
                  <c:v>FY.78/79 Poush 28</c:v>
                </c:pt>
                <c:pt idx="6382">
                  <c:v>FY.78/79 Poush 29</c:v>
                </c:pt>
                <c:pt idx="6383">
                  <c:v>FY.78/79 Poush 30</c:v>
                </c:pt>
                <c:pt idx="6384">
                  <c:v>FY.78/79 Poush 31</c:v>
                </c:pt>
                <c:pt idx="6385">
                  <c:v>FY.78/79 Poush 32</c:v>
                </c:pt>
                <c:pt idx="6386">
                  <c:v>FY.78/79 Magh 1</c:v>
                </c:pt>
                <c:pt idx="6387">
                  <c:v>FY.78/79 Magh 2</c:v>
                </c:pt>
                <c:pt idx="6388">
                  <c:v>FY.78/79 Magh 3</c:v>
                </c:pt>
                <c:pt idx="6389">
                  <c:v>FY.78/79 Magh 4</c:v>
                </c:pt>
                <c:pt idx="6390">
                  <c:v>FY.78/79 Magh 5</c:v>
                </c:pt>
                <c:pt idx="6391">
                  <c:v>FY.78/79 Magh 6</c:v>
                </c:pt>
                <c:pt idx="6392">
                  <c:v>FY.78/79 Magh 7</c:v>
                </c:pt>
                <c:pt idx="6393">
                  <c:v>FY.78/79 Magh 8</c:v>
                </c:pt>
                <c:pt idx="6394">
                  <c:v>FY.78/79 Magh 9</c:v>
                </c:pt>
                <c:pt idx="6395">
                  <c:v>FY.78/79 Magh 10</c:v>
                </c:pt>
                <c:pt idx="6396">
                  <c:v>FY.78/79 Magh 11</c:v>
                </c:pt>
                <c:pt idx="6397">
                  <c:v>FY.78/79 Magh 12</c:v>
                </c:pt>
                <c:pt idx="6398">
                  <c:v>FY.78/79 Magh 13</c:v>
                </c:pt>
                <c:pt idx="6399">
                  <c:v>FY.78/79 Magh 14</c:v>
                </c:pt>
                <c:pt idx="6400">
                  <c:v>FY.78/79 Magh 15</c:v>
                </c:pt>
                <c:pt idx="6401">
                  <c:v>FY.78/79 Magh 16</c:v>
                </c:pt>
                <c:pt idx="6402">
                  <c:v>FY.78/79 Magh 17</c:v>
                </c:pt>
                <c:pt idx="6403">
                  <c:v>FY.78/79 Magh 18</c:v>
                </c:pt>
                <c:pt idx="6404">
                  <c:v>FY.78/79 Magh 19</c:v>
                </c:pt>
                <c:pt idx="6405">
                  <c:v>FY.78/79 Magh 20</c:v>
                </c:pt>
                <c:pt idx="6406">
                  <c:v>FY.78/79 Magh 21</c:v>
                </c:pt>
                <c:pt idx="6407">
                  <c:v>FY.78/79 Magh 22</c:v>
                </c:pt>
                <c:pt idx="6408">
                  <c:v>FY.78/79 Magh 23</c:v>
                </c:pt>
                <c:pt idx="6409">
                  <c:v>FY.78/79 Magh 24</c:v>
                </c:pt>
                <c:pt idx="6410">
                  <c:v>FY.78/79 Magh 25</c:v>
                </c:pt>
                <c:pt idx="6411">
                  <c:v>FY.78/79 Magh 26</c:v>
                </c:pt>
                <c:pt idx="6412">
                  <c:v>FY.78/79 Magh 27</c:v>
                </c:pt>
                <c:pt idx="6413">
                  <c:v>FY.78/79 Magh 28</c:v>
                </c:pt>
                <c:pt idx="6414">
                  <c:v>FY.78/79 Magh 29</c:v>
                </c:pt>
                <c:pt idx="6415">
                  <c:v>FY.78/79 Magh 30</c:v>
                </c:pt>
                <c:pt idx="6416">
                  <c:v>FY.78/79 Magh 31</c:v>
                </c:pt>
                <c:pt idx="6417">
                  <c:v>FY.78/79 Magh 32</c:v>
                </c:pt>
                <c:pt idx="6418">
                  <c:v>FY.78/79 Falgun 1</c:v>
                </c:pt>
                <c:pt idx="6419">
                  <c:v>FY.78/79 Falgun 2</c:v>
                </c:pt>
                <c:pt idx="6420">
                  <c:v>FY.78/79 Falgun 3</c:v>
                </c:pt>
                <c:pt idx="6421">
                  <c:v>FY.78/79 Falgun 4</c:v>
                </c:pt>
                <c:pt idx="6422">
                  <c:v>FY.78/79 Falgun 5</c:v>
                </c:pt>
                <c:pt idx="6423">
                  <c:v>FY.78/79 Falgun 6</c:v>
                </c:pt>
                <c:pt idx="6424">
                  <c:v>FY.78/79 Falgun 7</c:v>
                </c:pt>
                <c:pt idx="6425">
                  <c:v>FY.78/79 Falgun 8</c:v>
                </c:pt>
                <c:pt idx="6426">
                  <c:v>FY.78/79 Falgun 9</c:v>
                </c:pt>
                <c:pt idx="6427">
                  <c:v>FY.78/79 Falgun 10</c:v>
                </c:pt>
                <c:pt idx="6428">
                  <c:v>FY.78/79 Falgun 11</c:v>
                </c:pt>
                <c:pt idx="6429">
                  <c:v>FY.78/79 Falgun 12</c:v>
                </c:pt>
                <c:pt idx="6430">
                  <c:v>FY.78/79 Falgun 13</c:v>
                </c:pt>
                <c:pt idx="6431">
                  <c:v>FY.78/79 Falgun 14</c:v>
                </c:pt>
                <c:pt idx="6432">
                  <c:v>FY.78/79 Falgun 15</c:v>
                </c:pt>
                <c:pt idx="6433">
                  <c:v>FY.78/79 Falgun 16</c:v>
                </c:pt>
                <c:pt idx="6434">
                  <c:v>FY.78/79 Falgun 17</c:v>
                </c:pt>
                <c:pt idx="6435">
                  <c:v>FY.78/79 Falgun 18</c:v>
                </c:pt>
                <c:pt idx="6436">
                  <c:v>FY.78/79 Falgun 19</c:v>
                </c:pt>
                <c:pt idx="6437">
                  <c:v>FY.78/79 Falgun 20</c:v>
                </c:pt>
                <c:pt idx="6438">
                  <c:v>FY.78/79 Falgun 21</c:v>
                </c:pt>
                <c:pt idx="6439">
                  <c:v>FY.78/79 Falgun 22</c:v>
                </c:pt>
                <c:pt idx="6440">
                  <c:v>FY.78/79 Falgun 23</c:v>
                </c:pt>
                <c:pt idx="6441">
                  <c:v>FY.78/79 Falgun 24</c:v>
                </c:pt>
                <c:pt idx="6442">
                  <c:v>FY.78/79 Falgun 25</c:v>
                </c:pt>
                <c:pt idx="6443">
                  <c:v>FY.78/79 Falgun 26</c:v>
                </c:pt>
                <c:pt idx="6444">
                  <c:v>FY.78/79 Falgun 27</c:v>
                </c:pt>
                <c:pt idx="6445">
                  <c:v>FY.78/79 Falgun 28</c:v>
                </c:pt>
                <c:pt idx="6446">
                  <c:v>FY.78/79 Falgun 29</c:v>
                </c:pt>
                <c:pt idx="6447">
                  <c:v>FY.78/79 Falgun 30</c:v>
                </c:pt>
                <c:pt idx="6448">
                  <c:v>FY.78/79 Falgun 31</c:v>
                </c:pt>
                <c:pt idx="6449">
                  <c:v>FY.78/79 Falgun 32</c:v>
                </c:pt>
                <c:pt idx="6450">
                  <c:v>FY.78/79 Chaitra 1</c:v>
                </c:pt>
                <c:pt idx="6451">
                  <c:v>FY.78/79 Chaitra 2</c:v>
                </c:pt>
                <c:pt idx="6452">
                  <c:v>FY.78/79 Chaitra 3</c:v>
                </c:pt>
                <c:pt idx="6453">
                  <c:v>FY.78/79 Chaitra 4</c:v>
                </c:pt>
                <c:pt idx="6454">
                  <c:v>FY.78/79 Chaitra 5</c:v>
                </c:pt>
                <c:pt idx="6455">
                  <c:v>FY.78/79 Chaitra 6</c:v>
                </c:pt>
                <c:pt idx="6456">
                  <c:v>FY.78/79 Chaitra 7</c:v>
                </c:pt>
                <c:pt idx="6457">
                  <c:v>FY.78/79 Chaitra 8</c:v>
                </c:pt>
                <c:pt idx="6458">
                  <c:v>FY.78/79 Chaitra 9</c:v>
                </c:pt>
                <c:pt idx="6459">
                  <c:v>FY.78/79 Chaitra 10</c:v>
                </c:pt>
                <c:pt idx="6460">
                  <c:v>FY.78/79 Chaitra 11</c:v>
                </c:pt>
                <c:pt idx="6461">
                  <c:v>FY.78/79 Chaitra 12</c:v>
                </c:pt>
                <c:pt idx="6462">
                  <c:v>FY.78/79 Chaitra 13</c:v>
                </c:pt>
                <c:pt idx="6463">
                  <c:v>FY.78/79 Chaitra 14</c:v>
                </c:pt>
                <c:pt idx="6464">
                  <c:v>FY.78/79 Chaitra 15</c:v>
                </c:pt>
                <c:pt idx="6465">
                  <c:v>FY.78/79 Chaitra 16</c:v>
                </c:pt>
                <c:pt idx="6466">
                  <c:v>FY.78/79 Chaitra 17</c:v>
                </c:pt>
                <c:pt idx="6467">
                  <c:v>FY.78/79 Chaitra 18</c:v>
                </c:pt>
                <c:pt idx="6468">
                  <c:v>FY.78/79 Chaitra 19</c:v>
                </c:pt>
                <c:pt idx="6469">
                  <c:v>FY.78/79 Chaitra 20</c:v>
                </c:pt>
                <c:pt idx="6470">
                  <c:v>FY.78/79 Chaitra 21</c:v>
                </c:pt>
                <c:pt idx="6471">
                  <c:v>FY.78/79 Chaitra 22</c:v>
                </c:pt>
                <c:pt idx="6472">
                  <c:v>FY.78/79 Chaitra 23</c:v>
                </c:pt>
                <c:pt idx="6473">
                  <c:v>FY.78/79 Chaitra 24</c:v>
                </c:pt>
                <c:pt idx="6474">
                  <c:v>FY.78/79 Chaitra 25</c:v>
                </c:pt>
                <c:pt idx="6475">
                  <c:v>FY.78/79 Chaitra 26</c:v>
                </c:pt>
                <c:pt idx="6476">
                  <c:v>FY.78/79 Chaitra 27</c:v>
                </c:pt>
                <c:pt idx="6477">
                  <c:v>FY.78/79 Chaitra 28</c:v>
                </c:pt>
                <c:pt idx="6478">
                  <c:v>FY.78/79 Chaitra 29</c:v>
                </c:pt>
                <c:pt idx="6479">
                  <c:v>FY.78/79 Chaitra 30</c:v>
                </c:pt>
                <c:pt idx="6480">
                  <c:v>FY.78/79 Chaitra 31</c:v>
                </c:pt>
                <c:pt idx="6481">
                  <c:v>FY.78/79 Chaitra 32</c:v>
                </c:pt>
                <c:pt idx="6482">
                  <c:v>FY.78/79 Baishakh 1</c:v>
                </c:pt>
                <c:pt idx="6483">
                  <c:v>FY.78/79 Baishakh 2</c:v>
                </c:pt>
                <c:pt idx="6484">
                  <c:v>FY.78/79 Baishakh 3</c:v>
                </c:pt>
                <c:pt idx="6485">
                  <c:v>FY.78/79 Baishakh 4</c:v>
                </c:pt>
                <c:pt idx="6486">
                  <c:v>FY.78/79 Baishakh 5</c:v>
                </c:pt>
                <c:pt idx="6487">
                  <c:v>FY.78/79 Baishakh 6</c:v>
                </c:pt>
                <c:pt idx="6488">
                  <c:v>FY.78/79 Baishakh 7</c:v>
                </c:pt>
                <c:pt idx="6489">
                  <c:v>FY.78/79 Baishakh 8</c:v>
                </c:pt>
                <c:pt idx="6490">
                  <c:v>FY.78/79 Baishakh 9</c:v>
                </c:pt>
                <c:pt idx="6491">
                  <c:v>FY.78/79 Baishakh 10</c:v>
                </c:pt>
                <c:pt idx="6492">
                  <c:v>FY.78/79 Baishakh 11</c:v>
                </c:pt>
                <c:pt idx="6493">
                  <c:v>FY.78/79 Baishakh 12</c:v>
                </c:pt>
                <c:pt idx="6494">
                  <c:v>FY.78/79 Baishakh 13</c:v>
                </c:pt>
                <c:pt idx="6495">
                  <c:v>FY.78/79 Baishakh 14</c:v>
                </c:pt>
                <c:pt idx="6496">
                  <c:v>FY.78/79 Baishakh 15</c:v>
                </c:pt>
                <c:pt idx="6497">
                  <c:v>FY.78/79 Baishakh 16</c:v>
                </c:pt>
                <c:pt idx="6498">
                  <c:v>FY.78/79 Baishakh 17</c:v>
                </c:pt>
                <c:pt idx="6499">
                  <c:v>FY.78/79 Baishakh 18</c:v>
                </c:pt>
                <c:pt idx="6500">
                  <c:v>FY.78/79 Baishakh 19</c:v>
                </c:pt>
                <c:pt idx="6501">
                  <c:v>FY.78/79 Baishakh 20</c:v>
                </c:pt>
                <c:pt idx="6502">
                  <c:v>FY.78/79 Baishakh 21</c:v>
                </c:pt>
                <c:pt idx="6503">
                  <c:v>FY.78/79 Baishakh 22</c:v>
                </c:pt>
                <c:pt idx="6504">
                  <c:v>FY.78/79 Baishakh 23</c:v>
                </c:pt>
                <c:pt idx="6505">
                  <c:v>FY.78/79 Baishakh 24</c:v>
                </c:pt>
                <c:pt idx="6506">
                  <c:v>FY.78/79 Baishakh 25</c:v>
                </c:pt>
                <c:pt idx="6507">
                  <c:v>FY.78/79 Baishakh 26</c:v>
                </c:pt>
                <c:pt idx="6508">
                  <c:v>FY.78/79 Baishakh 27</c:v>
                </c:pt>
                <c:pt idx="6509">
                  <c:v>FY.78/79 Baishakh 28</c:v>
                </c:pt>
                <c:pt idx="6510">
                  <c:v>FY.78/79 Baishakh 29</c:v>
                </c:pt>
                <c:pt idx="6511">
                  <c:v>FY.78/79 Baishakh 30</c:v>
                </c:pt>
                <c:pt idx="6512">
                  <c:v>FY.78/79 Baishakh 31</c:v>
                </c:pt>
                <c:pt idx="6513">
                  <c:v>FY.78/79 Baishakh 32</c:v>
                </c:pt>
                <c:pt idx="6514">
                  <c:v>FY.78/79 Jestha  1</c:v>
                </c:pt>
                <c:pt idx="6515">
                  <c:v>FY.78/79 Jestha  2</c:v>
                </c:pt>
                <c:pt idx="6516">
                  <c:v>FY.78/79 Jestha  3</c:v>
                </c:pt>
                <c:pt idx="6517">
                  <c:v>FY.78/79 Jestha  4</c:v>
                </c:pt>
                <c:pt idx="6518">
                  <c:v>FY.78/79 Jestha  5</c:v>
                </c:pt>
                <c:pt idx="6519">
                  <c:v>FY.78/79 Jestha  6</c:v>
                </c:pt>
                <c:pt idx="6520">
                  <c:v>FY.78/79 Jestha  7</c:v>
                </c:pt>
                <c:pt idx="6521">
                  <c:v>FY.78/79 Jestha  8</c:v>
                </c:pt>
                <c:pt idx="6522">
                  <c:v>FY.78/79 Jestha  9</c:v>
                </c:pt>
                <c:pt idx="6523">
                  <c:v>FY.78/79 Jestha  10</c:v>
                </c:pt>
                <c:pt idx="6524">
                  <c:v>FY.78/79 Jestha  11</c:v>
                </c:pt>
                <c:pt idx="6525">
                  <c:v>FY.78/79 Jestha  12</c:v>
                </c:pt>
                <c:pt idx="6526">
                  <c:v>FY.78/79 Jestha  13</c:v>
                </c:pt>
                <c:pt idx="6527">
                  <c:v>FY.78/79 Jestha  14</c:v>
                </c:pt>
                <c:pt idx="6528">
                  <c:v>FY.78/79 Jestha  15</c:v>
                </c:pt>
                <c:pt idx="6529">
                  <c:v>FY.78/79 Jestha  16</c:v>
                </c:pt>
                <c:pt idx="6530">
                  <c:v>FY.78/79 Jestha  17</c:v>
                </c:pt>
                <c:pt idx="6531">
                  <c:v>FY.78/79 Jestha  18</c:v>
                </c:pt>
                <c:pt idx="6532">
                  <c:v>FY.78/79 Jestha  19</c:v>
                </c:pt>
                <c:pt idx="6533">
                  <c:v>FY.78/79 Jestha  20</c:v>
                </c:pt>
                <c:pt idx="6534">
                  <c:v>FY.78/79 Jestha  21</c:v>
                </c:pt>
                <c:pt idx="6535">
                  <c:v>FY.78/79 Jestha  22</c:v>
                </c:pt>
                <c:pt idx="6536">
                  <c:v>FY.78/79 Jestha  23</c:v>
                </c:pt>
                <c:pt idx="6537">
                  <c:v>FY.78/79 Jestha  24</c:v>
                </c:pt>
                <c:pt idx="6538">
                  <c:v>FY.78/79 Jestha  25</c:v>
                </c:pt>
                <c:pt idx="6539">
                  <c:v>FY.78/79 Jestha  26</c:v>
                </c:pt>
                <c:pt idx="6540">
                  <c:v>FY.78/79 Jestha  27</c:v>
                </c:pt>
                <c:pt idx="6541">
                  <c:v>FY.78/79 Jestha  28</c:v>
                </c:pt>
                <c:pt idx="6542">
                  <c:v>FY.78/79 Jestha  29</c:v>
                </c:pt>
                <c:pt idx="6543">
                  <c:v>FY.78/79 Jestha  30</c:v>
                </c:pt>
                <c:pt idx="6544">
                  <c:v>FY.78/79 Jestha  31</c:v>
                </c:pt>
                <c:pt idx="6545">
                  <c:v>FY.78/79 Jestha  32</c:v>
                </c:pt>
                <c:pt idx="6546">
                  <c:v>FY.78/79 Ashadh 1</c:v>
                </c:pt>
                <c:pt idx="6547">
                  <c:v>FY.78/79 Ashadh 2</c:v>
                </c:pt>
                <c:pt idx="6548">
                  <c:v>FY.78/79 Ashadh 3</c:v>
                </c:pt>
                <c:pt idx="6549">
                  <c:v>FY.78/79 Ashadh 4</c:v>
                </c:pt>
                <c:pt idx="6550">
                  <c:v>FY.78/79 Ashadh 5</c:v>
                </c:pt>
                <c:pt idx="6551">
                  <c:v>FY.78/79 Ashadh 6</c:v>
                </c:pt>
                <c:pt idx="6552">
                  <c:v>FY.78/79 Ashadh 7</c:v>
                </c:pt>
                <c:pt idx="6553">
                  <c:v>FY.78/79 Ashadh 8</c:v>
                </c:pt>
                <c:pt idx="6554">
                  <c:v>FY.78/79 Ashadh 9</c:v>
                </c:pt>
                <c:pt idx="6555">
                  <c:v>FY.78/79 Ashadh 10</c:v>
                </c:pt>
                <c:pt idx="6556">
                  <c:v>FY.78/79 Ashadh 11</c:v>
                </c:pt>
                <c:pt idx="6557">
                  <c:v>FY.78/79 Ashadh 12</c:v>
                </c:pt>
                <c:pt idx="6558">
                  <c:v>FY.78/79 Ashadh 13</c:v>
                </c:pt>
                <c:pt idx="6559">
                  <c:v>FY.78/79 Ashadh 14</c:v>
                </c:pt>
                <c:pt idx="6560">
                  <c:v>FY.78/79 Ashadh 15</c:v>
                </c:pt>
                <c:pt idx="6561">
                  <c:v>FY.78/79 Ashadh 16</c:v>
                </c:pt>
                <c:pt idx="6562">
                  <c:v>FY.78/79 Ashadh 17</c:v>
                </c:pt>
                <c:pt idx="6563">
                  <c:v>FY.78/79 Ashadh 18</c:v>
                </c:pt>
                <c:pt idx="6564">
                  <c:v>FY.78/79 Ashadh 19</c:v>
                </c:pt>
                <c:pt idx="6565">
                  <c:v>FY.78/79 Ashadh 20</c:v>
                </c:pt>
                <c:pt idx="6566">
                  <c:v>FY.78/79 Ashadh 21</c:v>
                </c:pt>
                <c:pt idx="6567">
                  <c:v>FY.78/79 Ashadh 22</c:v>
                </c:pt>
                <c:pt idx="6568">
                  <c:v>FY.78/79 Ashadh 23</c:v>
                </c:pt>
                <c:pt idx="6569">
                  <c:v>FY.78/79 Ashadh 24</c:v>
                </c:pt>
                <c:pt idx="6570">
                  <c:v>FY.78/79 Ashadh 25</c:v>
                </c:pt>
                <c:pt idx="6571">
                  <c:v>FY.78/79 Ashadh 26</c:v>
                </c:pt>
                <c:pt idx="6572">
                  <c:v>FY.78/79 Ashadh 27</c:v>
                </c:pt>
                <c:pt idx="6573">
                  <c:v>FY.78/79 Ashadh 28</c:v>
                </c:pt>
                <c:pt idx="6574">
                  <c:v>FY.78/79 Ashadh 29</c:v>
                </c:pt>
                <c:pt idx="6575">
                  <c:v>FY.78/79 Ashadh 30</c:v>
                </c:pt>
                <c:pt idx="6576">
                  <c:v>FY.78/79 Ashadh 31</c:v>
                </c:pt>
                <c:pt idx="6577">
                  <c:v>FY.78/79 Ashadh 32</c:v>
                </c:pt>
                <c:pt idx="6578">
                  <c:v>FY.79/80 Shrawan 1</c:v>
                </c:pt>
                <c:pt idx="6579">
                  <c:v>FY.79/80 Shrawan 2</c:v>
                </c:pt>
                <c:pt idx="6580">
                  <c:v>FY.79/80 Shrawan 3</c:v>
                </c:pt>
                <c:pt idx="6581">
                  <c:v>FY.79/80 Shrawan 4</c:v>
                </c:pt>
                <c:pt idx="6582">
                  <c:v>FY.79/80 Shrawan 5</c:v>
                </c:pt>
                <c:pt idx="6583">
                  <c:v>FY.79/80 Shrawan 6</c:v>
                </c:pt>
                <c:pt idx="6584">
                  <c:v>FY.79/80 Shrawan 7</c:v>
                </c:pt>
                <c:pt idx="6585">
                  <c:v>FY.79/80 Shrawan 8</c:v>
                </c:pt>
                <c:pt idx="6586">
                  <c:v>FY.79/80 Shrawan 9</c:v>
                </c:pt>
                <c:pt idx="6587">
                  <c:v>FY.79/80 Shrawan 10</c:v>
                </c:pt>
                <c:pt idx="6588">
                  <c:v>FY.79/80 Shrawan 11</c:v>
                </c:pt>
                <c:pt idx="6589">
                  <c:v>FY.79/80 Shrawan 12</c:v>
                </c:pt>
                <c:pt idx="6590">
                  <c:v>FY.79/80 Shrawan 13</c:v>
                </c:pt>
                <c:pt idx="6591">
                  <c:v>FY.79/80 Shrawan 14</c:v>
                </c:pt>
                <c:pt idx="6592">
                  <c:v>FY.79/80 Shrawan 15</c:v>
                </c:pt>
                <c:pt idx="6593">
                  <c:v>FY.79/80 Shrawan 16</c:v>
                </c:pt>
                <c:pt idx="6594">
                  <c:v>FY.79/80 Shrawan 17</c:v>
                </c:pt>
                <c:pt idx="6595">
                  <c:v>FY.79/80 Shrawan 18</c:v>
                </c:pt>
                <c:pt idx="6596">
                  <c:v>FY.79/80 Shrawan 19</c:v>
                </c:pt>
                <c:pt idx="6597">
                  <c:v>FY.79/80 Shrawan 20</c:v>
                </c:pt>
                <c:pt idx="6598">
                  <c:v>FY.79/80 Shrawan 21</c:v>
                </c:pt>
                <c:pt idx="6599">
                  <c:v>FY.79/80 Shrawan 22</c:v>
                </c:pt>
                <c:pt idx="6600">
                  <c:v>FY.79/80 Shrawan 23</c:v>
                </c:pt>
                <c:pt idx="6601">
                  <c:v>FY.79/80 Shrawan 24</c:v>
                </c:pt>
                <c:pt idx="6602">
                  <c:v>FY.79/80 Shrawan 25</c:v>
                </c:pt>
                <c:pt idx="6603">
                  <c:v>FY.79/80 Shrawan 26</c:v>
                </c:pt>
                <c:pt idx="6604">
                  <c:v>FY.79/80 Shrawan 27</c:v>
                </c:pt>
                <c:pt idx="6605">
                  <c:v>FY.79/80 Shrawan 28</c:v>
                </c:pt>
                <c:pt idx="6606">
                  <c:v>FY.79/80 Shrawan 29</c:v>
                </c:pt>
                <c:pt idx="6607">
                  <c:v>FY.79/80 Shrawan 30</c:v>
                </c:pt>
                <c:pt idx="6608">
                  <c:v>FY.79/80 Shrawan 31</c:v>
                </c:pt>
                <c:pt idx="6609">
                  <c:v>FY.79/80 Shrawan 32</c:v>
                </c:pt>
                <c:pt idx="6610">
                  <c:v>FY.79/80 Bhadra 1</c:v>
                </c:pt>
                <c:pt idx="6611">
                  <c:v>FY.79/80 Bhadra 2</c:v>
                </c:pt>
                <c:pt idx="6612">
                  <c:v>FY.79/80 Bhadra 3</c:v>
                </c:pt>
                <c:pt idx="6613">
                  <c:v>FY.79/80 Bhadra 4</c:v>
                </c:pt>
                <c:pt idx="6614">
                  <c:v>FY.79/80 Bhadra 5</c:v>
                </c:pt>
                <c:pt idx="6615">
                  <c:v>FY.79/80 Bhadra 6</c:v>
                </c:pt>
                <c:pt idx="6616">
                  <c:v>FY.79/80 Bhadra 7</c:v>
                </c:pt>
                <c:pt idx="6617">
                  <c:v>FY.79/80 Bhadra 8</c:v>
                </c:pt>
                <c:pt idx="6618">
                  <c:v>FY.79/80 Bhadra 9</c:v>
                </c:pt>
                <c:pt idx="6619">
                  <c:v>FY.79/80 Bhadra 10</c:v>
                </c:pt>
                <c:pt idx="6620">
                  <c:v>FY.79/80 Bhadra 11</c:v>
                </c:pt>
                <c:pt idx="6621">
                  <c:v>FY.79/80 Bhadra 12</c:v>
                </c:pt>
                <c:pt idx="6622">
                  <c:v>FY.79/80 Bhadra 13</c:v>
                </c:pt>
                <c:pt idx="6623">
                  <c:v>FY.79/80 Bhadra 14</c:v>
                </c:pt>
                <c:pt idx="6624">
                  <c:v>FY.79/80 Bhadra 15</c:v>
                </c:pt>
                <c:pt idx="6625">
                  <c:v>FY.79/80 Bhadra 16</c:v>
                </c:pt>
                <c:pt idx="6626">
                  <c:v>FY.79/80 Bhadra 17</c:v>
                </c:pt>
                <c:pt idx="6627">
                  <c:v>FY.79/80 Bhadra 18</c:v>
                </c:pt>
                <c:pt idx="6628">
                  <c:v>FY.79/80 Bhadra 19</c:v>
                </c:pt>
                <c:pt idx="6629">
                  <c:v>FY.79/80 Bhadra 20</c:v>
                </c:pt>
                <c:pt idx="6630">
                  <c:v>FY.79/80 Bhadra 21</c:v>
                </c:pt>
                <c:pt idx="6631">
                  <c:v>FY.79/80 Bhadra 22</c:v>
                </c:pt>
                <c:pt idx="6632">
                  <c:v>FY.79/80 Bhadra 23</c:v>
                </c:pt>
                <c:pt idx="6633">
                  <c:v>FY.79/80 Bhadra 24</c:v>
                </c:pt>
                <c:pt idx="6634">
                  <c:v>FY.79/80 Bhadra 25</c:v>
                </c:pt>
                <c:pt idx="6635">
                  <c:v>FY.79/80 Bhadra 26</c:v>
                </c:pt>
                <c:pt idx="6636">
                  <c:v>FY.79/80 Bhadra 27</c:v>
                </c:pt>
                <c:pt idx="6637">
                  <c:v>FY.79/80 Bhadra 28</c:v>
                </c:pt>
                <c:pt idx="6638">
                  <c:v>FY.79/80 Bhadra 29</c:v>
                </c:pt>
                <c:pt idx="6639">
                  <c:v>FY.79/80 Bhadra 30</c:v>
                </c:pt>
                <c:pt idx="6640">
                  <c:v>FY.79/80 Bhadra 31</c:v>
                </c:pt>
                <c:pt idx="6641">
                  <c:v>FY.79/80 Bhadra 32</c:v>
                </c:pt>
                <c:pt idx="6642">
                  <c:v>FY.79/80 Ashwin 1</c:v>
                </c:pt>
                <c:pt idx="6643">
                  <c:v>FY.79/80 Ashwin 2</c:v>
                </c:pt>
                <c:pt idx="6644">
                  <c:v>FY.79/80 Ashwin 3</c:v>
                </c:pt>
                <c:pt idx="6645">
                  <c:v>FY.79/80 Ashwin 4</c:v>
                </c:pt>
                <c:pt idx="6646">
                  <c:v>FY.79/80 Ashwin 5</c:v>
                </c:pt>
                <c:pt idx="6647">
                  <c:v>FY.79/80 Ashwin 6</c:v>
                </c:pt>
                <c:pt idx="6648">
                  <c:v>FY.79/80 Ashwin 7</c:v>
                </c:pt>
                <c:pt idx="6649">
                  <c:v>FY.79/80 Ashwin 8</c:v>
                </c:pt>
                <c:pt idx="6650">
                  <c:v>FY.79/80 Ashwin 9</c:v>
                </c:pt>
                <c:pt idx="6651">
                  <c:v>FY.79/80 Ashwin 10</c:v>
                </c:pt>
                <c:pt idx="6652">
                  <c:v>FY.79/80 Ashwin 11</c:v>
                </c:pt>
                <c:pt idx="6653">
                  <c:v>FY.79/80 Ashwin 12</c:v>
                </c:pt>
                <c:pt idx="6654">
                  <c:v>FY.79/80 Ashwin 13</c:v>
                </c:pt>
                <c:pt idx="6655">
                  <c:v>FY.79/80 Ashwin 14</c:v>
                </c:pt>
                <c:pt idx="6656">
                  <c:v>FY.79/80 Ashwin 15</c:v>
                </c:pt>
                <c:pt idx="6657">
                  <c:v>FY.79/80 Ashwin 16</c:v>
                </c:pt>
                <c:pt idx="6658">
                  <c:v>FY.79/80 Ashwin 17</c:v>
                </c:pt>
                <c:pt idx="6659">
                  <c:v>FY.79/80 Ashwin 18</c:v>
                </c:pt>
                <c:pt idx="6660">
                  <c:v>FY.79/80 Ashwin 19</c:v>
                </c:pt>
                <c:pt idx="6661">
                  <c:v>FY.79/80 Ashwin 20</c:v>
                </c:pt>
                <c:pt idx="6662">
                  <c:v>FY.79/80 Ashwin 21</c:v>
                </c:pt>
                <c:pt idx="6663">
                  <c:v>FY.79/80 Ashwin 22</c:v>
                </c:pt>
                <c:pt idx="6664">
                  <c:v>FY.79/80 Ashwin 23</c:v>
                </c:pt>
                <c:pt idx="6665">
                  <c:v>FY.79/80 Ashwin 24</c:v>
                </c:pt>
                <c:pt idx="6666">
                  <c:v>FY.79/80 Ashwin 25</c:v>
                </c:pt>
                <c:pt idx="6667">
                  <c:v>FY.79/80 Ashwin 26</c:v>
                </c:pt>
                <c:pt idx="6668">
                  <c:v>FY.79/80 Ashwin 27</c:v>
                </c:pt>
                <c:pt idx="6669">
                  <c:v>FY.79/80 Ashwin 28</c:v>
                </c:pt>
                <c:pt idx="6670">
                  <c:v>FY.79/80 Ashwin 29</c:v>
                </c:pt>
                <c:pt idx="6671">
                  <c:v>FY.79/80 Ashwin 30</c:v>
                </c:pt>
                <c:pt idx="6672">
                  <c:v>FY.79/80 Ashwin 31</c:v>
                </c:pt>
                <c:pt idx="6673">
                  <c:v>FY.79/80 Ashwin 32</c:v>
                </c:pt>
                <c:pt idx="6674">
                  <c:v>FY.79/80 Kartik 1</c:v>
                </c:pt>
                <c:pt idx="6675">
                  <c:v>FY.79/80 Kartik 2</c:v>
                </c:pt>
                <c:pt idx="6676">
                  <c:v>FY.79/80 Kartik 3</c:v>
                </c:pt>
                <c:pt idx="6677">
                  <c:v>FY.79/80 Kartik 4</c:v>
                </c:pt>
                <c:pt idx="6678">
                  <c:v>FY.79/80 Kartik 5</c:v>
                </c:pt>
                <c:pt idx="6679">
                  <c:v>FY.79/80 Kartik 6</c:v>
                </c:pt>
                <c:pt idx="6680">
                  <c:v>FY.79/80 Kartik 7</c:v>
                </c:pt>
                <c:pt idx="6681">
                  <c:v>FY.79/80 Kartik 8</c:v>
                </c:pt>
                <c:pt idx="6682">
                  <c:v>FY.79/80 Kartik 9</c:v>
                </c:pt>
                <c:pt idx="6683">
                  <c:v>FY.79/80 Kartik 10</c:v>
                </c:pt>
                <c:pt idx="6684">
                  <c:v>FY.79/80 Kartik 11</c:v>
                </c:pt>
                <c:pt idx="6685">
                  <c:v>FY.79/80 Kartik 12</c:v>
                </c:pt>
                <c:pt idx="6686">
                  <c:v>FY.79/80 Kartik 13</c:v>
                </c:pt>
                <c:pt idx="6687">
                  <c:v>FY.79/80 Kartik 14</c:v>
                </c:pt>
                <c:pt idx="6688">
                  <c:v>FY.79/80 Kartik 15</c:v>
                </c:pt>
                <c:pt idx="6689">
                  <c:v>FY.79/80 Kartik 16</c:v>
                </c:pt>
                <c:pt idx="6690">
                  <c:v>FY.79/80 Kartik 17</c:v>
                </c:pt>
                <c:pt idx="6691">
                  <c:v>FY.79/80 Kartik 18</c:v>
                </c:pt>
                <c:pt idx="6692">
                  <c:v>FY.79/80 Kartik 19</c:v>
                </c:pt>
                <c:pt idx="6693">
                  <c:v>FY.79/80 Kartik 20</c:v>
                </c:pt>
                <c:pt idx="6694">
                  <c:v>FY.79/80 Kartik 21</c:v>
                </c:pt>
                <c:pt idx="6695">
                  <c:v>FY.79/80 Kartik 22</c:v>
                </c:pt>
                <c:pt idx="6696">
                  <c:v>FY.79/80 Kartik 23</c:v>
                </c:pt>
                <c:pt idx="6697">
                  <c:v>FY.79/80 Kartik 24</c:v>
                </c:pt>
                <c:pt idx="6698">
                  <c:v>FY.79/80 Kartik 25</c:v>
                </c:pt>
                <c:pt idx="6699">
                  <c:v>FY.79/80 Kartik 26</c:v>
                </c:pt>
                <c:pt idx="6700">
                  <c:v>FY.79/80 Kartik 27</c:v>
                </c:pt>
                <c:pt idx="6701">
                  <c:v>FY.79/80 Kartik 28</c:v>
                </c:pt>
                <c:pt idx="6702">
                  <c:v>FY.79/80 Kartik 29</c:v>
                </c:pt>
                <c:pt idx="6703">
                  <c:v>FY.79/80 Kartik 30</c:v>
                </c:pt>
                <c:pt idx="6704">
                  <c:v>FY.79/80 Kartik 31</c:v>
                </c:pt>
                <c:pt idx="6705">
                  <c:v>FY.79/80 Kartik 32</c:v>
                </c:pt>
                <c:pt idx="6706">
                  <c:v>FY.79/80 Mangsir 1</c:v>
                </c:pt>
                <c:pt idx="6707">
                  <c:v>FY.79/80 Mangsir 2</c:v>
                </c:pt>
                <c:pt idx="6708">
                  <c:v>FY.79/80 Mangsir 3</c:v>
                </c:pt>
                <c:pt idx="6709">
                  <c:v>FY.79/80 Mangsir 4</c:v>
                </c:pt>
                <c:pt idx="6710">
                  <c:v>FY.79/80 Mangsir 5</c:v>
                </c:pt>
                <c:pt idx="6711">
                  <c:v>FY.79/80 Mangsir 6</c:v>
                </c:pt>
                <c:pt idx="6712">
                  <c:v>FY.79/80 Mangsir 7</c:v>
                </c:pt>
                <c:pt idx="6713">
                  <c:v>FY.79/80 Mangsir 8</c:v>
                </c:pt>
                <c:pt idx="6714">
                  <c:v>FY.79/80 Mangsir 9</c:v>
                </c:pt>
                <c:pt idx="6715">
                  <c:v>FY.79/80 Mangsir 10</c:v>
                </c:pt>
                <c:pt idx="6716">
                  <c:v>FY.79/80 Mangsir 11</c:v>
                </c:pt>
                <c:pt idx="6717">
                  <c:v>FY.79/80 Mangsir 12</c:v>
                </c:pt>
                <c:pt idx="6718">
                  <c:v>FY.79/80 Mangsir 13</c:v>
                </c:pt>
                <c:pt idx="6719">
                  <c:v>FY.79/80 Mangsir 14</c:v>
                </c:pt>
                <c:pt idx="6720">
                  <c:v>FY.79/80 Mangsir 15</c:v>
                </c:pt>
                <c:pt idx="6721">
                  <c:v>FY.79/80 Mangsir 16</c:v>
                </c:pt>
                <c:pt idx="6722">
                  <c:v>FY.79/80 Mangsir 17</c:v>
                </c:pt>
                <c:pt idx="6723">
                  <c:v>FY.79/80 Mangsir 18</c:v>
                </c:pt>
                <c:pt idx="6724">
                  <c:v>FY.79/80 Mangsir 19</c:v>
                </c:pt>
                <c:pt idx="6725">
                  <c:v>FY.79/80 Mangsir 20</c:v>
                </c:pt>
                <c:pt idx="6726">
                  <c:v>FY.79/80 Mangsir 21</c:v>
                </c:pt>
                <c:pt idx="6727">
                  <c:v>FY.79/80 Mangsir 22</c:v>
                </c:pt>
                <c:pt idx="6728">
                  <c:v>FY.79/80 Mangsir 23</c:v>
                </c:pt>
                <c:pt idx="6729">
                  <c:v>FY.79/80 Mangsir 24</c:v>
                </c:pt>
                <c:pt idx="6730">
                  <c:v>FY.79/80 Mangsir 25</c:v>
                </c:pt>
                <c:pt idx="6731">
                  <c:v>FY.79/80 Mangsir 26</c:v>
                </c:pt>
                <c:pt idx="6732">
                  <c:v>FY.79/80 Mangsir 27</c:v>
                </c:pt>
                <c:pt idx="6733">
                  <c:v>FY.79/80 Mangsir 28</c:v>
                </c:pt>
                <c:pt idx="6734">
                  <c:v>FY.79/80 Mangsir 29</c:v>
                </c:pt>
              </c:strCache>
            </c:strRef>
          </c:cat>
          <c:val>
            <c:numRef>
              <c:f>'Daily data'!$B$4186:$B$10920</c:f>
              <c:numCache>
                <c:formatCode>General</c:formatCode>
                <c:ptCount val="6735"/>
                <c:pt idx="0">
                  <c:v>0.68799999999999994</c:v>
                </c:pt>
                <c:pt idx="1">
                  <c:v>1.069</c:v>
                </c:pt>
                <c:pt idx="2">
                  <c:v>1.4039999999999999</c:v>
                </c:pt>
                <c:pt idx="3">
                  <c:v>1.117</c:v>
                </c:pt>
                <c:pt idx="4">
                  <c:v>1.085</c:v>
                </c:pt>
                <c:pt idx="5">
                  <c:v>1.024</c:v>
                </c:pt>
                <c:pt idx="6">
                  <c:v>2.33</c:v>
                </c:pt>
                <c:pt idx="7">
                  <c:v>3.2959999999999998</c:v>
                </c:pt>
                <c:pt idx="8">
                  <c:v>2.82</c:v>
                </c:pt>
                <c:pt idx="9">
                  <c:v>2.5859999999999999</c:v>
                </c:pt>
                <c:pt idx="10">
                  <c:v>3.7770000000000001</c:v>
                </c:pt>
                <c:pt idx="11">
                  <c:v>4.085</c:v>
                </c:pt>
                <c:pt idx="12">
                  <c:v>2.2330000000000001</c:v>
                </c:pt>
                <c:pt idx="13">
                  <c:v>1.7669999999999999</c:v>
                </c:pt>
                <c:pt idx="14">
                  <c:v>1.2589999999999999</c:v>
                </c:pt>
                <c:pt idx="15">
                  <c:v>1.345</c:v>
                </c:pt>
                <c:pt idx="16">
                  <c:v>1.333</c:v>
                </c:pt>
                <c:pt idx="18">
                  <c:v>1.373</c:v>
                </c:pt>
                <c:pt idx="19">
                  <c:v>1.2949999999999999</c:v>
                </c:pt>
                <c:pt idx="20">
                  <c:v>0.97</c:v>
                </c:pt>
                <c:pt idx="21">
                  <c:v>0.84899999999999998</c:v>
                </c:pt>
                <c:pt idx="22">
                  <c:v>1.08</c:v>
                </c:pt>
                <c:pt idx="23">
                  <c:v>9.9740000000000002</c:v>
                </c:pt>
                <c:pt idx="24">
                  <c:v>7.3840000000000003</c:v>
                </c:pt>
                <c:pt idx="25">
                  <c:v>17.164000000000001</c:v>
                </c:pt>
                <c:pt idx="26">
                  <c:v>17.010000000000002</c:v>
                </c:pt>
                <c:pt idx="27">
                  <c:v>7.25</c:v>
                </c:pt>
                <c:pt idx="28">
                  <c:v>4.75</c:v>
                </c:pt>
                <c:pt idx="29">
                  <c:v>15.42</c:v>
                </c:pt>
                <c:pt idx="30">
                  <c:v>34.61</c:v>
                </c:pt>
                <c:pt idx="31">
                  <c:v>64.257999999999996</c:v>
                </c:pt>
                <c:pt idx="32">
                  <c:v>17.027999999999999</c:v>
                </c:pt>
                <c:pt idx="33">
                  <c:v>18.268000000000001</c:v>
                </c:pt>
                <c:pt idx="34">
                  <c:v>11.029</c:v>
                </c:pt>
                <c:pt idx="35">
                  <c:v>14.279</c:v>
                </c:pt>
                <c:pt idx="36">
                  <c:v>11.26</c:v>
                </c:pt>
                <c:pt idx="37">
                  <c:v>12.273999999999999</c:v>
                </c:pt>
                <c:pt idx="38">
                  <c:v>11.419</c:v>
                </c:pt>
                <c:pt idx="39">
                  <c:v>19.486999999999998</c:v>
                </c:pt>
                <c:pt idx="40">
                  <c:v>13.484</c:v>
                </c:pt>
                <c:pt idx="41">
                  <c:v>10.77</c:v>
                </c:pt>
                <c:pt idx="42">
                  <c:v>26.181000000000001</c:v>
                </c:pt>
                <c:pt idx="43">
                  <c:v>33.405999999999999</c:v>
                </c:pt>
                <c:pt idx="44">
                  <c:v>28.858000000000001</c:v>
                </c:pt>
                <c:pt idx="45">
                  <c:v>38.685000000000002</c:v>
                </c:pt>
                <c:pt idx="46">
                  <c:v>42.079000000000001</c:v>
                </c:pt>
                <c:pt idx="47">
                  <c:v>79.191999999999993</c:v>
                </c:pt>
                <c:pt idx="48">
                  <c:v>48.091000000000001</c:v>
                </c:pt>
                <c:pt idx="50">
                  <c:v>44.966999999999999</c:v>
                </c:pt>
                <c:pt idx="51">
                  <c:v>87.186000000000007</c:v>
                </c:pt>
                <c:pt idx="52">
                  <c:v>87.912999999999997</c:v>
                </c:pt>
                <c:pt idx="53">
                  <c:v>56.287999999999997</c:v>
                </c:pt>
                <c:pt idx="54">
                  <c:v>74.102999999999994</c:v>
                </c:pt>
                <c:pt idx="55">
                  <c:v>80.319999999999993</c:v>
                </c:pt>
                <c:pt idx="56">
                  <c:v>74.528999999999996</c:v>
                </c:pt>
                <c:pt idx="57">
                  <c:v>63.741999999999997</c:v>
                </c:pt>
                <c:pt idx="58">
                  <c:v>58.43</c:v>
                </c:pt>
                <c:pt idx="59">
                  <c:v>64.33</c:v>
                </c:pt>
                <c:pt idx="60">
                  <c:v>69.587999999999994</c:v>
                </c:pt>
                <c:pt idx="61">
                  <c:v>59.561999999999998</c:v>
                </c:pt>
                <c:pt idx="62">
                  <c:v>50.719000000000001</c:v>
                </c:pt>
                <c:pt idx="63">
                  <c:v>48.436</c:v>
                </c:pt>
                <c:pt idx="64">
                  <c:v>49.533999999999999</c:v>
                </c:pt>
                <c:pt idx="65">
                  <c:v>41.85</c:v>
                </c:pt>
                <c:pt idx="66">
                  <c:v>51.097000000000001</c:v>
                </c:pt>
                <c:pt idx="67">
                  <c:v>39.69</c:v>
                </c:pt>
                <c:pt idx="68">
                  <c:v>40.959000000000003</c:v>
                </c:pt>
                <c:pt idx="69">
                  <c:v>39.987000000000002</c:v>
                </c:pt>
                <c:pt idx="70">
                  <c:v>41.3</c:v>
                </c:pt>
                <c:pt idx="71">
                  <c:v>60.951999999999998</c:v>
                </c:pt>
                <c:pt idx="72">
                  <c:v>82.042000000000002</c:v>
                </c:pt>
                <c:pt idx="73">
                  <c:v>64.778999999999996</c:v>
                </c:pt>
                <c:pt idx="74">
                  <c:v>56.369</c:v>
                </c:pt>
                <c:pt idx="75">
                  <c:v>50.77</c:v>
                </c:pt>
                <c:pt idx="76">
                  <c:v>51.366999999999997</c:v>
                </c:pt>
                <c:pt idx="77">
                  <c:v>80.64</c:v>
                </c:pt>
                <c:pt idx="78">
                  <c:v>63.64</c:v>
                </c:pt>
                <c:pt idx="79">
                  <c:v>65.090999999999994</c:v>
                </c:pt>
                <c:pt idx="80">
                  <c:v>99.03</c:v>
                </c:pt>
                <c:pt idx="81">
                  <c:v>76.48</c:v>
                </c:pt>
                <c:pt idx="82">
                  <c:v>71.849999999999994</c:v>
                </c:pt>
                <c:pt idx="83">
                  <c:v>74.95</c:v>
                </c:pt>
                <c:pt idx="84">
                  <c:v>107.25</c:v>
                </c:pt>
                <c:pt idx="85">
                  <c:v>105.57</c:v>
                </c:pt>
                <c:pt idx="86">
                  <c:v>108.94</c:v>
                </c:pt>
                <c:pt idx="87">
                  <c:v>112.09</c:v>
                </c:pt>
                <c:pt idx="88">
                  <c:v>111.7</c:v>
                </c:pt>
                <c:pt idx="89">
                  <c:v>107.54</c:v>
                </c:pt>
                <c:pt idx="90">
                  <c:v>117.56</c:v>
                </c:pt>
                <c:pt idx="91">
                  <c:v>104.06</c:v>
                </c:pt>
                <c:pt idx="92">
                  <c:v>93.16</c:v>
                </c:pt>
                <c:pt idx="93">
                  <c:v>82.69</c:v>
                </c:pt>
                <c:pt idx="94">
                  <c:v>75.5</c:v>
                </c:pt>
                <c:pt idx="95">
                  <c:v>67.37</c:v>
                </c:pt>
                <c:pt idx="96">
                  <c:v>64.209999999999994</c:v>
                </c:pt>
                <c:pt idx="97">
                  <c:v>69.3</c:v>
                </c:pt>
                <c:pt idx="98">
                  <c:v>76.260000000000005</c:v>
                </c:pt>
                <c:pt idx="99">
                  <c:v>78.569999999999993</c:v>
                </c:pt>
                <c:pt idx="100">
                  <c:v>70.69</c:v>
                </c:pt>
                <c:pt idx="101">
                  <c:v>79.52</c:v>
                </c:pt>
                <c:pt idx="102">
                  <c:v>96.257000000000005</c:v>
                </c:pt>
                <c:pt idx="103">
                  <c:v>77.489999999999995</c:v>
                </c:pt>
                <c:pt idx="104">
                  <c:v>70.44</c:v>
                </c:pt>
                <c:pt idx="105">
                  <c:v>139.74700000000001</c:v>
                </c:pt>
                <c:pt idx="106">
                  <c:v>82.52</c:v>
                </c:pt>
                <c:pt idx="107">
                  <c:v>75.540000000000006</c:v>
                </c:pt>
                <c:pt idx="108">
                  <c:v>66.23</c:v>
                </c:pt>
                <c:pt idx="109">
                  <c:v>55.61</c:v>
                </c:pt>
                <c:pt idx="110">
                  <c:v>54.63</c:v>
                </c:pt>
                <c:pt idx="111">
                  <c:v>52.8</c:v>
                </c:pt>
                <c:pt idx="112">
                  <c:v>47.26</c:v>
                </c:pt>
                <c:pt idx="114">
                  <c:v>46.66</c:v>
                </c:pt>
                <c:pt idx="115">
                  <c:v>42.789000000000001</c:v>
                </c:pt>
                <c:pt idx="116">
                  <c:v>40.343000000000004</c:v>
                </c:pt>
                <c:pt idx="117">
                  <c:v>37</c:v>
                </c:pt>
                <c:pt idx="118">
                  <c:v>58.459000000000003</c:v>
                </c:pt>
                <c:pt idx="119">
                  <c:v>47.508000000000003</c:v>
                </c:pt>
                <c:pt idx="120">
                  <c:v>46.052</c:v>
                </c:pt>
                <c:pt idx="121">
                  <c:v>40.786999999999999</c:v>
                </c:pt>
                <c:pt idx="122">
                  <c:v>40.115000000000002</c:v>
                </c:pt>
                <c:pt idx="123">
                  <c:v>37.991</c:v>
                </c:pt>
                <c:pt idx="124">
                  <c:v>35.942</c:v>
                </c:pt>
                <c:pt idx="125">
                  <c:v>34.823</c:v>
                </c:pt>
                <c:pt idx="126">
                  <c:v>33.44</c:v>
                </c:pt>
                <c:pt idx="127">
                  <c:v>31.608000000000001</c:v>
                </c:pt>
                <c:pt idx="128">
                  <c:v>30.568999999999999</c:v>
                </c:pt>
                <c:pt idx="129">
                  <c:v>29.795999999999999</c:v>
                </c:pt>
                <c:pt idx="130">
                  <c:v>30.51</c:v>
                </c:pt>
                <c:pt idx="131">
                  <c:v>30.51</c:v>
                </c:pt>
                <c:pt idx="132">
                  <c:v>28.21</c:v>
                </c:pt>
                <c:pt idx="133">
                  <c:v>27.427</c:v>
                </c:pt>
                <c:pt idx="134">
                  <c:v>28.896000000000001</c:v>
                </c:pt>
                <c:pt idx="135">
                  <c:v>29.9</c:v>
                </c:pt>
                <c:pt idx="136">
                  <c:v>29.344000000000001</c:v>
                </c:pt>
                <c:pt idx="137">
                  <c:v>28.26</c:v>
                </c:pt>
                <c:pt idx="138">
                  <c:v>26.65</c:v>
                </c:pt>
                <c:pt idx="139">
                  <c:v>25.65</c:v>
                </c:pt>
                <c:pt idx="140">
                  <c:v>23.86</c:v>
                </c:pt>
                <c:pt idx="141">
                  <c:v>23.46</c:v>
                </c:pt>
                <c:pt idx="142">
                  <c:v>23.457999999999998</c:v>
                </c:pt>
                <c:pt idx="143">
                  <c:v>22.424700000000001</c:v>
                </c:pt>
                <c:pt idx="144">
                  <c:v>21.216999999999999</c:v>
                </c:pt>
                <c:pt idx="146">
                  <c:v>20.358000000000001</c:v>
                </c:pt>
                <c:pt idx="147">
                  <c:v>20.382000000000001</c:v>
                </c:pt>
                <c:pt idx="148">
                  <c:v>40.121000000000002</c:v>
                </c:pt>
                <c:pt idx="149">
                  <c:v>25.623000000000001</c:v>
                </c:pt>
                <c:pt idx="150">
                  <c:v>24.802</c:v>
                </c:pt>
                <c:pt idx="151">
                  <c:v>21.79</c:v>
                </c:pt>
                <c:pt idx="152">
                  <c:v>21.26</c:v>
                </c:pt>
                <c:pt idx="153">
                  <c:v>20.358000000000001</c:v>
                </c:pt>
                <c:pt idx="154">
                  <c:v>19.32</c:v>
                </c:pt>
                <c:pt idx="155">
                  <c:v>18.71</c:v>
                </c:pt>
                <c:pt idx="156">
                  <c:v>17.920999999999999</c:v>
                </c:pt>
                <c:pt idx="157">
                  <c:v>17.949000000000002</c:v>
                </c:pt>
                <c:pt idx="158">
                  <c:v>17.084</c:v>
                </c:pt>
                <c:pt idx="159">
                  <c:v>15.754</c:v>
                </c:pt>
                <c:pt idx="160">
                  <c:v>14.747999999999999</c:v>
                </c:pt>
                <c:pt idx="161">
                  <c:v>14.138999999999999</c:v>
                </c:pt>
                <c:pt idx="162">
                  <c:v>13.298999999999999</c:v>
                </c:pt>
                <c:pt idx="163">
                  <c:v>13.298999999999999</c:v>
                </c:pt>
                <c:pt idx="164">
                  <c:v>13.298999999999999</c:v>
                </c:pt>
                <c:pt idx="165">
                  <c:v>13.298999999999999</c:v>
                </c:pt>
                <c:pt idx="166">
                  <c:v>13.41</c:v>
                </c:pt>
                <c:pt idx="167">
                  <c:v>12.61</c:v>
                </c:pt>
                <c:pt idx="168">
                  <c:v>12.603</c:v>
                </c:pt>
                <c:pt idx="169">
                  <c:v>12.608000000000001</c:v>
                </c:pt>
                <c:pt idx="170">
                  <c:v>12.608000000000001</c:v>
                </c:pt>
                <c:pt idx="171">
                  <c:v>12.608000000000001</c:v>
                </c:pt>
                <c:pt idx="172">
                  <c:v>12.298</c:v>
                </c:pt>
                <c:pt idx="173">
                  <c:v>11.971</c:v>
                </c:pt>
                <c:pt idx="174">
                  <c:v>11.952999999999999</c:v>
                </c:pt>
                <c:pt idx="178">
                  <c:v>11.471</c:v>
                </c:pt>
                <c:pt idx="179">
                  <c:v>11.372999999999999</c:v>
                </c:pt>
                <c:pt idx="180">
                  <c:v>11.23</c:v>
                </c:pt>
                <c:pt idx="181">
                  <c:v>10.903</c:v>
                </c:pt>
                <c:pt idx="182">
                  <c:v>10.567</c:v>
                </c:pt>
                <c:pt idx="183">
                  <c:v>10.244</c:v>
                </c:pt>
                <c:pt idx="184">
                  <c:v>10.147</c:v>
                </c:pt>
                <c:pt idx="185">
                  <c:v>10.163</c:v>
                </c:pt>
                <c:pt idx="186">
                  <c:v>10.163</c:v>
                </c:pt>
                <c:pt idx="187">
                  <c:v>10.163</c:v>
                </c:pt>
                <c:pt idx="188">
                  <c:v>10.058999999999999</c:v>
                </c:pt>
                <c:pt idx="189">
                  <c:v>9.8529999999999998</c:v>
                </c:pt>
                <c:pt idx="190">
                  <c:v>9.6850000000000005</c:v>
                </c:pt>
                <c:pt idx="191">
                  <c:v>9.5090000000000003</c:v>
                </c:pt>
                <c:pt idx="192">
                  <c:v>9.5429999999999993</c:v>
                </c:pt>
                <c:pt idx="193">
                  <c:v>9.3160000000000007</c:v>
                </c:pt>
                <c:pt idx="194">
                  <c:v>9.1910000000000007</c:v>
                </c:pt>
                <c:pt idx="195">
                  <c:v>8.9719999999999995</c:v>
                </c:pt>
                <c:pt idx="196">
                  <c:v>8.6579999999999995</c:v>
                </c:pt>
                <c:pt idx="197">
                  <c:v>8.5500000000000007</c:v>
                </c:pt>
                <c:pt idx="198">
                  <c:v>8.24</c:v>
                </c:pt>
                <c:pt idx="199">
                  <c:v>8.17</c:v>
                </c:pt>
                <c:pt idx="200">
                  <c:v>8.23</c:v>
                </c:pt>
                <c:pt idx="201">
                  <c:v>8.0299999999999994</c:v>
                </c:pt>
                <c:pt idx="202">
                  <c:v>7.8159999999999998</c:v>
                </c:pt>
                <c:pt idx="203">
                  <c:v>7.7</c:v>
                </c:pt>
                <c:pt idx="204">
                  <c:v>7.5430000000000001</c:v>
                </c:pt>
                <c:pt idx="205">
                  <c:v>7.4139999999999997</c:v>
                </c:pt>
                <c:pt idx="206">
                  <c:v>7.34</c:v>
                </c:pt>
                <c:pt idx="207">
                  <c:v>7.3819999999999997</c:v>
                </c:pt>
                <c:pt idx="210">
                  <c:v>7.3819999999999997</c:v>
                </c:pt>
                <c:pt idx="211">
                  <c:v>7.1630000000000003</c:v>
                </c:pt>
                <c:pt idx="212">
                  <c:v>7.11</c:v>
                </c:pt>
                <c:pt idx="213">
                  <c:v>7.03</c:v>
                </c:pt>
                <c:pt idx="214">
                  <c:v>6.9589999999999996</c:v>
                </c:pt>
                <c:pt idx="215">
                  <c:v>6.9290000000000003</c:v>
                </c:pt>
                <c:pt idx="216">
                  <c:v>6.87</c:v>
                </c:pt>
                <c:pt idx="217">
                  <c:v>6.7610000000000001</c:v>
                </c:pt>
                <c:pt idx="218">
                  <c:v>6.7089999999999996</c:v>
                </c:pt>
                <c:pt idx="219">
                  <c:v>6.8440000000000003</c:v>
                </c:pt>
                <c:pt idx="220">
                  <c:v>6.694</c:v>
                </c:pt>
                <c:pt idx="221">
                  <c:v>6.5259999999999998</c:v>
                </c:pt>
                <c:pt idx="222">
                  <c:v>6.452</c:v>
                </c:pt>
                <c:pt idx="223">
                  <c:v>6.3860000000000001</c:v>
                </c:pt>
                <c:pt idx="224">
                  <c:v>6.6219999999999999</c:v>
                </c:pt>
                <c:pt idx="225">
                  <c:v>6.3680000000000003</c:v>
                </c:pt>
                <c:pt idx="226">
                  <c:v>6.3289999999999997</c:v>
                </c:pt>
                <c:pt idx="227">
                  <c:v>6.36</c:v>
                </c:pt>
                <c:pt idx="228">
                  <c:v>6.19</c:v>
                </c:pt>
                <c:pt idx="229">
                  <c:v>6.1509999999999998</c:v>
                </c:pt>
                <c:pt idx="230">
                  <c:v>6.0190000000000001</c:v>
                </c:pt>
                <c:pt idx="231">
                  <c:v>5.9960000000000004</c:v>
                </c:pt>
                <c:pt idx="232">
                  <c:v>5.7130000000000001</c:v>
                </c:pt>
                <c:pt idx="233">
                  <c:v>5.577</c:v>
                </c:pt>
                <c:pt idx="234">
                  <c:v>5.6360000000000001</c:v>
                </c:pt>
                <c:pt idx="235">
                  <c:v>5.601</c:v>
                </c:pt>
                <c:pt idx="236">
                  <c:v>5.4720000000000004</c:v>
                </c:pt>
                <c:pt idx="237">
                  <c:v>5.5129999999999999</c:v>
                </c:pt>
                <c:pt idx="238">
                  <c:v>5.5209999999999999</c:v>
                </c:pt>
                <c:pt idx="242">
                  <c:v>5.6</c:v>
                </c:pt>
                <c:pt idx="243">
                  <c:v>5.6340000000000003</c:v>
                </c:pt>
                <c:pt idx="244">
                  <c:v>5.56</c:v>
                </c:pt>
                <c:pt idx="245">
                  <c:v>5.41</c:v>
                </c:pt>
                <c:pt idx="246">
                  <c:v>5.44</c:v>
                </c:pt>
                <c:pt idx="247">
                  <c:v>5.2969999999999997</c:v>
                </c:pt>
                <c:pt idx="248">
                  <c:v>5.25</c:v>
                </c:pt>
                <c:pt idx="249">
                  <c:v>5.15</c:v>
                </c:pt>
                <c:pt idx="250">
                  <c:v>5.05</c:v>
                </c:pt>
                <c:pt idx="251">
                  <c:v>5.0030000000000001</c:v>
                </c:pt>
                <c:pt idx="252">
                  <c:v>4.976</c:v>
                </c:pt>
                <c:pt idx="253">
                  <c:v>4.9480000000000004</c:v>
                </c:pt>
                <c:pt idx="254">
                  <c:v>4.96</c:v>
                </c:pt>
                <c:pt idx="255">
                  <c:v>4.99</c:v>
                </c:pt>
                <c:pt idx="256">
                  <c:v>4.9580000000000002</c:v>
                </c:pt>
                <c:pt idx="257">
                  <c:v>4.8079999999999998</c:v>
                </c:pt>
                <c:pt idx="258">
                  <c:v>4.74</c:v>
                </c:pt>
                <c:pt idx="259">
                  <c:v>4.9329999999999998</c:v>
                </c:pt>
                <c:pt idx="260">
                  <c:v>4.78</c:v>
                </c:pt>
                <c:pt idx="261">
                  <c:v>4.7969999999999997</c:v>
                </c:pt>
                <c:pt idx="262">
                  <c:v>4.7960000000000003</c:v>
                </c:pt>
                <c:pt idx="263">
                  <c:v>4.47</c:v>
                </c:pt>
                <c:pt idx="264">
                  <c:v>4.49</c:v>
                </c:pt>
                <c:pt idx="265">
                  <c:v>4.42</c:v>
                </c:pt>
                <c:pt idx="266">
                  <c:v>4.4530000000000003</c:v>
                </c:pt>
                <c:pt idx="267">
                  <c:v>4.5629999999999997</c:v>
                </c:pt>
                <c:pt idx="268">
                  <c:v>4.6500000000000004</c:v>
                </c:pt>
                <c:pt idx="269">
                  <c:v>5.53</c:v>
                </c:pt>
                <c:pt idx="270">
                  <c:v>4.79</c:v>
                </c:pt>
                <c:pt idx="271">
                  <c:v>4.6500000000000004</c:v>
                </c:pt>
                <c:pt idx="274">
                  <c:v>4.62</c:v>
                </c:pt>
                <c:pt idx="275">
                  <c:v>4.5999999999999996</c:v>
                </c:pt>
                <c:pt idx="276">
                  <c:v>4.5599999999999996</c:v>
                </c:pt>
                <c:pt idx="277">
                  <c:v>4.5140000000000002</c:v>
                </c:pt>
                <c:pt idx="278">
                  <c:v>4.34</c:v>
                </c:pt>
                <c:pt idx="279">
                  <c:v>4.24</c:v>
                </c:pt>
                <c:pt idx="280">
                  <c:v>4.22</c:v>
                </c:pt>
                <c:pt idx="281">
                  <c:v>4.2699999999999996</c:v>
                </c:pt>
                <c:pt idx="282">
                  <c:v>4.22</c:v>
                </c:pt>
                <c:pt idx="283">
                  <c:v>4.1100000000000003</c:v>
                </c:pt>
                <c:pt idx="284">
                  <c:v>4.07</c:v>
                </c:pt>
                <c:pt idx="285">
                  <c:v>4.077</c:v>
                </c:pt>
                <c:pt idx="286">
                  <c:v>3.96</c:v>
                </c:pt>
                <c:pt idx="287">
                  <c:v>3.6779999999999999</c:v>
                </c:pt>
                <c:pt idx="288">
                  <c:v>3.6</c:v>
                </c:pt>
                <c:pt idx="289">
                  <c:v>3.496</c:v>
                </c:pt>
                <c:pt idx="290">
                  <c:v>3.49</c:v>
                </c:pt>
                <c:pt idx="291">
                  <c:v>3.4</c:v>
                </c:pt>
                <c:pt idx="292">
                  <c:v>3.45</c:v>
                </c:pt>
                <c:pt idx="293">
                  <c:v>3.48</c:v>
                </c:pt>
                <c:pt idx="294">
                  <c:v>3.38</c:v>
                </c:pt>
                <c:pt idx="295">
                  <c:v>3.39</c:v>
                </c:pt>
                <c:pt idx="296">
                  <c:v>3.48</c:v>
                </c:pt>
                <c:pt idx="297">
                  <c:v>3.46</c:v>
                </c:pt>
                <c:pt idx="298">
                  <c:v>3.47</c:v>
                </c:pt>
                <c:pt idx="299">
                  <c:v>3.88</c:v>
                </c:pt>
                <c:pt idx="300">
                  <c:v>6.62</c:v>
                </c:pt>
                <c:pt idx="301">
                  <c:v>7.2030000000000003</c:v>
                </c:pt>
                <c:pt idx="302">
                  <c:v>5.34</c:v>
                </c:pt>
                <c:pt idx="306">
                  <c:v>5.173</c:v>
                </c:pt>
                <c:pt idx="307">
                  <c:v>5.476</c:v>
                </c:pt>
                <c:pt idx="308">
                  <c:v>5.0419999999999998</c:v>
                </c:pt>
                <c:pt idx="309">
                  <c:v>4.782</c:v>
                </c:pt>
                <c:pt idx="310">
                  <c:v>4.8499999999999996</c:v>
                </c:pt>
                <c:pt idx="311">
                  <c:v>4.5010000000000003</c:v>
                </c:pt>
                <c:pt idx="312">
                  <c:v>4.2709999999999999</c:v>
                </c:pt>
                <c:pt idx="313">
                  <c:v>4.1829999999999998</c:v>
                </c:pt>
                <c:pt idx="314">
                  <c:v>4.1120000000000001</c:v>
                </c:pt>
                <c:pt idx="315">
                  <c:v>3.718</c:v>
                </c:pt>
                <c:pt idx="316">
                  <c:v>4.0810000000000004</c:v>
                </c:pt>
                <c:pt idx="317">
                  <c:v>3.6890000000000001</c:v>
                </c:pt>
                <c:pt idx="318">
                  <c:v>3.577</c:v>
                </c:pt>
                <c:pt idx="319">
                  <c:v>3.4969999999999999</c:v>
                </c:pt>
                <c:pt idx="320">
                  <c:v>3.4729999999999999</c:v>
                </c:pt>
                <c:pt idx="321">
                  <c:v>3.3620000000000001</c:v>
                </c:pt>
                <c:pt idx="322">
                  <c:v>3.238</c:v>
                </c:pt>
                <c:pt idx="323">
                  <c:v>3.238</c:v>
                </c:pt>
                <c:pt idx="324">
                  <c:v>3.26</c:v>
                </c:pt>
                <c:pt idx="325">
                  <c:v>3.1859999999999999</c:v>
                </c:pt>
                <c:pt idx="326">
                  <c:v>3.2360000000000002</c:v>
                </c:pt>
                <c:pt idx="327">
                  <c:v>3.0510000000000002</c:v>
                </c:pt>
                <c:pt idx="328">
                  <c:v>3.0350000000000001</c:v>
                </c:pt>
                <c:pt idx="329">
                  <c:v>3.0219999999999998</c:v>
                </c:pt>
                <c:pt idx="330">
                  <c:v>3.2440000000000002</c:v>
                </c:pt>
                <c:pt idx="331">
                  <c:v>2.9609999999999999</c:v>
                </c:pt>
                <c:pt idx="332">
                  <c:v>2.9350000000000001</c:v>
                </c:pt>
                <c:pt idx="333">
                  <c:v>3.2570000000000001</c:v>
                </c:pt>
                <c:pt idx="334">
                  <c:v>3.6150000000000002</c:v>
                </c:pt>
                <c:pt idx="335">
                  <c:v>2.9990000000000001</c:v>
                </c:pt>
                <c:pt idx="336">
                  <c:v>2.83</c:v>
                </c:pt>
                <c:pt idx="338">
                  <c:v>2.75</c:v>
                </c:pt>
                <c:pt idx="339">
                  <c:v>2.54</c:v>
                </c:pt>
                <c:pt idx="340">
                  <c:v>2.39</c:v>
                </c:pt>
                <c:pt idx="341">
                  <c:v>2.36</c:v>
                </c:pt>
                <c:pt idx="342">
                  <c:v>3.9</c:v>
                </c:pt>
                <c:pt idx="343">
                  <c:v>4.84</c:v>
                </c:pt>
                <c:pt idx="344">
                  <c:v>3.79</c:v>
                </c:pt>
                <c:pt idx="345">
                  <c:v>3.04</c:v>
                </c:pt>
                <c:pt idx="346">
                  <c:v>4.18</c:v>
                </c:pt>
                <c:pt idx="347">
                  <c:v>4.8499999999999996</c:v>
                </c:pt>
                <c:pt idx="348">
                  <c:v>6.34</c:v>
                </c:pt>
                <c:pt idx="349">
                  <c:v>13.56</c:v>
                </c:pt>
                <c:pt idx="350">
                  <c:v>14.8</c:v>
                </c:pt>
                <c:pt idx="351">
                  <c:v>7.19</c:v>
                </c:pt>
                <c:pt idx="352">
                  <c:v>4.3</c:v>
                </c:pt>
                <c:pt idx="353">
                  <c:v>3.73</c:v>
                </c:pt>
                <c:pt idx="354">
                  <c:v>3.15</c:v>
                </c:pt>
                <c:pt idx="355">
                  <c:v>2.88</c:v>
                </c:pt>
                <c:pt idx="356">
                  <c:v>2.78</c:v>
                </c:pt>
                <c:pt idx="357">
                  <c:v>2.83</c:v>
                </c:pt>
                <c:pt idx="358">
                  <c:v>2.88</c:v>
                </c:pt>
                <c:pt idx="359">
                  <c:v>3.2</c:v>
                </c:pt>
                <c:pt idx="360">
                  <c:v>8.9700000000000006</c:v>
                </c:pt>
                <c:pt idx="361">
                  <c:v>6.3520000000000003</c:v>
                </c:pt>
                <c:pt idx="362">
                  <c:v>4.1900000000000004</c:v>
                </c:pt>
                <c:pt idx="363">
                  <c:v>3.17</c:v>
                </c:pt>
                <c:pt idx="364">
                  <c:v>3.1070000000000002</c:v>
                </c:pt>
                <c:pt idx="365">
                  <c:v>2.69</c:v>
                </c:pt>
                <c:pt idx="366">
                  <c:v>2.3370000000000002</c:v>
                </c:pt>
                <c:pt idx="367">
                  <c:v>5.2779999999999996</c:v>
                </c:pt>
                <c:pt idx="368">
                  <c:v>6.67</c:v>
                </c:pt>
                <c:pt idx="370">
                  <c:v>3.09</c:v>
                </c:pt>
                <c:pt idx="371">
                  <c:v>2.93</c:v>
                </c:pt>
                <c:pt idx="372">
                  <c:v>2.2799999999999998</c:v>
                </c:pt>
                <c:pt idx="373">
                  <c:v>4.6369999999999996</c:v>
                </c:pt>
                <c:pt idx="374">
                  <c:v>3.5960000000000001</c:v>
                </c:pt>
                <c:pt idx="375">
                  <c:v>2.7570000000000001</c:v>
                </c:pt>
                <c:pt idx="376">
                  <c:v>6.742</c:v>
                </c:pt>
                <c:pt idx="377">
                  <c:v>4.3899999999999997</c:v>
                </c:pt>
                <c:pt idx="378">
                  <c:v>5.3209999999999997</c:v>
                </c:pt>
                <c:pt idx="379">
                  <c:v>5.3319999999999999</c:v>
                </c:pt>
                <c:pt idx="380">
                  <c:v>22.539000000000001</c:v>
                </c:pt>
                <c:pt idx="381">
                  <c:v>24.16</c:v>
                </c:pt>
                <c:pt idx="382">
                  <c:v>11.064</c:v>
                </c:pt>
                <c:pt idx="383">
                  <c:v>13.587</c:v>
                </c:pt>
                <c:pt idx="384">
                  <c:v>9.9740000000000002</c:v>
                </c:pt>
                <c:pt idx="385">
                  <c:v>5.226</c:v>
                </c:pt>
                <c:pt idx="386">
                  <c:v>3.597</c:v>
                </c:pt>
                <c:pt idx="387">
                  <c:v>3.125</c:v>
                </c:pt>
                <c:pt idx="388">
                  <c:v>3.1150000000000002</c:v>
                </c:pt>
                <c:pt idx="389">
                  <c:v>16.300999999999998</c:v>
                </c:pt>
                <c:pt idx="390">
                  <c:v>16.03</c:v>
                </c:pt>
                <c:pt idx="391">
                  <c:v>10.220000000000001</c:v>
                </c:pt>
                <c:pt idx="392">
                  <c:v>33.363</c:v>
                </c:pt>
                <c:pt idx="393">
                  <c:v>21</c:v>
                </c:pt>
                <c:pt idx="394">
                  <c:v>19.228999999999999</c:v>
                </c:pt>
                <c:pt idx="395">
                  <c:v>29.9</c:v>
                </c:pt>
                <c:pt idx="396">
                  <c:v>20.855</c:v>
                </c:pt>
                <c:pt idx="397">
                  <c:v>14.417999999999999</c:v>
                </c:pt>
                <c:pt idx="398">
                  <c:v>10.247999999999999</c:v>
                </c:pt>
                <c:pt idx="399">
                  <c:v>7.2549999999999999</c:v>
                </c:pt>
                <c:pt idx="400">
                  <c:v>5.9939999999999998</c:v>
                </c:pt>
                <c:pt idx="402">
                  <c:v>5.29</c:v>
                </c:pt>
                <c:pt idx="403">
                  <c:v>4.99</c:v>
                </c:pt>
                <c:pt idx="404">
                  <c:v>5</c:v>
                </c:pt>
                <c:pt idx="405">
                  <c:v>4.4740000000000002</c:v>
                </c:pt>
                <c:pt idx="406">
                  <c:v>4.3310000000000004</c:v>
                </c:pt>
                <c:pt idx="407">
                  <c:v>4.32</c:v>
                </c:pt>
                <c:pt idx="408">
                  <c:v>4.3689999999999998</c:v>
                </c:pt>
                <c:pt idx="409">
                  <c:v>4.38</c:v>
                </c:pt>
                <c:pt idx="410">
                  <c:v>8.6739999999999995</c:v>
                </c:pt>
                <c:pt idx="411">
                  <c:v>21.7</c:v>
                </c:pt>
                <c:pt idx="412">
                  <c:v>23.56</c:v>
                </c:pt>
                <c:pt idx="413">
                  <c:v>53.628</c:v>
                </c:pt>
                <c:pt idx="414">
                  <c:v>23.989000000000001</c:v>
                </c:pt>
                <c:pt idx="415">
                  <c:v>79.022000000000006</c:v>
                </c:pt>
                <c:pt idx="416">
                  <c:v>51.587000000000003</c:v>
                </c:pt>
                <c:pt idx="417">
                  <c:v>39.31</c:v>
                </c:pt>
                <c:pt idx="418">
                  <c:v>36.965000000000003</c:v>
                </c:pt>
                <c:pt idx="419">
                  <c:v>34.36</c:v>
                </c:pt>
                <c:pt idx="420">
                  <c:v>29.66</c:v>
                </c:pt>
                <c:pt idx="421">
                  <c:v>30.097000000000001</c:v>
                </c:pt>
                <c:pt idx="422">
                  <c:v>29.21</c:v>
                </c:pt>
                <c:pt idx="423">
                  <c:v>26.701000000000001</c:v>
                </c:pt>
                <c:pt idx="424">
                  <c:v>25.7</c:v>
                </c:pt>
                <c:pt idx="425">
                  <c:v>30.04</c:v>
                </c:pt>
                <c:pt idx="426">
                  <c:v>28.93</c:v>
                </c:pt>
                <c:pt idx="427">
                  <c:v>71.926000000000002</c:v>
                </c:pt>
                <c:pt idx="428">
                  <c:v>67.026700000000005</c:v>
                </c:pt>
                <c:pt idx="429">
                  <c:v>68.861999999999995</c:v>
                </c:pt>
                <c:pt idx="430">
                  <c:v>60.17</c:v>
                </c:pt>
                <c:pt idx="431">
                  <c:v>52.767000000000003</c:v>
                </c:pt>
                <c:pt idx="432">
                  <c:v>59.643999999999998</c:v>
                </c:pt>
                <c:pt idx="433">
                  <c:v>80.385000000000005</c:v>
                </c:pt>
                <c:pt idx="434">
                  <c:v>63.98</c:v>
                </c:pt>
                <c:pt idx="435">
                  <c:v>78.64</c:v>
                </c:pt>
                <c:pt idx="436">
                  <c:v>83.18</c:v>
                </c:pt>
                <c:pt idx="437">
                  <c:v>90.596999999999994</c:v>
                </c:pt>
                <c:pt idx="438">
                  <c:v>87.891999999999996</c:v>
                </c:pt>
                <c:pt idx="439">
                  <c:v>70.768000000000001</c:v>
                </c:pt>
                <c:pt idx="440">
                  <c:v>59.896999999999998</c:v>
                </c:pt>
                <c:pt idx="441">
                  <c:v>55.744999999999997</c:v>
                </c:pt>
                <c:pt idx="442">
                  <c:v>52.898000000000003</c:v>
                </c:pt>
                <c:pt idx="443">
                  <c:v>82.852999999999994</c:v>
                </c:pt>
                <c:pt idx="444">
                  <c:v>88.238</c:v>
                </c:pt>
                <c:pt idx="445">
                  <c:v>70.608000000000004</c:v>
                </c:pt>
                <c:pt idx="446">
                  <c:v>59.787999999999997</c:v>
                </c:pt>
                <c:pt idx="447">
                  <c:v>53.384999999999998</c:v>
                </c:pt>
                <c:pt idx="448">
                  <c:v>50.267000000000003</c:v>
                </c:pt>
                <c:pt idx="449">
                  <c:v>41.878</c:v>
                </c:pt>
                <c:pt idx="450">
                  <c:v>43.369</c:v>
                </c:pt>
                <c:pt idx="451">
                  <c:v>41.908999999999999</c:v>
                </c:pt>
                <c:pt idx="452">
                  <c:v>39.643999999999998</c:v>
                </c:pt>
                <c:pt idx="453">
                  <c:v>38.401000000000003</c:v>
                </c:pt>
                <c:pt idx="454">
                  <c:v>38.216999999999999</c:v>
                </c:pt>
                <c:pt idx="455">
                  <c:v>44.179000000000002</c:v>
                </c:pt>
                <c:pt idx="456">
                  <c:v>37.618000000000002</c:v>
                </c:pt>
                <c:pt idx="457">
                  <c:v>37.700000000000003</c:v>
                </c:pt>
                <c:pt idx="458">
                  <c:v>39.284999999999997</c:v>
                </c:pt>
                <c:pt idx="459">
                  <c:v>34.886000000000003</c:v>
                </c:pt>
                <c:pt idx="460">
                  <c:v>35.659999999999997</c:v>
                </c:pt>
                <c:pt idx="461">
                  <c:v>37.840000000000003</c:v>
                </c:pt>
                <c:pt idx="462">
                  <c:v>35.862000000000002</c:v>
                </c:pt>
                <c:pt idx="463">
                  <c:v>32.72</c:v>
                </c:pt>
                <c:pt idx="464">
                  <c:v>32.72</c:v>
                </c:pt>
                <c:pt idx="466">
                  <c:v>26.518000000000001</c:v>
                </c:pt>
                <c:pt idx="467">
                  <c:v>25.131</c:v>
                </c:pt>
                <c:pt idx="468">
                  <c:v>25.27</c:v>
                </c:pt>
                <c:pt idx="469">
                  <c:v>40.32</c:v>
                </c:pt>
                <c:pt idx="470">
                  <c:v>44.15</c:v>
                </c:pt>
                <c:pt idx="471">
                  <c:v>43.3</c:v>
                </c:pt>
                <c:pt idx="472">
                  <c:v>38.396999999999998</c:v>
                </c:pt>
                <c:pt idx="473">
                  <c:v>35.97</c:v>
                </c:pt>
                <c:pt idx="474">
                  <c:v>39.840000000000003</c:v>
                </c:pt>
                <c:pt idx="475">
                  <c:v>56.65</c:v>
                </c:pt>
                <c:pt idx="476">
                  <c:v>68.22</c:v>
                </c:pt>
                <c:pt idx="477">
                  <c:v>62.69</c:v>
                </c:pt>
                <c:pt idx="478">
                  <c:v>55.292000000000002</c:v>
                </c:pt>
                <c:pt idx="479">
                  <c:v>56.42</c:v>
                </c:pt>
                <c:pt idx="480">
                  <c:v>49.195999999999998</c:v>
                </c:pt>
                <c:pt idx="481">
                  <c:v>44.466999999999999</c:v>
                </c:pt>
                <c:pt idx="482">
                  <c:v>40.558</c:v>
                </c:pt>
                <c:pt idx="483">
                  <c:v>36.877000000000002</c:v>
                </c:pt>
                <c:pt idx="484">
                  <c:v>34.828000000000003</c:v>
                </c:pt>
                <c:pt idx="485">
                  <c:v>37.51</c:v>
                </c:pt>
                <c:pt idx="486">
                  <c:v>32.771000000000001</c:v>
                </c:pt>
                <c:pt idx="487">
                  <c:v>32.770000000000003</c:v>
                </c:pt>
                <c:pt idx="488">
                  <c:v>31.189</c:v>
                </c:pt>
                <c:pt idx="489">
                  <c:v>30.524000000000001</c:v>
                </c:pt>
                <c:pt idx="490">
                  <c:v>55.81</c:v>
                </c:pt>
                <c:pt idx="491">
                  <c:v>46.325000000000003</c:v>
                </c:pt>
                <c:pt idx="492">
                  <c:v>40.1</c:v>
                </c:pt>
                <c:pt idx="493">
                  <c:v>35.807000000000002</c:v>
                </c:pt>
                <c:pt idx="494">
                  <c:v>35.625</c:v>
                </c:pt>
                <c:pt idx="495">
                  <c:v>33.155000000000001</c:v>
                </c:pt>
                <c:pt idx="496">
                  <c:v>34.235999999999997</c:v>
                </c:pt>
                <c:pt idx="498">
                  <c:v>34.207999999999998</c:v>
                </c:pt>
                <c:pt idx="499">
                  <c:v>36.65</c:v>
                </c:pt>
                <c:pt idx="500">
                  <c:v>31.946999999999999</c:v>
                </c:pt>
                <c:pt idx="501">
                  <c:v>30.338000000000001</c:v>
                </c:pt>
                <c:pt idx="502">
                  <c:v>38.11</c:v>
                </c:pt>
                <c:pt idx="503">
                  <c:v>31.96</c:v>
                </c:pt>
                <c:pt idx="504">
                  <c:v>32.869</c:v>
                </c:pt>
                <c:pt idx="505">
                  <c:v>36.405999999999999</c:v>
                </c:pt>
                <c:pt idx="506">
                  <c:v>36.884</c:v>
                </c:pt>
                <c:pt idx="507">
                  <c:v>34.47</c:v>
                </c:pt>
                <c:pt idx="508">
                  <c:v>32.119999999999997</c:v>
                </c:pt>
                <c:pt idx="509">
                  <c:v>30.585999999999999</c:v>
                </c:pt>
                <c:pt idx="510">
                  <c:v>30.234000000000002</c:v>
                </c:pt>
                <c:pt idx="511">
                  <c:v>29.629000000000001</c:v>
                </c:pt>
                <c:pt idx="512">
                  <c:v>28.108000000000001</c:v>
                </c:pt>
                <c:pt idx="513">
                  <c:v>26.533000000000001</c:v>
                </c:pt>
                <c:pt idx="514">
                  <c:v>24.97</c:v>
                </c:pt>
                <c:pt idx="515">
                  <c:v>23.733000000000001</c:v>
                </c:pt>
                <c:pt idx="516">
                  <c:v>22.1</c:v>
                </c:pt>
                <c:pt idx="517">
                  <c:v>21.562000000000001</c:v>
                </c:pt>
                <c:pt idx="518">
                  <c:v>21.56</c:v>
                </c:pt>
                <c:pt idx="519">
                  <c:v>21.388000000000002</c:v>
                </c:pt>
                <c:pt idx="520">
                  <c:v>20.87</c:v>
                </c:pt>
                <c:pt idx="521">
                  <c:v>20.57</c:v>
                </c:pt>
                <c:pt idx="522">
                  <c:v>19.228999999999999</c:v>
                </c:pt>
                <c:pt idx="523">
                  <c:v>18.558</c:v>
                </c:pt>
                <c:pt idx="524">
                  <c:v>18.515999999999998</c:v>
                </c:pt>
                <c:pt idx="525">
                  <c:v>17.79</c:v>
                </c:pt>
                <c:pt idx="526">
                  <c:v>16.971</c:v>
                </c:pt>
                <c:pt idx="527">
                  <c:v>16.75</c:v>
                </c:pt>
                <c:pt idx="528">
                  <c:v>15.432</c:v>
                </c:pt>
                <c:pt idx="530">
                  <c:v>14.44</c:v>
                </c:pt>
                <c:pt idx="531">
                  <c:v>13.901999999999999</c:v>
                </c:pt>
                <c:pt idx="532">
                  <c:v>14.21</c:v>
                </c:pt>
                <c:pt idx="533">
                  <c:v>12.25</c:v>
                </c:pt>
                <c:pt idx="534">
                  <c:v>12.576000000000001</c:v>
                </c:pt>
                <c:pt idx="535">
                  <c:v>12.166</c:v>
                </c:pt>
                <c:pt idx="536">
                  <c:v>11.797000000000001</c:v>
                </c:pt>
                <c:pt idx="537">
                  <c:v>11.55</c:v>
                </c:pt>
                <c:pt idx="538">
                  <c:v>10.249000000000001</c:v>
                </c:pt>
                <c:pt idx="539">
                  <c:v>10.116</c:v>
                </c:pt>
                <c:pt idx="540">
                  <c:v>10.06</c:v>
                </c:pt>
                <c:pt idx="541">
                  <c:v>10.06</c:v>
                </c:pt>
                <c:pt idx="542">
                  <c:v>10.061</c:v>
                </c:pt>
                <c:pt idx="543">
                  <c:v>10.058</c:v>
                </c:pt>
                <c:pt idx="544">
                  <c:v>10.417</c:v>
                </c:pt>
                <c:pt idx="545">
                  <c:v>9.8550000000000004</c:v>
                </c:pt>
                <c:pt idx="546">
                  <c:v>9.8439999999999994</c:v>
                </c:pt>
                <c:pt idx="547">
                  <c:v>9.3650000000000002</c:v>
                </c:pt>
                <c:pt idx="548">
                  <c:v>9.36</c:v>
                </c:pt>
                <c:pt idx="549">
                  <c:v>9.3529999999999998</c:v>
                </c:pt>
                <c:pt idx="550">
                  <c:v>9.3290000000000006</c:v>
                </c:pt>
                <c:pt idx="551">
                  <c:v>9.3360000000000003</c:v>
                </c:pt>
                <c:pt idx="552">
                  <c:v>9.32</c:v>
                </c:pt>
                <c:pt idx="553">
                  <c:v>9.1340000000000003</c:v>
                </c:pt>
                <c:pt idx="554">
                  <c:v>9.3460000000000001</c:v>
                </c:pt>
                <c:pt idx="555">
                  <c:v>9.1150000000000002</c:v>
                </c:pt>
                <c:pt idx="556">
                  <c:v>9.0359999999999996</c:v>
                </c:pt>
                <c:pt idx="557">
                  <c:v>8.7330000000000005</c:v>
                </c:pt>
                <c:pt idx="558">
                  <c:v>8.67</c:v>
                </c:pt>
                <c:pt idx="559">
                  <c:v>8.4280000000000008</c:v>
                </c:pt>
                <c:pt idx="562">
                  <c:v>8.4280000000000008</c:v>
                </c:pt>
                <c:pt idx="563">
                  <c:v>8.407</c:v>
                </c:pt>
                <c:pt idx="564">
                  <c:v>8.4280000000000008</c:v>
                </c:pt>
                <c:pt idx="565">
                  <c:v>8.4260000000000002</c:v>
                </c:pt>
                <c:pt idx="566">
                  <c:v>7.8879999999999999</c:v>
                </c:pt>
                <c:pt idx="567">
                  <c:v>7.7640000000000002</c:v>
                </c:pt>
                <c:pt idx="568">
                  <c:v>7.7439999999999998</c:v>
                </c:pt>
                <c:pt idx="569">
                  <c:v>7.6150000000000002</c:v>
                </c:pt>
                <c:pt idx="570">
                  <c:v>7.4450000000000003</c:v>
                </c:pt>
                <c:pt idx="571">
                  <c:v>7.4749999999999996</c:v>
                </c:pt>
                <c:pt idx="572">
                  <c:v>7.45</c:v>
                </c:pt>
                <c:pt idx="573">
                  <c:v>7.29</c:v>
                </c:pt>
                <c:pt idx="574">
                  <c:v>7.1289999999999996</c:v>
                </c:pt>
                <c:pt idx="575">
                  <c:v>7.1749999999999998</c:v>
                </c:pt>
                <c:pt idx="576">
                  <c:v>6.8040000000000003</c:v>
                </c:pt>
                <c:pt idx="577">
                  <c:v>6.7080000000000002</c:v>
                </c:pt>
                <c:pt idx="578">
                  <c:v>6.5</c:v>
                </c:pt>
                <c:pt idx="579">
                  <c:v>6.7640000000000002</c:v>
                </c:pt>
                <c:pt idx="580">
                  <c:v>6.65</c:v>
                </c:pt>
                <c:pt idx="581">
                  <c:v>6.4370000000000003</c:v>
                </c:pt>
                <c:pt idx="582">
                  <c:v>6.3120000000000003</c:v>
                </c:pt>
                <c:pt idx="583">
                  <c:v>6.2569999999999997</c:v>
                </c:pt>
                <c:pt idx="584">
                  <c:v>6.0670000000000002</c:v>
                </c:pt>
                <c:pt idx="585">
                  <c:v>6.1139999999999999</c:v>
                </c:pt>
                <c:pt idx="586">
                  <c:v>7.65</c:v>
                </c:pt>
                <c:pt idx="587">
                  <c:v>8.39</c:v>
                </c:pt>
                <c:pt idx="588">
                  <c:v>7.2839999999999998</c:v>
                </c:pt>
                <c:pt idx="589">
                  <c:v>7.26</c:v>
                </c:pt>
                <c:pt idx="590">
                  <c:v>7.12</c:v>
                </c:pt>
                <c:pt idx="594">
                  <c:v>6.9889999999999999</c:v>
                </c:pt>
                <c:pt idx="595">
                  <c:v>6.8479999999999999</c:v>
                </c:pt>
                <c:pt idx="596">
                  <c:v>6.97</c:v>
                </c:pt>
                <c:pt idx="597">
                  <c:v>6.6779999999999999</c:v>
                </c:pt>
                <c:pt idx="598">
                  <c:v>6.4859999999999998</c:v>
                </c:pt>
                <c:pt idx="599">
                  <c:v>6.4210000000000003</c:v>
                </c:pt>
                <c:pt idx="600">
                  <c:v>6.3029999999999999</c:v>
                </c:pt>
                <c:pt idx="601">
                  <c:v>6.2039999999999997</c:v>
                </c:pt>
                <c:pt idx="602">
                  <c:v>6.0949999999999998</c:v>
                </c:pt>
                <c:pt idx="603">
                  <c:v>6.0679999999999996</c:v>
                </c:pt>
                <c:pt idx="604">
                  <c:v>5.9240000000000004</c:v>
                </c:pt>
                <c:pt idx="605">
                  <c:v>5.8630000000000004</c:v>
                </c:pt>
                <c:pt idx="606">
                  <c:v>5.843</c:v>
                </c:pt>
                <c:pt idx="607">
                  <c:v>5.8220000000000001</c:v>
                </c:pt>
                <c:pt idx="608">
                  <c:v>5.7</c:v>
                </c:pt>
                <c:pt idx="609">
                  <c:v>5.58</c:v>
                </c:pt>
                <c:pt idx="610">
                  <c:v>5.37</c:v>
                </c:pt>
                <c:pt idx="611">
                  <c:v>5.36</c:v>
                </c:pt>
                <c:pt idx="612">
                  <c:v>5.274</c:v>
                </c:pt>
                <c:pt idx="613">
                  <c:v>5.2539999999999996</c:v>
                </c:pt>
                <c:pt idx="614">
                  <c:v>5.2240000000000002</c:v>
                </c:pt>
                <c:pt idx="615">
                  <c:v>5.0419999999999998</c:v>
                </c:pt>
                <c:pt idx="616">
                  <c:v>5.0590000000000002</c:v>
                </c:pt>
                <c:pt idx="617">
                  <c:v>5.0339999999999998</c:v>
                </c:pt>
                <c:pt idx="618">
                  <c:v>4.9969999999999999</c:v>
                </c:pt>
                <c:pt idx="619">
                  <c:v>4.91</c:v>
                </c:pt>
                <c:pt idx="620">
                  <c:v>4.9729999999999999</c:v>
                </c:pt>
                <c:pt idx="621">
                  <c:v>4.9550000000000001</c:v>
                </c:pt>
                <c:pt idx="622">
                  <c:v>4.95</c:v>
                </c:pt>
                <c:pt idx="623">
                  <c:v>4.931</c:v>
                </c:pt>
                <c:pt idx="626">
                  <c:v>4.9560000000000004</c:v>
                </c:pt>
                <c:pt idx="627">
                  <c:v>4.9320000000000004</c:v>
                </c:pt>
                <c:pt idx="628">
                  <c:v>4.8810000000000002</c:v>
                </c:pt>
                <c:pt idx="629">
                  <c:v>4.8940000000000001</c:v>
                </c:pt>
                <c:pt idx="630">
                  <c:v>4.8650000000000002</c:v>
                </c:pt>
                <c:pt idx="631">
                  <c:v>4.8869999999999996</c:v>
                </c:pt>
                <c:pt idx="632">
                  <c:v>4.7359999999999998</c:v>
                </c:pt>
                <c:pt idx="633">
                  <c:v>4.6500000000000004</c:v>
                </c:pt>
                <c:pt idx="634">
                  <c:v>4.72</c:v>
                </c:pt>
                <c:pt idx="635">
                  <c:v>4.7</c:v>
                </c:pt>
                <c:pt idx="636">
                  <c:v>4.67</c:v>
                </c:pt>
                <c:pt idx="637">
                  <c:v>4.5979999999999999</c:v>
                </c:pt>
                <c:pt idx="638">
                  <c:v>4.4539999999999997</c:v>
                </c:pt>
                <c:pt idx="639">
                  <c:v>4.32</c:v>
                </c:pt>
                <c:pt idx="640">
                  <c:v>4.3860000000000001</c:v>
                </c:pt>
                <c:pt idx="641">
                  <c:v>4.2549999999999999</c:v>
                </c:pt>
                <c:pt idx="642">
                  <c:v>4.2089999999999996</c:v>
                </c:pt>
                <c:pt idx="643">
                  <c:v>4.1100000000000003</c:v>
                </c:pt>
                <c:pt idx="644">
                  <c:v>4.2779999999999996</c:v>
                </c:pt>
                <c:pt idx="645">
                  <c:v>4.1790000000000003</c:v>
                </c:pt>
                <c:pt idx="646">
                  <c:v>4.1760000000000002</c:v>
                </c:pt>
                <c:pt idx="647">
                  <c:v>4.32</c:v>
                </c:pt>
                <c:pt idx="648">
                  <c:v>4.399</c:v>
                </c:pt>
                <c:pt idx="649">
                  <c:v>4.8449999999999998</c:v>
                </c:pt>
                <c:pt idx="650">
                  <c:v>4.6189999999999998</c:v>
                </c:pt>
                <c:pt idx="651">
                  <c:v>4.5380000000000003</c:v>
                </c:pt>
                <c:pt idx="652">
                  <c:v>4.5999999999999996</c:v>
                </c:pt>
                <c:pt idx="653">
                  <c:v>5.4349999999999996</c:v>
                </c:pt>
                <c:pt idx="654">
                  <c:v>5.6260000000000003</c:v>
                </c:pt>
                <c:pt idx="658">
                  <c:v>5.3440000000000003</c:v>
                </c:pt>
                <c:pt idx="659">
                  <c:v>15.917999999999999</c:v>
                </c:pt>
                <c:pt idx="660">
                  <c:v>7.54</c:v>
                </c:pt>
                <c:pt idx="661">
                  <c:v>6.4020000000000001</c:v>
                </c:pt>
                <c:pt idx="662">
                  <c:v>6.0259999999999998</c:v>
                </c:pt>
                <c:pt idx="663">
                  <c:v>5.68</c:v>
                </c:pt>
                <c:pt idx="664">
                  <c:v>5.47</c:v>
                </c:pt>
                <c:pt idx="665">
                  <c:v>5.1660000000000004</c:v>
                </c:pt>
                <c:pt idx="666">
                  <c:v>5.1319999999999997</c:v>
                </c:pt>
                <c:pt idx="667">
                  <c:v>5.0119999999999996</c:v>
                </c:pt>
                <c:pt idx="668">
                  <c:v>4.8719999999999999</c:v>
                </c:pt>
                <c:pt idx="669">
                  <c:v>4.7649999999999997</c:v>
                </c:pt>
                <c:pt idx="670">
                  <c:v>4.91</c:v>
                </c:pt>
                <c:pt idx="671">
                  <c:v>5.101</c:v>
                </c:pt>
                <c:pt idx="672">
                  <c:v>4.8550000000000004</c:v>
                </c:pt>
                <c:pt idx="673">
                  <c:v>4.8230000000000004</c:v>
                </c:pt>
                <c:pt idx="674">
                  <c:v>5.9029999999999996</c:v>
                </c:pt>
                <c:pt idx="675">
                  <c:v>6.1449999999999996</c:v>
                </c:pt>
                <c:pt idx="676">
                  <c:v>5.2990000000000004</c:v>
                </c:pt>
                <c:pt idx="677">
                  <c:v>5.0339999999999998</c:v>
                </c:pt>
                <c:pt idx="678">
                  <c:v>4.9450000000000003</c:v>
                </c:pt>
                <c:pt idx="679">
                  <c:v>4.7699999999999996</c:v>
                </c:pt>
                <c:pt idx="680">
                  <c:v>4.6900000000000004</c:v>
                </c:pt>
                <c:pt idx="681">
                  <c:v>4.5599999999999996</c:v>
                </c:pt>
                <c:pt idx="682">
                  <c:v>4.5199999999999996</c:v>
                </c:pt>
                <c:pt idx="683">
                  <c:v>4.58</c:v>
                </c:pt>
                <c:pt idx="684">
                  <c:v>4.41</c:v>
                </c:pt>
                <c:pt idx="685">
                  <c:v>4.5199999999999996</c:v>
                </c:pt>
                <c:pt idx="686">
                  <c:v>8.0640000000000001</c:v>
                </c:pt>
                <c:pt idx="687">
                  <c:v>7.41</c:v>
                </c:pt>
                <c:pt idx="690">
                  <c:v>6.4950000000000001</c:v>
                </c:pt>
                <c:pt idx="691">
                  <c:v>5.3959999999999999</c:v>
                </c:pt>
                <c:pt idx="692">
                  <c:v>4.9649999999999999</c:v>
                </c:pt>
                <c:pt idx="693">
                  <c:v>5.01</c:v>
                </c:pt>
                <c:pt idx="694">
                  <c:v>4.992</c:v>
                </c:pt>
                <c:pt idx="695">
                  <c:v>4.5419999999999998</c:v>
                </c:pt>
                <c:pt idx="696">
                  <c:v>4.7279999999999998</c:v>
                </c:pt>
                <c:pt idx="697">
                  <c:v>4.4749999999999996</c:v>
                </c:pt>
                <c:pt idx="698">
                  <c:v>4.2089999999999996</c:v>
                </c:pt>
                <c:pt idx="699">
                  <c:v>4.0949999999999998</c:v>
                </c:pt>
                <c:pt idx="700">
                  <c:v>4.0540000000000003</c:v>
                </c:pt>
                <c:pt idx="701">
                  <c:v>3.9319999999999999</c:v>
                </c:pt>
                <c:pt idx="702">
                  <c:v>3.903</c:v>
                </c:pt>
                <c:pt idx="703">
                  <c:v>3.95</c:v>
                </c:pt>
                <c:pt idx="704">
                  <c:v>3.972</c:v>
                </c:pt>
                <c:pt idx="705">
                  <c:v>3.8359999999999999</c:v>
                </c:pt>
                <c:pt idx="706">
                  <c:v>3.8319999999999999</c:v>
                </c:pt>
                <c:pt idx="707">
                  <c:v>3.5459999999999998</c:v>
                </c:pt>
                <c:pt idx="708">
                  <c:v>3.3620000000000001</c:v>
                </c:pt>
                <c:pt idx="709">
                  <c:v>3.5190000000000001</c:v>
                </c:pt>
                <c:pt idx="710">
                  <c:v>3.2480000000000002</c:v>
                </c:pt>
                <c:pt idx="711">
                  <c:v>3.1779999999999999</c:v>
                </c:pt>
                <c:pt idx="712">
                  <c:v>3.1779999999999999</c:v>
                </c:pt>
                <c:pt idx="713">
                  <c:v>3.141</c:v>
                </c:pt>
                <c:pt idx="714">
                  <c:v>2.9870000000000001</c:v>
                </c:pt>
                <c:pt idx="715">
                  <c:v>2.863</c:v>
                </c:pt>
                <c:pt idx="716">
                  <c:v>2.7530000000000001</c:v>
                </c:pt>
                <c:pt idx="717">
                  <c:v>2.9079999999999999</c:v>
                </c:pt>
                <c:pt idx="718">
                  <c:v>2.9670000000000001</c:v>
                </c:pt>
                <c:pt idx="719">
                  <c:v>2.9</c:v>
                </c:pt>
                <c:pt idx="722">
                  <c:v>3.0209999999999999</c:v>
                </c:pt>
                <c:pt idx="723">
                  <c:v>2.9580000000000002</c:v>
                </c:pt>
                <c:pt idx="724">
                  <c:v>3.0089999999999999</c:v>
                </c:pt>
                <c:pt idx="725">
                  <c:v>3.33</c:v>
                </c:pt>
                <c:pt idx="726">
                  <c:v>9.6020000000000003</c:v>
                </c:pt>
                <c:pt idx="727">
                  <c:v>6.63</c:v>
                </c:pt>
                <c:pt idx="728">
                  <c:v>7.09</c:v>
                </c:pt>
                <c:pt idx="729">
                  <c:v>4.7699999999999996</c:v>
                </c:pt>
                <c:pt idx="730">
                  <c:v>3.65</c:v>
                </c:pt>
                <c:pt idx="731">
                  <c:v>3.12</c:v>
                </c:pt>
                <c:pt idx="732">
                  <c:v>2.82</c:v>
                </c:pt>
                <c:pt idx="733">
                  <c:v>3.11</c:v>
                </c:pt>
                <c:pt idx="734">
                  <c:v>4.8499999999999996</c:v>
                </c:pt>
                <c:pt idx="735">
                  <c:v>3.2360000000000002</c:v>
                </c:pt>
                <c:pt idx="736">
                  <c:v>3.12</c:v>
                </c:pt>
                <c:pt idx="737">
                  <c:v>3.15</c:v>
                </c:pt>
                <c:pt idx="738">
                  <c:v>3.2</c:v>
                </c:pt>
                <c:pt idx="739">
                  <c:v>2.83</c:v>
                </c:pt>
                <c:pt idx="740">
                  <c:v>2.62</c:v>
                </c:pt>
                <c:pt idx="741">
                  <c:v>2.5099999999999998</c:v>
                </c:pt>
                <c:pt idx="742">
                  <c:v>2.4209999999999998</c:v>
                </c:pt>
                <c:pt idx="743">
                  <c:v>2.4</c:v>
                </c:pt>
                <c:pt idx="744">
                  <c:v>2.67</c:v>
                </c:pt>
                <c:pt idx="745">
                  <c:v>3.01</c:v>
                </c:pt>
                <c:pt idx="746">
                  <c:v>2.68</c:v>
                </c:pt>
                <c:pt idx="747">
                  <c:v>7.56</c:v>
                </c:pt>
                <c:pt idx="748">
                  <c:v>6.3170000000000002</c:v>
                </c:pt>
                <c:pt idx="749">
                  <c:v>3.3010000000000002</c:v>
                </c:pt>
                <c:pt idx="750">
                  <c:v>3.4</c:v>
                </c:pt>
                <c:pt idx="751">
                  <c:v>3.17</c:v>
                </c:pt>
                <c:pt idx="752">
                  <c:v>2.52</c:v>
                </c:pt>
                <c:pt idx="754">
                  <c:v>2.42</c:v>
                </c:pt>
                <c:pt idx="755">
                  <c:v>8.8339999999999996</c:v>
                </c:pt>
                <c:pt idx="756">
                  <c:v>4.4290000000000003</c:v>
                </c:pt>
                <c:pt idx="757">
                  <c:v>3.94</c:v>
                </c:pt>
                <c:pt idx="758">
                  <c:v>3.66</c:v>
                </c:pt>
                <c:pt idx="759">
                  <c:v>3.96</c:v>
                </c:pt>
                <c:pt idx="760">
                  <c:v>3.77</c:v>
                </c:pt>
                <c:pt idx="761">
                  <c:v>2.62</c:v>
                </c:pt>
                <c:pt idx="762">
                  <c:v>2.14</c:v>
                </c:pt>
                <c:pt idx="763">
                  <c:v>1.17</c:v>
                </c:pt>
                <c:pt idx="764">
                  <c:v>1.1599999999999999</c:v>
                </c:pt>
                <c:pt idx="765">
                  <c:v>1.387</c:v>
                </c:pt>
                <c:pt idx="766">
                  <c:v>1.478</c:v>
                </c:pt>
                <c:pt idx="767">
                  <c:v>1.077</c:v>
                </c:pt>
                <c:pt idx="768">
                  <c:v>1.026</c:v>
                </c:pt>
                <c:pt idx="769">
                  <c:v>1.03</c:v>
                </c:pt>
                <c:pt idx="770">
                  <c:v>0.998</c:v>
                </c:pt>
                <c:pt idx="771">
                  <c:v>1.0289999999999999</c:v>
                </c:pt>
                <c:pt idx="772">
                  <c:v>1.23</c:v>
                </c:pt>
                <c:pt idx="773">
                  <c:v>1.1000000000000001</c:v>
                </c:pt>
                <c:pt idx="774">
                  <c:v>2.42</c:v>
                </c:pt>
                <c:pt idx="775">
                  <c:v>1.36</c:v>
                </c:pt>
                <c:pt idx="776">
                  <c:v>1.44</c:v>
                </c:pt>
                <c:pt idx="777">
                  <c:v>2.04</c:v>
                </c:pt>
                <c:pt idx="778">
                  <c:v>7.41</c:v>
                </c:pt>
                <c:pt idx="779">
                  <c:v>8.52</c:v>
                </c:pt>
                <c:pt idx="780">
                  <c:v>6.66</c:v>
                </c:pt>
                <c:pt idx="781">
                  <c:v>5.7889999999999997</c:v>
                </c:pt>
                <c:pt idx="782">
                  <c:v>13.266</c:v>
                </c:pt>
                <c:pt idx="783">
                  <c:v>17.010000000000002</c:v>
                </c:pt>
                <c:pt idx="784">
                  <c:v>10.220000000000001</c:v>
                </c:pt>
                <c:pt idx="786">
                  <c:v>11.617000000000001</c:v>
                </c:pt>
                <c:pt idx="787">
                  <c:v>7.25</c:v>
                </c:pt>
                <c:pt idx="788">
                  <c:v>5.68</c:v>
                </c:pt>
                <c:pt idx="789">
                  <c:v>4.38</c:v>
                </c:pt>
                <c:pt idx="790">
                  <c:v>3.65</c:v>
                </c:pt>
                <c:pt idx="791">
                  <c:v>3.52</c:v>
                </c:pt>
                <c:pt idx="792">
                  <c:v>3.74</c:v>
                </c:pt>
                <c:pt idx="793">
                  <c:v>3.74</c:v>
                </c:pt>
                <c:pt idx="794">
                  <c:v>8.6310000000000002</c:v>
                </c:pt>
                <c:pt idx="795">
                  <c:v>4.6079999999999997</c:v>
                </c:pt>
                <c:pt idx="796">
                  <c:v>19.09</c:v>
                </c:pt>
                <c:pt idx="797">
                  <c:v>10.872</c:v>
                </c:pt>
                <c:pt idx="798">
                  <c:v>11.62</c:v>
                </c:pt>
                <c:pt idx="799">
                  <c:v>24.9</c:v>
                </c:pt>
                <c:pt idx="800">
                  <c:v>27.16</c:v>
                </c:pt>
                <c:pt idx="801">
                  <c:v>16.725999999999999</c:v>
                </c:pt>
                <c:pt idx="802">
                  <c:v>10.87</c:v>
                </c:pt>
                <c:pt idx="803">
                  <c:v>13.17</c:v>
                </c:pt>
                <c:pt idx="804">
                  <c:v>13.23</c:v>
                </c:pt>
                <c:pt idx="805">
                  <c:v>22.45</c:v>
                </c:pt>
                <c:pt idx="806">
                  <c:v>35.450000000000003</c:v>
                </c:pt>
                <c:pt idx="807">
                  <c:v>24.92</c:v>
                </c:pt>
                <c:pt idx="808">
                  <c:v>34.049999999999997</c:v>
                </c:pt>
                <c:pt idx="809">
                  <c:v>28.34</c:v>
                </c:pt>
                <c:pt idx="810">
                  <c:v>22.81</c:v>
                </c:pt>
                <c:pt idx="811">
                  <c:v>18.75</c:v>
                </c:pt>
                <c:pt idx="812">
                  <c:v>18.57</c:v>
                </c:pt>
                <c:pt idx="813">
                  <c:v>30.52</c:v>
                </c:pt>
                <c:pt idx="814">
                  <c:v>41.54</c:v>
                </c:pt>
                <c:pt idx="815">
                  <c:v>33.53</c:v>
                </c:pt>
                <c:pt idx="816">
                  <c:v>59.758000000000003</c:v>
                </c:pt>
                <c:pt idx="817">
                  <c:v>44.697000000000003</c:v>
                </c:pt>
                <c:pt idx="818">
                  <c:v>49.77</c:v>
                </c:pt>
                <c:pt idx="819">
                  <c:v>46.12</c:v>
                </c:pt>
                <c:pt idx="820">
                  <c:v>38.36</c:v>
                </c:pt>
                <c:pt idx="821">
                  <c:v>35.340000000000003</c:v>
                </c:pt>
                <c:pt idx="822">
                  <c:v>33.94</c:v>
                </c:pt>
                <c:pt idx="823">
                  <c:v>49.61</c:v>
                </c:pt>
                <c:pt idx="824">
                  <c:v>46.18</c:v>
                </c:pt>
                <c:pt idx="825">
                  <c:v>62.03</c:v>
                </c:pt>
                <c:pt idx="826">
                  <c:v>63.52</c:v>
                </c:pt>
                <c:pt idx="827">
                  <c:v>64.16</c:v>
                </c:pt>
                <c:pt idx="828">
                  <c:v>67.86</c:v>
                </c:pt>
                <c:pt idx="829">
                  <c:v>99.23</c:v>
                </c:pt>
                <c:pt idx="830">
                  <c:v>103.05</c:v>
                </c:pt>
                <c:pt idx="831">
                  <c:v>169.56</c:v>
                </c:pt>
                <c:pt idx="832">
                  <c:v>111.43</c:v>
                </c:pt>
                <c:pt idx="833">
                  <c:v>127.42</c:v>
                </c:pt>
                <c:pt idx="834">
                  <c:v>105.69</c:v>
                </c:pt>
                <c:pt idx="835">
                  <c:v>81.08</c:v>
                </c:pt>
                <c:pt idx="836">
                  <c:v>69.849999999999994</c:v>
                </c:pt>
                <c:pt idx="837">
                  <c:v>63.63</c:v>
                </c:pt>
                <c:pt idx="838">
                  <c:v>57.8</c:v>
                </c:pt>
                <c:pt idx="839">
                  <c:v>51.71</c:v>
                </c:pt>
                <c:pt idx="840">
                  <c:v>45.64</c:v>
                </c:pt>
                <c:pt idx="841">
                  <c:v>41.488999999999997</c:v>
                </c:pt>
                <c:pt idx="842">
                  <c:v>38.409999999999997</c:v>
                </c:pt>
                <c:pt idx="843">
                  <c:v>50.36</c:v>
                </c:pt>
                <c:pt idx="844">
                  <c:v>48.808999999999997</c:v>
                </c:pt>
                <c:pt idx="845">
                  <c:v>48.07</c:v>
                </c:pt>
                <c:pt idx="846">
                  <c:v>77.573999999999998</c:v>
                </c:pt>
                <c:pt idx="847">
                  <c:v>93.42</c:v>
                </c:pt>
                <c:pt idx="848">
                  <c:v>74.61</c:v>
                </c:pt>
                <c:pt idx="849">
                  <c:v>77.02</c:v>
                </c:pt>
                <c:pt idx="850">
                  <c:v>83.864000000000004</c:v>
                </c:pt>
                <c:pt idx="851">
                  <c:v>80.650000000000006</c:v>
                </c:pt>
                <c:pt idx="852">
                  <c:v>71.45</c:v>
                </c:pt>
                <c:pt idx="853">
                  <c:v>56.94</c:v>
                </c:pt>
                <c:pt idx="854">
                  <c:v>49.18</c:v>
                </c:pt>
                <c:pt idx="855">
                  <c:v>47.64</c:v>
                </c:pt>
                <c:pt idx="856">
                  <c:v>187.25</c:v>
                </c:pt>
                <c:pt idx="857">
                  <c:v>88.88</c:v>
                </c:pt>
                <c:pt idx="858">
                  <c:v>81.349999999999994</c:v>
                </c:pt>
                <c:pt idx="859">
                  <c:v>95.13</c:v>
                </c:pt>
                <c:pt idx="860">
                  <c:v>83.95</c:v>
                </c:pt>
                <c:pt idx="861">
                  <c:v>78.13</c:v>
                </c:pt>
                <c:pt idx="862">
                  <c:v>86.41</c:v>
                </c:pt>
                <c:pt idx="863">
                  <c:v>156.09</c:v>
                </c:pt>
                <c:pt idx="864">
                  <c:v>124.91</c:v>
                </c:pt>
                <c:pt idx="865">
                  <c:v>102.51</c:v>
                </c:pt>
                <c:pt idx="866">
                  <c:v>99.09</c:v>
                </c:pt>
                <c:pt idx="867">
                  <c:v>135.62</c:v>
                </c:pt>
                <c:pt idx="868">
                  <c:v>184.98</c:v>
                </c:pt>
                <c:pt idx="869">
                  <c:v>156.16999999999999</c:v>
                </c:pt>
                <c:pt idx="870">
                  <c:v>126.34</c:v>
                </c:pt>
                <c:pt idx="871">
                  <c:v>102.21</c:v>
                </c:pt>
                <c:pt idx="872">
                  <c:v>85.73</c:v>
                </c:pt>
                <c:pt idx="873">
                  <c:v>74.260000000000005</c:v>
                </c:pt>
                <c:pt idx="874">
                  <c:v>64.150000000000006</c:v>
                </c:pt>
                <c:pt idx="875">
                  <c:v>60.75</c:v>
                </c:pt>
                <c:pt idx="876">
                  <c:v>55.56</c:v>
                </c:pt>
                <c:pt idx="877">
                  <c:v>53.5</c:v>
                </c:pt>
                <c:pt idx="878">
                  <c:v>50.17</c:v>
                </c:pt>
                <c:pt idx="879">
                  <c:v>47.054000000000002</c:v>
                </c:pt>
                <c:pt idx="880">
                  <c:v>47.21</c:v>
                </c:pt>
                <c:pt idx="882">
                  <c:v>51.37</c:v>
                </c:pt>
                <c:pt idx="883">
                  <c:v>41.895000000000003</c:v>
                </c:pt>
                <c:pt idx="884">
                  <c:v>43.03</c:v>
                </c:pt>
                <c:pt idx="885">
                  <c:v>40.588999999999999</c:v>
                </c:pt>
                <c:pt idx="886">
                  <c:v>36.49</c:v>
                </c:pt>
                <c:pt idx="887">
                  <c:v>34.65</c:v>
                </c:pt>
                <c:pt idx="888">
                  <c:v>33.369999999999997</c:v>
                </c:pt>
                <c:pt idx="889">
                  <c:v>52.81</c:v>
                </c:pt>
                <c:pt idx="890">
                  <c:v>48.51</c:v>
                </c:pt>
                <c:pt idx="891">
                  <c:v>42.43</c:v>
                </c:pt>
                <c:pt idx="892">
                  <c:v>54.26</c:v>
                </c:pt>
                <c:pt idx="893">
                  <c:v>68.540000000000006</c:v>
                </c:pt>
                <c:pt idx="894">
                  <c:v>62.43</c:v>
                </c:pt>
                <c:pt idx="895">
                  <c:v>55.63</c:v>
                </c:pt>
                <c:pt idx="896">
                  <c:v>50.31</c:v>
                </c:pt>
                <c:pt idx="897">
                  <c:v>45.14</c:v>
                </c:pt>
                <c:pt idx="898">
                  <c:v>42.14</c:v>
                </c:pt>
                <c:pt idx="899">
                  <c:v>40.57</c:v>
                </c:pt>
                <c:pt idx="900">
                  <c:v>38.31</c:v>
                </c:pt>
                <c:pt idx="901">
                  <c:v>37.549999999999997</c:v>
                </c:pt>
                <c:pt idx="902">
                  <c:v>36.76</c:v>
                </c:pt>
                <c:pt idx="903">
                  <c:v>33.67</c:v>
                </c:pt>
                <c:pt idx="904">
                  <c:v>32.17</c:v>
                </c:pt>
                <c:pt idx="905">
                  <c:v>31.1</c:v>
                </c:pt>
                <c:pt idx="906">
                  <c:v>29.786999999999999</c:v>
                </c:pt>
                <c:pt idx="907">
                  <c:v>27.6</c:v>
                </c:pt>
                <c:pt idx="908">
                  <c:v>31.68</c:v>
                </c:pt>
                <c:pt idx="909">
                  <c:v>28.6</c:v>
                </c:pt>
                <c:pt idx="910">
                  <c:v>28.49</c:v>
                </c:pt>
                <c:pt idx="911">
                  <c:v>26.89</c:v>
                </c:pt>
                <c:pt idx="914">
                  <c:v>25.64</c:v>
                </c:pt>
                <c:pt idx="915">
                  <c:v>24.17</c:v>
                </c:pt>
                <c:pt idx="916">
                  <c:v>24.46</c:v>
                </c:pt>
                <c:pt idx="917">
                  <c:v>22.81</c:v>
                </c:pt>
                <c:pt idx="918">
                  <c:v>22.16</c:v>
                </c:pt>
                <c:pt idx="919">
                  <c:v>21.97</c:v>
                </c:pt>
                <c:pt idx="920">
                  <c:v>21.28</c:v>
                </c:pt>
                <c:pt idx="921">
                  <c:v>20.12</c:v>
                </c:pt>
                <c:pt idx="922">
                  <c:v>19.07</c:v>
                </c:pt>
                <c:pt idx="923">
                  <c:v>18.591999999999999</c:v>
                </c:pt>
                <c:pt idx="924">
                  <c:v>18.170000000000002</c:v>
                </c:pt>
                <c:pt idx="925">
                  <c:v>17.59</c:v>
                </c:pt>
                <c:pt idx="926">
                  <c:v>17.309999999999999</c:v>
                </c:pt>
                <c:pt idx="927">
                  <c:v>17.18</c:v>
                </c:pt>
                <c:pt idx="928">
                  <c:v>17.18</c:v>
                </c:pt>
                <c:pt idx="929">
                  <c:v>16.29</c:v>
                </c:pt>
                <c:pt idx="930">
                  <c:v>15.67</c:v>
                </c:pt>
                <c:pt idx="931">
                  <c:v>15.6</c:v>
                </c:pt>
                <c:pt idx="932">
                  <c:v>15.41</c:v>
                </c:pt>
                <c:pt idx="933">
                  <c:v>14.19</c:v>
                </c:pt>
                <c:pt idx="934">
                  <c:v>13.94</c:v>
                </c:pt>
                <c:pt idx="935">
                  <c:v>13.97</c:v>
                </c:pt>
                <c:pt idx="936">
                  <c:v>13.78</c:v>
                </c:pt>
                <c:pt idx="937">
                  <c:v>13.27</c:v>
                </c:pt>
                <c:pt idx="938">
                  <c:v>13.19</c:v>
                </c:pt>
                <c:pt idx="939">
                  <c:v>13.11</c:v>
                </c:pt>
                <c:pt idx="940">
                  <c:v>13.15</c:v>
                </c:pt>
                <c:pt idx="941">
                  <c:v>12.43</c:v>
                </c:pt>
                <c:pt idx="942">
                  <c:v>12.53</c:v>
                </c:pt>
                <c:pt idx="943">
                  <c:v>12.486000000000001</c:v>
                </c:pt>
                <c:pt idx="946">
                  <c:v>11.59</c:v>
                </c:pt>
                <c:pt idx="947">
                  <c:v>11.12</c:v>
                </c:pt>
                <c:pt idx="948">
                  <c:v>11.05</c:v>
                </c:pt>
                <c:pt idx="949">
                  <c:v>10.08</c:v>
                </c:pt>
                <c:pt idx="950">
                  <c:v>10.73</c:v>
                </c:pt>
                <c:pt idx="951">
                  <c:v>10.47</c:v>
                </c:pt>
                <c:pt idx="952">
                  <c:v>10.37</c:v>
                </c:pt>
                <c:pt idx="953">
                  <c:v>10.01</c:v>
                </c:pt>
                <c:pt idx="954">
                  <c:v>9.86</c:v>
                </c:pt>
                <c:pt idx="955">
                  <c:v>9.75</c:v>
                </c:pt>
                <c:pt idx="956">
                  <c:v>9.5500000000000007</c:v>
                </c:pt>
                <c:pt idx="957">
                  <c:v>9.5500000000000007</c:v>
                </c:pt>
                <c:pt idx="958">
                  <c:v>9.3800000000000008</c:v>
                </c:pt>
                <c:pt idx="959">
                  <c:v>9.25</c:v>
                </c:pt>
                <c:pt idx="960">
                  <c:v>9.1199999999999992</c:v>
                </c:pt>
                <c:pt idx="961">
                  <c:v>9.15</c:v>
                </c:pt>
                <c:pt idx="962">
                  <c:v>9.07</c:v>
                </c:pt>
                <c:pt idx="963">
                  <c:v>9.24</c:v>
                </c:pt>
                <c:pt idx="964">
                  <c:v>8.77</c:v>
                </c:pt>
                <c:pt idx="965">
                  <c:v>8.64</c:v>
                </c:pt>
                <c:pt idx="966">
                  <c:v>8.6300000000000008</c:v>
                </c:pt>
                <c:pt idx="967">
                  <c:v>8.64</c:v>
                </c:pt>
                <c:pt idx="968">
                  <c:v>8.64</c:v>
                </c:pt>
                <c:pt idx="969">
                  <c:v>8.65</c:v>
                </c:pt>
                <c:pt idx="970">
                  <c:v>8.65</c:v>
                </c:pt>
                <c:pt idx="971">
                  <c:v>8.64</c:v>
                </c:pt>
                <c:pt idx="972">
                  <c:v>8.68</c:v>
                </c:pt>
                <c:pt idx="973">
                  <c:v>8.5</c:v>
                </c:pt>
                <c:pt idx="974">
                  <c:v>8.14</c:v>
                </c:pt>
                <c:pt idx="978">
                  <c:v>7.91</c:v>
                </c:pt>
                <c:pt idx="979">
                  <c:v>7.76</c:v>
                </c:pt>
                <c:pt idx="980">
                  <c:v>7.85</c:v>
                </c:pt>
                <c:pt idx="981">
                  <c:v>7.82</c:v>
                </c:pt>
                <c:pt idx="982">
                  <c:v>7.6</c:v>
                </c:pt>
                <c:pt idx="983">
                  <c:v>7.47</c:v>
                </c:pt>
                <c:pt idx="984">
                  <c:v>7.33</c:v>
                </c:pt>
                <c:pt idx="985">
                  <c:v>7.35</c:v>
                </c:pt>
                <c:pt idx="986">
                  <c:v>7.38</c:v>
                </c:pt>
                <c:pt idx="987">
                  <c:v>7.28</c:v>
                </c:pt>
                <c:pt idx="988">
                  <c:v>7.17</c:v>
                </c:pt>
                <c:pt idx="989">
                  <c:v>7.04</c:v>
                </c:pt>
                <c:pt idx="990">
                  <c:v>7.0910000000000002</c:v>
                </c:pt>
                <c:pt idx="991">
                  <c:v>6.9</c:v>
                </c:pt>
                <c:pt idx="992">
                  <c:v>6.82</c:v>
                </c:pt>
                <c:pt idx="993">
                  <c:v>6.69</c:v>
                </c:pt>
                <c:pt idx="994">
                  <c:v>6.64</c:v>
                </c:pt>
                <c:pt idx="995">
                  <c:v>6.44</c:v>
                </c:pt>
                <c:pt idx="996">
                  <c:v>6.44</c:v>
                </c:pt>
                <c:pt idx="997">
                  <c:v>6.43</c:v>
                </c:pt>
                <c:pt idx="998">
                  <c:v>6.26</c:v>
                </c:pt>
                <c:pt idx="999">
                  <c:v>6.33</c:v>
                </c:pt>
                <c:pt idx="1000">
                  <c:v>6.44</c:v>
                </c:pt>
                <c:pt idx="1001">
                  <c:v>6.26</c:v>
                </c:pt>
                <c:pt idx="1002">
                  <c:v>6.24</c:v>
                </c:pt>
                <c:pt idx="1003">
                  <c:v>6.11</c:v>
                </c:pt>
                <c:pt idx="1004">
                  <c:v>6</c:v>
                </c:pt>
                <c:pt idx="1005">
                  <c:v>5.86</c:v>
                </c:pt>
                <c:pt idx="1006">
                  <c:v>5.94</c:v>
                </c:pt>
                <c:pt idx="1007">
                  <c:v>5.93</c:v>
                </c:pt>
                <c:pt idx="1010">
                  <c:v>5.92</c:v>
                </c:pt>
                <c:pt idx="1011">
                  <c:v>5.72</c:v>
                </c:pt>
                <c:pt idx="1012">
                  <c:v>5.88</c:v>
                </c:pt>
                <c:pt idx="1013">
                  <c:v>5.89</c:v>
                </c:pt>
                <c:pt idx="1014">
                  <c:v>6.53</c:v>
                </c:pt>
                <c:pt idx="1015">
                  <c:v>6.32</c:v>
                </c:pt>
                <c:pt idx="1016">
                  <c:v>6.06</c:v>
                </c:pt>
                <c:pt idx="1017">
                  <c:v>6.03</c:v>
                </c:pt>
                <c:pt idx="1018">
                  <c:v>5.94</c:v>
                </c:pt>
                <c:pt idx="1019">
                  <c:v>6.07</c:v>
                </c:pt>
                <c:pt idx="1020">
                  <c:v>6.05</c:v>
                </c:pt>
                <c:pt idx="1021">
                  <c:v>6.13</c:v>
                </c:pt>
                <c:pt idx="1022">
                  <c:v>5.97</c:v>
                </c:pt>
                <c:pt idx="1023">
                  <c:v>5.79</c:v>
                </c:pt>
                <c:pt idx="1024">
                  <c:v>5.8</c:v>
                </c:pt>
                <c:pt idx="1025">
                  <c:v>5.59</c:v>
                </c:pt>
                <c:pt idx="1026">
                  <c:v>5.71</c:v>
                </c:pt>
                <c:pt idx="1027">
                  <c:v>5.63</c:v>
                </c:pt>
                <c:pt idx="1028">
                  <c:v>5.37</c:v>
                </c:pt>
                <c:pt idx="1029">
                  <c:v>5.42</c:v>
                </c:pt>
                <c:pt idx="1030">
                  <c:v>5.37</c:v>
                </c:pt>
                <c:pt idx="1031">
                  <c:v>5.1100000000000003</c:v>
                </c:pt>
                <c:pt idx="1032">
                  <c:v>4.96</c:v>
                </c:pt>
                <c:pt idx="1033">
                  <c:v>5.0199999999999996</c:v>
                </c:pt>
                <c:pt idx="1034">
                  <c:v>4.97</c:v>
                </c:pt>
                <c:pt idx="1035">
                  <c:v>4.8099999999999996</c:v>
                </c:pt>
                <c:pt idx="1036">
                  <c:v>4.74</c:v>
                </c:pt>
                <c:pt idx="1037">
                  <c:v>4.5999999999999996</c:v>
                </c:pt>
                <c:pt idx="1038">
                  <c:v>4.5999999999999996</c:v>
                </c:pt>
                <c:pt idx="1042">
                  <c:v>4.5590000000000002</c:v>
                </c:pt>
                <c:pt idx="1043">
                  <c:v>4.54</c:v>
                </c:pt>
                <c:pt idx="1044">
                  <c:v>4.4889999999999999</c:v>
                </c:pt>
                <c:pt idx="1045">
                  <c:v>4.3659999999999997</c:v>
                </c:pt>
                <c:pt idx="1046">
                  <c:v>4.306</c:v>
                </c:pt>
                <c:pt idx="1047">
                  <c:v>4.2590000000000003</c:v>
                </c:pt>
                <c:pt idx="1048">
                  <c:v>5.0549999999999997</c:v>
                </c:pt>
                <c:pt idx="1049">
                  <c:v>5.1070000000000002</c:v>
                </c:pt>
                <c:pt idx="1050">
                  <c:v>4.835</c:v>
                </c:pt>
                <c:pt idx="1051">
                  <c:v>4.7699999999999996</c:v>
                </c:pt>
                <c:pt idx="1052">
                  <c:v>4.6749999999999998</c:v>
                </c:pt>
                <c:pt idx="1053">
                  <c:v>4.4850000000000003</c:v>
                </c:pt>
                <c:pt idx="1054">
                  <c:v>4.2910000000000004</c:v>
                </c:pt>
                <c:pt idx="1055">
                  <c:v>4.2690000000000001</c:v>
                </c:pt>
                <c:pt idx="1056">
                  <c:v>4.4160000000000004</c:v>
                </c:pt>
                <c:pt idx="1057">
                  <c:v>4.3559999999999999</c:v>
                </c:pt>
                <c:pt idx="1058">
                  <c:v>4.298</c:v>
                </c:pt>
                <c:pt idx="1059">
                  <c:v>4.24</c:v>
                </c:pt>
                <c:pt idx="1060">
                  <c:v>4.3109999999999999</c:v>
                </c:pt>
                <c:pt idx="1061">
                  <c:v>4.5819999999999999</c:v>
                </c:pt>
                <c:pt idx="1062">
                  <c:v>4.6589999999999998</c:v>
                </c:pt>
                <c:pt idx="1063">
                  <c:v>4.5090000000000003</c:v>
                </c:pt>
                <c:pt idx="1064">
                  <c:v>4.3390000000000004</c:v>
                </c:pt>
                <c:pt idx="1065">
                  <c:v>4.4379999999999997</c:v>
                </c:pt>
                <c:pt idx="1066">
                  <c:v>4.3410000000000002</c:v>
                </c:pt>
                <c:pt idx="1067">
                  <c:v>4.2130000000000001</c:v>
                </c:pt>
                <c:pt idx="1068">
                  <c:v>4.141</c:v>
                </c:pt>
                <c:pt idx="1069">
                  <c:v>4.077</c:v>
                </c:pt>
                <c:pt idx="1070">
                  <c:v>4.0659999999999998</c:v>
                </c:pt>
                <c:pt idx="1071">
                  <c:v>3.9239999999999999</c:v>
                </c:pt>
                <c:pt idx="1074">
                  <c:v>3.8380000000000001</c:v>
                </c:pt>
                <c:pt idx="1075">
                  <c:v>3.82</c:v>
                </c:pt>
                <c:pt idx="1076">
                  <c:v>3.67</c:v>
                </c:pt>
                <c:pt idx="1077">
                  <c:v>4.4000000000000004</c:v>
                </c:pt>
                <c:pt idx="1078">
                  <c:v>3.96</c:v>
                </c:pt>
                <c:pt idx="1079">
                  <c:v>3.8610000000000002</c:v>
                </c:pt>
                <c:pt idx="1080">
                  <c:v>3.7919999999999998</c:v>
                </c:pt>
                <c:pt idx="1081">
                  <c:v>3.6920000000000002</c:v>
                </c:pt>
                <c:pt idx="1082">
                  <c:v>3.6160000000000001</c:v>
                </c:pt>
                <c:pt idx="1083">
                  <c:v>3.5259999999999998</c:v>
                </c:pt>
                <c:pt idx="1084">
                  <c:v>4.6310000000000002</c:v>
                </c:pt>
                <c:pt idx="1085">
                  <c:v>3.544</c:v>
                </c:pt>
                <c:pt idx="1086">
                  <c:v>3.35</c:v>
                </c:pt>
                <c:pt idx="1087">
                  <c:v>3.375</c:v>
                </c:pt>
                <c:pt idx="1088">
                  <c:v>3.3079999999999998</c:v>
                </c:pt>
                <c:pt idx="1089">
                  <c:v>3.2650000000000001</c:v>
                </c:pt>
                <c:pt idx="1090">
                  <c:v>3.42</c:v>
                </c:pt>
                <c:pt idx="1091">
                  <c:v>3.2850000000000001</c:v>
                </c:pt>
                <c:pt idx="1092">
                  <c:v>3.2749999999999999</c:v>
                </c:pt>
                <c:pt idx="1093">
                  <c:v>3.577</c:v>
                </c:pt>
                <c:pt idx="1094">
                  <c:v>3.3170000000000002</c:v>
                </c:pt>
                <c:pt idx="1095">
                  <c:v>3.35</c:v>
                </c:pt>
                <c:pt idx="1096">
                  <c:v>4.4550000000000001</c:v>
                </c:pt>
                <c:pt idx="1097">
                  <c:v>7.9960000000000004</c:v>
                </c:pt>
                <c:pt idx="1098">
                  <c:v>6.0990000000000002</c:v>
                </c:pt>
                <c:pt idx="1099">
                  <c:v>4.5</c:v>
                </c:pt>
                <c:pt idx="1100">
                  <c:v>3.98</c:v>
                </c:pt>
                <c:pt idx="1101">
                  <c:v>4.423</c:v>
                </c:pt>
                <c:pt idx="1102">
                  <c:v>3.734</c:v>
                </c:pt>
                <c:pt idx="1103">
                  <c:v>4.0460000000000003</c:v>
                </c:pt>
                <c:pt idx="1106">
                  <c:v>4.1070000000000002</c:v>
                </c:pt>
                <c:pt idx="1107">
                  <c:v>3.3809999999999998</c:v>
                </c:pt>
                <c:pt idx="1108">
                  <c:v>3.0779999999999998</c:v>
                </c:pt>
                <c:pt idx="1109">
                  <c:v>2.879</c:v>
                </c:pt>
                <c:pt idx="1110">
                  <c:v>2.7349999999999999</c:v>
                </c:pt>
                <c:pt idx="1111">
                  <c:v>2.84</c:v>
                </c:pt>
                <c:pt idx="1112">
                  <c:v>2.75</c:v>
                </c:pt>
                <c:pt idx="1113">
                  <c:v>2.677</c:v>
                </c:pt>
                <c:pt idx="1114">
                  <c:v>2.34</c:v>
                </c:pt>
                <c:pt idx="1115">
                  <c:v>2.23</c:v>
                </c:pt>
                <c:pt idx="1116">
                  <c:v>2.0590000000000002</c:v>
                </c:pt>
                <c:pt idx="1117">
                  <c:v>2.121</c:v>
                </c:pt>
                <c:pt idx="1118">
                  <c:v>2.0649999999999999</c:v>
                </c:pt>
                <c:pt idx="1119">
                  <c:v>1.7869999999999999</c:v>
                </c:pt>
                <c:pt idx="1120">
                  <c:v>1.7450000000000001</c:v>
                </c:pt>
                <c:pt idx="1121">
                  <c:v>1.738</c:v>
                </c:pt>
                <c:pt idx="1122">
                  <c:v>1.8129999999999999</c:v>
                </c:pt>
                <c:pt idx="1123">
                  <c:v>1.875</c:v>
                </c:pt>
                <c:pt idx="1124">
                  <c:v>1.9119999999999999</c:v>
                </c:pt>
                <c:pt idx="1125">
                  <c:v>1.732</c:v>
                </c:pt>
                <c:pt idx="1126">
                  <c:v>1.7270000000000001</c:v>
                </c:pt>
                <c:pt idx="1127">
                  <c:v>1.8740000000000001</c:v>
                </c:pt>
                <c:pt idx="1128">
                  <c:v>4.1210000000000004</c:v>
                </c:pt>
                <c:pt idx="1129">
                  <c:v>1.845</c:v>
                </c:pt>
                <c:pt idx="1130">
                  <c:v>6.0279999999999996</c:v>
                </c:pt>
                <c:pt idx="1131">
                  <c:v>4.173</c:v>
                </c:pt>
                <c:pt idx="1132">
                  <c:v>2.9260000000000002</c:v>
                </c:pt>
                <c:pt idx="1133">
                  <c:v>3.0409999999999999</c:v>
                </c:pt>
                <c:pt idx="1134">
                  <c:v>4.3150000000000004</c:v>
                </c:pt>
                <c:pt idx="1135">
                  <c:v>3.9340000000000002</c:v>
                </c:pt>
                <c:pt idx="1136">
                  <c:v>3.8849999999999998</c:v>
                </c:pt>
                <c:pt idx="1138">
                  <c:v>7.26</c:v>
                </c:pt>
                <c:pt idx="1139">
                  <c:v>8.5760000000000005</c:v>
                </c:pt>
                <c:pt idx="1140">
                  <c:v>4.8689999999999998</c:v>
                </c:pt>
                <c:pt idx="1141">
                  <c:v>3.8319999999999999</c:v>
                </c:pt>
                <c:pt idx="1142">
                  <c:v>2.59</c:v>
                </c:pt>
                <c:pt idx="1143">
                  <c:v>3.18</c:v>
                </c:pt>
                <c:pt idx="1144">
                  <c:v>4.9169999999999998</c:v>
                </c:pt>
                <c:pt idx="1145">
                  <c:v>4.9969999999999999</c:v>
                </c:pt>
                <c:pt idx="1146">
                  <c:v>3.2320000000000002</c:v>
                </c:pt>
                <c:pt idx="1147">
                  <c:v>2.8079999999999998</c:v>
                </c:pt>
                <c:pt idx="1148">
                  <c:v>2.7650000000000001</c:v>
                </c:pt>
                <c:pt idx="1149">
                  <c:v>3.3460000000000001</c:v>
                </c:pt>
                <c:pt idx="1150">
                  <c:v>3.5510000000000002</c:v>
                </c:pt>
                <c:pt idx="1151">
                  <c:v>2.7759999999999998</c:v>
                </c:pt>
                <c:pt idx="1152">
                  <c:v>2.37</c:v>
                </c:pt>
                <c:pt idx="1153">
                  <c:v>1.9370000000000001</c:v>
                </c:pt>
                <c:pt idx="1154">
                  <c:v>1.7589999999999999</c:v>
                </c:pt>
                <c:pt idx="1155">
                  <c:v>1.6379999999999999</c:v>
                </c:pt>
                <c:pt idx="1156">
                  <c:v>6.6</c:v>
                </c:pt>
                <c:pt idx="1157">
                  <c:v>5.7569999999999997</c:v>
                </c:pt>
                <c:pt idx="1158">
                  <c:v>4.843</c:v>
                </c:pt>
                <c:pt idx="1159">
                  <c:v>3.5950000000000002</c:v>
                </c:pt>
                <c:pt idx="1160">
                  <c:v>4.33</c:v>
                </c:pt>
                <c:pt idx="1161">
                  <c:v>5.5780000000000003</c:v>
                </c:pt>
                <c:pt idx="1162">
                  <c:v>8.94</c:v>
                </c:pt>
                <c:pt idx="1163">
                  <c:v>4.5350000000000001</c:v>
                </c:pt>
                <c:pt idx="1164">
                  <c:v>3.92</c:v>
                </c:pt>
                <c:pt idx="1165">
                  <c:v>5.31</c:v>
                </c:pt>
                <c:pt idx="1166">
                  <c:v>26.93</c:v>
                </c:pt>
                <c:pt idx="1167">
                  <c:v>16.14</c:v>
                </c:pt>
                <c:pt idx="1168">
                  <c:v>13.28</c:v>
                </c:pt>
                <c:pt idx="1169">
                  <c:v>40.65</c:v>
                </c:pt>
                <c:pt idx="1170">
                  <c:v>81.916291666666666</c:v>
                </c:pt>
                <c:pt idx="1171">
                  <c:v>24.302000000000007</c:v>
                </c:pt>
                <c:pt idx="1172">
                  <c:v>15.034708333333333</c:v>
                </c:pt>
                <c:pt idx="1173">
                  <c:v>14.29458333333333</c:v>
                </c:pt>
                <c:pt idx="1174">
                  <c:v>39.523708333333332</c:v>
                </c:pt>
                <c:pt idx="1175">
                  <c:v>20.729583333333338</c:v>
                </c:pt>
                <c:pt idx="1176">
                  <c:v>17.422666666666668</c:v>
                </c:pt>
                <c:pt idx="1177">
                  <c:v>37.464666666666673</c:v>
                </c:pt>
                <c:pt idx="1178">
                  <c:v>41.684833333333337</c:v>
                </c:pt>
                <c:pt idx="1179">
                  <c:v>55.020499999999998</c:v>
                </c:pt>
                <c:pt idx="1180">
                  <c:v>46.448250000000002</c:v>
                </c:pt>
                <c:pt idx="1181">
                  <c:v>37.63387500000001</c:v>
                </c:pt>
                <c:pt idx="1182">
                  <c:v>46.862791666666659</c:v>
                </c:pt>
                <c:pt idx="1183">
                  <c:v>94.200916666666672</c:v>
                </c:pt>
                <c:pt idx="1184">
                  <c:v>74.689000000000007</c:v>
                </c:pt>
                <c:pt idx="1185">
                  <c:v>58.574750000000002</c:v>
                </c:pt>
                <c:pt idx="1186">
                  <c:v>59.027291666666684</c:v>
                </c:pt>
                <c:pt idx="1187">
                  <c:v>55.322208333333329</c:v>
                </c:pt>
                <c:pt idx="1188">
                  <c:v>50.634541666666678</c:v>
                </c:pt>
                <c:pt idx="1189">
                  <c:v>44.896749999999997</c:v>
                </c:pt>
                <c:pt idx="1190">
                  <c:v>39.28783333333331</c:v>
                </c:pt>
                <c:pt idx="1191">
                  <c:v>35.477416666666677</c:v>
                </c:pt>
                <c:pt idx="1192">
                  <c:v>35.578666666666656</c:v>
                </c:pt>
                <c:pt idx="1193">
                  <c:v>33.876708333333326</c:v>
                </c:pt>
                <c:pt idx="1194">
                  <c:v>32.896166666666673</c:v>
                </c:pt>
                <c:pt idx="1195">
                  <c:v>30.870749999999987</c:v>
                </c:pt>
                <c:pt idx="1196">
                  <c:v>26.597416666666664</c:v>
                </c:pt>
                <c:pt idx="1197">
                  <c:v>31.098666666666674</c:v>
                </c:pt>
                <c:pt idx="1198">
                  <c:v>36.665458333333341</c:v>
                </c:pt>
                <c:pt idx="1199">
                  <c:v>32.500666666666667</c:v>
                </c:pt>
                <c:pt idx="1200">
                  <c:v>38.966833333333341</c:v>
                </c:pt>
                <c:pt idx="1202">
                  <c:v>48.084083333333332</c:v>
                </c:pt>
                <c:pt idx="1203">
                  <c:v>60.99799999999999</c:v>
                </c:pt>
                <c:pt idx="1204">
                  <c:v>64.953083333333339</c:v>
                </c:pt>
                <c:pt idx="1205">
                  <c:v>67.210750000000004</c:v>
                </c:pt>
                <c:pt idx="1206">
                  <c:v>80.682208333333321</c:v>
                </c:pt>
                <c:pt idx="1207">
                  <c:v>77.575375000000008</c:v>
                </c:pt>
                <c:pt idx="1208">
                  <c:v>70.231958333333338</c:v>
                </c:pt>
                <c:pt idx="1209">
                  <c:v>75.926125000000013</c:v>
                </c:pt>
                <c:pt idx="1210">
                  <c:v>66.09170833333333</c:v>
                </c:pt>
                <c:pt idx="1211">
                  <c:v>59.075125000000021</c:v>
                </c:pt>
                <c:pt idx="1212">
                  <c:v>54.737541666666665</c:v>
                </c:pt>
                <c:pt idx="1213">
                  <c:v>52.631833333333326</c:v>
                </c:pt>
                <c:pt idx="1214">
                  <c:v>49.326041666666669</c:v>
                </c:pt>
                <c:pt idx="1215">
                  <c:v>40.754583333333336</c:v>
                </c:pt>
                <c:pt idx="1216">
                  <c:v>43.695416666666652</c:v>
                </c:pt>
                <c:pt idx="1217">
                  <c:v>50.624791666666674</c:v>
                </c:pt>
                <c:pt idx="1218">
                  <c:v>41.552083333333329</c:v>
                </c:pt>
                <c:pt idx="1219">
                  <c:v>46.621291666666657</c:v>
                </c:pt>
                <c:pt idx="1220">
                  <c:v>63.720208333333339</c:v>
                </c:pt>
                <c:pt idx="1221">
                  <c:v>56.640583333333346</c:v>
                </c:pt>
                <c:pt idx="1222">
                  <c:v>71.893249999999995</c:v>
                </c:pt>
                <c:pt idx="1223">
                  <c:v>97.304624999999987</c:v>
                </c:pt>
                <c:pt idx="1224">
                  <c:v>97.846916666666672</c:v>
                </c:pt>
                <c:pt idx="1225">
                  <c:v>92.486916666666673</c:v>
                </c:pt>
                <c:pt idx="1226">
                  <c:v>80.630833333333342</c:v>
                </c:pt>
                <c:pt idx="1227">
                  <c:v>77.813874999999996</c:v>
                </c:pt>
                <c:pt idx="1228">
                  <c:v>69.331249999999997</c:v>
                </c:pt>
                <c:pt idx="1229">
                  <c:v>61.802000000000014</c:v>
                </c:pt>
                <c:pt idx="1230">
                  <c:v>76.244208333333347</c:v>
                </c:pt>
                <c:pt idx="1231">
                  <c:v>77.020166666666668</c:v>
                </c:pt>
                <c:pt idx="1232">
                  <c:v>92.098041666666674</c:v>
                </c:pt>
                <c:pt idx="1233">
                  <c:v>81.290166666666678</c:v>
                </c:pt>
                <c:pt idx="1234">
                  <c:v>74.37</c:v>
                </c:pt>
                <c:pt idx="1235">
                  <c:v>72.510000000000005</c:v>
                </c:pt>
                <c:pt idx="1236">
                  <c:v>94.11</c:v>
                </c:pt>
                <c:pt idx="1237">
                  <c:v>96.5</c:v>
                </c:pt>
                <c:pt idx="1238">
                  <c:v>85.74</c:v>
                </c:pt>
                <c:pt idx="1239">
                  <c:v>88.32</c:v>
                </c:pt>
                <c:pt idx="1240">
                  <c:v>82.56</c:v>
                </c:pt>
                <c:pt idx="1241">
                  <c:v>87.98</c:v>
                </c:pt>
                <c:pt idx="1242">
                  <c:v>106.28</c:v>
                </c:pt>
                <c:pt idx="1243">
                  <c:v>126.13</c:v>
                </c:pt>
                <c:pt idx="1244">
                  <c:v>101.21</c:v>
                </c:pt>
                <c:pt idx="1245">
                  <c:v>90.31</c:v>
                </c:pt>
                <c:pt idx="1246">
                  <c:v>82.23</c:v>
                </c:pt>
                <c:pt idx="1247">
                  <c:v>66.53</c:v>
                </c:pt>
                <c:pt idx="1248">
                  <c:v>64.2</c:v>
                </c:pt>
                <c:pt idx="1249">
                  <c:v>60.95</c:v>
                </c:pt>
                <c:pt idx="1250">
                  <c:v>55.31</c:v>
                </c:pt>
                <c:pt idx="1251">
                  <c:v>49.81</c:v>
                </c:pt>
                <c:pt idx="1252">
                  <c:v>49.61</c:v>
                </c:pt>
                <c:pt idx="1253">
                  <c:v>44.05</c:v>
                </c:pt>
                <c:pt idx="1254">
                  <c:v>40.74</c:v>
                </c:pt>
                <c:pt idx="1255">
                  <c:v>39.26</c:v>
                </c:pt>
                <c:pt idx="1256">
                  <c:v>35.19</c:v>
                </c:pt>
                <c:pt idx="1257">
                  <c:v>37.68</c:v>
                </c:pt>
                <c:pt idx="1258">
                  <c:v>36.03</c:v>
                </c:pt>
                <c:pt idx="1259">
                  <c:v>43.75</c:v>
                </c:pt>
                <c:pt idx="1260">
                  <c:v>46.91</c:v>
                </c:pt>
                <c:pt idx="1261">
                  <c:v>40.4</c:v>
                </c:pt>
                <c:pt idx="1262">
                  <c:v>60.35</c:v>
                </c:pt>
                <c:pt idx="1263">
                  <c:v>49.71</c:v>
                </c:pt>
                <c:pt idx="1266">
                  <c:v>85.72</c:v>
                </c:pt>
                <c:pt idx="1267">
                  <c:v>99.68</c:v>
                </c:pt>
                <c:pt idx="1268">
                  <c:v>79.849999999999994</c:v>
                </c:pt>
                <c:pt idx="1269">
                  <c:v>236.3</c:v>
                </c:pt>
                <c:pt idx="1270">
                  <c:v>112.89</c:v>
                </c:pt>
                <c:pt idx="1271">
                  <c:v>92.91</c:v>
                </c:pt>
                <c:pt idx="1272">
                  <c:v>75.650000000000006</c:v>
                </c:pt>
                <c:pt idx="1273">
                  <c:v>66.66</c:v>
                </c:pt>
                <c:pt idx="1274">
                  <c:v>71.760000000000005</c:v>
                </c:pt>
                <c:pt idx="1275">
                  <c:v>63.29</c:v>
                </c:pt>
                <c:pt idx="1276">
                  <c:v>55.79</c:v>
                </c:pt>
                <c:pt idx="1277">
                  <c:v>51.17</c:v>
                </c:pt>
                <c:pt idx="1278">
                  <c:v>48.89</c:v>
                </c:pt>
                <c:pt idx="1279">
                  <c:v>55.01</c:v>
                </c:pt>
                <c:pt idx="1280">
                  <c:v>45.39</c:v>
                </c:pt>
                <c:pt idx="1281">
                  <c:v>42.53</c:v>
                </c:pt>
                <c:pt idx="1282">
                  <c:v>41.35</c:v>
                </c:pt>
                <c:pt idx="1283">
                  <c:v>39.49</c:v>
                </c:pt>
                <c:pt idx="1284">
                  <c:v>43.29</c:v>
                </c:pt>
                <c:pt idx="1285">
                  <c:v>35.200000000000003</c:v>
                </c:pt>
                <c:pt idx="1286">
                  <c:v>31.74</c:v>
                </c:pt>
                <c:pt idx="1287">
                  <c:v>30.4</c:v>
                </c:pt>
                <c:pt idx="1288">
                  <c:v>29.73</c:v>
                </c:pt>
                <c:pt idx="1289">
                  <c:v>29.16</c:v>
                </c:pt>
                <c:pt idx="1290">
                  <c:v>29.26</c:v>
                </c:pt>
                <c:pt idx="1291">
                  <c:v>28.32</c:v>
                </c:pt>
                <c:pt idx="1292">
                  <c:v>26.95</c:v>
                </c:pt>
                <c:pt idx="1293">
                  <c:v>25.72</c:v>
                </c:pt>
                <c:pt idx="1294">
                  <c:v>23.97</c:v>
                </c:pt>
                <c:pt idx="1295">
                  <c:v>23.52</c:v>
                </c:pt>
                <c:pt idx="1298">
                  <c:v>22.89</c:v>
                </c:pt>
                <c:pt idx="1299">
                  <c:v>21.98</c:v>
                </c:pt>
                <c:pt idx="1300">
                  <c:v>21.19</c:v>
                </c:pt>
                <c:pt idx="1301">
                  <c:v>20.411999999999999</c:v>
                </c:pt>
                <c:pt idx="1302">
                  <c:v>20.14</c:v>
                </c:pt>
                <c:pt idx="1303">
                  <c:v>20.14</c:v>
                </c:pt>
                <c:pt idx="1304">
                  <c:v>20.14</c:v>
                </c:pt>
                <c:pt idx="1305">
                  <c:v>19.66</c:v>
                </c:pt>
                <c:pt idx="1306">
                  <c:v>18.22</c:v>
                </c:pt>
                <c:pt idx="1307">
                  <c:v>17.317</c:v>
                </c:pt>
                <c:pt idx="1308">
                  <c:v>17.34</c:v>
                </c:pt>
                <c:pt idx="1309">
                  <c:v>17.32</c:v>
                </c:pt>
                <c:pt idx="1310">
                  <c:v>16.350000000000001</c:v>
                </c:pt>
                <c:pt idx="1311">
                  <c:v>15.77</c:v>
                </c:pt>
                <c:pt idx="1312">
                  <c:v>15.79</c:v>
                </c:pt>
                <c:pt idx="1313">
                  <c:v>15.75</c:v>
                </c:pt>
                <c:pt idx="1314">
                  <c:v>15.78</c:v>
                </c:pt>
                <c:pt idx="1315">
                  <c:v>15.787000000000001</c:v>
                </c:pt>
                <c:pt idx="1316">
                  <c:v>15.8</c:v>
                </c:pt>
                <c:pt idx="1317">
                  <c:v>15.62</c:v>
                </c:pt>
                <c:pt idx="1318">
                  <c:v>14.25</c:v>
                </c:pt>
                <c:pt idx="1319">
                  <c:v>14.25</c:v>
                </c:pt>
                <c:pt idx="1320">
                  <c:v>13.47</c:v>
                </c:pt>
                <c:pt idx="1321">
                  <c:v>12.69</c:v>
                </c:pt>
                <c:pt idx="1322">
                  <c:v>12.7</c:v>
                </c:pt>
                <c:pt idx="1323">
                  <c:v>12.7</c:v>
                </c:pt>
                <c:pt idx="1324">
                  <c:v>12.7</c:v>
                </c:pt>
                <c:pt idx="1325">
                  <c:v>12.02</c:v>
                </c:pt>
                <c:pt idx="1326">
                  <c:v>11.56</c:v>
                </c:pt>
                <c:pt idx="1327">
                  <c:v>11.18</c:v>
                </c:pt>
                <c:pt idx="1330">
                  <c:v>11.08</c:v>
                </c:pt>
                <c:pt idx="1331">
                  <c:v>11.03</c:v>
                </c:pt>
                <c:pt idx="1332">
                  <c:v>9.6</c:v>
                </c:pt>
                <c:pt idx="1333">
                  <c:v>9.6</c:v>
                </c:pt>
                <c:pt idx="1334">
                  <c:v>9.64</c:v>
                </c:pt>
                <c:pt idx="1335">
                  <c:v>9.2899999999999991</c:v>
                </c:pt>
                <c:pt idx="1336">
                  <c:v>9.09</c:v>
                </c:pt>
                <c:pt idx="1337">
                  <c:v>8.98</c:v>
                </c:pt>
                <c:pt idx="1338">
                  <c:v>8.84</c:v>
                </c:pt>
                <c:pt idx="1339">
                  <c:v>8.67</c:v>
                </c:pt>
                <c:pt idx="1340">
                  <c:v>8.64</c:v>
                </c:pt>
                <c:pt idx="1341">
                  <c:v>8.4700000000000006</c:v>
                </c:pt>
                <c:pt idx="1342">
                  <c:v>8.36</c:v>
                </c:pt>
                <c:pt idx="1343">
                  <c:v>8.36</c:v>
                </c:pt>
                <c:pt idx="1344">
                  <c:v>8.36</c:v>
                </c:pt>
                <c:pt idx="1345">
                  <c:v>8.1999999999999993</c:v>
                </c:pt>
                <c:pt idx="1346">
                  <c:v>7.92</c:v>
                </c:pt>
                <c:pt idx="1347">
                  <c:v>7.99</c:v>
                </c:pt>
                <c:pt idx="1348">
                  <c:v>8.0299999999999994</c:v>
                </c:pt>
                <c:pt idx="1349">
                  <c:v>7.91</c:v>
                </c:pt>
                <c:pt idx="1350">
                  <c:v>7.82</c:v>
                </c:pt>
                <c:pt idx="1351">
                  <c:v>7.58</c:v>
                </c:pt>
                <c:pt idx="1352">
                  <c:v>7.57</c:v>
                </c:pt>
                <c:pt idx="1353">
                  <c:v>7.48</c:v>
                </c:pt>
                <c:pt idx="1354">
                  <c:v>7.4</c:v>
                </c:pt>
                <c:pt idx="1355">
                  <c:v>7.43</c:v>
                </c:pt>
                <c:pt idx="1356">
                  <c:v>7.39</c:v>
                </c:pt>
                <c:pt idx="1357">
                  <c:v>7.17</c:v>
                </c:pt>
                <c:pt idx="1358">
                  <c:v>7.0270000000000001</c:v>
                </c:pt>
                <c:pt idx="1359">
                  <c:v>6.7960000000000003</c:v>
                </c:pt>
                <c:pt idx="1362">
                  <c:v>6.58</c:v>
                </c:pt>
                <c:pt idx="1363">
                  <c:v>6.55</c:v>
                </c:pt>
                <c:pt idx="1364">
                  <c:v>6.5</c:v>
                </c:pt>
                <c:pt idx="1365">
                  <c:v>6.47</c:v>
                </c:pt>
                <c:pt idx="1366">
                  <c:v>6.29</c:v>
                </c:pt>
                <c:pt idx="1367">
                  <c:v>6.69</c:v>
                </c:pt>
                <c:pt idx="1368">
                  <c:v>6.56</c:v>
                </c:pt>
                <c:pt idx="1369">
                  <c:v>6.56</c:v>
                </c:pt>
                <c:pt idx="1370">
                  <c:v>6.5</c:v>
                </c:pt>
                <c:pt idx="1371">
                  <c:v>6.43</c:v>
                </c:pt>
                <c:pt idx="1372">
                  <c:v>6.52</c:v>
                </c:pt>
                <c:pt idx="1373">
                  <c:v>7.33</c:v>
                </c:pt>
                <c:pt idx="1374">
                  <c:v>6.99</c:v>
                </c:pt>
                <c:pt idx="1375">
                  <c:v>6.91</c:v>
                </c:pt>
                <c:pt idx="1376">
                  <c:v>6.71</c:v>
                </c:pt>
                <c:pt idx="1377">
                  <c:v>6.53</c:v>
                </c:pt>
                <c:pt idx="1378">
                  <c:v>6.52</c:v>
                </c:pt>
                <c:pt idx="1379">
                  <c:v>6.5</c:v>
                </c:pt>
                <c:pt idx="1380">
                  <c:v>6.61</c:v>
                </c:pt>
                <c:pt idx="1381">
                  <c:v>6.19</c:v>
                </c:pt>
                <c:pt idx="1382">
                  <c:v>6.12</c:v>
                </c:pt>
                <c:pt idx="1383">
                  <c:v>5.93</c:v>
                </c:pt>
                <c:pt idx="1384">
                  <c:v>5.77</c:v>
                </c:pt>
                <c:pt idx="1385">
                  <c:v>5.74</c:v>
                </c:pt>
                <c:pt idx="1386">
                  <c:v>5.74</c:v>
                </c:pt>
                <c:pt idx="1387">
                  <c:v>5.65</c:v>
                </c:pt>
                <c:pt idx="1388">
                  <c:v>5.57</c:v>
                </c:pt>
                <c:pt idx="1389">
                  <c:v>5.46</c:v>
                </c:pt>
                <c:pt idx="1390">
                  <c:v>5.49</c:v>
                </c:pt>
                <c:pt idx="1394">
                  <c:v>5.55</c:v>
                </c:pt>
                <c:pt idx="1395">
                  <c:v>5.49</c:v>
                </c:pt>
                <c:pt idx="1396">
                  <c:v>5.42</c:v>
                </c:pt>
                <c:pt idx="1397">
                  <c:v>5.21</c:v>
                </c:pt>
                <c:pt idx="1398">
                  <c:v>5.0999999999999996</c:v>
                </c:pt>
                <c:pt idx="1399">
                  <c:v>5.1849999999999996</c:v>
                </c:pt>
                <c:pt idx="1400">
                  <c:v>4.97</c:v>
                </c:pt>
                <c:pt idx="1401">
                  <c:v>5.0599999999999996</c:v>
                </c:pt>
                <c:pt idx="1402">
                  <c:v>5.08</c:v>
                </c:pt>
                <c:pt idx="1403">
                  <c:v>5</c:v>
                </c:pt>
                <c:pt idx="1404">
                  <c:v>4.97</c:v>
                </c:pt>
                <c:pt idx="1405">
                  <c:v>4.7699999999999996</c:v>
                </c:pt>
                <c:pt idx="1406">
                  <c:v>4.68</c:v>
                </c:pt>
                <c:pt idx="1407">
                  <c:v>4.59</c:v>
                </c:pt>
                <c:pt idx="1408">
                  <c:v>4.53</c:v>
                </c:pt>
                <c:pt idx="1409">
                  <c:v>4.43</c:v>
                </c:pt>
                <c:pt idx="1410">
                  <c:v>4.5599999999999996</c:v>
                </c:pt>
                <c:pt idx="1411">
                  <c:v>4.49</c:v>
                </c:pt>
                <c:pt idx="1412">
                  <c:v>4.3600000000000003</c:v>
                </c:pt>
                <c:pt idx="1413">
                  <c:v>4.25</c:v>
                </c:pt>
                <c:pt idx="1414">
                  <c:v>4.3899999999999997</c:v>
                </c:pt>
                <c:pt idx="1415">
                  <c:v>4.42</c:v>
                </c:pt>
                <c:pt idx="1416">
                  <c:v>4.3899999999999997</c:v>
                </c:pt>
                <c:pt idx="1417">
                  <c:v>4.2300000000000004</c:v>
                </c:pt>
                <c:pt idx="1418">
                  <c:v>4.1900000000000004</c:v>
                </c:pt>
                <c:pt idx="1419">
                  <c:v>4.16</c:v>
                </c:pt>
                <c:pt idx="1420">
                  <c:v>4.04</c:v>
                </c:pt>
                <c:pt idx="1421">
                  <c:v>4</c:v>
                </c:pt>
                <c:pt idx="1422">
                  <c:v>4.99</c:v>
                </c:pt>
                <c:pt idx="1426">
                  <c:v>5.41</c:v>
                </c:pt>
                <c:pt idx="1427">
                  <c:v>4.9089999999999998</c:v>
                </c:pt>
                <c:pt idx="1428">
                  <c:v>4.82</c:v>
                </c:pt>
                <c:pt idx="1429">
                  <c:v>4.72</c:v>
                </c:pt>
                <c:pt idx="1430">
                  <c:v>4.53</c:v>
                </c:pt>
                <c:pt idx="1431">
                  <c:v>4.45</c:v>
                </c:pt>
                <c:pt idx="1432">
                  <c:v>4.3099999999999996</c:v>
                </c:pt>
                <c:pt idx="1433">
                  <c:v>4.2699999999999996</c:v>
                </c:pt>
                <c:pt idx="1434">
                  <c:v>4.25</c:v>
                </c:pt>
                <c:pt idx="1435">
                  <c:v>4.0999999999999996</c:v>
                </c:pt>
                <c:pt idx="1436">
                  <c:v>3.78</c:v>
                </c:pt>
                <c:pt idx="1437">
                  <c:v>3.51</c:v>
                </c:pt>
                <c:pt idx="1438">
                  <c:v>3.5</c:v>
                </c:pt>
                <c:pt idx="1439">
                  <c:v>3.66</c:v>
                </c:pt>
                <c:pt idx="1440">
                  <c:v>3.4</c:v>
                </c:pt>
                <c:pt idx="1441">
                  <c:v>3.31</c:v>
                </c:pt>
                <c:pt idx="1442">
                  <c:v>3.32</c:v>
                </c:pt>
                <c:pt idx="1443">
                  <c:v>3.26</c:v>
                </c:pt>
                <c:pt idx="1444">
                  <c:v>3.343</c:v>
                </c:pt>
                <c:pt idx="1445">
                  <c:v>3.38</c:v>
                </c:pt>
                <c:pt idx="1446">
                  <c:v>3.27</c:v>
                </c:pt>
                <c:pt idx="1447">
                  <c:v>3.39</c:v>
                </c:pt>
                <c:pt idx="1448">
                  <c:v>3.33</c:v>
                </c:pt>
                <c:pt idx="1449">
                  <c:v>3.21</c:v>
                </c:pt>
                <c:pt idx="1450">
                  <c:v>3.27</c:v>
                </c:pt>
                <c:pt idx="1451">
                  <c:v>3.16</c:v>
                </c:pt>
                <c:pt idx="1452">
                  <c:v>3.08</c:v>
                </c:pt>
                <c:pt idx="1453">
                  <c:v>3.18</c:v>
                </c:pt>
                <c:pt idx="1454">
                  <c:v>3.3</c:v>
                </c:pt>
                <c:pt idx="1458">
                  <c:v>3.4</c:v>
                </c:pt>
                <c:pt idx="1459">
                  <c:v>3.42</c:v>
                </c:pt>
                <c:pt idx="1460">
                  <c:v>3.46</c:v>
                </c:pt>
                <c:pt idx="1461">
                  <c:v>3.42</c:v>
                </c:pt>
                <c:pt idx="1462">
                  <c:v>3.65</c:v>
                </c:pt>
                <c:pt idx="1463">
                  <c:v>3.72</c:v>
                </c:pt>
                <c:pt idx="1464">
                  <c:v>3.65</c:v>
                </c:pt>
                <c:pt idx="1465">
                  <c:v>3.68</c:v>
                </c:pt>
                <c:pt idx="1466">
                  <c:v>3.81</c:v>
                </c:pt>
                <c:pt idx="1467">
                  <c:v>3.75</c:v>
                </c:pt>
                <c:pt idx="1468">
                  <c:v>3.85</c:v>
                </c:pt>
                <c:pt idx="1469">
                  <c:v>3.44</c:v>
                </c:pt>
                <c:pt idx="1470">
                  <c:v>3.63</c:v>
                </c:pt>
                <c:pt idx="1471">
                  <c:v>3.47</c:v>
                </c:pt>
                <c:pt idx="1472">
                  <c:v>3.12</c:v>
                </c:pt>
                <c:pt idx="1473">
                  <c:v>3.09</c:v>
                </c:pt>
                <c:pt idx="1474">
                  <c:v>3.1</c:v>
                </c:pt>
                <c:pt idx="1475">
                  <c:v>2.89</c:v>
                </c:pt>
                <c:pt idx="1476">
                  <c:v>2.84</c:v>
                </c:pt>
                <c:pt idx="1477">
                  <c:v>2.85</c:v>
                </c:pt>
                <c:pt idx="1478">
                  <c:v>2.85</c:v>
                </c:pt>
                <c:pt idx="1479">
                  <c:v>2.8</c:v>
                </c:pt>
                <c:pt idx="1480">
                  <c:v>2.75</c:v>
                </c:pt>
                <c:pt idx="1481">
                  <c:v>2.69</c:v>
                </c:pt>
                <c:pt idx="1482">
                  <c:v>2.83</c:v>
                </c:pt>
                <c:pt idx="1483">
                  <c:v>2.66</c:v>
                </c:pt>
                <c:pt idx="1484">
                  <c:v>2.9</c:v>
                </c:pt>
                <c:pt idx="1485">
                  <c:v>2.6</c:v>
                </c:pt>
                <c:pt idx="1486">
                  <c:v>2.57</c:v>
                </c:pt>
                <c:pt idx="1487">
                  <c:v>2.5299999999999998</c:v>
                </c:pt>
                <c:pt idx="1488">
                  <c:v>2.42</c:v>
                </c:pt>
                <c:pt idx="1490">
                  <c:v>2.42</c:v>
                </c:pt>
                <c:pt idx="1491">
                  <c:v>2.29</c:v>
                </c:pt>
                <c:pt idx="1492">
                  <c:v>1.9119999999999999</c:v>
                </c:pt>
                <c:pt idx="1493">
                  <c:v>2.0299999999999998</c:v>
                </c:pt>
                <c:pt idx="1494">
                  <c:v>1.95</c:v>
                </c:pt>
                <c:pt idx="1495">
                  <c:v>1.91</c:v>
                </c:pt>
                <c:pt idx="1496">
                  <c:v>1.88</c:v>
                </c:pt>
                <c:pt idx="1497">
                  <c:v>1.98</c:v>
                </c:pt>
                <c:pt idx="1498">
                  <c:v>1.78</c:v>
                </c:pt>
                <c:pt idx="1499">
                  <c:v>1.87</c:v>
                </c:pt>
                <c:pt idx="1500">
                  <c:v>1.996</c:v>
                </c:pt>
                <c:pt idx="1501">
                  <c:v>1.61</c:v>
                </c:pt>
                <c:pt idx="1502">
                  <c:v>1.35</c:v>
                </c:pt>
                <c:pt idx="1503">
                  <c:v>1.54</c:v>
                </c:pt>
                <c:pt idx="1504">
                  <c:v>1.42</c:v>
                </c:pt>
                <c:pt idx="1505">
                  <c:v>1.47</c:v>
                </c:pt>
                <c:pt idx="1506">
                  <c:v>1.43</c:v>
                </c:pt>
                <c:pt idx="1507">
                  <c:v>1.34</c:v>
                </c:pt>
                <c:pt idx="1508">
                  <c:v>1.23</c:v>
                </c:pt>
                <c:pt idx="1509">
                  <c:v>2.19</c:v>
                </c:pt>
                <c:pt idx="1510">
                  <c:v>1.73</c:v>
                </c:pt>
                <c:pt idx="1511">
                  <c:v>2.2200000000000002</c:v>
                </c:pt>
                <c:pt idx="1512">
                  <c:v>1.72</c:v>
                </c:pt>
                <c:pt idx="1513">
                  <c:v>1.25</c:v>
                </c:pt>
                <c:pt idx="1514">
                  <c:v>1.0900000000000001</c:v>
                </c:pt>
                <c:pt idx="1515">
                  <c:v>1.03</c:v>
                </c:pt>
                <c:pt idx="1516">
                  <c:v>0.84</c:v>
                </c:pt>
                <c:pt idx="1517">
                  <c:v>1.05</c:v>
                </c:pt>
                <c:pt idx="1518">
                  <c:v>1.28</c:v>
                </c:pt>
                <c:pt idx="1519">
                  <c:v>1.82</c:v>
                </c:pt>
                <c:pt idx="1520">
                  <c:v>1.1100000000000001</c:v>
                </c:pt>
                <c:pt idx="1522">
                  <c:v>1.28</c:v>
                </c:pt>
                <c:pt idx="1523">
                  <c:v>4.5</c:v>
                </c:pt>
                <c:pt idx="1524">
                  <c:v>2.5299999999999998</c:v>
                </c:pt>
                <c:pt idx="1525">
                  <c:v>1.78</c:v>
                </c:pt>
                <c:pt idx="1526">
                  <c:v>1.24</c:v>
                </c:pt>
                <c:pt idx="1527">
                  <c:v>1.7</c:v>
                </c:pt>
                <c:pt idx="1528">
                  <c:v>3.06</c:v>
                </c:pt>
                <c:pt idx="1529">
                  <c:v>13.64</c:v>
                </c:pt>
                <c:pt idx="1530">
                  <c:v>22.22</c:v>
                </c:pt>
                <c:pt idx="1531">
                  <c:v>6.06</c:v>
                </c:pt>
                <c:pt idx="1532">
                  <c:v>5.13</c:v>
                </c:pt>
                <c:pt idx="1533">
                  <c:v>5.18</c:v>
                </c:pt>
                <c:pt idx="1534">
                  <c:v>5.24</c:v>
                </c:pt>
                <c:pt idx="1535">
                  <c:v>7.88</c:v>
                </c:pt>
                <c:pt idx="1536">
                  <c:v>8.41</c:v>
                </c:pt>
                <c:pt idx="1537">
                  <c:v>7.42</c:v>
                </c:pt>
                <c:pt idx="1538">
                  <c:v>4.91</c:v>
                </c:pt>
                <c:pt idx="1539">
                  <c:v>3.73</c:v>
                </c:pt>
                <c:pt idx="1540">
                  <c:v>3.61</c:v>
                </c:pt>
                <c:pt idx="1541">
                  <c:v>3.58</c:v>
                </c:pt>
                <c:pt idx="1542">
                  <c:v>3.1</c:v>
                </c:pt>
                <c:pt idx="1543">
                  <c:v>3.09</c:v>
                </c:pt>
                <c:pt idx="1544">
                  <c:v>4.07</c:v>
                </c:pt>
                <c:pt idx="1545">
                  <c:v>3.27</c:v>
                </c:pt>
                <c:pt idx="1546">
                  <c:v>2.2400000000000002</c:v>
                </c:pt>
                <c:pt idx="1547">
                  <c:v>2.13</c:v>
                </c:pt>
                <c:pt idx="1548">
                  <c:v>1.835</c:v>
                </c:pt>
                <c:pt idx="1549">
                  <c:v>1.75</c:v>
                </c:pt>
                <c:pt idx="1550">
                  <c:v>2.2000000000000002</c:v>
                </c:pt>
                <c:pt idx="1551">
                  <c:v>11.736000000000001</c:v>
                </c:pt>
                <c:pt idx="1552">
                  <c:v>6.06</c:v>
                </c:pt>
                <c:pt idx="1554">
                  <c:v>3.3</c:v>
                </c:pt>
                <c:pt idx="1555">
                  <c:v>2.5299999999999998</c:v>
                </c:pt>
                <c:pt idx="1556">
                  <c:v>1.68</c:v>
                </c:pt>
                <c:pt idx="1557">
                  <c:v>1.41</c:v>
                </c:pt>
                <c:pt idx="1558">
                  <c:v>1.31</c:v>
                </c:pt>
                <c:pt idx="1559">
                  <c:v>1.3</c:v>
                </c:pt>
                <c:pt idx="1560">
                  <c:v>1.47</c:v>
                </c:pt>
                <c:pt idx="1561">
                  <c:v>1.56</c:v>
                </c:pt>
                <c:pt idx="1562">
                  <c:v>1.5</c:v>
                </c:pt>
                <c:pt idx="1563">
                  <c:v>4.6900000000000004</c:v>
                </c:pt>
                <c:pt idx="1564">
                  <c:v>4.3</c:v>
                </c:pt>
                <c:pt idx="1565">
                  <c:v>9.09</c:v>
                </c:pt>
                <c:pt idx="1566">
                  <c:v>8.9700000000000006</c:v>
                </c:pt>
                <c:pt idx="1567">
                  <c:v>65.13</c:v>
                </c:pt>
                <c:pt idx="1568">
                  <c:v>18.8</c:v>
                </c:pt>
                <c:pt idx="1569">
                  <c:v>13.9</c:v>
                </c:pt>
                <c:pt idx="1570">
                  <c:v>17.920000000000002</c:v>
                </c:pt>
                <c:pt idx="1571">
                  <c:v>9.98</c:v>
                </c:pt>
                <c:pt idx="1572">
                  <c:v>7.88</c:v>
                </c:pt>
                <c:pt idx="1573">
                  <c:v>15.09</c:v>
                </c:pt>
                <c:pt idx="1574">
                  <c:v>13.67</c:v>
                </c:pt>
                <c:pt idx="1575">
                  <c:v>10.23</c:v>
                </c:pt>
                <c:pt idx="1576">
                  <c:v>9.5299999999999994</c:v>
                </c:pt>
                <c:pt idx="1577">
                  <c:v>24.22</c:v>
                </c:pt>
                <c:pt idx="1578">
                  <c:v>16.91</c:v>
                </c:pt>
                <c:pt idx="1579">
                  <c:v>11.38</c:v>
                </c:pt>
                <c:pt idx="1580">
                  <c:v>13.49</c:v>
                </c:pt>
                <c:pt idx="1581">
                  <c:v>15.61</c:v>
                </c:pt>
                <c:pt idx="1582">
                  <c:v>79.36</c:v>
                </c:pt>
                <c:pt idx="1583">
                  <c:v>42.5</c:v>
                </c:pt>
                <c:pt idx="1584">
                  <c:v>33.79</c:v>
                </c:pt>
                <c:pt idx="1586">
                  <c:v>25.95</c:v>
                </c:pt>
                <c:pt idx="1587">
                  <c:v>24.32</c:v>
                </c:pt>
                <c:pt idx="1588">
                  <c:v>25.77</c:v>
                </c:pt>
                <c:pt idx="1589">
                  <c:v>65.38</c:v>
                </c:pt>
                <c:pt idx="1590">
                  <c:v>56.35</c:v>
                </c:pt>
                <c:pt idx="1591">
                  <c:v>36.97</c:v>
                </c:pt>
                <c:pt idx="1592">
                  <c:v>35.51</c:v>
                </c:pt>
                <c:pt idx="1593">
                  <c:v>27.39</c:v>
                </c:pt>
                <c:pt idx="1594">
                  <c:v>23.91</c:v>
                </c:pt>
                <c:pt idx="1595">
                  <c:v>21.84</c:v>
                </c:pt>
                <c:pt idx="1596">
                  <c:v>25.5</c:v>
                </c:pt>
                <c:pt idx="1597">
                  <c:v>99.71</c:v>
                </c:pt>
                <c:pt idx="1598">
                  <c:v>129.33000000000001</c:v>
                </c:pt>
                <c:pt idx="1599">
                  <c:v>99.37</c:v>
                </c:pt>
                <c:pt idx="1600">
                  <c:v>85.81</c:v>
                </c:pt>
                <c:pt idx="1601">
                  <c:v>63.79</c:v>
                </c:pt>
                <c:pt idx="1602">
                  <c:v>52.58</c:v>
                </c:pt>
                <c:pt idx="1603">
                  <c:v>53.97</c:v>
                </c:pt>
                <c:pt idx="1604">
                  <c:v>62.27</c:v>
                </c:pt>
                <c:pt idx="1605">
                  <c:v>79.72</c:v>
                </c:pt>
                <c:pt idx="1606">
                  <c:v>73.010000000000005</c:v>
                </c:pt>
                <c:pt idx="1607">
                  <c:v>88.26</c:v>
                </c:pt>
                <c:pt idx="1608">
                  <c:v>102.03</c:v>
                </c:pt>
                <c:pt idx="1609">
                  <c:v>101.54</c:v>
                </c:pt>
                <c:pt idx="1610">
                  <c:v>103.84</c:v>
                </c:pt>
                <c:pt idx="1611">
                  <c:v>107.75</c:v>
                </c:pt>
                <c:pt idx="1612">
                  <c:v>76.03</c:v>
                </c:pt>
                <c:pt idx="1613">
                  <c:v>73.849999999999994</c:v>
                </c:pt>
                <c:pt idx="1614">
                  <c:v>125.32</c:v>
                </c:pt>
                <c:pt idx="1615">
                  <c:v>122.23</c:v>
                </c:pt>
                <c:pt idx="1616">
                  <c:v>122.7</c:v>
                </c:pt>
                <c:pt idx="1617">
                  <c:v>109.77</c:v>
                </c:pt>
                <c:pt idx="1618">
                  <c:v>104.63</c:v>
                </c:pt>
                <c:pt idx="1619">
                  <c:v>115.256</c:v>
                </c:pt>
                <c:pt idx="1620">
                  <c:v>104.67</c:v>
                </c:pt>
                <c:pt idx="1621">
                  <c:v>97.4</c:v>
                </c:pt>
                <c:pt idx="1622">
                  <c:v>83.79</c:v>
                </c:pt>
                <c:pt idx="1623">
                  <c:v>75.709999999999994</c:v>
                </c:pt>
                <c:pt idx="1624">
                  <c:v>67.92</c:v>
                </c:pt>
                <c:pt idx="1625">
                  <c:v>81.23</c:v>
                </c:pt>
                <c:pt idx="1626">
                  <c:v>70.39</c:v>
                </c:pt>
                <c:pt idx="1627">
                  <c:v>66.03</c:v>
                </c:pt>
                <c:pt idx="1628">
                  <c:v>63.29</c:v>
                </c:pt>
                <c:pt idx="1629">
                  <c:v>61.62</c:v>
                </c:pt>
                <c:pt idx="1630">
                  <c:v>53.7</c:v>
                </c:pt>
                <c:pt idx="1631">
                  <c:v>53.78</c:v>
                </c:pt>
                <c:pt idx="1632">
                  <c:v>105.25</c:v>
                </c:pt>
                <c:pt idx="1633">
                  <c:v>71.010000000000005</c:v>
                </c:pt>
                <c:pt idx="1634">
                  <c:v>71.11</c:v>
                </c:pt>
                <c:pt idx="1635">
                  <c:v>65.72</c:v>
                </c:pt>
                <c:pt idx="1636">
                  <c:v>64.260000000000005</c:v>
                </c:pt>
                <c:pt idx="1637">
                  <c:v>64.37</c:v>
                </c:pt>
                <c:pt idx="1638">
                  <c:v>64.349999999999994</c:v>
                </c:pt>
                <c:pt idx="1639">
                  <c:v>65.08</c:v>
                </c:pt>
                <c:pt idx="1640">
                  <c:v>57.58</c:v>
                </c:pt>
                <c:pt idx="1641">
                  <c:v>58.14</c:v>
                </c:pt>
                <c:pt idx="1642">
                  <c:v>58.61</c:v>
                </c:pt>
                <c:pt idx="1643">
                  <c:v>55.31</c:v>
                </c:pt>
                <c:pt idx="1644">
                  <c:v>46.51</c:v>
                </c:pt>
                <c:pt idx="1645">
                  <c:v>45.92</c:v>
                </c:pt>
                <c:pt idx="1646">
                  <c:v>43.69</c:v>
                </c:pt>
                <c:pt idx="1647">
                  <c:v>41.73</c:v>
                </c:pt>
                <c:pt idx="1648">
                  <c:v>40.4</c:v>
                </c:pt>
                <c:pt idx="1650">
                  <c:v>36.79</c:v>
                </c:pt>
                <c:pt idx="1651">
                  <c:v>35.01</c:v>
                </c:pt>
                <c:pt idx="1652">
                  <c:v>32.61</c:v>
                </c:pt>
                <c:pt idx="1653">
                  <c:v>29.92</c:v>
                </c:pt>
                <c:pt idx="1654">
                  <c:v>38.700000000000003</c:v>
                </c:pt>
                <c:pt idx="1655">
                  <c:v>46.44</c:v>
                </c:pt>
                <c:pt idx="1656">
                  <c:v>38.18</c:v>
                </c:pt>
                <c:pt idx="1657">
                  <c:v>34.159999999999997</c:v>
                </c:pt>
                <c:pt idx="1658">
                  <c:v>38.979999999999997</c:v>
                </c:pt>
                <c:pt idx="1659">
                  <c:v>33.24</c:v>
                </c:pt>
                <c:pt idx="1660">
                  <c:v>30.35</c:v>
                </c:pt>
                <c:pt idx="1661">
                  <c:v>33.61</c:v>
                </c:pt>
                <c:pt idx="1662">
                  <c:v>35.06</c:v>
                </c:pt>
                <c:pt idx="1663">
                  <c:v>31.8</c:v>
                </c:pt>
                <c:pt idx="1664">
                  <c:v>30.06</c:v>
                </c:pt>
                <c:pt idx="1665">
                  <c:v>28</c:v>
                </c:pt>
                <c:pt idx="1666">
                  <c:v>26.2</c:v>
                </c:pt>
                <c:pt idx="1667">
                  <c:v>25.89</c:v>
                </c:pt>
                <c:pt idx="1668">
                  <c:v>25.6</c:v>
                </c:pt>
                <c:pt idx="1669">
                  <c:v>45.71</c:v>
                </c:pt>
                <c:pt idx="1670">
                  <c:v>110.35</c:v>
                </c:pt>
                <c:pt idx="1671">
                  <c:v>81.22</c:v>
                </c:pt>
                <c:pt idx="1672">
                  <c:v>63.16</c:v>
                </c:pt>
                <c:pt idx="1673">
                  <c:v>55.82</c:v>
                </c:pt>
                <c:pt idx="1674">
                  <c:v>46.93</c:v>
                </c:pt>
                <c:pt idx="1675">
                  <c:v>45.61</c:v>
                </c:pt>
                <c:pt idx="1676">
                  <c:v>40.43</c:v>
                </c:pt>
                <c:pt idx="1677">
                  <c:v>38.33</c:v>
                </c:pt>
                <c:pt idx="1678">
                  <c:v>36.36</c:v>
                </c:pt>
                <c:pt idx="1679">
                  <c:v>32.97</c:v>
                </c:pt>
                <c:pt idx="1680">
                  <c:v>30.96</c:v>
                </c:pt>
                <c:pt idx="1682">
                  <c:v>30.42</c:v>
                </c:pt>
                <c:pt idx="1683">
                  <c:v>29.34</c:v>
                </c:pt>
                <c:pt idx="1684">
                  <c:v>29.32</c:v>
                </c:pt>
                <c:pt idx="1685">
                  <c:v>28.19</c:v>
                </c:pt>
                <c:pt idx="1686">
                  <c:v>26.79</c:v>
                </c:pt>
                <c:pt idx="1687">
                  <c:v>25.59</c:v>
                </c:pt>
                <c:pt idx="1688">
                  <c:v>24.73</c:v>
                </c:pt>
                <c:pt idx="1689">
                  <c:v>23.9</c:v>
                </c:pt>
                <c:pt idx="1690">
                  <c:v>22.59</c:v>
                </c:pt>
                <c:pt idx="1691">
                  <c:v>21.67</c:v>
                </c:pt>
                <c:pt idx="1692">
                  <c:v>20.84</c:v>
                </c:pt>
                <c:pt idx="1693">
                  <c:v>20.100000000000001</c:v>
                </c:pt>
                <c:pt idx="1694">
                  <c:v>19.25</c:v>
                </c:pt>
                <c:pt idx="1695">
                  <c:v>18.61</c:v>
                </c:pt>
                <c:pt idx="1696">
                  <c:v>17.649999999999999</c:v>
                </c:pt>
                <c:pt idx="1697">
                  <c:v>17.079999999999998</c:v>
                </c:pt>
                <c:pt idx="1698">
                  <c:v>16.53</c:v>
                </c:pt>
                <c:pt idx="1699">
                  <c:v>15.59</c:v>
                </c:pt>
                <c:pt idx="1700">
                  <c:v>15.31</c:v>
                </c:pt>
                <c:pt idx="1701">
                  <c:v>13.67</c:v>
                </c:pt>
                <c:pt idx="1702">
                  <c:v>12.58</c:v>
                </c:pt>
                <c:pt idx="1703">
                  <c:v>12.58</c:v>
                </c:pt>
                <c:pt idx="1704">
                  <c:v>12.57</c:v>
                </c:pt>
                <c:pt idx="1705">
                  <c:v>12.58</c:v>
                </c:pt>
                <c:pt idx="1706">
                  <c:v>11.79</c:v>
                </c:pt>
                <c:pt idx="1707">
                  <c:v>11.05</c:v>
                </c:pt>
                <c:pt idx="1708">
                  <c:v>11.05</c:v>
                </c:pt>
                <c:pt idx="1709">
                  <c:v>11.05</c:v>
                </c:pt>
                <c:pt idx="1710">
                  <c:v>11.03</c:v>
                </c:pt>
                <c:pt idx="1714">
                  <c:v>10.96</c:v>
                </c:pt>
                <c:pt idx="1715">
                  <c:v>10.42</c:v>
                </c:pt>
                <c:pt idx="1716">
                  <c:v>10.24</c:v>
                </c:pt>
                <c:pt idx="1717">
                  <c:v>10.08</c:v>
                </c:pt>
                <c:pt idx="1718">
                  <c:v>10.08</c:v>
                </c:pt>
                <c:pt idx="1719">
                  <c:v>9.9</c:v>
                </c:pt>
                <c:pt idx="1720">
                  <c:v>9.6300000000000008</c:v>
                </c:pt>
                <c:pt idx="1721">
                  <c:v>9.4600000000000009</c:v>
                </c:pt>
                <c:pt idx="1722">
                  <c:v>9.34</c:v>
                </c:pt>
                <c:pt idx="1723">
                  <c:v>9.16</c:v>
                </c:pt>
                <c:pt idx="1724">
                  <c:v>9.16</c:v>
                </c:pt>
                <c:pt idx="1725">
                  <c:v>8.85</c:v>
                </c:pt>
                <c:pt idx="1726">
                  <c:v>8.66</c:v>
                </c:pt>
                <c:pt idx="1727">
                  <c:v>8.5500000000000007</c:v>
                </c:pt>
                <c:pt idx="1728">
                  <c:v>8.5500000000000007</c:v>
                </c:pt>
                <c:pt idx="1729">
                  <c:v>8.5500000000000007</c:v>
                </c:pt>
                <c:pt idx="1730">
                  <c:v>8.5500000000000007</c:v>
                </c:pt>
                <c:pt idx="1731">
                  <c:v>8.5500000000000007</c:v>
                </c:pt>
                <c:pt idx="1732">
                  <c:v>8.4700000000000006</c:v>
                </c:pt>
                <c:pt idx="1733">
                  <c:v>8.3699999999999992</c:v>
                </c:pt>
                <c:pt idx="1734">
                  <c:v>8.09</c:v>
                </c:pt>
                <c:pt idx="1735">
                  <c:v>8.09</c:v>
                </c:pt>
                <c:pt idx="1736">
                  <c:v>7.97</c:v>
                </c:pt>
                <c:pt idx="1737">
                  <c:v>8.02</c:v>
                </c:pt>
                <c:pt idx="1738">
                  <c:v>8.01</c:v>
                </c:pt>
                <c:pt idx="1739">
                  <c:v>7.94</c:v>
                </c:pt>
                <c:pt idx="1740">
                  <c:v>7.84</c:v>
                </c:pt>
                <c:pt idx="1741">
                  <c:v>7.84</c:v>
                </c:pt>
                <c:pt idx="1742">
                  <c:v>7.77</c:v>
                </c:pt>
                <c:pt idx="1743">
                  <c:v>7.64</c:v>
                </c:pt>
                <c:pt idx="1746">
                  <c:v>7.61</c:v>
                </c:pt>
                <c:pt idx="1747">
                  <c:v>7.42</c:v>
                </c:pt>
                <c:pt idx="1748">
                  <c:v>7.25</c:v>
                </c:pt>
                <c:pt idx="1749">
                  <c:v>7.1</c:v>
                </c:pt>
                <c:pt idx="1750">
                  <c:v>7</c:v>
                </c:pt>
                <c:pt idx="1751">
                  <c:v>9.94</c:v>
                </c:pt>
                <c:pt idx="1752">
                  <c:v>6.96</c:v>
                </c:pt>
                <c:pt idx="1753">
                  <c:v>6.93</c:v>
                </c:pt>
                <c:pt idx="1754">
                  <c:v>6.97</c:v>
                </c:pt>
                <c:pt idx="1755">
                  <c:v>6.9</c:v>
                </c:pt>
                <c:pt idx="1756">
                  <c:v>6.81</c:v>
                </c:pt>
                <c:pt idx="1757">
                  <c:v>6.84</c:v>
                </c:pt>
                <c:pt idx="1758">
                  <c:v>6.74</c:v>
                </c:pt>
                <c:pt idx="1759">
                  <c:v>6.65</c:v>
                </c:pt>
                <c:pt idx="1760">
                  <c:v>6.64</c:v>
                </c:pt>
                <c:pt idx="1761">
                  <c:v>7.05</c:v>
                </c:pt>
                <c:pt idx="1762">
                  <c:v>6.72</c:v>
                </c:pt>
                <c:pt idx="1763">
                  <c:v>6.74</c:v>
                </c:pt>
                <c:pt idx="1764">
                  <c:v>6.53</c:v>
                </c:pt>
                <c:pt idx="1765">
                  <c:v>6.53</c:v>
                </c:pt>
                <c:pt idx="1766">
                  <c:v>6.45</c:v>
                </c:pt>
                <c:pt idx="1767">
                  <c:v>6.34</c:v>
                </c:pt>
                <c:pt idx="1768">
                  <c:v>6.53</c:v>
                </c:pt>
                <c:pt idx="1769">
                  <c:v>6.14</c:v>
                </c:pt>
                <c:pt idx="1770">
                  <c:v>5.96</c:v>
                </c:pt>
                <c:pt idx="1771">
                  <c:v>5.87</c:v>
                </c:pt>
                <c:pt idx="1772">
                  <c:v>5.77</c:v>
                </c:pt>
                <c:pt idx="1773">
                  <c:v>5.76</c:v>
                </c:pt>
                <c:pt idx="1774">
                  <c:v>5.91</c:v>
                </c:pt>
                <c:pt idx="1775">
                  <c:v>5.97</c:v>
                </c:pt>
                <c:pt idx="1778">
                  <c:v>5.91</c:v>
                </c:pt>
                <c:pt idx="1779">
                  <c:v>5.84</c:v>
                </c:pt>
                <c:pt idx="1780">
                  <c:v>5.82</c:v>
                </c:pt>
                <c:pt idx="1781">
                  <c:v>5.66</c:v>
                </c:pt>
                <c:pt idx="1782">
                  <c:v>5.57</c:v>
                </c:pt>
                <c:pt idx="1783">
                  <c:v>5.4</c:v>
                </c:pt>
                <c:pt idx="1784">
                  <c:v>5.23</c:v>
                </c:pt>
                <c:pt idx="1785">
                  <c:v>5.23</c:v>
                </c:pt>
                <c:pt idx="1786">
                  <c:v>5.12</c:v>
                </c:pt>
                <c:pt idx="1787">
                  <c:v>5.07</c:v>
                </c:pt>
                <c:pt idx="1788">
                  <c:v>5.09</c:v>
                </c:pt>
                <c:pt idx="1789">
                  <c:v>4.93</c:v>
                </c:pt>
                <c:pt idx="1790">
                  <c:v>4.96</c:v>
                </c:pt>
                <c:pt idx="1791">
                  <c:v>4.84</c:v>
                </c:pt>
                <c:pt idx="1792">
                  <c:v>4.9400000000000004</c:v>
                </c:pt>
                <c:pt idx="1793">
                  <c:v>4.8</c:v>
                </c:pt>
                <c:pt idx="1794">
                  <c:v>4.75</c:v>
                </c:pt>
                <c:pt idx="1795">
                  <c:v>4.7300000000000004</c:v>
                </c:pt>
                <c:pt idx="1796">
                  <c:v>4.78</c:v>
                </c:pt>
                <c:pt idx="1797">
                  <c:v>4.58</c:v>
                </c:pt>
                <c:pt idx="1798">
                  <c:v>4.58</c:v>
                </c:pt>
                <c:pt idx="1799">
                  <c:v>4.79</c:v>
                </c:pt>
                <c:pt idx="1800">
                  <c:v>4.38</c:v>
                </c:pt>
                <c:pt idx="1801">
                  <c:v>4.33</c:v>
                </c:pt>
                <c:pt idx="1802">
                  <c:v>4.4000000000000004</c:v>
                </c:pt>
                <c:pt idx="1803">
                  <c:v>7.37</c:v>
                </c:pt>
                <c:pt idx="1804">
                  <c:v>7.08</c:v>
                </c:pt>
                <c:pt idx="1805">
                  <c:v>6.06</c:v>
                </c:pt>
                <c:pt idx="1806">
                  <c:v>5.69</c:v>
                </c:pt>
                <c:pt idx="1810">
                  <c:v>5.6</c:v>
                </c:pt>
                <c:pt idx="1811">
                  <c:v>5.34</c:v>
                </c:pt>
                <c:pt idx="1812">
                  <c:v>5.22</c:v>
                </c:pt>
                <c:pt idx="1813">
                  <c:v>5.0629999999999997</c:v>
                </c:pt>
                <c:pt idx="1814">
                  <c:v>4.91</c:v>
                </c:pt>
                <c:pt idx="1815">
                  <c:v>4.78</c:v>
                </c:pt>
                <c:pt idx="1816">
                  <c:v>4.7699999999999996</c:v>
                </c:pt>
                <c:pt idx="1817">
                  <c:v>4.7</c:v>
                </c:pt>
                <c:pt idx="1818">
                  <c:v>4.78</c:v>
                </c:pt>
                <c:pt idx="1819">
                  <c:v>4.6950000000000003</c:v>
                </c:pt>
                <c:pt idx="1820">
                  <c:v>4.7300000000000004</c:v>
                </c:pt>
                <c:pt idx="1821">
                  <c:v>4.78</c:v>
                </c:pt>
                <c:pt idx="1822">
                  <c:v>4.57</c:v>
                </c:pt>
                <c:pt idx="1823">
                  <c:v>4.5199999999999996</c:v>
                </c:pt>
                <c:pt idx="1824">
                  <c:v>4.4800000000000004</c:v>
                </c:pt>
                <c:pt idx="1825">
                  <c:v>4.3499999999999996</c:v>
                </c:pt>
                <c:pt idx="1826">
                  <c:v>4.1779999999999999</c:v>
                </c:pt>
                <c:pt idx="1827">
                  <c:v>4.01</c:v>
                </c:pt>
                <c:pt idx="1828">
                  <c:v>3.86</c:v>
                </c:pt>
                <c:pt idx="1829">
                  <c:v>3.66</c:v>
                </c:pt>
                <c:pt idx="1830">
                  <c:v>3.5760000000000001</c:v>
                </c:pt>
                <c:pt idx="1831">
                  <c:v>3.69</c:v>
                </c:pt>
                <c:pt idx="1832">
                  <c:v>3.56</c:v>
                </c:pt>
                <c:pt idx="1833">
                  <c:v>3.2440000000000002</c:v>
                </c:pt>
                <c:pt idx="1834">
                  <c:v>3.51</c:v>
                </c:pt>
                <c:pt idx="1835">
                  <c:v>3.42</c:v>
                </c:pt>
                <c:pt idx="1836">
                  <c:v>3.21</c:v>
                </c:pt>
                <c:pt idx="1837">
                  <c:v>3.29</c:v>
                </c:pt>
                <c:pt idx="1838">
                  <c:v>3.1989999999999998</c:v>
                </c:pt>
                <c:pt idx="1842">
                  <c:v>3.23</c:v>
                </c:pt>
                <c:pt idx="1843">
                  <c:v>3.3</c:v>
                </c:pt>
                <c:pt idx="1844">
                  <c:v>4.1100000000000003</c:v>
                </c:pt>
                <c:pt idx="1845">
                  <c:v>4.6399999999999997</c:v>
                </c:pt>
                <c:pt idx="1846">
                  <c:v>4.16</c:v>
                </c:pt>
                <c:pt idx="1847">
                  <c:v>4.05</c:v>
                </c:pt>
                <c:pt idx="1848">
                  <c:v>3.88</c:v>
                </c:pt>
                <c:pt idx="1849">
                  <c:v>3.8</c:v>
                </c:pt>
                <c:pt idx="1850">
                  <c:v>3.72</c:v>
                </c:pt>
                <c:pt idx="1851">
                  <c:v>3.72</c:v>
                </c:pt>
                <c:pt idx="1852">
                  <c:v>3.51</c:v>
                </c:pt>
                <c:pt idx="1853">
                  <c:v>3.24</c:v>
                </c:pt>
                <c:pt idx="1854">
                  <c:v>3.28</c:v>
                </c:pt>
                <c:pt idx="1855">
                  <c:v>3.22</c:v>
                </c:pt>
                <c:pt idx="1856">
                  <c:v>3.1749999999999998</c:v>
                </c:pt>
                <c:pt idx="1857">
                  <c:v>2.677</c:v>
                </c:pt>
                <c:pt idx="1858">
                  <c:v>2.9</c:v>
                </c:pt>
                <c:pt idx="1859">
                  <c:v>2.88</c:v>
                </c:pt>
                <c:pt idx="1860">
                  <c:v>2.67</c:v>
                </c:pt>
                <c:pt idx="1861">
                  <c:v>2.67</c:v>
                </c:pt>
                <c:pt idx="1862">
                  <c:v>2.79</c:v>
                </c:pt>
                <c:pt idx="1863">
                  <c:v>2.67</c:v>
                </c:pt>
                <c:pt idx="1864">
                  <c:v>2.6680000000000001</c:v>
                </c:pt>
                <c:pt idx="1865">
                  <c:v>2.72</c:v>
                </c:pt>
                <c:pt idx="1866">
                  <c:v>2.73</c:v>
                </c:pt>
                <c:pt idx="1867">
                  <c:v>2.65</c:v>
                </c:pt>
                <c:pt idx="1868">
                  <c:v>2.56</c:v>
                </c:pt>
                <c:pt idx="1869">
                  <c:v>2.37</c:v>
                </c:pt>
                <c:pt idx="1870">
                  <c:v>2.37</c:v>
                </c:pt>
                <c:pt idx="1871">
                  <c:v>2.31</c:v>
                </c:pt>
                <c:pt idx="1872">
                  <c:v>2.11</c:v>
                </c:pt>
                <c:pt idx="1874">
                  <c:v>2.5</c:v>
                </c:pt>
                <c:pt idx="1875">
                  <c:v>2.2599999999999998</c:v>
                </c:pt>
                <c:pt idx="1876">
                  <c:v>2.27</c:v>
                </c:pt>
                <c:pt idx="1877">
                  <c:v>2.39</c:v>
                </c:pt>
                <c:pt idx="1878">
                  <c:v>2.19</c:v>
                </c:pt>
                <c:pt idx="1879">
                  <c:v>2.1800000000000002</c:v>
                </c:pt>
                <c:pt idx="1880">
                  <c:v>1.99</c:v>
                </c:pt>
                <c:pt idx="1881">
                  <c:v>1.77</c:v>
                </c:pt>
                <c:pt idx="1882">
                  <c:v>1.46</c:v>
                </c:pt>
                <c:pt idx="1883">
                  <c:v>1.47</c:v>
                </c:pt>
                <c:pt idx="1884">
                  <c:v>1.55</c:v>
                </c:pt>
                <c:pt idx="1885">
                  <c:v>1.49</c:v>
                </c:pt>
                <c:pt idx="1886">
                  <c:v>1.59</c:v>
                </c:pt>
                <c:pt idx="1887">
                  <c:v>1.54</c:v>
                </c:pt>
                <c:pt idx="1888">
                  <c:v>1.63</c:v>
                </c:pt>
                <c:pt idx="1889">
                  <c:v>3.07</c:v>
                </c:pt>
                <c:pt idx="1890">
                  <c:v>3.94</c:v>
                </c:pt>
                <c:pt idx="1891">
                  <c:v>2.62</c:v>
                </c:pt>
                <c:pt idx="1892">
                  <c:v>2.5</c:v>
                </c:pt>
                <c:pt idx="1893">
                  <c:v>2.2000000000000002</c:v>
                </c:pt>
                <c:pt idx="1894">
                  <c:v>2.09</c:v>
                </c:pt>
                <c:pt idx="1895">
                  <c:v>3.3</c:v>
                </c:pt>
                <c:pt idx="1896">
                  <c:v>2.48</c:v>
                </c:pt>
                <c:pt idx="1897">
                  <c:v>2.09</c:v>
                </c:pt>
                <c:pt idx="1898">
                  <c:v>1.58</c:v>
                </c:pt>
                <c:pt idx="1899">
                  <c:v>1.23</c:v>
                </c:pt>
                <c:pt idx="1900">
                  <c:v>0.94</c:v>
                </c:pt>
                <c:pt idx="1901">
                  <c:v>0.89</c:v>
                </c:pt>
                <c:pt idx="1902">
                  <c:v>0.64</c:v>
                </c:pt>
                <c:pt idx="1903">
                  <c:v>0.55000000000000004</c:v>
                </c:pt>
                <c:pt idx="1904">
                  <c:v>0.55000000000000004</c:v>
                </c:pt>
                <c:pt idx="1906">
                  <c:v>0.56399999999999995</c:v>
                </c:pt>
                <c:pt idx="1907">
                  <c:v>0.47199999999999998</c:v>
                </c:pt>
                <c:pt idx="1908">
                  <c:v>0.38500000000000001</c:v>
                </c:pt>
                <c:pt idx="1909">
                  <c:v>0.38200000000000001</c:v>
                </c:pt>
                <c:pt idx="1910">
                  <c:v>0.38200000000000001</c:v>
                </c:pt>
                <c:pt idx="1911">
                  <c:v>0.61299999999999999</c:v>
                </c:pt>
                <c:pt idx="1912">
                  <c:v>0.375</c:v>
                </c:pt>
                <c:pt idx="1913">
                  <c:v>0.17</c:v>
                </c:pt>
                <c:pt idx="1914">
                  <c:v>9.6660000000000004</c:v>
                </c:pt>
                <c:pt idx="1915">
                  <c:v>5.9770000000000003</c:v>
                </c:pt>
                <c:pt idx="1916">
                  <c:v>4.2279999999999998</c:v>
                </c:pt>
                <c:pt idx="1917">
                  <c:v>6.194</c:v>
                </c:pt>
                <c:pt idx="1918">
                  <c:v>5.6139999999999999</c:v>
                </c:pt>
                <c:pt idx="1919">
                  <c:v>7.3579999999999997</c:v>
                </c:pt>
                <c:pt idx="1920">
                  <c:v>2.3079999999999998</c:v>
                </c:pt>
                <c:pt idx="1921">
                  <c:v>1.6459999999999999</c:v>
                </c:pt>
                <c:pt idx="1922">
                  <c:v>1.3720000000000001</c:v>
                </c:pt>
                <c:pt idx="1923">
                  <c:v>1.4139999999999999</c:v>
                </c:pt>
                <c:pt idx="1924">
                  <c:v>1.0609999999999999</c:v>
                </c:pt>
                <c:pt idx="1925">
                  <c:v>1.1479999999999999</c:v>
                </c:pt>
                <c:pt idx="1926">
                  <c:v>0.89900000000000002</c:v>
                </c:pt>
                <c:pt idx="1927">
                  <c:v>1.125</c:v>
                </c:pt>
                <c:pt idx="1928">
                  <c:v>1.0149999999999999</c:v>
                </c:pt>
                <c:pt idx="1929">
                  <c:v>0.95399999999999996</c:v>
                </c:pt>
                <c:pt idx="1930">
                  <c:v>1.01</c:v>
                </c:pt>
                <c:pt idx="1931">
                  <c:v>1.0449999999999999</c:v>
                </c:pt>
                <c:pt idx="1932">
                  <c:v>1.0149999999999999</c:v>
                </c:pt>
                <c:pt idx="1933">
                  <c:v>1.3069999999999999</c:v>
                </c:pt>
                <c:pt idx="1934">
                  <c:v>4.6619999999999999</c:v>
                </c:pt>
                <c:pt idx="1935">
                  <c:v>11.083</c:v>
                </c:pt>
                <c:pt idx="1936">
                  <c:v>5.67</c:v>
                </c:pt>
                <c:pt idx="1938">
                  <c:v>2.92</c:v>
                </c:pt>
                <c:pt idx="1939">
                  <c:v>2.2170000000000001</c:v>
                </c:pt>
                <c:pt idx="1940">
                  <c:v>3.5489999999999999</c:v>
                </c:pt>
                <c:pt idx="1941">
                  <c:v>3.2869999999999999</c:v>
                </c:pt>
                <c:pt idx="1942">
                  <c:v>18.91</c:v>
                </c:pt>
                <c:pt idx="1943">
                  <c:v>46.302</c:v>
                </c:pt>
                <c:pt idx="1944">
                  <c:v>49.030999999999999</c:v>
                </c:pt>
                <c:pt idx="1945">
                  <c:v>12.486000000000001</c:v>
                </c:pt>
                <c:pt idx="1946">
                  <c:v>8.5850000000000009</c:v>
                </c:pt>
                <c:pt idx="1947">
                  <c:v>13.523</c:v>
                </c:pt>
                <c:pt idx="1948">
                  <c:v>8.9269999999999996</c:v>
                </c:pt>
                <c:pt idx="1949">
                  <c:v>8.1940000000000008</c:v>
                </c:pt>
                <c:pt idx="1950">
                  <c:v>11.131</c:v>
                </c:pt>
                <c:pt idx="1951">
                  <c:v>15.135999999999999</c:v>
                </c:pt>
                <c:pt idx="1952">
                  <c:v>8.2650000000000006</c:v>
                </c:pt>
                <c:pt idx="1953">
                  <c:v>8.5359999999999996</c:v>
                </c:pt>
                <c:pt idx="1954">
                  <c:v>22.786999999999999</c:v>
                </c:pt>
                <c:pt idx="1955">
                  <c:v>11.31</c:v>
                </c:pt>
                <c:pt idx="1956">
                  <c:v>12.768000000000001</c:v>
                </c:pt>
                <c:pt idx="1957">
                  <c:v>9.9670000000000005</c:v>
                </c:pt>
                <c:pt idx="1958">
                  <c:v>9.657</c:v>
                </c:pt>
                <c:pt idx="1959">
                  <c:v>19.489999999999998</c:v>
                </c:pt>
                <c:pt idx="1960">
                  <c:v>26.841000000000001</c:v>
                </c:pt>
                <c:pt idx="1961">
                  <c:v>17.131</c:v>
                </c:pt>
                <c:pt idx="1962">
                  <c:v>15.451000000000001</c:v>
                </c:pt>
                <c:pt idx="1963">
                  <c:v>15.38</c:v>
                </c:pt>
                <c:pt idx="1964">
                  <c:v>22.53</c:v>
                </c:pt>
                <c:pt idx="1965">
                  <c:v>63.131999999999998</c:v>
                </c:pt>
                <c:pt idx="1966">
                  <c:v>52.82</c:v>
                </c:pt>
                <c:pt idx="1967">
                  <c:v>34.777999999999999</c:v>
                </c:pt>
                <c:pt idx="1968">
                  <c:v>27.734999999999999</c:v>
                </c:pt>
                <c:pt idx="1969">
                  <c:v>25.338999999999999</c:v>
                </c:pt>
                <c:pt idx="1970">
                  <c:v>27.26</c:v>
                </c:pt>
                <c:pt idx="1971">
                  <c:v>35.659999999999997</c:v>
                </c:pt>
                <c:pt idx="1972">
                  <c:v>103.28</c:v>
                </c:pt>
                <c:pt idx="1973">
                  <c:v>115.71</c:v>
                </c:pt>
                <c:pt idx="1974">
                  <c:v>95.367999999999995</c:v>
                </c:pt>
                <c:pt idx="1975">
                  <c:v>101.35299999999999</c:v>
                </c:pt>
                <c:pt idx="1976">
                  <c:v>79.25</c:v>
                </c:pt>
                <c:pt idx="1977">
                  <c:v>70.38</c:v>
                </c:pt>
                <c:pt idx="1978">
                  <c:v>70.08</c:v>
                </c:pt>
                <c:pt idx="1979">
                  <c:v>64.55</c:v>
                </c:pt>
                <c:pt idx="1980">
                  <c:v>100.65</c:v>
                </c:pt>
                <c:pt idx="1981">
                  <c:v>77.150000000000006</c:v>
                </c:pt>
                <c:pt idx="1982">
                  <c:v>81.94</c:v>
                </c:pt>
                <c:pt idx="1983">
                  <c:v>242.06</c:v>
                </c:pt>
                <c:pt idx="1984">
                  <c:v>119.51</c:v>
                </c:pt>
                <c:pt idx="1985">
                  <c:v>100.67</c:v>
                </c:pt>
                <c:pt idx="1986">
                  <c:v>84.72</c:v>
                </c:pt>
                <c:pt idx="1987">
                  <c:v>67.72</c:v>
                </c:pt>
                <c:pt idx="1988">
                  <c:v>58.15</c:v>
                </c:pt>
                <c:pt idx="1989">
                  <c:v>70.337000000000003</c:v>
                </c:pt>
                <c:pt idx="1990">
                  <c:v>53.69</c:v>
                </c:pt>
                <c:pt idx="1991">
                  <c:v>51.63</c:v>
                </c:pt>
                <c:pt idx="1992">
                  <c:v>44.84</c:v>
                </c:pt>
                <c:pt idx="1993">
                  <c:v>45.13</c:v>
                </c:pt>
                <c:pt idx="1994">
                  <c:v>47.59</c:v>
                </c:pt>
                <c:pt idx="1995">
                  <c:v>49.68</c:v>
                </c:pt>
                <c:pt idx="1996">
                  <c:v>45.66</c:v>
                </c:pt>
                <c:pt idx="1997">
                  <c:v>44.19</c:v>
                </c:pt>
                <c:pt idx="1998">
                  <c:v>44.11</c:v>
                </c:pt>
                <c:pt idx="1999">
                  <c:v>61.88</c:v>
                </c:pt>
                <c:pt idx="2000">
                  <c:v>58.83</c:v>
                </c:pt>
                <c:pt idx="2002">
                  <c:v>27.26</c:v>
                </c:pt>
                <c:pt idx="2003">
                  <c:v>35.659999999999997</c:v>
                </c:pt>
                <c:pt idx="2004">
                  <c:v>103.28</c:v>
                </c:pt>
                <c:pt idx="2005">
                  <c:v>115.71</c:v>
                </c:pt>
                <c:pt idx="2006">
                  <c:v>95.37</c:v>
                </c:pt>
                <c:pt idx="2007">
                  <c:v>101.35</c:v>
                </c:pt>
                <c:pt idx="2008">
                  <c:v>79.25</c:v>
                </c:pt>
                <c:pt idx="2009">
                  <c:v>70.38</c:v>
                </c:pt>
                <c:pt idx="2010">
                  <c:v>70.08</c:v>
                </c:pt>
                <c:pt idx="2011">
                  <c:v>64.55</c:v>
                </c:pt>
                <c:pt idx="2012">
                  <c:v>100.65</c:v>
                </c:pt>
                <c:pt idx="2013">
                  <c:v>77.150000000000006</c:v>
                </c:pt>
                <c:pt idx="2014">
                  <c:v>81.39</c:v>
                </c:pt>
                <c:pt idx="2015">
                  <c:v>242.06</c:v>
                </c:pt>
                <c:pt idx="2016">
                  <c:v>119.51</c:v>
                </c:pt>
                <c:pt idx="2017">
                  <c:v>100.67</c:v>
                </c:pt>
                <c:pt idx="2018">
                  <c:v>84.718999999999994</c:v>
                </c:pt>
                <c:pt idx="2019">
                  <c:v>67.72</c:v>
                </c:pt>
                <c:pt idx="2020">
                  <c:v>58.15</c:v>
                </c:pt>
                <c:pt idx="2021">
                  <c:v>70.38</c:v>
                </c:pt>
                <c:pt idx="2022">
                  <c:v>53.694000000000003</c:v>
                </c:pt>
                <c:pt idx="2023">
                  <c:v>51.63</c:v>
                </c:pt>
                <c:pt idx="2024">
                  <c:v>44.84</c:v>
                </c:pt>
                <c:pt idx="2025">
                  <c:v>45.13</c:v>
                </c:pt>
                <c:pt idx="2026">
                  <c:v>47.59</c:v>
                </c:pt>
                <c:pt idx="2027">
                  <c:v>49.677999999999997</c:v>
                </c:pt>
                <c:pt idx="2028">
                  <c:v>45.66</c:v>
                </c:pt>
                <c:pt idx="2029">
                  <c:v>44.19</c:v>
                </c:pt>
                <c:pt idx="2030">
                  <c:v>44.11</c:v>
                </c:pt>
                <c:pt idx="2031">
                  <c:v>61.88</c:v>
                </c:pt>
                <c:pt idx="2032">
                  <c:v>58.83</c:v>
                </c:pt>
                <c:pt idx="2034">
                  <c:v>111.12</c:v>
                </c:pt>
                <c:pt idx="2035">
                  <c:v>112.09</c:v>
                </c:pt>
                <c:pt idx="2036">
                  <c:v>105.35</c:v>
                </c:pt>
                <c:pt idx="2037">
                  <c:v>83.94</c:v>
                </c:pt>
                <c:pt idx="2038">
                  <c:v>83.13</c:v>
                </c:pt>
                <c:pt idx="2039">
                  <c:v>85.11</c:v>
                </c:pt>
                <c:pt idx="2040">
                  <c:v>80.87</c:v>
                </c:pt>
                <c:pt idx="2041">
                  <c:v>74.05</c:v>
                </c:pt>
                <c:pt idx="2042">
                  <c:v>72.84</c:v>
                </c:pt>
                <c:pt idx="2043">
                  <c:v>74.52</c:v>
                </c:pt>
                <c:pt idx="2044">
                  <c:v>66.37</c:v>
                </c:pt>
                <c:pt idx="2045">
                  <c:v>61.31</c:v>
                </c:pt>
                <c:pt idx="2046">
                  <c:v>56.65</c:v>
                </c:pt>
                <c:pt idx="2047">
                  <c:v>54.06</c:v>
                </c:pt>
                <c:pt idx="2048">
                  <c:v>50.07</c:v>
                </c:pt>
                <c:pt idx="2049">
                  <c:v>46.63</c:v>
                </c:pt>
                <c:pt idx="2050">
                  <c:v>44.2</c:v>
                </c:pt>
                <c:pt idx="2051">
                  <c:v>40.200000000000003</c:v>
                </c:pt>
                <c:pt idx="2052">
                  <c:v>39.020000000000003</c:v>
                </c:pt>
                <c:pt idx="2053">
                  <c:v>37.340000000000003</c:v>
                </c:pt>
                <c:pt idx="2054">
                  <c:v>34.43</c:v>
                </c:pt>
                <c:pt idx="2055">
                  <c:v>32.82</c:v>
                </c:pt>
                <c:pt idx="2056">
                  <c:v>32.299999999999997</c:v>
                </c:pt>
                <c:pt idx="2057">
                  <c:v>31.93</c:v>
                </c:pt>
                <c:pt idx="2058">
                  <c:v>31.74</c:v>
                </c:pt>
                <c:pt idx="2059">
                  <c:v>31.17</c:v>
                </c:pt>
                <c:pt idx="2060">
                  <c:v>30.17</c:v>
                </c:pt>
                <c:pt idx="2061">
                  <c:v>28.17</c:v>
                </c:pt>
                <c:pt idx="2062">
                  <c:v>26.39</c:v>
                </c:pt>
                <c:pt idx="2063">
                  <c:v>26.94</c:v>
                </c:pt>
                <c:pt idx="2064">
                  <c:v>27.48</c:v>
                </c:pt>
                <c:pt idx="2066">
                  <c:v>26.89</c:v>
                </c:pt>
                <c:pt idx="2067">
                  <c:v>25.51</c:v>
                </c:pt>
                <c:pt idx="2068">
                  <c:v>24.28</c:v>
                </c:pt>
                <c:pt idx="2069">
                  <c:v>23.55</c:v>
                </c:pt>
                <c:pt idx="2070">
                  <c:v>25.6</c:v>
                </c:pt>
                <c:pt idx="2071">
                  <c:v>22.91</c:v>
                </c:pt>
                <c:pt idx="2072">
                  <c:v>21.23</c:v>
                </c:pt>
                <c:pt idx="2073">
                  <c:v>20.3</c:v>
                </c:pt>
                <c:pt idx="2074">
                  <c:v>18.39</c:v>
                </c:pt>
                <c:pt idx="2075">
                  <c:v>17.36</c:v>
                </c:pt>
                <c:pt idx="2076">
                  <c:v>17.350000000000001</c:v>
                </c:pt>
                <c:pt idx="2077">
                  <c:v>17.34</c:v>
                </c:pt>
                <c:pt idx="2078">
                  <c:v>16.84</c:v>
                </c:pt>
                <c:pt idx="2079">
                  <c:v>17.350000000000001</c:v>
                </c:pt>
                <c:pt idx="2080">
                  <c:v>17.329999999999998</c:v>
                </c:pt>
                <c:pt idx="2081">
                  <c:v>16.75</c:v>
                </c:pt>
                <c:pt idx="2082">
                  <c:v>16.48</c:v>
                </c:pt>
                <c:pt idx="2083">
                  <c:v>15.77</c:v>
                </c:pt>
                <c:pt idx="2084">
                  <c:v>15.79</c:v>
                </c:pt>
                <c:pt idx="2085">
                  <c:v>15.55</c:v>
                </c:pt>
                <c:pt idx="2086">
                  <c:v>15.13</c:v>
                </c:pt>
                <c:pt idx="2087">
                  <c:v>15.25</c:v>
                </c:pt>
                <c:pt idx="2088">
                  <c:v>14.79</c:v>
                </c:pt>
                <c:pt idx="2089">
                  <c:v>14.21</c:v>
                </c:pt>
                <c:pt idx="2090">
                  <c:v>14.11</c:v>
                </c:pt>
                <c:pt idx="2091">
                  <c:v>13.87</c:v>
                </c:pt>
                <c:pt idx="2092">
                  <c:v>13.37</c:v>
                </c:pt>
                <c:pt idx="2093">
                  <c:v>13.3</c:v>
                </c:pt>
                <c:pt idx="2094">
                  <c:v>12.93</c:v>
                </c:pt>
                <c:pt idx="2095">
                  <c:v>12.82</c:v>
                </c:pt>
                <c:pt idx="2098">
                  <c:v>13.31</c:v>
                </c:pt>
                <c:pt idx="2099">
                  <c:v>12.64</c:v>
                </c:pt>
                <c:pt idx="2100">
                  <c:v>12.27</c:v>
                </c:pt>
                <c:pt idx="2101">
                  <c:v>12.04</c:v>
                </c:pt>
                <c:pt idx="2102">
                  <c:v>11.94</c:v>
                </c:pt>
                <c:pt idx="2103">
                  <c:v>11.62</c:v>
                </c:pt>
                <c:pt idx="2104">
                  <c:v>11.46</c:v>
                </c:pt>
                <c:pt idx="2105">
                  <c:v>11.397</c:v>
                </c:pt>
                <c:pt idx="2106">
                  <c:v>10.17</c:v>
                </c:pt>
                <c:pt idx="2107">
                  <c:v>9.68</c:v>
                </c:pt>
                <c:pt idx="2108">
                  <c:v>9.4</c:v>
                </c:pt>
                <c:pt idx="2109">
                  <c:v>9.0120000000000005</c:v>
                </c:pt>
                <c:pt idx="2110">
                  <c:v>8.66</c:v>
                </c:pt>
                <c:pt idx="2111">
                  <c:v>8.6519999999999992</c:v>
                </c:pt>
                <c:pt idx="2112">
                  <c:v>8.36</c:v>
                </c:pt>
                <c:pt idx="2113">
                  <c:v>8.32</c:v>
                </c:pt>
                <c:pt idx="2114">
                  <c:v>8.34</c:v>
                </c:pt>
                <c:pt idx="2115">
                  <c:v>8.32</c:v>
                </c:pt>
                <c:pt idx="2116">
                  <c:v>8.0990000000000002</c:v>
                </c:pt>
                <c:pt idx="2117">
                  <c:v>8.0190000000000001</c:v>
                </c:pt>
                <c:pt idx="2118">
                  <c:v>7.97</c:v>
                </c:pt>
                <c:pt idx="2119">
                  <c:v>7.93</c:v>
                </c:pt>
                <c:pt idx="2120">
                  <c:v>7.9320000000000004</c:v>
                </c:pt>
                <c:pt idx="2121">
                  <c:v>7.76</c:v>
                </c:pt>
                <c:pt idx="2122">
                  <c:v>7.43</c:v>
                </c:pt>
                <c:pt idx="2123">
                  <c:v>7.399</c:v>
                </c:pt>
                <c:pt idx="2124">
                  <c:v>7.4390000000000001</c:v>
                </c:pt>
                <c:pt idx="2125">
                  <c:v>7.4450000000000003</c:v>
                </c:pt>
                <c:pt idx="2126">
                  <c:v>7.28</c:v>
                </c:pt>
                <c:pt idx="2130">
                  <c:v>7.36</c:v>
                </c:pt>
                <c:pt idx="2131">
                  <c:v>7.29</c:v>
                </c:pt>
                <c:pt idx="2132">
                  <c:v>7.24</c:v>
                </c:pt>
                <c:pt idx="2133">
                  <c:v>7.14</c:v>
                </c:pt>
                <c:pt idx="2134">
                  <c:v>7.01</c:v>
                </c:pt>
                <c:pt idx="2135">
                  <c:v>7.14</c:v>
                </c:pt>
                <c:pt idx="2136">
                  <c:v>6.94</c:v>
                </c:pt>
                <c:pt idx="2137">
                  <c:v>6.95</c:v>
                </c:pt>
                <c:pt idx="2138">
                  <c:v>6.81</c:v>
                </c:pt>
                <c:pt idx="2139">
                  <c:v>6.74</c:v>
                </c:pt>
                <c:pt idx="2140">
                  <c:v>6.69</c:v>
                </c:pt>
                <c:pt idx="2141">
                  <c:v>6.73</c:v>
                </c:pt>
                <c:pt idx="2142">
                  <c:v>6.36</c:v>
                </c:pt>
                <c:pt idx="2143">
                  <c:v>6.73</c:v>
                </c:pt>
                <c:pt idx="2144">
                  <c:v>6.36</c:v>
                </c:pt>
                <c:pt idx="2145">
                  <c:v>6.67</c:v>
                </c:pt>
                <c:pt idx="2146">
                  <c:v>7.45</c:v>
                </c:pt>
                <c:pt idx="2147">
                  <c:v>6.94</c:v>
                </c:pt>
                <c:pt idx="2148">
                  <c:v>6.69</c:v>
                </c:pt>
                <c:pt idx="2149">
                  <c:v>6.67</c:v>
                </c:pt>
                <c:pt idx="2150">
                  <c:v>6.63</c:v>
                </c:pt>
                <c:pt idx="2151">
                  <c:v>6.34</c:v>
                </c:pt>
                <c:pt idx="2152">
                  <c:v>6.3</c:v>
                </c:pt>
                <c:pt idx="2153">
                  <c:v>6.14</c:v>
                </c:pt>
                <c:pt idx="2154">
                  <c:v>5.99</c:v>
                </c:pt>
                <c:pt idx="2155">
                  <c:v>5.95</c:v>
                </c:pt>
                <c:pt idx="2156">
                  <c:v>6.04</c:v>
                </c:pt>
                <c:pt idx="2157">
                  <c:v>5.74</c:v>
                </c:pt>
                <c:pt idx="2158">
                  <c:v>5.7</c:v>
                </c:pt>
                <c:pt idx="2159">
                  <c:v>5.7</c:v>
                </c:pt>
                <c:pt idx="2162">
                  <c:v>5.78</c:v>
                </c:pt>
                <c:pt idx="2163">
                  <c:v>5.86</c:v>
                </c:pt>
                <c:pt idx="2164">
                  <c:v>5.84</c:v>
                </c:pt>
                <c:pt idx="2165">
                  <c:v>5.66</c:v>
                </c:pt>
                <c:pt idx="2166">
                  <c:v>5.54</c:v>
                </c:pt>
                <c:pt idx="2167">
                  <c:v>5.51</c:v>
                </c:pt>
                <c:pt idx="2168">
                  <c:v>5.46</c:v>
                </c:pt>
                <c:pt idx="2169">
                  <c:v>5.44</c:v>
                </c:pt>
                <c:pt idx="2170">
                  <c:v>5.26</c:v>
                </c:pt>
                <c:pt idx="2171">
                  <c:v>5.23</c:v>
                </c:pt>
                <c:pt idx="2172">
                  <c:v>5.22</c:v>
                </c:pt>
                <c:pt idx="2173">
                  <c:v>5.17</c:v>
                </c:pt>
                <c:pt idx="2174">
                  <c:v>5.01</c:v>
                </c:pt>
                <c:pt idx="2175">
                  <c:v>5.0599999999999996</c:v>
                </c:pt>
                <c:pt idx="2176">
                  <c:v>5</c:v>
                </c:pt>
                <c:pt idx="2177">
                  <c:v>4.95</c:v>
                </c:pt>
                <c:pt idx="2178">
                  <c:v>4.87</c:v>
                </c:pt>
                <c:pt idx="2179">
                  <c:v>4.95</c:v>
                </c:pt>
                <c:pt idx="2180">
                  <c:v>4.8499999999999996</c:v>
                </c:pt>
                <c:pt idx="2181">
                  <c:v>4.87</c:v>
                </c:pt>
                <c:pt idx="2182">
                  <c:v>4.84</c:v>
                </c:pt>
                <c:pt idx="2183">
                  <c:v>4.72</c:v>
                </c:pt>
                <c:pt idx="2184">
                  <c:v>4.68</c:v>
                </c:pt>
                <c:pt idx="2185">
                  <c:v>4.6100000000000003</c:v>
                </c:pt>
                <c:pt idx="2186">
                  <c:v>4.5599999999999996</c:v>
                </c:pt>
                <c:pt idx="2187">
                  <c:v>4.55</c:v>
                </c:pt>
                <c:pt idx="2188">
                  <c:v>4.46</c:v>
                </c:pt>
                <c:pt idx="2189">
                  <c:v>4.17</c:v>
                </c:pt>
                <c:pt idx="2190">
                  <c:v>4.13</c:v>
                </c:pt>
                <c:pt idx="2194">
                  <c:v>4.12</c:v>
                </c:pt>
                <c:pt idx="2195">
                  <c:v>4.24</c:v>
                </c:pt>
                <c:pt idx="2196">
                  <c:v>4.32</c:v>
                </c:pt>
                <c:pt idx="2197">
                  <c:v>5.91</c:v>
                </c:pt>
                <c:pt idx="2198">
                  <c:v>6.07</c:v>
                </c:pt>
                <c:pt idx="2199">
                  <c:v>5.31</c:v>
                </c:pt>
                <c:pt idx="2200">
                  <c:v>5.0999999999999996</c:v>
                </c:pt>
                <c:pt idx="2201">
                  <c:v>5.14</c:v>
                </c:pt>
                <c:pt idx="2202">
                  <c:v>5.03</c:v>
                </c:pt>
                <c:pt idx="2203">
                  <c:v>5.0199999999999996</c:v>
                </c:pt>
                <c:pt idx="2204">
                  <c:v>4.75</c:v>
                </c:pt>
                <c:pt idx="2205">
                  <c:v>4.78</c:v>
                </c:pt>
                <c:pt idx="2206">
                  <c:v>4.79</c:v>
                </c:pt>
                <c:pt idx="2207">
                  <c:v>4.72</c:v>
                </c:pt>
                <c:pt idx="2208">
                  <c:v>4.58</c:v>
                </c:pt>
                <c:pt idx="2209">
                  <c:v>4.55</c:v>
                </c:pt>
                <c:pt idx="2210">
                  <c:v>4.32</c:v>
                </c:pt>
                <c:pt idx="2211">
                  <c:v>4.17</c:v>
                </c:pt>
                <c:pt idx="2212">
                  <c:v>4.16</c:v>
                </c:pt>
                <c:pt idx="2213">
                  <c:v>4.16</c:v>
                </c:pt>
                <c:pt idx="2214">
                  <c:v>4.05</c:v>
                </c:pt>
                <c:pt idx="2215">
                  <c:v>4.0199999999999996</c:v>
                </c:pt>
                <c:pt idx="2216">
                  <c:v>3.66</c:v>
                </c:pt>
                <c:pt idx="2217">
                  <c:v>3.73</c:v>
                </c:pt>
                <c:pt idx="2218">
                  <c:v>3.55</c:v>
                </c:pt>
                <c:pt idx="2219">
                  <c:v>3.6</c:v>
                </c:pt>
                <c:pt idx="2220">
                  <c:v>3.51</c:v>
                </c:pt>
                <c:pt idx="2221">
                  <c:v>3.53</c:v>
                </c:pt>
                <c:pt idx="2222">
                  <c:v>3.32</c:v>
                </c:pt>
                <c:pt idx="2223">
                  <c:v>3.34</c:v>
                </c:pt>
                <c:pt idx="2226">
                  <c:v>3.28</c:v>
                </c:pt>
                <c:pt idx="2227">
                  <c:v>3.38</c:v>
                </c:pt>
                <c:pt idx="2228">
                  <c:v>3.35</c:v>
                </c:pt>
                <c:pt idx="2229">
                  <c:v>3.48</c:v>
                </c:pt>
                <c:pt idx="2230">
                  <c:v>3.5</c:v>
                </c:pt>
                <c:pt idx="2231">
                  <c:v>3.28</c:v>
                </c:pt>
                <c:pt idx="2232">
                  <c:v>3.59</c:v>
                </c:pt>
                <c:pt idx="2233">
                  <c:v>3.38</c:v>
                </c:pt>
                <c:pt idx="2234">
                  <c:v>3.28</c:v>
                </c:pt>
                <c:pt idx="2235">
                  <c:v>3.31</c:v>
                </c:pt>
                <c:pt idx="2236">
                  <c:v>3.34</c:v>
                </c:pt>
                <c:pt idx="2237">
                  <c:v>3.26</c:v>
                </c:pt>
                <c:pt idx="2238">
                  <c:v>3.75</c:v>
                </c:pt>
                <c:pt idx="2239">
                  <c:v>5.04</c:v>
                </c:pt>
                <c:pt idx="2240">
                  <c:v>4.2300000000000004</c:v>
                </c:pt>
                <c:pt idx="2241">
                  <c:v>4.08</c:v>
                </c:pt>
                <c:pt idx="2242">
                  <c:v>4.75</c:v>
                </c:pt>
                <c:pt idx="2243">
                  <c:v>3.87</c:v>
                </c:pt>
                <c:pt idx="2244">
                  <c:v>3.63</c:v>
                </c:pt>
                <c:pt idx="2245">
                  <c:v>3.73</c:v>
                </c:pt>
                <c:pt idx="2246">
                  <c:v>3.488</c:v>
                </c:pt>
                <c:pt idx="2247">
                  <c:v>3.26</c:v>
                </c:pt>
                <c:pt idx="2248">
                  <c:v>3.08</c:v>
                </c:pt>
                <c:pt idx="2249">
                  <c:v>3.19</c:v>
                </c:pt>
                <c:pt idx="2250">
                  <c:v>2.9</c:v>
                </c:pt>
                <c:pt idx="2251">
                  <c:v>2.77</c:v>
                </c:pt>
                <c:pt idx="2252">
                  <c:v>2.93</c:v>
                </c:pt>
                <c:pt idx="2253">
                  <c:v>2.8</c:v>
                </c:pt>
                <c:pt idx="2254">
                  <c:v>2.91</c:v>
                </c:pt>
                <c:pt idx="2255">
                  <c:v>3.15</c:v>
                </c:pt>
                <c:pt idx="2258">
                  <c:v>3.11</c:v>
                </c:pt>
                <c:pt idx="2259">
                  <c:v>3.17</c:v>
                </c:pt>
                <c:pt idx="2260">
                  <c:v>3.02</c:v>
                </c:pt>
                <c:pt idx="2261">
                  <c:v>2.84</c:v>
                </c:pt>
                <c:pt idx="2262">
                  <c:v>2.81</c:v>
                </c:pt>
                <c:pt idx="2263">
                  <c:v>2.94</c:v>
                </c:pt>
                <c:pt idx="2264">
                  <c:v>2.87</c:v>
                </c:pt>
                <c:pt idx="2265">
                  <c:v>2.63</c:v>
                </c:pt>
                <c:pt idx="2266">
                  <c:v>2.4900000000000002</c:v>
                </c:pt>
                <c:pt idx="2267">
                  <c:v>2.2799999999999998</c:v>
                </c:pt>
                <c:pt idx="2268">
                  <c:v>2.29</c:v>
                </c:pt>
                <c:pt idx="2269">
                  <c:v>2.4</c:v>
                </c:pt>
                <c:pt idx="2270">
                  <c:v>2.2599999999999998</c:v>
                </c:pt>
                <c:pt idx="2271">
                  <c:v>2.36</c:v>
                </c:pt>
                <c:pt idx="2272">
                  <c:v>2.46</c:v>
                </c:pt>
                <c:pt idx="2273">
                  <c:v>3.95</c:v>
                </c:pt>
                <c:pt idx="2274">
                  <c:v>2.65</c:v>
                </c:pt>
                <c:pt idx="2275">
                  <c:v>2.6</c:v>
                </c:pt>
                <c:pt idx="2276">
                  <c:v>2.4700000000000002</c:v>
                </c:pt>
                <c:pt idx="2277">
                  <c:v>2.85</c:v>
                </c:pt>
                <c:pt idx="2278">
                  <c:v>3.29</c:v>
                </c:pt>
                <c:pt idx="2279">
                  <c:v>2.4500000000000002</c:v>
                </c:pt>
                <c:pt idx="2280">
                  <c:v>2.5499999999999998</c:v>
                </c:pt>
                <c:pt idx="2281">
                  <c:v>3.76</c:v>
                </c:pt>
                <c:pt idx="2282">
                  <c:v>2.67</c:v>
                </c:pt>
                <c:pt idx="2283">
                  <c:v>2.9</c:v>
                </c:pt>
                <c:pt idx="2284">
                  <c:v>2.2400000000000002</c:v>
                </c:pt>
                <c:pt idx="2285">
                  <c:v>1.99</c:v>
                </c:pt>
                <c:pt idx="2286">
                  <c:v>1.6259999999999999</c:v>
                </c:pt>
                <c:pt idx="2287">
                  <c:v>1.56</c:v>
                </c:pt>
                <c:pt idx="2288">
                  <c:v>1.35</c:v>
                </c:pt>
                <c:pt idx="2290">
                  <c:v>0.98</c:v>
                </c:pt>
                <c:pt idx="2291">
                  <c:v>5.01</c:v>
                </c:pt>
                <c:pt idx="2292">
                  <c:v>9.3970000000000002</c:v>
                </c:pt>
                <c:pt idx="2293">
                  <c:v>6.7089999999999996</c:v>
                </c:pt>
                <c:pt idx="2294">
                  <c:v>3.3039999999999998</c:v>
                </c:pt>
                <c:pt idx="2295">
                  <c:v>4.3220000000000001</c:v>
                </c:pt>
                <c:pt idx="2296">
                  <c:v>9.1229999999999993</c:v>
                </c:pt>
                <c:pt idx="2297">
                  <c:v>2.649</c:v>
                </c:pt>
                <c:pt idx="2298">
                  <c:v>2.246</c:v>
                </c:pt>
                <c:pt idx="2299">
                  <c:v>2.024</c:v>
                </c:pt>
                <c:pt idx="2300">
                  <c:v>1.895</c:v>
                </c:pt>
                <c:pt idx="2301">
                  <c:v>10.518000000000001</c:v>
                </c:pt>
                <c:pt idx="2302">
                  <c:v>5.016</c:v>
                </c:pt>
                <c:pt idx="2303">
                  <c:v>7.165</c:v>
                </c:pt>
                <c:pt idx="2304">
                  <c:v>10.318</c:v>
                </c:pt>
                <c:pt idx="2305">
                  <c:v>9.7409999999999997</c:v>
                </c:pt>
                <c:pt idx="2306">
                  <c:v>7.649</c:v>
                </c:pt>
                <c:pt idx="2307">
                  <c:v>4.5650000000000004</c:v>
                </c:pt>
                <c:pt idx="2308">
                  <c:v>2.673</c:v>
                </c:pt>
                <c:pt idx="2309">
                  <c:v>2.3220000000000001</c:v>
                </c:pt>
                <c:pt idx="2310">
                  <c:v>2.37</c:v>
                </c:pt>
                <c:pt idx="2311">
                  <c:v>2.0979999999999999</c:v>
                </c:pt>
                <c:pt idx="2312">
                  <c:v>2.0299999999999998</c:v>
                </c:pt>
                <c:pt idx="2313">
                  <c:v>4.484</c:v>
                </c:pt>
                <c:pt idx="2314">
                  <c:v>4.2640000000000002</c:v>
                </c:pt>
                <c:pt idx="2315">
                  <c:v>10.596</c:v>
                </c:pt>
                <c:pt idx="2316">
                  <c:v>6.0739999999999998</c:v>
                </c:pt>
                <c:pt idx="2317">
                  <c:v>15.37</c:v>
                </c:pt>
                <c:pt idx="2318">
                  <c:v>6.1669999999999998</c:v>
                </c:pt>
                <c:pt idx="2319">
                  <c:v>5.835</c:v>
                </c:pt>
                <c:pt idx="2320">
                  <c:v>6.141</c:v>
                </c:pt>
                <c:pt idx="2322">
                  <c:v>5.63</c:v>
                </c:pt>
                <c:pt idx="2323">
                  <c:v>4.6150000000000002</c:v>
                </c:pt>
                <c:pt idx="2324">
                  <c:v>6.3410000000000002</c:v>
                </c:pt>
                <c:pt idx="2325">
                  <c:v>7.6369999999999996</c:v>
                </c:pt>
                <c:pt idx="2326">
                  <c:v>13.92</c:v>
                </c:pt>
                <c:pt idx="2327">
                  <c:v>16.141999999999999</c:v>
                </c:pt>
                <c:pt idx="2328">
                  <c:v>9.3699999999999992</c:v>
                </c:pt>
                <c:pt idx="2329">
                  <c:v>6.0510000000000002</c:v>
                </c:pt>
                <c:pt idx="2330">
                  <c:v>5.0999999999999996</c:v>
                </c:pt>
                <c:pt idx="2331">
                  <c:v>6.4459999999999997</c:v>
                </c:pt>
                <c:pt idx="2332">
                  <c:v>38.673000000000002</c:v>
                </c:pt>
                <c:pt idx="2333">
                  <c:v>22.352</c:v>
                </c:pt>
                <c:pt idx="2334">
                  <c:v>31.818999999999999</c:v>
                </c:pt>
                <c:pt idx="2335">
                  <c:v>28.132999999999999</c:v>
                </c:pt>
                <c:pt idx="2336">
                  <c:v>19.943999999999999</c:v>
                </c:pt>
                <c:pt idx="2337">
                  <c:v>40.027000000000001</c:v>
                </c:pt>
                <c:pt idx="2338">
                  <c:v>108.185</c:v>
                </c:pt>
                <c:pt idx="2339">
                  <c:v>76.284000000000006</c:v>
                </c:pt>
                <c:pt idx="2340">
                  <c:v>53.414000000000001</c:v>
                </c:pt>
                <c:pt idx="2341">
                  <c:v>46.625</c:v>
                </c:pt>
                <c:pt idx="2342">
                  <c:v>47.576000000000001</c:v>
                </c:pt>
                <c:pt idx="2343">
                  <c:v>42.220999999999997</c:v>
                </c:pt>
                <c:pt idx="2344">
                  <c:v>45.354999999999997</c:v>
                </c:pt>
                <c:pt idx="2345">
                  <c:v>44.268999999999998</c:v>
                </c:pt>
                <c:pt idx="2346">
                  <c:v>39.401000000000003</c:v>
                </c:pt>
                <c:pt idx="2347">
                  <c:v>43.576000000000001</c:v>
                </c:pt>
                <c:pt idx="2348">
                  <c:v>42.625</c:v>
                </c:pt>
                <c:pt idx="2349">
                  <c:v>46.064</c:v>
                </c:pt>
                <c:pt idx="2350">
                  <c:v>47.558</c:v>
                </c:pt>
                <c:pt idx="2351">
                  <c:v>71.759</c:v>
                </c:pt>
                <c:pt idx="2352">
                  <c:v>58.271000000000001</c:v>
                </c:pt>
                <c:pt idx="2353">
                  <c:v>97.426000000000002</c:v>
                </c:pt>
                <c:pt idx="2354">
                  <c:v>62.921999999999997</c:v>
                </c:pt>
                <c:pt idx="2355">
                  <c:v>47.53</c:v>
                </c:pt>
                <c:pt idx="2356">
                  <c:v>43.722000000000001</c:v>
                </c:pt>
                <c:pt idx="2357">
                  <c:v>82.388000000000005</c:v>
                </c:pt>
                <c:pt idx="2358">
                  <c:v>76.540000000000006</c:v>
                </c:pt>
                <c:pt idx="2359">
                  <c:v>82.036000000000001</c:v>
                </c:pt>
                <c:pt idx="2360">
                  <c:v>74.456000000000003</c:v>
                </c:pt>
                <c:pt idx="2361">
                  <c:v>61.555999999999997</c:v>
                </c:pt>
                <c:pt idx="2362">
                  <c:v>57.881999999999998</c:v>
                </c:pt>
                <c:pt idx="2363">
                  <c:v>59.064999999999998</c:v>
                </c:pt>
                <c:pt idx="2364">
                  <c:v>56.518999999999998</c:v>
                </c:pt>
                <c:pt idx="2365">
                  <c:v>56.575000000000003</c:v>
                </c:pt>
                <c:pt idx="2366">
                  <c:v>62.097999999999999</c:v>
                </c:pt>
                <c:pt idx="2367">
                  <c:v>55.994999999999997</c:v>
                </c:pt>
                <c:pt idx="2368">
                  <c:v>59.295999999999999</c:v>
                </c:pt>
                <c:pt idx="2369">
                  <c:v>73.944000000000003</c:v>
                </c:pt>
                <c:pt idx="2370">
                  <c:v>64.272000000000006</c:v>
                </c:pt>
                <c:pt idx="2371">
                  <c:v>104.5</c:v>
                </c:pt>
                <c:pt idx="2372">
                  <c:v>77.191999999999993</c:v>
                </c:pt>
                <c:pt idx="2373">
                  <c:v>100.178</c:v>
                </c:pt>
                <c:pt idx="2374">
                  <c:v>113.59399999999999</c:v>
                </c:pt>
                <c:pt idx="2375">
                  <c:v>85.320999999999998</c:v>
                </c:pt>
                <c:pt idx="2376">
                  <c:v>72.614999999999995</c:v>
                </c:pt>
                <c:pt idx="2377">
                  <c:v>58.773000000000003</c:v>
                </c:pt>
                <c:pt idx="2378">
                  <c:v>60.728999999999999</c:v>
                </c:pt>
                <c:pt idx="2379">
                  <c:v>62.527999999999999</c:v>
                </c:pt>
                <c:pt idx="2380">
                  <c:v>56.896000000000001</c:v>
                </c:pt>
                <c:pt idx="2381">
                  <c:v>51.512999999999998</c:v>
                </c:pt>
                <c:pt idx="2382">
                  <c:v>73.244</c:v>
                </c:pt>
                <c:pt idx="2383">
                  <c:v>61.164999999999999</c:v>
                </c:pt>
                <c:pt idx="2384">
                  <c:v>84.804000000000002</c:v>
                </c:pt>
                <c:pt idx="2385">
                  <c:v>44.851999999999997</c:v>
                </c:pt>
                <c:pt idx="2386">
                  <c:v>55.31</c:v>
                </c:pt>
                <c:pt idx="2387">
                  <c:v>68.146000000000001</c:v>
                </c:pt>
                <c:pt idx="2388">
                  <c:v>63.368000000000002</c:v>
                </c:pt>
                <c:pt idx="2389">
                  <c:v>58.435000000000002</c:v>
                </c:pt>
                <c:pt idx="2390">
                  <c:v>60.631</c:v>
                </c:pt>
                <c:pt idx="2391">
                  <c:v>150.56200000000001</c:v>
                </c:pt>
                <c:pt idx="2392">
                  <c:v>85.084999999999994</c:v>
                </c:pt>
                <c:pt idx="2393">
                  <c:v>92.168999999999997</c:v>
                </c:pt>
                <c:pt idx="2394">
                  <c:v>75.774000000000001</c:v>
                </c:pt>
                <c:pt idx="2395">
                  <c:v>75.510000000000005</c:v>
                </c:pt>
                <c:pt idx="2396">
                  <c:v>70.540000000000006</c:v>
                </c:pt>
                <c:pt idx="2397">
                  <c:v>65.605000000000004</c:v>
                </c:pt>
                <c:pt idx="2398">
                  <c:v>59.418999999999997</c:v>
                </c:pt>
                <c:pt idx="2399">
                  <c:v>61.642000000000003</c:v>
                </c:pt>
                <c:pt idx="2400">
                  <c:v>48.646000000000001</c:v>
                </c:pt>
                <c:pt idx="2401">
                  <c:v>42.843000000000004</c:v>
                </c:pt>
                <c:pt idx="2402">
                  <c:v>41.238</c:v>
                </c:pt>
                <c:pt idx="2403">
                  <c:v>39.161999999999999</c:v>
                </c:pt>
                <c:pt idx="2404">
                  <c:v>37.799999999999997</c:v>
                </c:pt>
                <c:pt idx="2405">
                  <c:v>41.816000000000003</c:v>
                </c:pt>
                <c:pt idx="2406">
                  <c:v>87.597999999999999</c:v>
                </c:pt>
                <c:pt idx="2407">
                  <c:v>76.697999999999993</c:v>
                </c:pt>
                <c:pt idx="2408">
                  <c:v>69.412000000000006</c:v>
                </c:pt>
                <c:pt idx="2409">
                  <c:v>64.293999999999997</c:v>
                </c:pt>
                <c:pt idx="2410">
                  <c:v>63.765000000000001</c:v>
                </c:pt>
                <c:pt idx="2411">
                  <c:v>57.622</c:v>
                </c:pt>
                <c:pt idx="2412">
                  <c:v>60.106000000000002</c:v>
                </c:pt>
                <c:pt idx="2413">
                  <c:v>135.36510000000001</c:v>
                </c:pt>
                <c:pt idx="2414">
                  <c:v>89.63</c:v>
                </c:pt>
                <c:pt idx="2415">
                  <c:v>98.254999999999995</c:v>
                </c:pt>
                <c:pt idx="2416">
                  <c:v>82.873999999999995</c:v>
                </c:pt>
                <c:pt idx="2418">
                  <c:v>75.403999999999996</c:v>
                </c:pt>
                <c:pt idx="2419">
                  <c:v>70.766000000000005</c:v>
                </c:pt>
                <c:pt idx="2420">
                  <c:v>76.846000000000004</c:v>
                </c:pt>
                <c:pt idx="2421">
                  <c:v>63.781999999999996</c:v>
                </c:pt>
                <c:pt idx="2422">
                  <c:v>64.807000000000002</c:v>
                </c:pt>
                <c:pt idx="2423">
                  <c:v>63.856999999999999</c:v>
                </c:pt>
                <c:pt idx="2424">
                  <c:v>85.92</c:v>
                </c:pt>
                <c:pt idx="2425">
                  <c:v>77.739000000000004</c:v>
                </c:pt>
                <c:pt idx="2426">
                  <c:v>68.688999999999993</c:v>
                </c:pt>
                <c:pt idx="2427">
                  <c:v>65.938000000000002</c:v>
                </c:pt>
                <c:pt idx="2428">
                  <c:v>58.155000000000001</c:v>
                </c:pt>
                <c:pt idx="2429">
                  <c:v>53.834000000000003</c:v>
                </c:pt>
                <c:pt idx="2430">
                  <c:v>55.884</c:v>
                </c:pt>
                <c:pt idx="2431">
                  <c:v>51.046999999999997</c:v>
                </c:pt>
                <c:pt idx="2432">
                  <c:v>50.667999999999999</c:v>
                </c:pt>
                <c:pt idx="2433">
                  <c:v>49.445999999999998</c:v>
                </c:pt>
                <c:pt idx="2434">
                  <c:v>45.856000000000002</c:v>
                </c:pt>
                <c:pt idx="2435">
                  <c:v>43.697000000000003</c:v>
                </c:pt>
                <c:pt idx="2436">
                  <c:v>42.606000000000002</c:v>
                </c:pt>
                <c:pt idx="2437">
                  <c:v>39.225000000000001</c:v>
                </c:pt>
                <c:pt idx="2438">
                  <c:v>37.898000000000003</c:v>
                </c:pt>
                <c:pt idx="2439">
                  <c:v>36.328000000000003</c:v>
                </c:pt>
                <c:pt idx="2440">
                  <c:v>33.872</c:v>
                </c:pt>
                <c:pt idx="2441">
                  <c:v>30.846</c:v>
                </c:pt>
                <c:pt idx="2442">
                  <c:v>30.565000000000001</c:v>
                </c:pt>
                <c:pt idx="2443">
                  <c:v>29.387</c:v>
                </c:pt>
                <c:pt idx="2444">
                  <c:v>28.216999999999999</c:v>
                </c:pt>
                <c:pt idx="2445">
                  <c:v>26.751000000000001</c:v>
                </c:pt>
                <c:pt idx="2446">
                  <c:v>26.213000000000001</c:v>
                </c:pt>
                <c:pt idx="2447">
                  <c:v>25.710999999999999</c:v>
                </c:pt>
                <c:pt idx="2450">
                  <c:v>24.440999999999999</c:v>
                </c:pt>
                <c:pt idx="2451">
                  <c:v>23.754000000000001</c:v>
                </c:pt>
                <c:pt idx="2452">
                  <c:v>23.280999999999999</c:v>
                </c:pt>
                <c:pt idx="2453">
                  <c:v>23.353999999999999</c:v>
                </c:pt>
                <c:pt idx="2454">
                  <c:v>21.864999999999998</c:v>
                </c:pt>
                <c:pt idx="2455">
                  <c:v>21.277000000000001</c:v>
                </c:pt>
                <c:pt idx="2456">
                  <c:v>19.823</c:v>
                </c:pt>
                <c:pt idx="2457">
                  <c:v>18.655999999999999</c:v>
                </c:pt>
                <c:pt idx="2458">
                  <c:v>17.940000000000001</c:v>
                </c:pt>
                <c:pt idx="2459">
                  <c:v>17.265000000000001</c:v>
                </c:pt>
                <c:pt idx="2460">
                  <c:v>16.885000000000002</c:v>
                </c:pt>
                <c:pt idx="2461">
                  <c:v>16.286000000000001</c:v>
                </c:pt>
                <c:pt idx="2462">
                  <c:v>15.991</c:v>
                </c:pt>
                <c:pt idx="2463">
                  <c:v>15.683</c:v>
                </c:pt>
                <c:pt idx="2464">
                  <c:v>15.641999999999999</c:v>
                </c:pt>
                <c:pt idx="2465">
                  <c:v>15.183999999999999</c:v>
                </c:pt>
                <c:pt idx="2466">
                  <c:v>14.536</c:v>
                </c:pt>
                <c:pt idx="2467">
                  <c:v>14.621</c:v>
                </c:pt>
                <c:pt idx="2468">
                  <c:v>14.589</c:v>
                </c:pt>
                <c:pt idx="2469">
                  <c:v>14.65</c:v>
                </c:pt>
                <c:pt idx="2470">
                  <c:v>14.247999999999999</c:v>
                </c:pt>
                <c:pt idx="2471">
                  <c:v>13.944000000000001</c:v>
                </c:pt>
                <c:pt idx="2472">
                  <c:v>13.385</c:v>
                </c:pt>
                <c:pt idx="2473">
                  <c:v>12.678000000000001</c:v>
                </c:pt>
                <c:pt idx="2474">
                  <c:v>12.603999999999999</c:v>
                </c:pt>
                <c:pt idx="2475">
                  <c:v>12.634</c:v>
                </c:pt>
                <c:pt idx="2476">
                  <c:v>12.446999999999999</c:v>
                </c:pt>
                <c:pt idx="2477">
                  <c:v>11.97</c:v>
                </c:pt>
                <c:pt idx="2478">
                  <c:v>11.555</c:v>
                </c:pt>
                <c:pt idx="2479">
                  <c:v>11.073</c:v>
                </c:pt>
                <c:pt idx="2482">
                  <c:v>10.997999999999999</c:v>
                </c:pt>
                <c:pt idx="2483">
                  <c:v>10.093</c:v>
                </c:pt>
                <c:pt idx="2484">
                  <c:v>11.047000000000001</c:v>
                </c:pt>
                <c:pt idx="2485">
                  <c:v>10.891999999999999</c:v>
                </c:pt>
                <c:pt idx="2486">
                  <c:v>10.403</c:v>
                </c:pt>
                <c:pt idx="2487">
                  <c:v>9.5749999999999993</c:v>
                </c:pt>
                <c:pt idx="2488">
                  <c:v>9.4830000000000005</c:v>
                </c:pt>
                <c:pt idx="2489">
                  <c:v>9.2349999999999994</c:v>
                </c:pt>
                <c:pt idx="2490">
                  <c:v>9.0500000000000007</c:v>
                </c:pt>
                <c:pt idx="2491">
                  <c:v>8.7029999999999994</c:v>
                </c:pt>
                <c:pt idx="2492">
                  <c:v>8.3559999999999999</c:v>
                </c:pt>
                <c:pt idx="2493">
                  <c:v>8.2579999999999991</c:v>
                </c:pt>
                <c:pt idx="2494">
                  <c:v>8.2200000000000006</c:v>
                </c:pt>
                <c:pt idx="2495">
                  <c:v>8.327</c:v>
                </c:pt>
                <c:pt idx="2496">
                  <c:v>8.3010000000000002</c:v>
                </c:pt>
                <c:pt idx="2497">
                  <c:v>8.3059999999999992</c:v>
                </c:pt>
                <c:pt idx="2498">
                  <c:v>8.2040000000000006</c:v>
                </c:pt>
                <c:pt idx="2499">
                  <c:v>7.931</c:v>
                </c:pt>
                <c:pt idx="2500">
                  <c:v>7.8579999999999997</c:v>
                </c:pt>
                <c:pt idx="2501">
                  <c:v>7.8230000000000004</c:v>
                </c:pt>
                <c:pt idx="2502">
                  <c:v>7.8209999999999997</c:v>
                </c:pt>
                <c:pt idx="2503">
                  <c:v>7.7919999999999998</c:v>
                </c:pt>
                <c:pt idx="2504">
                  <c:v>7.75</c:v>
                </c:pt>
                <c:pt idx="2505">
                  <c:v>7.5350000000000001</c:v>
                </c:pt>
                <c:pt idx="2506">
                  <c:v>7.4669999999999996</c:v>
                </c:pt>
                <c:pt idx="2507">
                  <c:v>7.6580000000000004</c:v>
                </c:pt>
                <c:pt idx="2508">
                  <c:v>7.5830000000000002</c:v>
                </c:pt>
                <c:pt idx="2509">
                  <c:v>7.5359999999999996</c:v>
                </c:pt>
                <c:pt idx="2510">
                  <c:v>7.4390000000000001</c:v>
                </c:pt>
                <c:pt idx="2514">
                  <c:v>7.3090000000000002</c:v>
                </c:pt>
                <c:pt idx="2515">
                  <c:v>7.2720000000000002</c:v>
                </c:pt>
                <c:pt idx="2516">
                  <c:v>7.1319999999999997</c:v>
                </c:pt>
                <c:pt idx="2517">
                  <c:v>7.0149999999999997</c:v>
                </c:pt>
                <c:pt idx="2518">
                  <c:v>6.9960000000000004</c:v>
                </c:pt>
                <c:pt idx="2519">
                  <c:v>6.92</c:v>
                </c:pt>
                <c:pt idx="2520">
                  <c:v>6.85</c:v>
                </c:pt>
                <c:pt idx="2521">
                  <c:v>6.6779999999999999</c:v>
                </c:pt>
                <c:pt idx="2522">
                  <c:v>6.6230000000000002</c:v>
                </c:pt>
                <c:pt idx="2523">
                  <c:v>6.4809999999999999</c:v>
                </c:pt>
                <c:pt idx="2524">
                  <c:v>6.4980000000000002</c:v>
                </c:pt>
                <c:pt idx="2525">
                  <c:v>6.4829999999999997</c:v>
                </c:pt>
                <c:pt idx="2526">
                  <c:v>6.4420000000000002</c:v>
                </c:pt>
                <c:pt idx="2527">
                  <c:v>6.54</c:v>
                </c:pt>
                <c:pt idx="2528">
                  <c:v>6.5250000000000004</c:v>
                </c:pt>
                <c:pt idx="2529">
                  <c:v>6.3440000000000003</c:v>
                </c:pt>
                <c:pt idx="2530">
                  <c:v>6.6669999999999998</c:v>
                </c:pt>
                <c:pt idx="2531">
                  <c:v>8.4540000000000006</c:v>
                </c:pt>
                <c:pt idx="2532">
                  <c:v>7.7439999999999998</c:v>
                </c:pt>
                <c:pt idx="2533">
                  <c:v>7.1589999999999998</c:v>
                </c:pt>
                <c:pt idx="2534">
                  <c:v>7.1470000000000002</c:v>
                </c:pt>
                <c:pt idx="2535">
                  <c:v>6.9290000000000003</c:v>
                </c:pt>
                <c:pt idx="2536">
                  <c:v>6.742</c:v>
                </c:pt>
                <c:pt idx="2537">
                  <c:v>6.7389999999999999</c:v>
                </c:pt>
                <c:pt idx="2538">
                  <c:v>6.7859999999999996</c:v>
                </c:pt>
                <c:pt idx="2539">
                  <c:v>6.7969999999999997</c:v>
                </c:pt>
                <c:pt idx="2540">
                  <c:v>6.6559999999999997</c:v>
                </c:pt>
                <c:pt idx="2541">
                  <c:v>6.7389999999999999</c:v>
                </c:pt>
                <c:pt idx="2542">
                  <c:v>7.2839999999999998</c:v>
                </c:pt>
                <c:pt idx="2543">
                  <c:v>6.657</c:v>
                </c:pt>
                <c:pt idx="2546">
                  <c:v>6.4409999999999998</c:v>
                </c:pt>
                <c:pt idx="2547">
                  <c:v>6.548</c:v>
                </c:pt>
                <c:pt idx="2548">
                  <c:v>6.2960000000000003</c:v>
                </c:pt>
                <c:pt idx="2549">
                  <c:v>6.2809999999999997</c:v>
                </c:pt>
                <c:pt idx="2550">
                  <c:v>6.194</c:v>
                </c:pt>
                <c:pt idx="2551">
                  <c:v>6.7279999999999998</c:v>
                </c:pt>
                <c:pt idx="2552">
                  <c:v>6.3010000000000002</c:v>
                </c:pt>
                <c:pt idx="2553">
                  <c:v>6.1239999999999997</c:v>
                </c:pt>
                <c:pt idx="2554">
                  <c:v>6.0449999999999999</c:v>
                </c:pt>
                <c:pt idx="2555">
                  <c:v>5.6420000000000003</c:v>
                </c:pt>
                <c:pt idx="2556">
                  <c:v>5.5789999999999997</c:v>
                </c:pt>
                <c:pt idx="2557">
                  <c:v>5.2839999999999998</c:v>
                </c:pt>
                <c:pt idx="2558">
                  <c:v>5.14</c:v>
                </c:pt>
                <c:pt idx="2559">
                  <c:v>5.2969999999999997</c:v>
                </c:pt>
                <c:pt idx="2560">
                  <c:v>5.1769999999999996</c:v>
                </c:pt>
                <c:pt idx="2561">
                  <c:v>5.0869999999999997</c:v>
                </c:pt>
                <c:pt idx="2562">
                  <c:v>5.1269999999999998</c:v>
                </c:pt>
                <c:pt idx="2563">
                  <c:v>5.0270000000000001</c:v>
                </c:pt>
                <c:pt idx="2564">
                  <c:v>4.96</c:v>
                </c:pt>
                <c:pt idx="2565">
                  <c:v>4.9450000000000003</c:v>
                </c:pt>
                <c:pt idx="2566">
                  <c:v>4.9409999999999998</c:v>
                </c:pt>
                <c:pt idx="2567">
                  <c:v>4.907</c:v>
                </c:pt>
                <c:pt idx="2568">
                  <c:v>4.7300000000000004</c:v>
                </c:pt>
                <c:pt idx="2569">
                  <c:v>4.7320000000000002</c:v>
                </c:pt>
                <c:pt idx="2570">
                  <c:v>8.8829999999999991</c:v>
                </c:pt>
                <c:pt idx="2571">
                  <c:v>8.2070000000000007</c:v>
                </c:pt>
                <c:pt idx="2572">
                  <c:v>6.0519999999999996</c:v>
                </c:pt>
                <c:pt idx="2573">
                  <c:v>5.7619999999999996</c:v>
                </c:pt>
                <c:pt idx="2574">
                  <c:v>5.5170000000000003</c:v>
                </c:pt>
                <c:pt idx="2578">
                  <c:v>5.4420000000000002</c:v>
                </c:pt>
                <c:pt idx="2579">
                  <c:v>5.407</c:v>
                </c:pt>
                <c:pt idx="2580">
                  <c:v>5.24</c:v>
                </c:pt>
                <c:pt idx="2581">
                  <c:v>5.056</c:v>
                </c:pt>
                <c:pt idx="2582">
                  <c:v>5.1440000000000001</c:v>
                </c:pt>
                <c:pt idx="2583">
                  <c:v>5.0270000000000001</c:v>
                </c:pt>
                <c:pt idx="2584">
                  <c:v>4.7729999999999997</c:v>
                </c:pt>
                <c:pt idx="2585">
                  <c:v>4.891</c:v>
                </c:pt>
                <c:pt idx="2586">
                  <c:v>4.8419999999999996</c:v>
                </c:pt>
                <c:pt idx="2587">
                  <c:v>4.74</c:v>
                </c:pt>
                <c:pt idx="2588">
                  <c:v>4.5620000000000003</c:v>
                </c:pt>
                <c:pt idx="2589">
                  <c:v>4.3620000000000001</c:v>
                </c:pt>
                <c:pt idx="2590">
                  <c:v>4.157</c:v>
                </c:pt>
                <c:pt idx="2591">
                  <c:v>4.0860000000000003</c:v>
                </c:pt>
                <c:pt idx="2592">
                  <c:v>3.8010000000000002</c:v>
                </c:pt>
                <c:pt idx="2593">
                  <c:v>3.8740000000000001</c:v>
                </c:pt>
                <c:pt idx="2594">
                  <c:v>3.9159999999999999</c:v>
                </c:pt>
                <c:pt idx="2595">
                  <c:v>3.8</c:v>
                </c:pt>
                <c:pt idx="2596">
                  <c:v>3.7919999999999998</c:v>
                </c:pt>
                <c:pt idx="2597">
                  <c:v>3.5150000000000001</c:v>
                </c:pt>
                <c:pt idx="2598">
                  <c:v>3.44</c:v>
                </c:pt>
                <c:pt idx="2599">
                  <c:v>3.6280000000000001</c:v>
                </c:pt>
                <c:pt idx="2600">
                  <c:v>3.4580000000000002</c:v>
                </c:pt>
                <c:pt idx="2601">
                  <c:v>3.331</c:v>
                </c:pt>
                <c:pt idx="2602">
                  <c:v>3.3210000000000002</c:v>
                </c:pt>
                <c:pt idx="2603">
                  <c:v>3.5920000000000001</c:v>
                </c:pt>
                <c:pt idx="2604">
                  <c:v>3.383</c:v>
                </c:pt>
                <c:pt idx="2605">
                  <c:v>3.1360000000000001</c:v>
                </c:pt>
                <c:pt idx="2606">
                  <c:v>3.1760000000000002</c:v>
                </c:pt>
                <c:pt idx="2607">
                  <c:v>3.694</c:v>
                </c:pt>
                <c:pt idx="2610">
                  <c:v>4.1319999999999997</c:v>
                </c:pt>
                <c:pt idx="2611">
                  <c:v>4.04</c:v>
                </c:pt>
                <c:pt idx="2612">
                  <c:v>3.8660000000000001</c:v>
                </c:pt>
                <c:pt idx="2613">
                  <c:v>3.7069999999999999</c:v>
                </c:pt>
                <c:pt idx="2614">
                  <c:v>3.6880000000000002</c:v>
                </c:pt>
                <c:pt idx="2615">
                  <c:v>3.9870000000000001</c:v>
                </c:pt>
                <c:pt idx="2616">
                  <c:v>3.6720000000000002</c:v>
                </c:pt>
                <c:pt idx="2617">
                  <c:v>3.5760000000000001</c:v>
                </c:pt>
                <c:pt idx="2618">
                  <c:v>3.375</c:v>
                </c:pt>
                <c:pt idx="2619">
                  <c:v>3.2909999999999999</c:v>
                </c:pt>
                <c:pt idx="2620">
                  <c:v>3.2789999999999999</c:v>
                </c:pt>
                <c:pt idx="2621">
                  <c:v>3.383</c:v>
                </c:pt>
                <c:pt idx="2622">
                  <c:v>3.319</c:v>
                </c:pt>
                <c:pt idx="2623">
                  <c:v>3.1349999999999998</c:v>
                </c:pt>
                <c:pt idx="2624">
                  <c:v>3.073</c:v>
                </c:pt>
                <c:pt idx="2625">
                  <c:v>3.1859999999999999</c:v>
                </c:pt>
                <c:pt idx="2626">
                  <c:v>3.2050000000000001</c:v>
                </c:pt>
                <c:pt idx="2627">
                  <c:v>3.3010000000000002</c:v>
                </c:pt>
                <c:pt idx="2628">
                  <c:v>3.35</c:v>
                </c:pt>
                <c:pt idx="2629">
                  <c:v>3.3370000000000002</c:v>
                </c:pt>
                <c:pt idx="2630">
                  <c:v>3.7050000000000001</c:v>
                </c:pt>
                <c:pt idx="2631">
                  <c:v>3.3260000000000001</c:v>
                </c:pt>
                <c:pt idx="2632">
                  <c:v>4.7930000000000001</c:v>
                </c:pt>
                <c:pt idx="2633">
                  <c:v>5.5049999999999999</c:v>
                </c:pt>
                <c:pt idx="2634">
                  <c:v>3.5459999999999998</c:v>
                </c:pt>
                <c:pt idx="2635">
                  <c:v>3.3149999999999999</c:v>
                </c:pt>
                <c:pt idx="2636">
                  <c:v>3.4</c:v>
                </c:pt>
                <c:pt idx="2637">
                  <c:v>4.8959999999999999</c:v>
                </c:pt>
                <c:pt idx="2638">
                  <c:v>4.03</c:v>
                </c:pt>
                <c:pt idx="2639">
                  <c:v>3.508</c:v>
                </c:pt>
                <c:pt idx="2642">
                  <c:v>3.202</c:v>
                </c:pt>
                <c:pt idx="2643">
                  <c:v>3.0129999999999999</c:v>
                </c:pt>
                <c:pt idx="2644">
                  <c:v>3.04</c:v>
                </c:pt>
                <c:pt idx="2645">
                  <c:v>3.0129999999999999</c:v>
                </c:pt>
                <c:pt idx="2646">
                  <c:v>2.8540000000000001</c:v>
                </c:pt>
                <c:pt idx="2647">
                  <c:v>2.67</c:v>
                </c:pt>
                <c:pt idx="2648">
                  <c:v>2.5150000000000001</c:v>
                </c:pt>
                <c:pt idx="2649">
                  <c:v>2.4689999999999999</c:v>
                </c:pt>
                <c:pt idx="2650">
                  <c:v>2.488</c:v>
                </c:pt>
                <c:pt idx="2651">
                  <c:v>2.1829999999999998</c:v>
                </c:pt>
                <c:pt idx="2652">
                  <c:v>2.0139999999999998</c:v>
                </c:pt>
                <c:pt idx="2653">
                  <c:v>1.9359999999999999</c:v>
                </c:pt>
                <c:pt idx="2654">
                  <c:v>1.865</c:v>
                </c:pt>
                <c:pt idx="2655">
                  <c:v>2</c:v>
                </c:pt>
                <c:pt idx="2656">
                  <c:v>1.9339999999999999</c:v>
                </c:pt>
                <c:pt idx="2657">
                  <c:v>1.754</c:v>
                </c:pt>
                <c:pt idx="2658">
                  <c:v>1.6890000000000001</c:v>
                </c:pt>
                <c:pt idx="2659">
                  <c:v>1.6080000000000001</c:v>
                </c:pt>
                <c:pt idx="2660">
                  <c:v>1.585</c:v>
                </c:pt>
                <c:pt idx="2661">
                  <c:v>1.627</c:v>
                </c:pt>
                <c:pt idx="2662">
                  <c:v>1.5529999999999999</c:v>
                </c:pt>
                <c:pt idx="2663">
                  <c:v>1.3839999999999999</c:v>
                </c:pt>
                <c:pt idx="2664">
                  <c:v>1.8560000000000001</c:v>
                </c:pt>
                <c:pt idx="2665">
                  <c:v>2.0249999999999999</c:v>
                </c:pt>
                <c:pt idx="2666">
                  <c:v>1.4870000000000001</c:v>
                </c:pt>
                <c:pt idx="2667">
                  <c:v>1.4410000000000001</c:v>
                </c:pt>
                <c:pt idx="2668">
                  <c:v>1.3149999999999999</c:v>
                </c:pt>
                <c:pt idx="2669">
                  <c:v>1.75</c:v>
                </c:pt>
                <c:pt idx="2670">
                  <c:v>2.9750000000000001</c:v>
                </c:pt>
                <c:pt idx="2671">
                  <c:v>1.6830000000000001</c:v>
                </c:pt>
                <c:pt idx="2672">
                  <c:v>1.373</c:v>
                </c:pt>
                <c:pt idx="2674">
                  <c:v>1.2609999999999999</c:v>
                </c:pt>
                <c:pt idx="2675">
                  <c:v>0.86799999999999999</c:v>
                </c:pt>
                <c:pt idx="2676">
                  <c:v>0.72799999999999998</c:v>
                </c:pt>
                <c:pt idx="2677">
                  <c:v>0.60899999999999999</c:v>
                </c:pt>
                <c:pt idx="2678">
                  <c:v>0.55900000000000005</c:v>
                </c:pt>
                <c:pt idx="2679">
                  <c:v>2.8359999999999999</c:v>
                </c:pt>
                <c:pt idx="2680">
                  <c:v>4.4729999999999999</c:v>
                </c:pt>
                <c:pt idx="2681">
                  <c:v>1.556</c:v>
                </c:pt>
                <c:pt idx="2682">
                  <c:v>1.167</c:v>
                </c:pt>
                <c:pt idx="2683">
                  <c:v>1.006</c:v>
                </c:pt>
                <c:pt idx="2684">
                  <c:v>0.80100000000000005</c:v>
                </c:pt>
                <c:pt idx="2685">
                  <c:v>0.83299999999999996</c:v>
                </c:pt>
                <c:pt idx="2686">
                  <c:v>0.79800000000000004</c:v>
                </c:pt>
                <c:pt idx="2687">
                  <c:v>1.17</c:v>
                </c:pt>
                <c:pt idx="2688">
                  <c:v>1.732</c:v>
                </c:pt>
                <c:pt idx="2689">
                  <c:v>0.94599999999999995</c:v>
                </c:pt>
                <c:pt idx="2690">
                  <c:v>0.97299999999999998</c:v>
                </c:pt>
                <c:pt idx="2691">
                  <c:v>1.964</c:v>
                </c:pt>
                <c:pt idx="2692">
                  <c:v>1.6220000000000001</c:v>
                </c:pt>
                <c:pt idx="2693">
                  <c:v>3.1139999999999999</c:v>
                </c:pt>
                <c:pt idx="2694">
                  <c:v>1.9770000000000001</c:v>
                </c:pt>
                <c:pt idx="2695">
                  <c:v>1.2210000000000001</c:v>
                </c:pt>
                <c:pt idx="2696">
                  <c:v>1.2050000000000001</c:v>
                </c:pt>
                <c:pt idx="2697">
                  <c:v>1.355</c:v>
                </c:pt>
                <c:pt idx="2698">
                  <c:v>1.2629999999999999</c:v>
                </c:pt>
                <c:pt idx="2699">
                  <c:v>1.3</c:v>
                </c:pt>
                <c:pt idx="2700">
                  <c:v>1.198</c:v>
                </c:pt>
                <c:pt idx="2701">
                  <c:v>2.173</c:v>
                </c:pt>
                <c:pt idx="2702">
                  <c:v>3.0910000000000002</c:v>
                </c:pt>
                <c:pt idx="2703">
                  <c:v>3.0249999999999999</c:v>
                </c:pt>
                <c:pt idx="2704">
                  <c:v>1.3480000000000001</c:v>
                </c:pt>
                <c:pt idx="2705">
                  <c:v>1.554</c:v>
                </c:pt>
                <c:pt idx="2706">
                  <c:v>1.25</c:v>
                </c:pt>
                <c:pt idx="2707">
                  <c:v>1.31</c:v>
                </c:pt>
                <c:pt idx="2708">
                  <c:v>11.486000000000001</c:v>
                </c:pt>
                <c:pt idx="2709">
                  <c:v>44.238999999999997</c:v>
                </c:pt>
                <c:pt idx="2710">
                  <c:v>38.646999999999998</c:v>
                </c:pt>
                <c:pt idx="2711">
                  <c:v>8.6159999999999997</c:v>
                </c:pt>
                <c:pt idx="2712">
                  <c:v>14.161</c:v>
                </c:pt>
                <c:pt idx="2713">
                  <c:v>13.779</c:v>
                </c:pt>
                <c:pt idx="2714">
                  <c:v>17.484000000000002</c:v>
                </c:pt>
                <c:pt idx="2715">
                  <c:v>12.061</c:v>
                </c:pt>
                <c:pt idx="2716">
                  <c:v>7.6619999999999999</c:v>
                </c:pt>
                <c:pt idx="2717">
                  <c:v>4.83</c:v>
                </c:pt>
                <c:pt idx="2718">
                  <c:v>3.3719999999999999</c:v>
                </c:pt>
                <c:pt idx="2719">
                  <c:v>3.1509999999999998</c:v>
                </c:pt>
                <c:pt idx="2720">
                  <c:v>5.8979999999999997</c:v>
                </c:pt>
                <c:pt idx="2721">
                  <c:v>9.452</c:v>
                </c:pt>
                <c:pt idx="2722">
                  <c:v>10.609</c:v>
                </c:pt>
                <c:pt idx="2723">
                  <c:v>8.4960000000000004</c:v>
                </c:pt>
                <c:pt idx="2724">
                  <c:v>13.404</c:v>
                </c:pt>
                <c:pt idx="2725">
                  <c:v>26.725999999999999</c:v>
                </c:pt>
                <c:pt idx="2726">
                  <c:v>19.844000000000001</c:v>
                </c:pt>
                <c:pt idx="2727">
                  <c:v>50.543999999999997</c:v>
                </c:pt>
                <c:pt idx="2728">
                  <c:v>71.613</c:v>
                </c:pt>
                <c:pt idx="2729">
                  <c:v>52.137</c:v>
                </c:pt>
                <c:pt idx="2730">
                  <c:v>30.11</c:v>
                </c:pt>
                <c:pt idx="2731">
                  <c:v>20.818999999999999</c:v>
                </c:pt>
                <c:pt idx="2732">
                  <c:v>18.808</c:v>
                </c:pt>
                <c:pt idx="2733">
                  <c:v>16.260000000000002</c:v>
                </c:pt>
                <c:pt idx="2734">
                  <c:v>14.282999999999999</c:v>
                </c:pt>
                <c:pt idx="2735">
                  <c:v>13.071999999999999</c:v>
                </c:pt>
                <c:pt idx="2736">
                  <c:v>43.604999999999997</c:v>
                </c:pt>
                <c:pt idx="2738">
                  <c:v>47.625999999999998</c:v>
                </c:pt>
                <c:pt idx="2739">
                  <c:v>40.57</c:v>
                </c:pt>
                <c:pt idx="2740">
                  <c:v>29.565999999999999</c:v>
                </c:pt>
                <c:pt idx="2741">
                  <c:v>35.878</c:v>
                </c:pt>
                <c:pt idx="2742">
                  <c:v>46.402999999999999</c:v>
                </c:pt>
                <c:pt idx="2743">
                  <c:v>51.154000000000003</c:v>
                </c:pt>
                <c:pt idx="2744">
                  <c:v>41.36</c:v>
                </c:pt>
                <c:pt idx="2745">
                  <c:v>45.030999999999999</c:v>
                </c:pt>
                <c:pt idx="2746">
                  <c:v>82.734999999999999</c:v>
                </c:pt>
                <c:pt idx="2747">
                  <c:v>79.227000000000004</c:v>
                </c:pt>
                <c:pt idx="2748">
                  <c:v>66.64</c:v>
                </c:pt>
                <c:pt idx="2749">
                  <c:v>61.39</c:v>
                </c:pt>
                <c:pt idx="2750">
                  <c:v>63.22</c:v>
                </c:pt>
                <c:pt idx="2751">
                  <c:v>70.31</c:v>
                </c:pt>
                <c:pt idx="2752">
                  <c:v>72.209999999999994</c:v>
                </c:pt>
                <c:pt idx="2753">
                  <c:v>68.358000000000004</c:v>
                </c:pt>
                <c:pt idx="2754">
                  <c:v>68.150000000000006</c:v>
                </c:pt>
                <c:pt idx="2755">
                  <c:v>63.420999999999999</c:v>
                </c:pt>
                <c:pt idx="2756">
                  <c:v>219.54</c:v>
                </c:pt>
                <c:pt idx="2757">
                  <c:v>121.27</c:v>
                </c:pt>
                <c:pt idx="2758">
                  <c:v>101.009</c:v>
                </c:pt>
                <c:pt idx="2759">
                  <c:v>90.106999999999999</c:v>
                </c:pt>
                <c:pt idx="2760">
                  <c:v>76.146000000000001</c:v>
                </c:pt>
                <c:pt idx="2761">
                  <c:v>69.155000000000001</c:v>
                </c:pt>
                <c:pt idx="2762">
                  <c:v>66.63</c:v>
                </c:pt>
                <c:pt idx="2763">
                  <c:v>56.81</c:v>
                </c:pt>
                <c:pt idx="2764">
                  <c:v>49.86</c:v>
                </c:pt>
                <c:pt idx="2765">
                  <c:v>41.72</c:v>
                </c:pt>
                <c:pt idx="2766">
                  <c:v>39.69</c:v>
                </c:pt>
                <c:pt idx="2767">
                  <c:v>37.79</c:v>
                </c:pt>
                <c:pt idx="2768">
                  <c:v>35.47</c:v>
                </c:pt>
                <c:pt idx="2769">
                  <c:v>35.770000000000003</c:v>
                </c:pt>
                <c:pt idx="2770">
                  <c:v>32.93</c:v>
                </c:pt>
                <c:pt idx="2771">
                  <c:v>40.491</c:v>
                </c:pt>
                <c:pt idx="2772">
                  <c:v>43.738</c:v>
                </c:pt>
                <c:pt idx="2773">
                  <c:v>50.76</c:v>
                </c:pt>
                <c:pt idx="2774">
                  <c:v>41.82</c:v>
                </c:pt>
                <c:pt idx="2775">
                  <c:v>72.22</c:v>
                </c:pt>
                <c:pt idx="2776">
                  <c:v>54.173999999999999</c:v>
                </c:pt>
                <c:pt idx="2777">
                  <c:v>47.68</c:v>
                </c:pt>
                <c:pt idx="2778">
                  <c:v>68.94</c:v>
                </c:pt>
                <c:pt idx="2779">
                  <c:v>59.264000000000003</c:v>
                </c:pt>
                <c:pt idx="2780">
                  <c:v>60.61</c:v>
                </c:pt>
                <c:pt idx="2781">
                  <c:v>51.106999999999999</c:v>
                </c:pt>
                <c:pt idx="2782">
                  <c:v>49.9</c:v>
                </c:pt>
                <c:pt idx="2783">
                  <c:v>91.95</c:v>
                </c:pt>
                <c:pt idx="2784">
                  <c:v>73.989999999999995</c:v>
                </c:pt>
                <c:pt idx="2785">
                  <c:v>70.430999999999997</c:v>
                </c:pt>
                <c:pt idx="2786">
                  <c:v>145.233</c:v>
                </c:pt>
                <c:pt idx="2787">
                  <c:v>78.790999999999997</c:v>
                </c:pt>
                <c:pt idx="2788">
                  <c:v>82.257999999999996</c:v>
                </c:pt>
                <c:pt idx="2789">
                  <c:v>69.203999999999994</c:v>
                </c:pt>
                <c:pt idx="2790">
                  <c:v>64.41</c:v>
                </c:pt>
                <c:pt idx="2791">
                  <c:v>58.1</c:v>
                </c:pt>
                <c:pt idx="2792">
                  <c:v>47.09</c:v>
                </c:pt>
                <c:pt idx="2793">
                  <c:v>42.195</c:v>
                </c:pt>
                <c:pt idx="2794">
                  <c:v>41.838999999999999</c:v>
                </c:pt>
                <c:pt idx="2795">
                  <c:v>67.86</c:v>
                </c:pt>
                <c:pt idx="2796">
                  <c:v>64.730999999999995</c:v>
                </c:pt>
                <c:pt idx="2797">
                  <c:v>104.742</c:v>
                </c:pt>
                <c:pt idx="2798">
                  <c:v>95.224999999999994</c:v>
                </c:pt>
                <c:pt idx="2799">
                  <c:v>81.798000000000002</c:v>
                </c:pt>
                <c:pt idx="2800">
                  <c:v>76.251000000000005</c:v>
                </c:pt>
                <c:pt idx="2802">
                  <c:v>94.83</c:v>
                </c:pt>
                <c:pt idx="2803">
                  <c:v>86.430999999999997</c:v>
                </c:pt>
                <c:pt idx="2804">
                  <c:v>72.935000000000002</c:v>
                </c:pt>
                <c:pt idx="2805">
                  <c:v>74.781000000000006</c:v>
                </c:pt>
                <c:pt idx="2806">
                  <c:v>65.709999999999994</c:v>
                </c:pt>
                <c:pt idx="2807">
                  <c:v>58.168999999999997</c:v>
                </c:pt>
                <c:pt idx="2808">
                  <c:v>50.683999999999997</c:v>
                </c:pt>
                <c:pt idx="2809">
                  <c:v>47.3</c:v>
                </c:pt>
                <c:pt idx="2810">
                  <c:v>45.101999999999997</c:v>
                </c:pt>
                <c:pt idx="2811">
                  <c:v>41.475000000000001</c:v>
                </c:pt>
                <c:pt idx="2812">
                  <c:v>39.271000000000001</c:v>
                </c:pt>
                <c:pt idx="2813">
                  <c:v>36.642000000000003</c:v>
                </c:pt>
                <c:pt idx="2814">
                  <c:v>35.450000000000003</c:v>
                </c:pt>
                <c:pt idx="2815">
                  <c:v>33.646000000000001</c:v>
                </c:pt>
                <c:pt idx="2816">
                  <c:v>31.911999999999999</c:v>
                </c:pt>
                <c:pt idx="2817">
                  <c:v>30.248999999999999</c:v>
                </c:pt>
                <c:pt idx="2818">
                  <c:v>30.128</c:v>
                </c:pt>
                <c:pt idx="2819">
                  <c:v>28.966000000000001</c:v>
                </c:pt>
                <c:pt idx="2820">
                  <c:v>29.314</c:v>
                </c:pt>
                <c:pt idx="2821">
                  <c:v>28.960999999999999</c:v>
                </c:pt>
                <c:pt idx="2822">
                  <c:v>25.989000000000001</c:v>
                </c:pt>
                <c:pt idx="2823">
                  <c:v>24.135000000000002</c:v>
                </c:pt>
                <c:pt idx="2824">
                  <c:v>23.581</c:v>
                </c:pt>
                <c:pt idx="2825">
                  <c:v>23.506</c:v>
                </c:pt>
                <c:pt idx="2826">
                  <c:v>22.08</c:v>
                </c:pt>
                <c:pt idx="2827">
                  <c:v>21.535</c:v>
                </c:pt>
                <c:pt idx="2828">
                  <c:v>21.074000000000002</c:v>
                </c:pt>
                <c:pt idx="2829">
                  <c:v>24.617000000000001</c:v>
                </c:pt>
                <c:pt idx="2830">
                  <c:v>22.344999999999999</c:v>
                </c:pt>
                <c:pt idx="2831">
                  <c:v>21.959</c:v>
                </c:pt>
                <c:pt idx="2834">
                  <c:v>21.78</c:v>
                </c:pt>
                <c:pt idx="2835">
                  <c:v>20.709</c:v>
                </c:pt>
                <c:pt idx="2836">
                  <c:v>19.882999999999999</c:v>
                </c:pt>
                <c:pt idx="2837">
                  <c:v>19.161000000000001</c:v>
                </c:pt>
                <c:pt idx="2838">
                  <c:v>17.631</c:v>
                </c:pt>
                <c:pt idx="2839">
                  <c:v>16.244</c:v>
                </c:pt>
                <c:pt idx="2840">
                  <c:v>15.388999999999999</c:v>
                </c:pt>
                <c:pt idx="2841">
                  <c:v>14.91</c:v>
                </c:pt>
                <c:pt idx="2842">
                  <c:v>14.815</c:v>
                </c:pt>
                <c:pt idx="2843">
                  <c:v>14.654</c:v>
                </c:pt>
                <c:pt idx="2844">
                  <c:v>14.335000000000001</c:v>
                </c:pt>
                <c:pt idx="2845">
                  <c:v>14.212</c:v>
                </c:pt>
                <c:pt idx="2846">
                  <c:v>13.917999999999999</c:v>
                </c:pt>
                <c:pt idx="2847">
                  <c:v>13.46</c:v>
                </c:pt>
                <c:pt idx="2848">
                  <c:v>12.619</c:v>
                </c:pt>
                <c:pt idx="2849">
                  <c:v>12.08</c:v>
                </c:pt>
                <c:pt idx="2850">
                  <c:v>12.007999999999999</c:v>
                </c:pt>
                <c:pt idx="2851">
                  <c:v>11.98</c:v>
                </c:pt>
                <c:pt idx="2852">
                  <c:v>11.836</c:v>
                </c:pt>
                <c:pt idx="2853">
                  <c:v>11.675000000000001</c:v>
                </c:pt>
                <c:pt idx="2854">
                  <c:v>11.534000000000001</c:v>
                </c:pt>
                <c:pt idx="2855">
                  <c:v>11.378</c:v>
                </c:pt>
                <c:pt idx="2856">
                  <c:v>11.159000000000001</c:v>
                </c:pt>
                <c:pt idx="2857">
                  <c:v>11.085000000000001</c:v>
                </c:pt>
                <c:pt idx="2858">
                  <c:v>11.089</c:v>
                </c:pt>
                <c:pt idx="2859">
                  <c:v>10.907</c:v>
                </c:pt>
                <c:pt idx="2860">
                  <c:v>10.612</c:v>
                </c:pt>
                <c:pt idx="2861">
                  <c:v>10.381</c:v>
                </c:pt>
                <c:pt idx="2862">
                  <c:v>10.148</c:v>
                </c:pt>
                <c:pt idx="2863">
                  <c:v>9.94</c:v>
                </c:pt>
                <c:pt idx="2866">
                  <c:v>9.51</c:v>
                </c:pt>
                <c:pt idx="2867">
                  <c:v>9.4990000000000006</c:v>
                </c:pt>
                <c:pt idx="2868">
                  <c:v>9.2289999999999992</c:v>
                </c:pt>
                <c:pt idx="2869">
                  <c:v>8.8350000000000009</c:v>
                </c:pt>
                <c:pt idx="2870">
                  <c:v>8.6259999999999994</c:v>
                </c:pt>
                <c:pt idx="2871">
                  <c:v>8.4359999999999999</c:v>
                </c:pt>
                <c:pt idx="2872">
                  <c:v>8.2469999999999999</c:v>
                </c:pt>
                <c:pt idx="2873">
                  <c:v>8.1989999999999998</c:v>
                </c:pt>
                <c:pt idx="2874">
                  <c:v>8.1180000000000003</c:v>
                </c:pt>
                <c:pt idx="2875">
                  <c:v>8.0640000000000001</c:v>
                </c:pt>
                <c:pt idx="2876">
                  <c:v>7.8849999999999998</c:v>
                </c:pt>
                <c:pt idx="2877">
                  <c:v>7.8449999999999998</c:v>
                </c:pt>
                <c:pt idx="2878">
                  <c:v>7.7690000000000001</c:v>
                </c:pt>
                <c:pt idx="2879">
                  <c:v>7.8019999999999996</c:v>
                </c:pt>
                <c:pt idx="2880">
                  <c:v>7.617</c:v>
                </c:pt>
                <c:pt idx="2881">
                  <c:v>7.2320000000000002</c:v>
                </c:pt>
                <c:pt idx="2882">
                  <c:v>7.2290000000000001</c:v>
                </c:pt>
                <c:pt idx="2883">
                  <c:v>7.2279999999999998</c:v>
                </c:pt>
                <c:pt idx="2884">
                  <c:v>6.9969999999999999</c:v>
                </c:pt>
                <c:pt idx="2885">
                  <c:v>7.0830000000000002</c:v>
                </c:pt>
                <c:pt idx="2886">
                  <c:v>6.9669999999999996</c:v>
                </c:pt>
                <c:pt idx="2887">
                  <c:v>7.0979999999999999</c:v>
                </c:pt>
                <c:pt idx="2888">
                  <c:v>6.819</c:v>
                </c:pt>
                <c:pt idx="2889">
                  <c:v>6.6849999999999996</c:v>
                </c:pt>
                <c:pt idx="2890">
                  <c:v>6.8529999999999998</c:v>
                </c:pt>
                <c:pt idx="2891">
                  <c:v>6.665</c:v>
                </c:pt>
                <c:pt idx="2892">
                  <c:v>6.7350000000000003</c:v>
                </c:pt>
                <c:pt idx="2893">
                  <c:v>6.6319999999999997</c:v>
                </c:pt>
                <c:pt idx="2894">
                  <c:v>6.7709999999999999</c:v>
                </c:pt>
                <c:pt idx="2895">
                  <c:v>6.6280000000000001</c:v>
                </c:pt>
                <c:pt idx="2898">
                  <c:v>6.54</c:v>
                </c:pt>
                <c:pt idx="2899">
                  <c:v>6.54</c:v>
                </c:pt>
                <c:pt idx="2900">
                  <c:v>6.3879999999999999</c:v>
                </c:pt>
                <c:pt idx="2901">
                  <c:v>6.3550000000000004</c:v>
                </c:pt>
                <c:pt idx="2902">
                  <c:v>6.2990000000000004</c:v>
                </c:pt>
                <c:pt idx="2903">
                  <c:v>6.2709999999999999</c:v>
                </c:pt>
                <c:pt idx="2904">
                  <c:v>6.2530000000000001</c:v>
                </c:pt>
                <c:pt idx="2905">
                  <c:v>6.194</c:v>
                </c:pt>
                <c:pt idx="2906">
                  <c:v>6.0650000000000004</c:v>
                </c:pt>
                <c:pt idx="2907">
                  <c:v>6.0289999999999999</c:v>
                </c:pt>
                <c:pt idx="2908">
                  <c:v>5.9249999999999998</c:v>
                </c:pt>
                <c:pt idx="2909">
                  <c:v>5.9089999999999998</c:v>
                </c:pt>
                <c:pt idx="2910">
                  <c:v>5.8869999999999996</c:v>
                </c:pt>
                <c:pt idx="2911">
                  <c:v>5.8710000000000004</c:v>
                </c:pt>
                <c:pt idx="2912">
                  <c:v>5.7859999999999996</c:v>
                </c:pt>
                <c:pt idx="2913">
                  <c:v>5.7320000000000002</c:v>
                </c:pt>
                <c:pt idx="2914">
                  <c:v>5.3869999999999996</c:v>
                </c:pt>
                <c:pt idx="2915">
                  <c:v>5.6580000000000004</c:v>
                </c:pt>
                <c:pt idx="2916">
                  <c:v>5.6509999999999998</c:v>
                </c:pt>
                <c:pt idx="2917">
                  <c:v>5.6070000000000002</c:v>
                </c:pt>
                <c:pt idx="2918">
                  <c:v>5.5389999999999997</c:v>
                </c:pt>
                <c:pt idx="2919">
                  <c:v>5.4089999999999998</c:v>
                </c:pt>
                <c:pt idx="2920">
                  <c:v>5.5640000000000001</c:v>
                </c:pt>
                <c:pt idx="2921">
                  <c:v>5.25</c:v>
                </c:pt>
                <c:pt idx="2922">
                  <c:v>5.22</c:v>
                </c:pt>
                <c:pt idx="2923">
                  <c:v>5</c:v>
                </c:pt>
                <c:pt idx="2924">
                  <c:v>5</c:v>
                </c:pt>
                <c:pt idx="2925">
                  <c:v>5</c:v>
                </c:pt>
                <c:pt idx="2926">
                  <c:v>5</c:v>
                </c:pt>
                <c:pt idx="2930">
                  <c:v>5</c:v>
                </c:pt>
                <c:pt idx="2931">
                  <c:v>5.0039999999999996</c:v>
                </c:pt>
                <c:pt idx="2932">
                  <c:v>5.14</c:v>
                </c:pt>
                <c:pt idx="2933">
                  <c:v>5.0090000000000003</c:v>
                </c:pt>
                <c:pt idx="2934">
                  <c:v>5.8040000000000003</c:v>
                </c:pt>
                <c:pt idx="2935">
                  <c:v>7.4589999999999996</c:v>
                </c:pt>
                <c:pt idx="2936">
                  <c:v>6.125</c:v>
                </c:pt>
                <c:pt idx="2937">
                  <c:v>5.8639999999999999</c:v>
                </c:pt>
                <c:pt idx="2938">
                  <c:v>5.5759999999999996</c:v>
                </c:pt>
                <c:pt idx="2939">
                  <c:v>5.2469999999999999</c:v>
                </c:pt>
                <c:pt idx="2940">
                  <c:v>5.3719999999999999</c:v>
                </c:pt>
                <c:pt idx="2941">
                  <c:v>5.29</c:v>
                </c:pt>
                <c:pt idx="2942">
                  <c:v>5.298</c:v>
                </c:pt>
                <c:pt idx="2943">
                  <c:v>5.2309999999999999</c:v>
                </c:pt>
                <c:pt idx="2944">
                  <c:v>5.2610000000000001</c:v>
                </c:pt>
                <c:pt idx="2945">
                  <c:v>5.18</c:v>
                </c:pt>
                <c:pt idx="2946">
                  <c:v>5.0199999999999996</c:v>
                </c:pt>
                <c:pt idx="2947">
                  <c:v>4.9809999999999999</c:v>
                </c:pt>
                <c:pt idx="2948">
                  <c:v>4.9580000000000002</c:v>
                </c:pt>
                <c:pt idx="2949">
                  <c:v>4.8840000000000003</c:v>
                </c:pt>
                <c:pt idx="2950">
                  <c:v>4.96</c:v>
                </c:pt>
                <c:pt idx="2951">
                  <c:v>4.851</c:v>
                </c:pt>
                <c:pt idx="2952">
                  <c:v>7.7770000000000001</c:v>
                </c:pt>
                <c:pt idx="2953">
                  <c:v>9.2989999999999995</c:v>
                </c:pt>
                <c:pt idx="2954">
                  <c:v>6.8710000000000004</c:v>
                </c:pt>
                <c:pt idx="2955">
                  <c:v>5.9340000000000002</c:v>
                </c:pt>
                <c:pt idx="2956">
                  <c:v>5.46</c:v>
                </c:pt>
                <c:pt idx="2957">
                  <c:v>5.306</c:v>
                </c:pt>
                <c:pt idx="2958">
                  <c:v>5.2359999999999998</c:v>
                </c:pt>
                <c:pt idx="2962">
                  <c:v>5.1580000000000004</c:v>
                </c:pt>
                <c:pt idx="2963">
                  <c:v>5.07</c:v>
                </c:pt>
                <c:pt idx="2964">
                  <c:v>4.9269999999999996</c:v>
                </c:pt>
                <c:pt idx="2965">
                  <c:v>4.859</c:v>
                </c:pt>
                <c:pt idx="2966">
                  <c:v>5.327</c:v>
                </c:pt>
                <c:pt idx="2967">
                  <c:v>8.7050000000000001</c:v>
                </c:pt>
                <c:pt idx="2968">
                  <c:v>7.53</c:v>
                </c:pt>
                <c:pt idx="2969">
                  <c:v>5.883</c:v>
                </c:pt>
                <c:pt idx="2970">
                  <c:v>5.298</c:v>
                </c:pt>
                <c:pt idx="2971">
                  <c:v>5.2830000000000004</c:v>
                </c:pt>
                <c:pt idx="2972">
                  <c:v>5.1920000000000002</c:v>
                </c:pt>
                <c:pt idx="2973">
                  <c:v>4.9370000000000003</c:v>
                </c:pt>
                <c:pt idx="2974">
                  <c:v>5.14</c:v>
                </c:pt>
                <c:pt idx="2975">
                  <c:v>5.1159999999999997</c:v>
                </c:pt>
                <c:pt idx="2976">
                  <c:v>4.931</c:v>
                </c:pt>
                <c:pt idx="2977">
                  <c:v>4.8529999999999998</c:v>
                </c:pt>
                <c:pt idx="2978">
                  <c:v>4.6760000000000002</c:v>
                </c:pt>
                <c:pt idx="2979">
                  <c:v>4.6449999999999996</c:v>
                </c:pt>
                <c:pt idx="2980">
                  <c:v>4.3899999999999997</c:v>
                </c:pt>
                <c:pt idx="2981">
                  <c:v>4.5060000000000002</c:v>
                </c:pt>
                <c:pt idx="2982">
                  <c:v>4.431</c:v>
                </c:pt>
                <c:pt idx="2983">
                  <c:v>4.1559999999999997</c:v>
                </c:pt>
                <c:pt idx="2984">
                  <c:v>3.3919999999999999</c:v>
                </c:pt>
                <c:pt idx="2985">
                  <c:v>4.0529999999999999</c:v>
                </c:pt>
                <c:pt idx="2986">
                  <c:v>3.8380000000000001</c:v>
                </c:pt>
                <c:pt idx="2987">
                  <c:v>3.8079999999999998</c:v>
                </c:pt>
                <c:pt idx="2988">
                  <c:v>3.794</c:v>
                </c:pt>
                <c:pt idx="2989">
                  <c:v>3.798</c:v>
                </c:pt>
                <c:pt idx="2990">
                  <c:v>3.7240000000000002</c:v>
                </c:pt>
                <c:pt idx="2991">
                  <c:v>3.78</c:v>
                </c:pt>
                <c:pt idx="2994">
                  <c:v>3.6110000000000002</c:v>
                </c:pt>
                <c:pt idx="2995">
                  <c:v>3.4950000000000001</c:v>
                </c:pt>
                <c:pt idx="2996">
                  <c:v>3.29</c:v>
                </c:pt>
                <c:pt idx="2997">
                  <c:v>3.2519999999999998</c:v>
                </c:pt>
                <c:pt idx="2998">
                  <c:v>3.1789999999999998</c:v>
                </c:pt>
                <c:pt idx="2999">
                  <c:v>3.2269999999999999</c:v>
                </c:pt>
                <c:pt idx="3000">
                  <c:v>3.2309999999999999</c:v>
                </c:pt>
                <c:pt idx="3001">
                  <c:v>3.2309999999999999</c:v>
                </c:pt>
                <c:pt idx="3002">
                  <c:v>3.4079999999999999</c:v>
                </c:pt>
                <c:pt idx="3003">
                  <c:v>3.1890000000000001</c:v>
                </c:pt>
                <c:pt idx="3004">
                  <c:v>3.0830000000000002</c:v>
                </c:pt>
                <c:pt idx="3005">
                  <c:v>3.1890000000000001</c:v>
                </c:pt>
                <c:pt idx="3006">
                  <c:v>3.004</c:v>
                </c:pt>
                <c:pt idx="3007">
                  <c:v>2.8959999999999999</c:v>
                </c:pt>
                <c:pt idx="3008">
                  <c:v>2.9049999999999998</c:v>
                </c:pt>
                <c:pt idx="3009">
                  <c:v>3.0110000000000001</c:v>
                </c:pt>
                <c:pt idx="3010">
                  <c:v>2.948</c:v>
                </c:pt>
                <c:pt idx="3011">
                  <c:v>2.952</c:v>
                </c:pt>
                <c:pt idx="3012">
                  <c:v>3.3260000000000001</c:v>
                </c:pt>
                <c:pt idx="3013">
                  <c:v>3.0790000000000002</c:v>
                </c:pt>
                <c:pt idx="3014">
                  <c:v>2.8610000000000002</c:v>
                </c:pt>
                <c:pt idx="3015">
                  <c:v>2.9470000000000001</c:v>
                </c:pt>
                <c:pt idx="3016">
                  <c:v>2.88</c:v>
                </c:pt>
                <c:pt idx="3017">
                  <c:v>2.7090000000000001</c:v>
                </c:pt>
                <c:pt idx="3018">
                  <c:v>2.698</c:v>
                </c:pt>
                <c:pt idx="3019">
                  <c:v>2.7229999999999999</c:v>
                </c:pt>
                <c:pt idx="3020">
                  <c:v>2.524</c:v>
                </c:pt>
                <c:pt idx="3021">
                  <c:v>2.7549999999999999</c:v>
                </c:pt>
                <c:pt idx="3022">
                  <c:v>2.6269999999999998</c:v>
                </c:pt>
                <c:pt idx="3023">
                  <c:v>2.4409999999999998</c:v>
                </c:pt>
                <c:pt idx="3024">
                  <c:v>2.59</c:v>
                </c:pt>
                <c:pt idx="3026">
                  <c:v>2.3380000000000001</c:v>
                </c:pt>
                <c:pt idx="3027">
                  <c:v>2.3340000000000001</c:v>
                </c:pt>
                <c:pt idx="3028">
                  <c:v>2.2869999999999999</c:v>
                </c:pt>
                <c:pt idx="3029">
                  <c:v>2.8119999999999998</c:v>
                </c:pt>
                <c:pt idx="3030">
                  <c:v>2.653</c:v>
                </c:pt>
                <c:pt idx="3031">
                  <c:v>17.962</c:v>
                </c:pt>
                <c:pt idx="3032">
                  <c:v>10.573</c:v>
                </c:pt>
                <c:pt idx="3033">
                  <c:v>8.2940000000000005</c:v>
                </c:pt>
                <c:pt idx="3034">
                  <c:v>5.343</c:v>
                </c:pt>
                <c:pt idx="3035">
                  <c:v>5.47</c:v>
                </c:pt>
                <c:pt idx="3036">
                  <c:v>5.3680000000000003</c:v>
                </c:pt>
                <c:pt idx="3037">
                  <c:v>4.2960000000000003</c:v>
                </c:pt>
                <c:pt idx="3038">
                  <c:v>3.3740000000000001</c:v>
                </c:pt>
                <c:pt idx="3039">
                  <c:v>3.0750000000000002</c:v>
                </c:pt>
                <c:pt idx="3040">
                  <c:v>2.7989999999999999</c:v>
                </c:pt>
                <c:pt idx="3041">
                  <c:v>2.5840000000000001</c:v>
                </c:pt>
                <c:pt idx="3042">
                  <c:v>2.4289999999999998</c:v>
                </c:pt>
                <c:pt idx="3043">
                  <c:v>2.2080000000000002</c:v>
                </c:pt>
                <c:pt idx="3044">
                  <c:v>1.994</c:v>
                </c:pt>
                <c:pt idx="3045">
                  <c:v>1.899</c:v>
                </c:pt>
                <c:pt idx="3046">
                  <c:v>1.7190000000000001</c:v>
                </c:pt>
                <c:pt idx="3047">
                  <c:v>1.4730000000000001</c:v>
                </c:pt>
                <c:pt idx="3048">
                  <c:v>1.37</c:v>
                </c:pt>
                <c:pt idx="3049">
                  <c:v>1.2869999999999999</c:v>
                </c:pt>
                <c:pt idx="3050">
                  <c:v>1.1830000000000001</c:v>
                </c:pt>
                <c:pt idx="3051">
                  <c:v>1.214</c:v>
                </c:pt>
                <c:pt idx="3052">
                  <c:v>1.1299999999999999</c:v>
                </c:pt>
                <c:pt idx="3053">
                  <c:v>1.018</c:v>
                </c:pt>
                <c:pt idx="3054">
                  <c:v>0.81899999999999995</c:v>
                </c:pt>
                <c:pt idx="3055">
                  <c:v>0.99299999999999999</c:v>
                </c:pt>
                <c:pt idx="3056">
                  <c:v>1.0720000000000001</c:v>
                </c:pt>
                <c:pt idx="3058">
                  <c:v>0.70199999999999996</c:v>
                </c:pt>
                <c:pt idx="3059">
                  <c:v>1.1839999999999999</c:v>
                </c:pt>
                <c:pt idx="3060">
                  <c:v>5.1369999999999996</c:v>
                </c:pt>
                <c:pt idx="3061">
                  <c:v>7.6189999999999998</c:v>
                </c:pt>
                <c:pt idx="3062">
                  <c:v>5.2910000000000004</c:v>
                </c:pt>
                <c:pt idx="3063">
                  <c:v>21.914999999999999</c:v>
                </c:pt>
                <c:pt idx="3064">
                  <c:v>16.904</c:v>
                </c:pt>
                <c:pt idx="3065">
                  <c:v>6.5039999999999996</c:v>
                </c:pt>
                <c:pt idx="3066">
                  <c:v>8.2650000000000006</c:v>
                </c:pt>
                <c:pt idx="3067">
                  <c:v>14.874000000000001</c:v>
                </c:pt>
                <c:pt idx="3068">
                  <c:v>4.7510000000000003</c:v>
                </c:pt>
                <c:pt idx="3069">
                  <c:v>42.615000000000002</c:v>
                </c:pt>
                <c:pt idx="3070">
                  <c:v>13.195</c:v>
                </c:pt>
                <c:pt idx="3071">
                  <c:v>7.7619999999999996</c:v>
                </c:pt>
                <c:pt idx="3072">
                  <c:v>8.843</c:v>
                </c:pt>
                <c:pt idx="3073">
                  <c:v>9.19</c:v>
                </c:pt>
                <c:pt idx="3074">
                  <c:v>10.413</c:v>
                </c:pt>
                <c:pt idx="3075">
                  <c:v>10.016</c:v>
                </c:pt>
                <c:pt idx="3076">
                  <c:v>6.7859999999999996</c:v>
                </c:pt>
                <c:pt idx="3077">
                  <c:v>5.319</c:v>
                </c:pt>
                <c:pt idx="3078">
                  <c:v>4.6369999999999996</c:v>
                </c:pt>
                <c:pt idx="3079">
                  <c:v>4.0839999999999996</c:v>
                </c:pt>
                <c:pt idx="3080">
                  <c:v>4.3259999999999996</c:v>
                </c:pt>
                <c:pt idx="3081">
                  <c:v>4.6219999999999999</c:v>
                </c:pt>
                <c:pt idx="3082">
                  <c:v>7.7370000000000001</c:v>
                </c:pt>
                <c:pt idx="3083">
                  <c:v>6.4480000000000004</c:v>
                </c:pt>
                <c:pt idx="3084">
                  <c:v>9.0879999999999992</c:v>
                </c:pt>
                <c:pt idx="3085">
                  <c:v>48.512999999999998</c:v>
                </c:pt>
                <c:pt idx="3086">
                  <c:v>21.780999999999999</c:v>
                </c:pt>
                <c:pt idx="3087">
                  <c:v>23.335000000000001</c:v>
                </c:pt>
                <c:pt idx="3088">
                  <c:v>19.907</c:v>
                </c:pt>
                <c:pt idx="3090">
                  <c:v>16.573</c:v>
                </c:pt>
                <c:pt idx="3091">
                  <c:v>27.663</c:v>
                </c:pt>
                <c:pt idx="3092">
                  <c:v>89.305999999999997</c:v>
                </c:pt>
                <c:pt idx="3093">
                  <c:v>139.05699999999999</c:v>
                </c:pt>
                <c:pt idx="3094">
                  <c:v>96.724000000000004</c:v>
                </c:pt>
                <c:pt idx="3095">
                  <c:v>61.878</c:v>
                </c:pt>
                <c:pt idx="3096">
                  <c:v>50.552999999999997</c:v>
                </c:pt>
                <c:pt idx="3097">
                  <c:v>74.281999999999996</c:v>
                </c:pt>
                <c:pt idx="3098">
                  <c:v>71.734999999999999</c:v>
                </c:pt>
                <c:pt idx="3099">
                  <c:v>65.459999999999994</c:v>
                </c:pt>
                <c:pt idx="3100">
                  <c:v>54.512999999999998</c:v>
                </c:pt>
                <c:pt idx="3101">
                  <c:v>53.484000000000002</c:v>
                </c:pt>
                <c:pt idx="3102">
                  <c:v>46.389000000000003</c:v>
                </c:pt>
                <c:pt idx="3103">
                  <c:v>68.881</c:v>
                </c:pt>
                <c:pt idx="3104">
                  <c:v>73.674999999999997</c:v>
                </c:pt>
                <c:pt idx="3105">
                  <c:v>83.977999999999994</c:v>
                </c:pt>
                <c:pt idx="3106">
                  <c:v>68.900000000000006</c:v>
                </c:pt>
                <c:pt idx="3107">
                  <c:v>61.046999999999997</c:v>
                </c:pt>
                <c:pt idx="3108">
                  <c:v>55.033999999999999</c:v>
                </c:pt>
                <c:pt idx="3109">
                  <c:v>50.796999999999997</c:v>
                </c:pt>
                <c:pt idx="3110">
                  <c:v>48.137999999999998</c:v>
                </c:pt>
                <c:pt idx="3111">
                  <c:v>50.991</c:v>
                </c:pt>
                <c:pt idx="3112">
                  <c:v>58.843000000000004</c:v>
                </c:pt>
                <c:pt idx="3113">
                  <c:v>58.258000000000003</c:v>
                </c:pt>
                <c:pt idx="3114">
                  <c:v>76.543000000000006</c:v>
                </c:pt>
                <c:pt idx="3115">
                  <c:v>101.61199999999999</c:v>
                </c:pt>
                <c:pt idx="3116">
                  <c:v>122.873</c:v>
                </c:pt>
                <c:pt idx="3117">
                  <c:v>105.91800000000001</c:v>
                </c:pt>
                <c:pt idx="3118">
                  <c:v>93.412000000000006</c:v>
                </c:pt>
                <c:pt idx="3119">
                  <c:v>87.900999999999996</c:v>
                </c:pt>
                <c:pt idx="3120">
                  <c:v>86.415999999999997</c:v>
                </c:pt>
                <c:pt idx="3122">
                  <c:v>90.802999999999997</c:v>
                </c:pt>
                <c:pt idx="3123">
                  <c:v>74.456999999999994</c:v>
                </c:pt>
                <c:pt idx="3124">
                  <c:v>74.959000000000003</c:v>
                </c:pt>
                <c:pt idx="3125">
                  <c:v>168.886</c:v>
                </c:pt>
                <c:pt idx="3126">
                  <c:v>124.794</c:v>
                </c:pt>
                <c:pt idx="3127">
                  <c:v>102.501</c:v>
                </c:pt>
                <c:pt idx="3128">
                  <c:v>154.124</c:v>
                </c:pt>
                <c:pt idx="3129">
                  <c:v>114.45</c:v>
                </c:pt>
                <c:pt idx="3130">
                  <c:v>123.94799999999999</c:v>
                </c:pt>
                <c:pt idx="3131">
                  <c:v>117.965</c:v>
                </c:pt>
                <c:pt idx="3132">
                  <c:v>123.83199999999999</c:v>
                </c:pt>
                <c:pt idx="3133">
                  <c:v>103.679</c:v>
                </c:pt>
                <c:pt idx="3134">
                  <c:v>90.278999999999996</c:v>
                </c:pt>
                <c:pt idx="3135">
                  <c:v>75.957999999999998</c:v>
                </c:pt>
                <c:pt idx="3136">
                  <c:v>72.572000000000003</c:v>
                </c:pt>
                <c:pt idx="3137">
                  <c:v>100.711</c:v>
                </c:pt>
                <c:pt idx="3138">
                  <c:v>75.906999999999996</c:v>
                </c:pt>
                <c:pt idx="3139">
                  <c:v>70.331000000000003</c:v>
                </c:pt>
                <c:pt idx="3140">
                  <c:v>64.441000000000003</c:v>
                </c:pt>
                <c:pt idx="3141">
                  <c:v>62.265999999999998</c:v>
                </c:pt>
                <c:pt idx="3142">
                  <c:v>83.355000000000004</c:v>
                </c:pt>
                <c:pt idx="3143">
                  <c:v>119.279</c:v>
                </c:pt>
                <c:pt idx="3144">
                  <c:v>120.142</c:v>
                </c:pt>
                <c:pt idx="3145">
                  <c:v>212.36500000000001</c:v>
                </c:pt>
                <c:pt idx="3146">
                  <c:v>188.80600000000001</c:v>
                </c:pt>
                <c:pt idx="3147">
                  <c:v>132.56200000000001</c:v>
                </c:pt>
                <c:pt idx="3148">
                  <c:v>119.283</c:v>
                </c:pt>
                <c:pt idx="3149">
                  <c:v>119.37</c:v>
                </c:pt>
                <c:pt idx="3150">
                  <c:v>117.77</c:v>
                </c:pt>
                <c:pt idx="3151">
                  <c:v>101.11</c:v>
                </c:pt>
                <c:pt idx="3152">
                  <c:v>105.258</c:v>
                </c:pt>
                <c:pt idx="3153">
                  <c:v>134.49799999999999</c:v>
                </c:pt>
                <c:pt idx="3154">
                  <c:v>91.617999999999995</c:v>
                </c:pt>
                <c:pt idx="3155">
                  <c:v>84.122</c:v>
                </c:pt>
                <c:pt idx="3156">
                  <c:v>75.356999999999999</c:v>
                </c:pt>
                <c:pt idx="3157">
                  <c:v>68.034999999999997</c:v>
                </c:pt>
                <c:pt idx="3158">
                  <c:v>78.617999999999995</c:v>
                </c:pt>
                <c:pt idx="3159">
                  <c:v>86.994</c:v>
                </c:pt>
                <c:pt idx="3160">
                  <c:v>63.232999999999997</c:v>
                </c:pt>
                <c:pt idx="3161">
                  <c:v>67.555000000000007</c:v>
                </c:pt>
                <c:pt idx="3162">
                  <c:v>67.891000000000005</c:v>
                </c:pt>
                <c:pt idx="3163">
                  <c:v>119.482</c:v>
                </c:pt>
                <c:pt idx="3164">
                  <c:v>125.822</c:v>
                </c:pt>
                <c:pt idx="3165">
                  <c:v>106.36199999999999</c:v>
                </c:pt>
                <c:pt idx="3166">
                  <c:v>98.347999999999999</c:v>
                </c:pt>
                <c:pt idx="3167">
                  <c:v>88.051000000000002</c:v>
                </c:pt>
                <c:pt idx="3168">
                  <c:v>91.768000000000001</c:v>
                </c:pt>
                <c:pt idx="3169">
                  <c:v>79.570999999999998</c:v>
                </c:pt>
                <c:pt idx="3170">
                  <c:v>78.138999999999996</c:v>
                </c:pt>
                <c:pt idx="3171">
                  <c:v>131.369</c:v>
                </c:pt>
                <c:pt idx="3172">
                  <c:v>106.556</c:v>
                </c:pt>
                <c:pt idx="3173">
                  <c:v>89.100999999999999</c:v>
                </c:pt>
                <c:pt idx="3174">
                  <c:v>73.995999999999995</c:v>
                </c:pt>
                <c:pt idx="3175">
                  <c:v>69.179000000000002</c:v>
                </c:pt>
                <c:pt idx="3176">
                  <c:v>66.093000000000004</c:v>
                </c:pt>
                <c:pt idx="3177">
                  <c:v>61.575000000000003</c:v>
                </c:pt>
                <c:pt idx="3178">
                  <c:v>54.069000000000003</c:v>
                </c:pt>
                <c:pt idx="3179">
                  <c:v>46.418999999999997</c:v>
                </c:pt>
                <c:pt idx="3180">
                  <c:v>45.613</c:v>
                </c:pt>
                <c:pt idx="3181">
                  <c:v>44.027999999999999</c:v>
                </c:pt>
                <c:pt idx="3182">
                  <c:v>41.488</c:v>
                </c:pt>
                <c:pt idx="3183">
                  <c:v>40.167999999999999</c:v>
                </c:pt>
                <c:pt idx="3184">
                  <c:v>38.790999999999997</c:v>
                </c:pt>
                <c:pt idx="3186">
                  <c:v>37.561</c:v>
                </c:pt>
                <c:pt idx="3187">
                  <c:v>35.895000000000003</c:v>
                </c:pt>
                <c:pt idx="3188">
                  <c:v>37.362000000000002</c:v>
                </c:pt>
                <c:pt idx="3189">
                  <c:v>37.488999999999997</c:v>
                </c:pt>
                <c:pt idx="3190">
                  <c:v>34.53</c:v>
                </c:pt>
                <c:pt idx="3191">
                  <c:v>32.642000000000003</c:v>
                </c:pt>
                <c:pt idx="3192">
                  <c:v>32.094000000000001</c:v>
                </c:pt>
                <c:pt idx="3193">
                  <c:v>31.423999999999999</c:v>
                </c:pt>
                <c:pt idx="3194">
                  <c:v>33.247999999999998</c:v>
                </c:pt>
                <c:pt idx="3195">
                  <c:v>30.681000000000001</c:v>
                </c:pt>
                <c:pt idx="3196">
                  <c:v>32.981999999999999</c:v>
                </c:pt>
                <c:pt idx="3197">
                  <c:v>71.652000000000001</c:v>
                </c:pt>
                <c:pt idx="3198">
                  <c:v>36.865000000000002</c:v>
                </c:pt>
                <c:pt idx="3199">
                  <c:v>33.106000000000002</c:v>
                </c:pt>
                <c:pt idx="3200">
                  <c:v>30.954000000000001</c:v>
                </c:pt>
                <c:pt idx="3201">
                  <c:v>31.204999999999998</c:v>
                </c:pt>
                <c:pt idx="3202">
                  <c:v>30.271999999999998</c:v>
                </c:pt>
                <c:pt idx="3203">
                  <c:v>19.943000000000001</c:v>
                </c:pt>
                <c:pt idx="3204">
                  <c:v>28.013000000000002</c:v>
                </c:pt>
                <c:pt idx="3205">
                  <c:v>26.806999999999999</c:v>
                </c:pt>
                <c:pt idx="3206">
                  <c:v>24.97</c:v>
                </c:pt>
                <c:pt idx="3207">
                  <c:v>24.135000000000002</c:v>
                </c:pt>
                <c:pt idx="3208">
                  <c:v>23.757000000000001</c:v>
                </c:pt>
                <c:pt idx="3209">
                  <c:v>23.274000000000001</c:v>
                </c:pt>
                <c:pt idx="3210">
                  <c:v>23.273</c:v>
                </c:pt>
                <c:pt idx="3211">
                  <c:v>23.148</c:v>
                </c:pt>
                <c:pt idx="3212">
                  <c:v>21.925000000000001</c:v>
                </c:pt>
                <c:pt idx="3213">
                  <c:v>22.273</c:v>
                </c:pt>
                <c:pt idx="3214">
                  <c:v>24.913</c:v>
                </c:pt>
                <c:pt idx="3215">
                  <c:v>33.515999999999998</c:v>
                </c:pt>
                <c:pt idx="3216">
                  <c:v>25.071999999999999</c:v>
                </c:pt>
                <c:pt idx="3218">
                  <c:v>23.306000000000001</c:v>
                </c:pt>
                <c:pt idx="3219">
                  <c:v>28.003</c:v>
                </c:pt>
                <c:pt idx="3220">
                  <c:v>26.992999999999999</c:v>
                </c:pt>
                <c:pt idx="3221">
                  <c:v>24.263000000000002</c:v>
                </c:pt>
                <c:pt idx="3222">
                  <c:v>23.103999999999999</c:v>
                </c:pt>
                <c:pt idx="3223">
                  <c:v>22.215</c:v>
                </c:pt>
                <c:pt idx="3224">
                  <c:v>21.869</c:v>
                </c:pt>
                <c:pt idx="3225">
                  <c:v>21.663</c:v>
                </c:pt>
                <c:pt idx="3226">
                  <c:v>21.233000000000001</c:v>
                </c:pt>
                <c:pt idx="3227">
                  <c:v>20.353999999999999</c:v>
                </c:pt>
                <c:pt idx="3228">
                  <c:v>20.242999999999999</c:v>
                </c:pt>
                <c:pt idx="3229">
                  <c:v>19.981999999999999</c:v>
                </c:pt>
                <c:pt idx="3230">
                  <c:v>19.356999999999999</c:v>
                </c:pt>
                <c:pt idx="3231">
                  <c:v>18.937999999999999</c:v>
                </c:pt>
                <c:pt idx="3232">
                  <c:v>18.347999999999999</c:v>
                </c:pt>
                <c:pt idx="3233">
                  <c:v>17.587</c:v>
                </c:pt>
                <c:pt idx="3234">
                  <c:v>16.913</c:v>
                </c:pt>
                <c:pt idx="3235">
                  <c:v>15.744999999999999</c:v>
                </c:pt>
                <c:pt idx="3236">
                  <c:v>15.952999999999999</c:v>
                </c:pt>
                <c:pt idx="3237">
                  <c:v>16.242999999999999</c:v>
                </c:pt>
                <c:pt idx="3238">
                  <c:v>15.759</c:v>
                </c:pt>
                <c:pt idx="3239">
                  <c:v>14.945</c:v>
                </c:pt>
                <c:pt idx="3240">
                  <c:v>14.478999999999999</c:v>
                </c:pt>
                <c:pt idx="3241">
                  <c:v>14.247</c:v>
                </c:pt>
                <c:pt idx="3242">
                  <c:v>13.95</c:v>
                </c:pt>
                <c:pt idx="3243">
                  <c:v>13.528</c:v>
                </c:pt>
                <c:pt idx="3244">
                  <c:v>13.627000000000001</c:v>
                </c:pt>
                <c:pt idx="3245">
                  <c:v>13.657999999999999</c:v>
                </c:pt>
                <c:pt idx="3246">
                  <c:v>12.986000000000001</c:v>
                </c:pt>
                <c:pt idx="3250">
                  <c:v>12.273</c:v>
                </c:pt>
                <c:pt idx="3251">
                  <c:v>12.26</c:v>
                </c:pt>
                <c:pt idx="3252">
                  <c:v>12.507999999999999</c:v>
                </c:pt>
                <c:pt idx="3253">
                  <c:v>12.276999999999999</c:v>
                </c:pt>
                <c:pt idx="3254">
                  <c:v>12.118</c:v>
                </c:pt>
                <c:pt idx="3255">
                  <c:v>11.805999999999999</c:v>
                </c:pt>
                <c:pt idx="3256">
                  <c:v>11.451000000000001</c:v>
                </c:pt>
                <c:pt idx="3257">
                  <c:v>11.195</c:v>
                </c:pt>
                <c:pt idx="3258">
                  <c:v>11.055</c:v>
                </c:pt>
                <c:pt idx="3259">
                  <c:v>10.914999999999999</c:v>
                </c:pt>
                <c:pt idx="3260">
                  <c:v>10.635</c:v>
                </c:pt>
                <c:pt idx="3261">
                  <c:v>10.315</c:v>
                </c:pt>
                <c:pt idx="3262">
                  <c:v>10.039999999999999</c:v>
                </c:pt>
                <c:pt idx="3263">
                  <c:v>9.5109999999999992</c:v>
                </c:pt>
                <c:pt idx="3264">
                  <c:v>8.9280000000000008</c:v>
                </c:pt>
                <c:pt idx="3265">
                  <c:v>8.798</c:v>
                </c:pt>
                <c:pt idx="3266">
                  <c:v>8.5790000000000006</c:v>
                </c:pt>
                <c:pt idx="3267">
                  <c:v>8.6039999999999992</c:v>
                </c:pt>
                <c:pt idx="3268">
                  <c:v>8.7089999999999996</c:v>
                </c:pt>
                <c:pt idx="3269">
                  <c:v>8.5250000000000004</c:v>
                </c:pt>
                <c:pt idx="3270">
                  <c:v>8.5310000000000006</c:v>
                </c:pt>
                <c:pt idx="3271">
                  <c:v>8.4819999999999993</c:v>
                </c:pt>
                <c:pt idx="3272">
                  <c:v>8.3800000000000008</c:v>
                </c:pt>
                <c:pt idx="3273">
                  <c:v>8.3550000000000004</c:v>
                </c:pt>
                <c:pt idx="3274">
                  <c:v>8.3249999999999993</c:v>
                </c:pt>
                <c:pt idx="3275">
                  <c:v>8.2200000000000006</c:v>
                </c:pt>
                <c:pt idx="3276">
                  <c:v>8.2200000000000006</c:v>
                </c:pt>
                <c:pt idx="3277">
                  <c:v>8.0749999999999993</c:v>
                </c:pt>
                <c:pt idx="3278">
                  <c:v>8.11</c:v>
                </c:pt>
                <c:pt idx="3279">
                  <c:v>7.9980000000000002</c:v>
                </c:pt>
                <c:pt idx="3282">
                  <c:v>7.9279999999999999</c:v>
                </c:pt>
                <c:pt idx="3283">
                  <c:v>7.8550000000000004</c:v>
                </c:pt>
                <c:pt idx="3284">
                  <c:v>7.9059999999999997</c:v>
                </c:pt>
                <c:pt idx="3285">
                  <c:v>7.8639999999999999</c:v>
                </c:pt>
                <c:pt idx="3286">
                  <c:v>7.8049999999999997</c:v>
                </c:pt>
                <c:pt idx="3287">
                  <c:v>7.601</c:v>
                </c:pt>
                <c:pt idx="3288">
                  <c:v>7.4580000000000002</c:v>
                </c:pt>
                <c:pt idx="3289">
                  <c:v>7.3719999999999999</c:v>
                </c:pt>
                <c:pt idx="3290">
                  <c:v>7.3520000000000003</c:v>
                </c:pt>
                <c:pt idx="3291">
                  <c:v>7.2990000000000004</c:v>
                </c:pt>
                <c:pt idx="3292">
                  <c:v>7.17</c:v>
                </c:pt>
                <c:pt idx="3293">
                  <c:v>7.1710000000000003</c:v>
                </c:pt>
                <c:pt idx="3294">
                  <c:v>6.9619999999999997</c:v>
                </c:pt>
                <c:pt idx="3295">
                  <c:v>7.0220000000000002</c:v>
                </c:pt>
                <c:pt idx="3296">
                  <c:v>6.9889999999999999</c:v>
                </c:pt>
                <c:pt idx="3297">
                  <c:v>7.1280000000000001</c:v>
                </c:pt>
                <c:pt idx="3298">
                  <c:v>7.3979999999999997</c:v>
                </c:pt>
                <c:pt idx="3299">
                  <c:v>7.077</c:v>
                </c:pt>
                <c:pt idx="3300">
                  <c:v>6.9509999999999996</c:v>
                </c:pt>
                <c:pt idx="3301">
                  <c:v>6.9459999999999997</c:v>
                </c:pt>
                <c:pt idx="3302">
                  <c:v>6.7750000000000004</c:v>
                </c:pt>
                <c:pt idx="3303">
                  <c:v>6.7279999999999998</c:v>
                </c:pt>
                <c:pt idx="3304">
                  <c:v>6.6130000000000004</c:v>
                </c:pt>
                <c:pt idx="3305">
                  <c:v>6.7119999999999997</c:v>
                </c:pt>
                <c:pt idx="3306">
                  <c:v>6.7320000000000002</c:v>
                </c:pt>
                <c:pt idx="3307">
                  <c:v>6.6820000000000004</c:v>
                </c:pt>
                <c:pt idx="3308">
                  <c:v>6.601</c:v>
                </c:pt>
                <c:pt idx="3309">
                  <c:v>6.7350000000000003</c:v>
                </c:pt>
                <c:pt idx="3310">
                  <c:v>6.6070000000000002</c:v>
                </c:pt>
                <c:pt idx="3311">
                  <c:v>6.5720000000000001</c:v>
                </c:pt>
                <c:pt idx="3314">
                  <c:v>6.4729999999999999</c:v>
                </c:pt>
                <c:pt idx="3315">
                  <c:v>6.3369999999999997</c:v>
                </c:pt>
                <c:pt idx="3316">
                  <c:v>6.1920000000000002</c:v>
                </c:pt>
                <c:pt idx="3317">
                  <c:v>12.49</c:v>
                </c:pt>
                <c:pt idx="3318">
                  <c:v>9.0960000000000001</c:v>
                </c:pt>
                <c:pt idx="3319">
                  <c:v>7.8410000000000002</c:v>
                </c:pt>
                <c:pt idx="3320">
                  <c:v>7.3920000000000003</c:v>
                </c:pt>
                <c:pt idx="3321">
                  <c:v>7.2640000000000002</c:v>
                </c:pt>
                <c:pt idx="3322">
                  <c:v>7.1230000000000002</c:v>
                </c:pt>
                <c:pt idx="3323">
                  <c:v>6.9009999999999998</c:v>
                </c:pt>
                <c:pt idx="3324">
                  <c:v>6.8220000000000001</c:v>
                </c:pt>
                <c:pt idx="3325">
                  <c:v>6.6420000000000003</c:v>
                </c:pt>
                <c:pt idx="3326">
                  <c:v>6.5449999999999999</c:v>
                </c:pt>
                <c:pt idx="3327">
                  <c:v>6.46</c:v>
                </c:pt>
                <c:pt idx="3328">
                  <c:v>6.2850000000000001</c:v>
                </c:pt>
                <c:pt idx="3329">
                  <c:v>6.3029999999999999</c:v>
                </c:pt>
                <c:pt idx="3330">
                  <c:v>6.1619999999999999</c:v>
                </c:pt>
                <c:pt idx="3331">
                  <c:v>6.0910000000000002</c:v>
                </c:pt>
                <c:pt idx="3332">
                  <c:v>6.1070000000000002</c:v>
                </c:pt>
                <c:pt idx="3333">
                  <c:v>6.01</c:v>
                </c:pt>
                <c:pt idx="3334">
                  <c:v>5.7539999999999996</c:v>
                </c:pt>
                <c:pt idx="3335">
                  <c:v>5.6879999999999997</c:v>
                </c:pt>
                <c:pt idx="3336">
                  <c:v>5.5149999999999997</c:v>
                </c:pt>
                <c:pt idx="3337">
                  <c:v>5.4509999999999996</c:v>
                </c:pt>
                <c:pt idx="3338">
                  <c:v>5.3250000000000002</c:v>
                </c:pt>
                <c:pt idx="3339">
                  <c:v>5.21</c:v>
                </c:pt>
                <c:pt idx="3340">
                  <c:v>5.2839999999999998</c:v>
                </c:pt>
                <c:pt idx="3341">
                  <c:v>4.97</c:v>
                </c:pt>
                <c:pt idx="3342">
                  <c:v>5.1779999999999999</c:v>
                </c:pt>
                <c:pt idx="3346">
                  <c:v>5.13</c:v>
                </c:pt>
                <c:pt idx="3347">
                  <c:v>5.1180000000000003</c:v>
                </c:pt>
                <c:pt idx="3348">
                  <c:v>7.0419999999999998</c:v>
                </c:pt>
                <c:pt idx="3349">
                  <c:v>7.8150000000000004</c:v>
                </c:pt>
                <c:pt idx="3350">
                  <c:v>7.2149999999999999</c:v>
                </c:pt>
                <c:pt idx="3351">
                  <c:v>6.2930000000000001</c:v>
                </c:pt>
                <c:pt idx="3352">
                  <c:v>5.8959999999999999</c:v>
                </c:pt>
                <c:pt idx="3353">
                  <c:v>5.7370000000000001</c:v>
                </c:pt>
                <c:pt idx="3354">
                  <c:v>5.6150000000000002</c:v>
                </c:pt>
                <c:pt idx="3355">
                  <c:v>5.5679999999999996</c:v>
                </c:pt>
                <c:pt idx="3356">
                  <c:v>5.4729999999999999</c:v>
                </c:pt>
                <c:pt idx="3357">
                  <c:v>5.4020000000000001</c:v>
                </c:pt>
                <c:pt idx="3358">
                  <c:v>5.3879999999999999</c:v>
                </c:pt>
                <c:pt idx="3359">
                  <c:v>5.2229999999999999</c:v>
                </c:pt>
                <c:pt idx="3360">
                  <c:v>5.3140000000000001</c:v>
                </c:pt>
                <c:pt idx="3361">
                  <c:v>5.3239999999999998</c:v>
                </c:pt>
                <c:pt idx="3362">
                  <c:v>5.7530000000000001</c:v>
                </c:pt>
                <c:pt idx="3363">
                  <c:v>6.3890000000000002</c:v>
                </c:pt>
                <c:pt idx="3364">
                  <c:v>5.3849999999999998</c:v>
                </c:pt>
                <c:pt idx="3365">
                  <c:v>5.1660000000000004</c:v>
                </c:pt>
                <c:pt idx="3366">
                  <c:v>5.125</c:v>
                </c:pt>
                <c:pt idx="3367">
                  <c:v>4.9130000000000003</c:v>
                </c:pt>
                <c:pt idx="3368">
                  <c:v>5.0289999999999999</c:v>
                </c:pt>
                <c:pt idx="3369">
                  <c:v>4.8940000000000001</c:v>
                </c:pt>
                <c:pt idx="3370">
                  <c:v>4.7889999999999997</c:v>
                </c:pt>
                <c:pt idx="3371">
                  <c:v>4.7510000000000003</c:v>
                </c:pt>
                <c:pt idx="3372">
                  <c:v>4.7949999999999999</c:v>
                </c:pt>
                <c:pt idx="3373">
                  <c:v>4.5019999999999998</c:v>
                </c:pt>
                <c:pt idx="3374">
                  <c:v>4.2300000000000004</c:v>
                </c:pt>
                <c:pt idx="3375">
                  <c:v>4.3109999999999999</c:v>
                </c:pt>
                <c:pt idx="3378">
                  <c:v>4.4169999999999998</c:v>
                </c:pt>
                <c:pt idx="3379">
                  <c:v>4.1520000000000001</c:v>
                </c:pt>
                <c:pt idx="3380">
                  <c:v>4.1449999999999996</c:v>
                </c:pt>
                <c:pt idx="3381">
                  <c:v>4.1980000000000004</c:v>
                </c:pt>
                <c:pt idx="3382">
                  <c:v>4.4420000000000002</c:v>
                </c:pt>
                <c:pt idx="3383">
                  <c:v>4.3019999999999996</c:v>
                </c:pt>
                <c:pt idx="3384">
                  <c:v>4.1920000000000002</c:v>
                </c:pt>
                <c:pt idx="3385">
                  <c:v>4.54</c:v>
                </c:pt>
                <c:pt idx="3386">
                  <c:v>6.61</c:v>
                </c:pt>
                <c:pt idx="3387">
                  <c:v>5.0709999999999997</c:v>
                </c:pt>
                <c:pt idx="3388">
                  <c:v>4.7389999999999999</c:v>
                </c:pt>
                <c:pt idx="3389">
                  <c:v>4.5410000000000004</c:v>
                </c:pt>
                <c:pt idx="3390">
                  <c:v>4.3019999999999996</c:v>
                </c:pt>
                <c:pt idx="3391">
                  <c:v>4.218</c:v>
                </c:pt>
                <c:pt idx="3392">
                  <c:v>3.7549999999999999</c:v>
                </c:pt>
                <c:pt idx="3393">
                  <c:v>3.7549999999999999</c:v>
                </c:pt>
                <c:pt idx="3394">
                  <c:v>3.6150000000000002</c:v>
                </c:pt>
                <c:pt idx="3395">
                  <c:v>3.55</c:v>
                </c:pt>
                <c:pt idx="3396">
                  <c:v>3.528</c:v>
                </c:pt>
                <c:pt idx="3397">
                  <c:v>3.758</c:v>
                </c:pt>
                <c:pt idx="3398">
                  <c:v>3.9689999999999999</c:v>
                </c:pt>
                <c:pt idx="3399">
                  <c:v>3.6659999999999999</c:v>
                </c:pt>
                <c:pt idx="3400">
                  <c:v>3.544</c:v>
                </c:pt>
                <c:pt idx="3401">
                  <c:v>3.3530000000000002</c:v>
                </c:pt>
                <c:pt idx="3402">
                  <c:v>3.387</c:v>
                </c:pt>
                <c:pt idx="3403">
                  <c:v>3.1760000000000002</c:v>
                </c:pt>
                <c:pt idx="3404">
                  <c:v>3.0059999999999998</c:v>
                </c:pt>
                <c:pt idx="3405">
                  <c:v>3.0030000000000001</c:v>
                </c:pt>
                <c:pt idx="3406">
                  <c:v>2.8260000000000001</c:v>
                </c:pt>
                <c:pt idx="3407">
                  <c:v>2.9470000000000001</c:v>
                </c:pt>
                <c:pt idx="3410">
                  <c:v>2.8410000000000002</c:v>
                </c:pt>
                <c:pt idx="3411">
                  <c:v>2.7650000000000001</c:v>
                </c:pt>
                <c:pt idx="3412">
                  <c:v>2.754</c:v>
                </c:pt>
                <c:pt idx="3413">
                  <c:v>2.7269999999999999</c:v>
                </c:pt>
                <c:pt idx="3414">
                  <c:v>2.5409999999999999</c:v>
                </c:pt>
                <c:pt idx="3415">
                  <c:v>2.6040000000000001</c:v>
                </c:pt>
                <c:pt idx="3416">
                  <c:v>2.5289999999999999</c:v>
                </c:pt>
                <c:pt idx="3417">
                  <c:v>2.6739999999999999</c:v>
                </c:pt>
                <c:pt idx="3418">
                  <c:v>2.5819999999999999</c:v>
                </c:pt>
                <c:pt idx="3419">
                  <c:v>2.3260000000000001</c:v>
                </c:pt>
                <c:pt idx="3420">
                  <c:v>2.2749999999999999</c:v>
                </c:pt>
                <c:pt idx="3421">
                  <c:v>2.37</c:v>
                </c:pt>
                <c:pt idx="3422">
                  <c:v>2.2000000000000002</c:v>
                </c:pt>
                <c:pt idx="3423">
                  <c:v>2.0409999999999999</c:v>
                </c:pt>
                <c:pt idx="3424">
                  <c:v>2.0059999999999998</c:v>
                </c:pt>
                <c:pt idx="3425">
                  <c:v>2.0390000000000001</c:v>
                </c:pt>
                <c:pt idx="3426">
                  <c:v>1.8560000000000001</c:v>
                </c:pt>
                <c:pt idx="3427">
                  <c:v>1.8440000000000001</c:v>
                </c:pt>
                <c:pt idx="3428">
                  <c:v>3.0419999999999998</c:v>
                </c:pt>
                <c:pt idx="3429">
                  <c:v>2.4079999999999999</c:v>
                </c:pt>
                <c:pt idx="3430">
                  <c:v>2.419</c:v>
                </c:pt>
                <c:pt idx="3431">
                  <c:v>5.3449999999999998</c:v>
                </c:pt>
                <c:pt idx="3432">
                  <c:v>4.6550000000000002</c:v>
                </c:pt>
                <c:pt idx="3433">
                  <c:v>3.0409999999999999</c:v>
                </c:pt>
                <c:pt idx="3434">
                  <c:v>2.5230000000000001</c:v>
                </c:pt>
                <c:pt idx="3435">
                  <c:v>2.2080000000000002</c:v>
                </c:pt>
                <c:pt idx="3436">
                  <c:v>1.8</c:v>
                </c:pt>
                <c:pt idx="3437">
                  <c:v>1.3939999999999999</c:v>
                </c:pt>
                <c:pt idx="3438">
                  <c:v>1.28</c:v>
                </c:pt>
                <c:pt idx="3439">
                  <c:v>1.087</c:v>
                </c:pt>
                <c:pt idx="3440">
                  <c:v>0.82699999999999996</c:v>
                </c:pt>
                <c:pt idx="3442">
                  <c:v>1.006</c:v>
                </c:pt>
                <c:pt idx="3443">
                  <c:v>1.0720000000000001</c:v>
                </c:pt>
                <c:pt idx="3444">
                  <c:v>0.94199999999999995</c:v>
                </c:pt>
                <c:pt idx="3445">
                  <c:v>1.018</c:v>
                </c:pt>
                <c:pt idx="3446">
                  <c:v>0.878</c:v>
                </c:pt>
                <c:pt idx="3447">
                  <c:v>0.91700000000000004</c:v>
                </c:pt>
                <c:pt idx="3448">
                  <c:v>0.86399999999999999</c:v>
                </c:pt>
                <c:pt idx="3449">
                  <c:v>0.83299999999999996</c:v>
                </c:pt>
                <c:pt idx="3450">
                  <c:v>1</c:v>
                </c:pt>
                <c:pt idx="3451">
                  <c:v>1.0149999999999999</c:v>
                </c:pt>
                <c:pt idx="3452">
                  <c:v>4.5090000000000003</c:v>
                </c:pt>
                <c:pt idx="3453">
                  <c:v>6.665</c:v>
                </c:pt>
                <c:pt idx="3454">
                  <c:v>4.9509999999999996</c:v>
                </c:pt>
                <c:pt idx="3455">
                  <c:v>4.8460000000000001</c:v>
                </c:pt>
                <c:pt idx="3456">
                  <c:v>2.12</c:v>
                </c:pt>
                <c:pt idx="3457">
                  <c:v>2.411</c:v>
                </c:pt>
                <c:pt idx="3458">
                  <c:v>2.9649999999999999</c:v>
                </c:pt>
                <c:pt idx="3459">
                  <c:v>14.352</c:v>
                </c:pt>
                <c:pt idx="3460">
                  <c:v>7.165</c:v>
                </c:pt>
                <c:pt idx="3461">
                  <c:v>2.7770000000000001</c:v>
                </c:pt>
                <c:pt idx="3462">
                  <c:v>2.371</c:v>
                </c:pt>
                <c:pt idx="3463">
                  <c:v>8.9499999999999993</c:v>
                </c:pt>
                <c:pt idx="3464">
                  <c:v>13.381</c:v>
                </c:pt>
                <c:pt idx="3465">
                  <c:v>5.0759999999999996</c:v>
                </c:pt>
                <c:pt idx="3466">
                  <c:v>2.2869999999999999</c:v>
                </c:pt>
                <c:pt idx="3467">
                  <c:v>5.4649999999999999</c:v>
                </c:pt>
                <c:pt idx="3468">
                  <c:v>7.5960000000000001</c:v>
                </c:pt>
                <c:pt idx="3469">
                  <c:v>3.3650000000000002</c:v>
                </c:pt>
                <c:pt idx="3470">
                  <c:v>2.2309999999999999</c:v>
                </c:pt>
                <c:pt idx="3471">
                  <c:v>1.7230000000000001</c:v>
                </c:pt>
                <c:pt idx="3472">
                  <c:v>2.2400000000000002</c:v>
                </c:pt>
                <c:pt idx="3474">
                  <c:v>3.298</c:v>
                </c:pt>
                <c:pt idx="3475">
                  <c:v>2.7869999999999999</c:v>
                </c:pt>
                <c:pt idx="3476">
                  <c:v>19.329999999999998</c:v>
                </c:pt>
                <c:pt idx="3477">
                  <c:v>14.217000000000001</c:v>
                </c:pt>
                <c:pt idx="3478">
                  <c:v>34.637999999999998</c:v>
                </c:pt>
                <c:pt idx="3479">
                  <c:v>58.88</c:v>
                </c:pt>
                <c:pt idx="3480">
                  <c:v>27.454999999999998</c:v>
                </c:pt>
                <c:pt idx="3481">
                  <c:v>12.901</c:v>
                </c:pt>
                <c:pt idx="3482">
                  <c:v>7.93</c:v>
                </c:pt>
                <c:pt idx="3483">
                  <c:v>6.1909999999999998</c:v>
                </c:pt>
                <c:pt idx="3484">
                  <c:v>5.16</c:v>
                </c:pt>
                <c:pt idx="3485">
                  <c:v>4.49</c:v>
                </c:pt>
                <c:pt idx="3486">
                  <c:v>4.0869999999999997</c:v>
                </c:pt>
                <c:pt idx="3487">
                  <c:v>12.984</c:v>
                </c:pt>
                <c:pt idx="3488">
                  <c:v>5.9560000000000004</c:v>
                </c:pt>
                <c:pt idx="3489">
                  <c:v>9.24</c:v>
                </c:pt>
                <c:pt idx="3490">
                  <c:v>11.9</c:v>
                </c:pt>
                <c:pt idx="3491">
                  <c:v>15.472</c:v>
                </c:pt>
                <c:pt idx="3492">
                  <c:v>11.311</c:v>
                </c:pt>
                <c:pt idx="3493">
                  <c:v>11.566000000000001</c:v>
                </c:pt>
                <c:pt idx="3494">
                  <c:v>11.840999999999999</c:v>
                </c:pt>
                <c:pt idx="3495">
                  <c:v>51.411999999999999</c:v>
                </c:pt>
                <c:pt idx="3496">
                  <c:v>32.784999999999997</c:v>
                </c:pt>
                <c:pt idx="3497">
                  <c:v>26.39</c:v>
                </c:pt>
                <c:pt idx="3498">
                  <c:v>24.908000000000001</c:v>
                </c:pt>
                <c:pt idx="3499">
                  <c:v>32.075000000000003</c:v>
                </c:pt>
                <c:pt idx="3500">
                  <c:v>28.648</c:v>
                </c:pt>
                <c:pt idx="3501">
                  <c:v>31.623000000000001</c:v>
                </c:pt>
                <c:pt idx="3502">
                  <c:v>41.037999999999997</c:v>
                </c:pt>
                <c:pt idx="3503">
                  <c:v>28.838000000000001</c:v>
                </c:pt>
                <c:pt idx="3504">
                  <c:v>37.191000000000003</c:v>
                </c:pt>
                <c:pt idx="3505">
                  <c:v>37.725000000000001</c:v>
                </c:pt>
                <c:pt idx="3506">
                  <c:v>32.768999999999998</c:v>
                </c:pt>
                <c:pt idx="3507">
                  <c:v>49.225999999999999</c:v>
                </c:pt>
                <c:pt idx="3508">
                  <c:v>51.643999999999998</c:v>
                </c:pt>
                <c:pt idx="3509">
                  <c:v>54.591999999999999</c:v>
                </c:pt>
                <c:pt idx="3510">
                  <c:v>47.645000000000003</c:v>
                </c:pt>
                <c:pt idx="3511">
                  <c:v>40.835999999999999</c:v>
                </c:pt>
                <c:pt idx="3512">
                  <c:v>38.466999999999999</c:v>
                </c:pt>
                <c:pt idx="3513">
                  <c:v>38.170999999999999</c:v>
                </c:pt>
                <c:pt idx="3514">
                  <c:v>55.826000000000001</c:v>
                </c:pt>
                <c:pt idx="3515">
                  <c:v>59.834000000000003</c:v>
                </c:pt>
                <c:pt idx="3516">
                  <c:v>58.009</c:v>
                </c:pt>
                <c:pt idx="3517">
                  <c:v>60.362000000000002</c:v>
                </c:pt>
                <c:pt idx="3518">
                  <c:v>54.811</c:v>
                </c:pt>
                <c:pt idx="3519">
                  <c:v>50.863999999999997</c:v>
                </c:pt>
                <c:pt idx="3520">
                  <c:v>83.680999999999997</c:v>
                </c:pt>
                <c:pt idx="3521">
                  <c:v>67.506</c:v>
                </c:pt>
                <c:pt idx="3522">
                  <c:v>79.847999999999999</c:v>
                </c:pt>
                <c:pt idx="3523">
                  <c:v>109.56399999999999</c:v>
                </c:pt>
                <c:pt idx="3524">
                  <c:v>179.244</c:v>
                </c:pt>
                <c:pt idx="3525">
                  <c:v>111.307</c:v>
                </c:pt>
                <c:pt idx="3526">
                  <c:v>81.866</c:v>
                </c:pt>
                <c:pt idx="3527">
                  <c:v>66.703000000000003</c:v>
                </c:pt>
                <c:pt idx="3528">
                  <c:v>63.625999999999998</c:v>
                </c:pt>
                <c:pt idx="3529">
                  <c:v>65.58</c:v>
                </c:pt>
                <c:pt idx="3530">
                  <c:v>54.319000000000003</c:v>
                </c:pt>
                <c:pt idx="3531">
                  <c:v>64.001000000000005</c:v>
                </c:pt>
                <c:pt idx="3532">
                  <c:v>87.421000000000006</c:v>
                </c:pt>
                <c:pt idx="3533">
                  <c:v>80.668000000000006</c:v>
                </c:pt>
                <c:pt idx="3534">
                  <c:v>103.071</c:v>
                </c:pt>
                <c:pt idx="3535">
                  <c:v>151.465</c:v>
                </c:pt>
                <c:pt idx="3536">
                  <c:v>149.22300000000001</c:v>
                </c:pt>
                <c:pt idx="3538">
                  <c:v>115.824</c:v>
                </c:pt>
                <c:pt idx="3539">
                  <c:v>113.601</c:v>
                </c:pt>
                <c:pt idx="3540">
                  <c:v>93.254999999999995</c:v>
                </c:pt>
                <c:pt idx="3541">
                  <c:v>81.11</c:v>
                </c:pt>
                <c:pt idx="3542">
                  <c:v>67.882000000000005</c:v>
                </c:pt>
                <c:pt idx="3543">
                  <c:v>64.933000000000007</c:v>
                </c:pt>
                <c:pt idx="3544">
                  <c:v>63.42</c:v>
                </c:pt>
                <c:pt idx="3545">
                  <c:v>59.542000000000002</c:v>
                </c:pt>
                <c:pt idx="3546">
                  <c:v>54.243000000000002</c:v>
                </c:pt>
                <c:pt idx="3547">
                  <c:v>49.795000000000002</c:v>
                </c:pt>
                <c:pt idx="3548">
                  <c:v>58.5</c:v>
                </c:pt>
                <c:pt idx="3549">
                  <c:v>67.906000000000006</c:v>
                </c:pt>
                <c:pt idx="3550">
                  <c:v>56.731000000000002</c:v>
                </c:pt>
                <c:pt idx="3551">
                  <c:v>51.795999999999999</c:v>
                </c:pt>
                <c:pt idx="3552">
                  <c:v>53.103999999999999</c:v>
                </c:pt>
                <c:pt idx="3553">
                  <c:v>57.625</c:v>
                </c:pt>
                <c:pt idx="3554">
                  <c:v>49.103000000000002</c:v>
                </c:pt>
                <c:pt idx="3555">
                  <c:v>45.113999999999997</c:v>
                </c:pt>
                <c:pt idx="3556">
                  <c:v>40.920999999999999</c:v>
                </c:pt>
                <c:pt idx="3557">
                  <c:v>37.476999999999997</c:v>
                </c:pt>
                <c:pt idx="3558">
                  <c:v>35.585999999999999</c:v>
                </c:pt>
                <c:pt idx="3559">
                  <c:v>34.426000000000002</c:v>
                </c:pt>
                <c:pt idx="3560">
                  <c:v>34.457999999999998</c:v>
                </c:pt>
                <c:pt idx="3561">
                  <c:v>41.63</c:v>
                </c:pt>
                <c:pt idx="3562">
                  <c:v>49.67</c:v>
                </c:pt>
                <c:pt idx="3563">
                  <c:v>85.597999999999999</c:v>
                </c:pt>
                <c:pt idx="3564">
                  <c:v>62.320999999999998</c:v>
                </c:pt>
                <c:pt idx="3565">
                  <c:v>61.145000000000003</c:v>
                </c:pt>
                <c:pt idx="3566">
                  <c:v>56.496000000000002</c:v>
                </c:pt>
                <c:pt idx="3567">
                  <c:v>53.11</c:v>
                </c:pt>
                <c:pt idx="3568">
                  <c:v>56.889000000000003</c:v>
                </c:pt>
                <c:pt idx="3570">
                  <c:v>45.575000000000003</c:v>
                </c:pt>
                <c:pt idx="3571">
                  <c:v>43.107999999999997</c:v>
                </c:pt>
                <c:pt idx="3572">
                  <c:v>46.173000000000002</c:v>
                </c:pt>
                <c:pt idx="3573">
                  <c:v>68.494</c:v>
                </c:pt>
                <c:pt idx="3574">
                  <c:v>48.08</c:v>
                </c:pt>
                <c:pt idx="3575">
                  <c:v>44.262</c:v>
                </c:pt>
                <c:pt idx="3576">
                  <c:v>42.573</c:v>
                </c:pt>
                <c:pt idx="3577">
                  <c:v>41.253999999999998</c:v>
                </c:pt>
                <c:pt idx="3578">
                  <c:v>42.220999999999997</c:v>
                </c:pt>
                <c:pt idx="3579">
                  <c:v>39.186999999999998</c:v>
                </c:pt>
                <c:pt idx="3580">
                  <c:v>36.954000000000001</c:v>
                </c:pt>
                <c:pt idx="3581">
                  <c:v>34.847000000000001</c:v>
                </c:pt>
                <c:pt idx="3582">
                  <c:v>35.100999999999999</c:v>
                </c:pt>
                <c:pt idx="3583">
                  <c:v>33.412999999999997</c:v>
                </c:pt>
                <c:pt idx="3584">
                  <c:v>31.146999999999998</c:v>
                </c:pt>
                <c:pt idx="3585">
                  <c:v>29.727</c:v>
                </c:pt>
                <c:pt idx="3586">
                  <c:v>28.797000000000001</c:v>
                </c:pt>
                <c:pt idx="3587">
                  <c:v>27.457999999999998</c:v>
                </c:pt>
                <c:pt idx="3588">
                  <c:v>26.576000000000001</c:v>
                </c:pt>
                <c:pt idx="3589">
                  <c:v>25.774999999999999</c:v>
                </c:pt>
                <c:pt idx="3590">
                  <c:v>26.326000000000001</c:v>
                </c:pt>
                <c:pt idx="3591">
                  <c:v>24.768000000000001</c:v>
                </c:pt>
                <c:pt idx="3592">
                  <c:v>23.126999999999999</c:v>
                </c:pt>
                <c:pt idx="3593">
                  <c:v>22.966999999999999</c:v>
                </c:pt>
                <c:pt idx="3594">
                  <c:v>22.611999999999998</c:v>
                </c:pt>
                <c:pt idx="3595">
                  <c:v>21.760999999999999</c:v>
                </c:pt>
                <c:pt idx="3596">
                  <c:v>21.242999999999999</c:v>
                </c:pt>
                <c:pt idx="3597">
                  <c:v>39.194000000000003</c:v>
                </c:pt>
                <c:pt idx="3598">
                  <c:v>35.054000000000002</c:v>
                </c:pt>
                <c:pt idx="3599">
                  <c:v>26.198</c:v>
                </c:pt>
                <c:pt idx="3600">
                  <c:v>24.381</c:v>
                </c:pt>
                <c:pt idx="3602">
                  <c:v>22.812000000000001</c:v>
                </c:pt>
                <c:pt idx="3603">
                  <c:v>22.673999999999999</c:v>
                </c:pt>
                <c:pt idx="3604">
                  <c:v>22.376999999999999</c:v>
                </c:pt>
                <c:pt idx="3605">
                  <c:v>21.954999999999998</c:v>
                </c:pt>
                <c:pt idx="3606">
                  <c:v>21.266999999999999</c:v>
                </c:pt>
                <c:pt idx="3607">
                  <c:v>19.832999999999998</c:v>
                </c:pt>
                <c:pt idx="3608">
                  <c:v>18.738</c:v>
                </c:pt>
                <c:pt idx="3609">
                  <c:v>18.154</c:v>
                </c:pt>
                <c:pt idx="3610">
                  <c:v>20.212</c:v>
                </c:pt>
                <c:pt idx="3611">
                  <c:v>20.768000000000001</c:v>
                </c:pt>
                <c:pt idx="3612">
                  <c:v>19.38</c:v>
                </c:pt>
                <c:pt idx="3613">
                  <c:v>17.565000000000001</c:v>
                </c:pt>
                <c:pt idx="3614">
                  <c:v>16.797999999999998</c:v>
                </c:pt>
                <c:pt idx="3615">
                  <c:v>15.887</c:v>
                </c:pt>
                <c:pt idx="3616">
                  <c:v>15.335000000000001</c:v>
                </c:pt>
                <c:pt idx="3617">
                  <c:v>15.683999999999999</c:v>
                </c:pt>
                <c:pt idx="3618">
                  <c:v>15.529</c:v>
                </c:pt>
                <c:pt idx="3619">
                  <c:v>15.41</c:v>
                </c:pt>
                <c:pt idx="3620">
                  <c:v>15.144</c:v>
                </c:pt>
                <c:pt idx="3621">
                  <c:v>14.288</c:v>
                </c:pt>
                <c:pt idx="3622">
                  <c:v>13.465999999999999</c:v>
                </c:pt>
                <c:pt idx="3623">
                  <c:v>13.324</c:v>
                </c:pt>
                <c:pt idx="3624">
                  <c:v>13.31</c:v>
                </c:pt>
                <c:pt idx="3625">
                  <c:v>13.138999999999999</c:v>
                </c:pt>
                <c:pt idx="3626">
                  <c:v>13.162000000000001</c:v>
                </c:pt>
                <c:pt idx="3627">
                  <c:v>12.95</c:v>
                </c:pt>
                <c:pt idx="3628">
                  <c:v>11.728999999999999</c:v>
                </c:pt>
                <c:pt idx="3629">
                  <c:v>11.675000000000001</c:v>
                </c:pt>
                <c:pt idx="3630">
                  <c:v>11.547000000000001</c:v>
                </c:pt>
                <c:pt idx="3631">
                  <c:v>11.513999999999999</c:v>
                </c:pt>
                <c:pt idx="3634">
                  <c:v>11.303000000000001</c:v>
                </c:pt>
                <c:pt idx="3635">
                  <c:v>11.31</c:v>
                </c:pt>
                <c:pt idx="3636">
                  <c:v>11.03</c:v>
                </c:pt>
                <c:pt idx="3637">
                  <c:v>10.427</c:v>
                </c:pt>
                <c:pt idx="3638">
                  <c:v>10.477</c:v>
                </c:pt>
                <c:pt idx="3639">
                  <c:v>10.01</c:v>
                </c:pt>
                <c:pt idx="3640">
                  <c:v>9.3989999999999991</c:v>
                </c:pt>
                <c:pt idx="3641">
                  <c:v>9.39</c:v>
                </c:pt>
                <c:pt idx="3642">
                  <c:v>9.1880000000000006</c:v>
                </c:pt>
                <c:pt idx="3643">
                  <c:v>9.0879999999999992</c:v>
                </c:pt>
                <c:pt idx="3644">
                  <c:v>8.8940000000000001</c:v>
                </c:pt>
                <c:pt idx="3645">
                  <c:v>8.9130000000000003</c:v>
                </c:pt>
                <c:pt idx="3646">
                  <c:v>8.907</c:v>
                </c:pt>
                <c:pt idx="3647">
                  <c:v>8.8209999999999997</c:v>
                </c:pt>
                <c:pt idx="3648">
                  <c:v>8.5510000000000002</c:v>
                </c:pt>
                <c:pt idx="3649">
                  <c:v>8.5310000000000006</c:v>
                </c:pt>
                <c:pt idx="3650">
                  <c:v>8.5359999999999996</c:v>
                </c:pt>
                <c:pt idx="3651">
                  <c:v>8.4450000000000003</c:v>
                </c:pt>
                <c:pt idx="3652">
                  <c:v>8.3859999999999992</c:v>
                </c:pt>
                <c:pt idx="3653">
                  <c:v>8.4369999999999994</c:v>
                </c:pt>
                <c:pt idx="3654">
                  <c:v>8.4030000000000005</c:v>
                </c:pt>
                <c:pt idx="3655">
                  <c:v>8.3979999999999997</c:v>
                </c:pt>
                <c:pt idx="3656">
                  <c:v>8.375</c:v>
                </c:pt>
                <c:pt idx="3657">
                  <c:v>7.9989999999999997</c:v>
                </c:pt>
                <c:pt idx="3658">
                  <c:v>7.6589999999999998</c:v>
                </c:pt>
                <c:pt idx="3659">
                  <c:v>7.5220000000000002</c:v>
                </c:pt>
                <c:pt idx="3660">
                  <c:v>7.46</c:v>
                </c:pt>
                <c:pt idx="3661">
                  <c:v>10.426</c:v>
                </c:pt>
                <c:pt idx="3662">
                  <c:v>8.5020000000000007</c:v>
                </c:pt>
                <c:pt idx="3666">
                  <c:v>11.516999999999999</c:v>
                </c:pt>
                <c:pt idx="3667">
                  <c:v>8.8070000000000004</c:v>
                </c:pt>
                <c:pt idx="3668">
                  <c:v>8.2520000000000007</c:v>
                </c:pt>
                <c:pt idx="3669">
                  <c:v>8.2850000000000001</c:v>
                </c:pt>
                <c:pt idx="3670">
                  <c:v>8.1780000000000008</c:v>
                </c:pt>
                <c:pt idx="3671">
                  <c:v>8.0809999999999995</c:v>
                </c:pt>
                <c:pt idx="3672">
                  <c:v>8.0350000000000001</c:v>
                </c:pt>
                <c:pt idx="3673">
                  <c:v>7.9509999999999996</c:v>
                </c:pt>
                <c:pt idx="3674">
                  <c:v>7.8520000000000003</c:v>
                </c:pt>
                <c:pt idx="3675">
                  <c:v>7.71</c:v>
                </c:pt>
                <c:pt idx="3676">
                  <c:v>7.5540000000000003</c:v>
                </c:pt>
                <c:pt idx="3677">
                  <c:v>7.516</c:v>
                </c:pt>
                <c:pt idx="3678">
                  <c:v>7.3620000000000001</c:v>
                </c:pt>
                <c:pt idx="3679">
                  <c:v>7.2350000000000003</c:v>
                </c:pt>
                <c:pt idx="3680">
                  <c:v>7.1280000000000001</c:v>
                </c:pt>
                <c:pt idx="3681">
                  <c:v>6.9619999999999997</c:v>
                </c:pt>
                <c:pt idx="3682">
                  <c:v>6.9640000000000004</c:v>
                </c:pt>
                <c:pt idx="3683">
                  <c:v>8.0660000000000007</c:v>
                </c:pt>
                <c:pt idx="3684">
                  <c:v>14.907</c:v>
                </c:pt>
                <c:pt idx="3685">
                  <c:v>11.326000000000001</c:v>
                </c:pt>
                <c:pt idx="3686">
                  <c:v>8.84</c:v>
                </c:pt>
                <c:pt idx="3687">
                  <c:v>8.2910000000000004</c:v>
                </c:pt>
                <c:pt idx="3688">
                  <c:v>7.9909999999999997</c:v>
                </c:pt>
                <c:pt idx="3689">
                  <c:v>8.4760000000000009</c:v>
                </c:pt>
                <c:pt idx="3690">
                  <c:v>8.0399999999999991</c:v>
                </c:pt>
                <c:pt idx="3691">
                  <c:v>7.6669999999999998</c:v>
                </c:pt>
                <c:pt idx="3692">
                  <c:v>7.4989999999999997</c:v>
                </c:pt>
                <c:pt idx="3693">
                  <c:v>7.2169999999999996</c:v>
                </c:pt>
                <c:pt idx="3694">
                  <c:v>7.125</c:v>
                </c:pt>
                <c:pt idx="3695">
                  <c:v>7.0910000000000002</c:v>
                </c:pt>
                <c:pt idx="3698">
                  <c:v>6.8849999999999998</c:v>
                </c:pt>
                <c:pt idx="3699">
                  <c:v>6.782</c:v>
                </c:pt>
                <c:pt idx="3700">
                  <c:v>6.72</c:v>
                </c:pt>
                <c:pt idx="3701">
                  <c:v>6.6520000000000001</c:v>
                </c:pt>
                <c:pt idx="3702">
                  <c:v>6.5679999999999996</c:v>
                </c:pt>
                <c:pt idx="3703">
                  <c:v>6.4340000000000002</c:v>
                </c:pt>
                <c:pt idx="3704">
                  <c:v>6.2869999999999999</c:v>
                </c:pt>
                <c:pt idx="3705">
                  <c:v>6.2619999999999996</c:v>
                </c:pt>
                <c:pt idx="3706">
                  <c:v>6.5810000000000004</c:v>
                </c:pt>
                <c:pt idx="3707">
                  <c:v>6.3689999999999998</c:v>
                </c:pt>
                <c:pt idx="3708">
                  <c:v>6.343</c:v>
                </c:pt>
                <c:pt idx="3709">
                  <c:v>6.1379999999999999</c:v>
                </c:pt>
                <c:pt idx="3710">
                  <c:v>6.0389999999999997</c:v>
                </c:pt>
                <c:pt idx="3711">
                  <c:v>5.8650000000000002</c:v>
                </c:pt>
                <c:pt idx="3712">
                  <c:v>5.7560000000000002</c:v>
                </c:pt>
                <c:pt idx="3713">
                  <c:v>5.6539999999999999</c:v>
                </c:pt>
                <c:pt idx="3714">
                  <c:v>5.6079999999999997</c:v>
                </c:pt>
                <c:pt idx="3715">
                  <c:v>5.5039999999999996</c:v>
                </c:pt>
                <c:pt idx="3716">
                  <c:v>5.4720000000000004</c:v>
                </c:pt>
                <c:pt idx="3717">
                  <c:v>5.9560000000000004</c:v>
                </c:pt>
                <c:pt idx="3718">
                  <c:v>7.0609999999999999</c:v>
                </c:pt>
                <c:pt idx="3719">
                  <c:v>5.9880000000000004</c:v>
                </c:pt>
                <c:pt idx="3720">
                  <c:v>5.6890000000000001</c:v>
                </c:pt>
                <c:pt idx="3721">
                  <c:v>5.6340000000000003</c:v>
                </c:pt>
                <c:pt idx="3722">
                  <c:v>5.6429999999999998</c:v>
                </c:pt>
                <c:pt idx="3723">
                  <c:v>5.6470000000000002</c:v>
                </c:pt>
                <c:pt idx="3724">
                  <c:v>5.4690000000000003</c:v>
                </c:pt>
                <c:pt idx="3725">
                  <c:v>5.4290000000000003</c:v>
                </c:pt>
                <c:pt idx="3726">
                  <c:v>5.3339999999999996</c:v>
                </c:pt>
                <c:pt idx="3730">
                  <c:v>5.3040000000000003</c:v>
                </c:pt>
                <c:pt idx="3731">
                  <c:v>5.2789999999999999</c:v>
                </c:pt>
                <c:pt idx="3732">
                  <c:v>5.1980000000000004</c:v>
                </c:pt>
                <c:pt idx="3733">
                  <c:v>5.1660000000000004</c:v>
                </c:pt>
                <c:pt idx="3734">
                  <c:v>5.1349999999999998</c:v>
                </c:pt>
                <c:pt idx="3735">
                  <c:v>5.13</c:v>
                </c:pt>
                <c:pt idx="3736">
                  <c:v>5.6479999999999997</c:v>
                </c:pt>
                <c:pt idx="3737">
                  <c:v>5.5810000000000004</c:v>
                </c:pt>
                <c:pt idx="3738">
                  <c:v>4.9269999999999996</c:v>
                </c:pt>
                <c:pt idx="3739">
                  <c:v>4.7169999999999996</c:v>
                </c:pt>
                <c:pt idx="3740">
                  <c:v>4.6829999999999998</c:v>
                </c:pt>
                <c:pt idx="3741">
                  <c:v>4.6449999999999996</c:v>
                </c:pt>
                <c:pt idx="3742">
                  <c:v>4.5810000000000004</c:v>
                </c:pt>
                <c:pt idx="3743">
                  <c:v>5.1280000000000001</c:v>
                </c:pt>
                <c:pt idx="3744">
                  <c:v>5.407</c:v>
                </c:pt>
                <c:pt idx="3745">
                  <c:v>4.915</c:v>
                </c:pt>
                <c:pt idx="3746">
                  <c:v>5.7930000000000001</c:v>
                </c:pt>
                <c:pt idx="3747">
                  <c:v>10.018000000000001</c:v>
                </c:pt>
                <c:pt idx="3748">
                  <c:v>8.3810000000000002</c:v>
                </c:pt>
                <c:pt idx="3749">
                  <c:v>7.617</c:v>
                </c:pt>
                <c:pt idx="3750">
                  <c:v>7.673</c:v>
                </c:pt>
                <c:pt idx="3751">
                  <c:v>6.4210000000000003</c:v>
                </c:pt>
                <c:pt idx="3752">
                  <c:v>5.8310000000000004</c:v>
                </c:pt>
                <c:pt idx="3753">
                  <c:v>5.6070000000000002</c:v>
                </c:pt>
                <c:pt idx="3754">
                  <c:v>5.4050000000000002</c:v>
                </c:pt>
                <c:pt idx="3755">
                  <c:v>5.25</c:v>
                </c:pt>
                <c:pt idx="3756">
                  <c:v>5.1159999999999997</c:v>
                </c:pt>
                <c:pt idx="3757">
                  <c:v>4.9640000000000004</c:v>
                </c:pt>
                <c:pt idx="3758">
                  <c:v>4.9189999999999996</c:v>
                </c:pt>
                <c:pt idx="3759">
                  <c:v>4.867</c:v>
                </c:pt>
                <c:pt idx="3762">
                  <c:v>4.9240000000000004</c:v>
                </c:pt>
                <c:pt idx="3763">
                  <c:v>4.9329999999999998</c:v>
                </c:pt>
                <c:pt idx="3764">
                  <c:v>4.6630000000000003</c:v>
                </c:pt>
                <c:pt idx="3765">
                  <c:v>4.7480000000000002</c:v>
                </c:pt>
                <c:pt idx="3766">
                  <c:v>4.76</c:v>
                </c:pt>
                <c:pt idx="3767">
                  <c:v>4.5510000000000002</c:v>
                </c:pt>
                <c:pt idx="3768">
                  <c:v>4.375</c:v>
                </c:pt>
                <c:pt idx="3769">
                  <c:v>4.3380000000000001</c:v>
                </c:pt>
                <c:pt idx="3770">
                  <c:v>4.9279999999999999</c:v>
                </c:pt>
                <c:pt idx="3771">
                  <c:v>5.7830000000000004</c:v>
                </c:pt>
                <c:pt idx="3772">
                  <c:v>4.7389999999999999</c:v>
                </c:pt>
                <c:pt idx="3773">
                  <c:v>4.5170000000000003</c:v>
                </c:pt>
                <c:pt idx="3774">
                  <c:v>4.9960000000000004</c:v>
                </c:pt>
                <c:pt idx="3775">
                  <c:v>12.760999999999999</c:v>
                </c:pt>
                <c:pt idx="3776">
                  <c:v>5.7060000000000004</c:v>
                </c:pt>
                <c:pt idx="3777">
                  <c:v>5.883</c:v>
                </c:pt>
                <c:pt idx="3778">
                  <c:v>5.9720000000000004</c:v>
                </c:pt>
                <c:pt idx="3779">
                  <c:v>5.258</c:v>
                </c:pt>
                <c:pt idx="3780">
                  <c:v>5.1159999999999997</c:v>
                </c:pt>
                <c:pt idx="3781">
                  <c:v>4.9029999999999996</c:v>
                </c:pt>
                <c:pt idx="3782">
                  <c:v>5.407</c:v>
                </c:pt>
                <c:pt idx="3783">
                  <c:v>5.5209999999999999</c:v>
                </c:pt>
                <c:pt idx="3784">
                  <c:v>4.7279999999999998</c:v>
                </c:pt>
                <c:pt idx="3785">
                  <c:v>4.516</c:v>
                </c:pt>
                <c:pt idx="3786">
                  <c:v>4.4240000000000004</c:v>
                </c:pt>
                <c:pt idx="3787">
                  <c:v>4.1420000000000003</c:v>
                </c:pt>
                <c:pt idx="3788">
                  <c:v>3.9430000000000001</c:v>
                </c:pt>
                <c:pt idx="3789">
                  <c:v>3.8149999999999999</c:v>
                </c:pt>
                <c:pt idx="3790">
                  <c:v>3.7120000000000002</c:v>
                </c:pt>
                <c:pt idx="3791">
                  <c:v>4.6849999999999996</c:v>
                </c:pt>
                <c:pt idx="3794">
                  <c:v>4.1580000000000004</c:v>
                </c:pt>
                <c:pt idx="3795">
                  <c:v>3.9860000000000002</c:v>
                </c:pt>
                <c:pt idx="3796">
                  <c:v>3.8980000000000001</c:v>
                </c:pt>
                <c:pt idx="3797">
                  <c:v>5.9349999999999996</c:v>
                </c:pt>
                <c:pt idx="3798">
                  <c:v>10.311</c:v>
                </c:pt>
                <c:pt idx="3799">
                  <c:v>5.3230000000000004</c:v>
                </c:pt>
                <c:pt idx="3800">
                  <c:v>4.3319999999999999</c:v>
                </c:pt>
                <c:pt idx="3801">
                  <c:v>3.931</c:v>
                </c:pt>
                <c:pt idx="3802">
                  <c:v>3.448</c:v>
                </c:pt>
                <c:pt idx="3803">
                  <c:v>3.415</c:v>
                </c:pt>
                <c:pt idx="3804">
                  <c:v>3.5289999999999999</c:v>
                </c:pt>
                <c:pt idx="3805">
                  <c:v>6.4509999999999996</c:v>
                </c:pt>
                <c:pt idx="3806">
                  <c:v>5.3179999999999996</c:v>
                </c:pt>
                <c:pt idx="3807">
                  <c:v>4.9800000000000004</c:v>
                </c:pt>
                <c:pt idx="3808">
                  <c:v>5.4290000000000003</c:v>
                </c:pt>
                <c:pt idx="3809">
                  <c:v>5.6040000000000001</c:v>
                </c:pt>
                <c:pt idx="3810">
                  <c:v>4.7930000000000001</c:v>
                </c:pt>
                <c:pt idx="3811">
                  <c:v>4.7750000000000004</c:v>
                </c:pt>
                <c:pt idx="3812">
                  <c:v>4.7</c:v>
                </c:pt>
                <c:pt idx="3813">
                  <c:v>4.1980000000000004</c:v>
                </c:pt>
                <c:pt idx="3814">
                  <c:v>3.6280000000000001</c:v>
                </c:pt>
                <c:pt idx="3815">
                  <c:v>3.2029999999999998</c:v>
                </c:pt>
                <c:pt idx="3816">
                  <c:v>3</c:v>
                </c:pt>
                <c:pt idx="3817">
                  <c:v>2.9060000000000001</c:v>
                </c:pt>
                <c:pt idx="3818">
                  <c:v>2.9969999999999999</c:v>
                </c:pt>
                <c:pt idx="3819">
                  <c:v>4.5049999999999999</c:v>
                </c:pt>
                <c:pt idx="3820">
                  <c:v>5.1680000000000001</c:v>
                </c:pt>
                <c:pt idx="3821">
                  <c:v>12.018000000000001</c:v>
                </c:pt>
                <c:pt idx="3822">
                  <c:v>5.2309999999999999</c:v>
                </c:pt>
                <c:pt idx="3823">
                  <c:v>3.552</c:v>
                </c:pt>
                <c:pt idx="3824">
                  <c:v>3.056</c:v>
                </c:pt>
                <c:pt idx="3826">
                  <c:v>2.294</c:v>
                </c:pt>
                <c:pt idx="3827">
                  <c:v>2.2869999999999999</c:v>
                </c:pt>
                <c:pt idx="3828">
                  <c:v>2.44</c:v>
                </c:pt>
                <c:pt idx="3829">
                  <c:v>2.5840000000000001</c:v>
                </c:pt>
                <c:pt idx="3830">
                  <c:v>2.609</c:v>
                </c:pt>
                <c:pt idx="3831">
                  <c:v>2.6190000000000002</c:v>
                </c:pt>
                <c:pt idx="3832">
                  <c:v>2.468</c:v>
                </c:pt>
                <c:pt idx="3833">
                  <c:v>2.3319999999999999</c:v>
                </c:pt>
                <c:pt idx="3834">
                  <c:v>1.9159999999999999</c:v>
                </c:pt>
                <c:pt idx="3835">
                  <c:v>2</c:v>
                </c:pt>
                <c:pt idx="3836">
                  <c:v>2.0920000000000001</c:v>
                </c:pt>
                <c:pt idx="3837">
                  <c:v>2.2469999999999999</c:v>
                </c:pt>
                <c:pt idx="3838">
                  <c:v>2.5760000000000001</c:v>
                </c:pt>
                <c:pt idx="3839">
                  <c:v>2.0070000000000001</c:v>
                </c:pt>
                <c:pt idx="3840">
                  <c:v>1.944</c:v>
                </c:pt>
                <c:pt idx="3841">
                  <c:v>2.101</c:v>
                </c:pt>
                <c:pt idx="3842">
                  <c:v>2.0699999999999998</c:v>
                </c:pt>
                <c:pt idx="3843">
                  <c:v>1.825</c:v>
                </c:pt>
                <c:pt idx="3844">
                  <c:v>1.74</c:v>
                </c:pt>
                <c:pt idx="3845">
                  <c:v>1.869</c:v>
                </c:pt>
                <c:pt idx="3846">
                  <c:v>5.3650000000000002</c:v>
                </c:pt>
                <c:pt idx="3847">
                  <c:v>5.5</c:v>
                </c:pt>
                <c:pt idx="3848">
                  <c:v>2.8980000000000001</c:v>
                </c:pt>
                <c:pt idx="3849">
                  <c:v>2.3809999999999998</c:v>
                </c:pt>
                <c:pt idx="3850">
                  <c:v>2.0550000000000002</c:v>
                </c:pt>
                <c:pt idx="3851">
                  <c:v>1.877</c:v>
                </c:pt>
                <c:pt idx="3852">
                  <c:v>2.0369999999999999</c:v>
                </c:pt>
                <c:pt idx="3853">
                  <c:v>2.1150000000000002</c:v>
                </c:pt>
                <c:pt idx="3854">
                  <c:v>3.5750000000000002</c:v>
                </c:pt>
                <c:pt idx="3855">
                  <c:v>3.5550000000000002</c:v>
                </c:pt>
                <c:pt idx="3856">
                  <c:v>4.3419999999999996</c:v>
                </c:pt>
                <c:pt idx="3857">
                  <c:v>3.5859999999999999</c:v>
                </c:pt>
                <c:pt idx="3858">
                  <c:v>3.4729999999999999</c:v>
                </c:pt>
                <c:pt idx="3859">
                  <c:v>16.803000000000001</c:v>
                </c:pt>
                <c:pt idx="3860">
                  <c:v>5.984</c:v>
                </c:pt>
                <c:pt idx="3861">
                  <c:v>31.721</c:v>
                </c:pt>
                <c:pt idx="3862">
                  <c:v>20.946999999999999</c:v>
                </c:pt>
                <c:pt idx="3863">
                  <c:v>15.138</c:v>
                </c:pt>
                <c:pt idx="3864">
                  <c:v>25.202999999999999</c:v>
                </c:pt>
                <c:pt idx="3865">
                  <c:v>15.266999999999999</c:v>
                </c:pt>
                <c:pt idx="3866">
                  <c:v>12.589</c:v>
                </c:pt>
                <c:pt idx="3867">
                  <c:v>11.571</c:v>
                </c:pt>
                <c:pt idx="3868">
                  <c:v>9.1509999999999998</c:v>
                </c:pt>
                <c:pt idx="3869">
                  <c:v>13.093</c:v>
                </c:pt>
                <c:pt idx="3870">
                  <c:v>24.791</c:v>
                </c:pt>
                <c:pt idx="3871">
                  <c:v>24.26</c:v>
                </c:pt>
                <c:pt idx="3872">
                  <c:v>14.651999999999999</c:v>
                </c:pt>
                <c:pt idx="3873">
                  <c:v>14.202</c:v>
                </c:pt>
                <c:pt idx="3874">
                  <c:v>18.163</c:v>
                </c:pt>
                <c:pt idx="3875">
                  <c:v>14.753</c:v>
                </c:pt>
                <c:pt idx="3876">
                  <c:v>13.967000000000001</c:v>
                </c:pt>
                <c:pt idx="3877">
                  <c:v>13.381</c:v>
                </c:pt>
                <c:pt idx="3878">
                  <c:v>15.462</c:v>
                </c:pt>
                <c:pt idx="3879">
                  <c:v>15.343999999999999</c:v>
                </c:pt>
                <c:pt idx="3880">
                  <c:v>31.707999999999998</c:v>
                </c:pt>
                <c:pt idx="3881">
                  <c:v>24.908999999999999</c:v>
                </c:pt>
                <c:pt idx="3882">
                  <c:v>21.617999999999999</c:v>
                </c:pt>
                <c:pt idx="3883">
                  <c:v>20.399999999999999</c:v>
                </c:pt>
                <c:pt idx="3884">
                  <c:v>19.391999999999999</c:v>
                </c:pt>
                <c:pt idx="3885">
                  <c:v>16.692</c:v>
                </c:pt>
                <c:pt idx="3886">
                  <c:v>17.545000000000002</c:v>
                </c:pt>
                <c:pt idx="3887">
                  <c:v>16.933</c:v>
                </c:pt>
                <c:pt idx="3888">
                  <c:v>62.624000000000002</c:v>
                </c:pt>
                <c:pt idx="3890">
                  <c:v>31.771000000000001</c:v>
                </c:pt>
                <c:pt idx="3891">
                  <c:v>33.338000000000001</c:v>
                </c:pt>
                <c:pt idx="3892">
                  <c:v>30.457999999999998</c:v>
                </c:pt>
                <c:pt idx="3893">
                  <c:v>39.947000000000003</c:v>
                </c:pt>
                <c:pt idx="3894">
                  <c:v>34.054000000000002</c:v>
                </c:pt>
                <c:pt idx="3895">
                  <c:v>31.440999999999999</c:v>
                </c:pt>
                <c:pt idx="3896">
                  <c:v>30.605</c:v>
                </c:pt>
                <c:pt idx="3897">
                  <c:v>31.202999999999999</c:v>
                </c:pt>
                <c:pt idx="3898">
                  <c:v>28.373999999999999</c:v>
                </c:pt>
                <c:pt idx="3899">
                  <c:v>28.536999999999999</c:v>
                </c:pt>
                <c:pt idx="3900">
                  <c:v>24.783999999999999</c:v>
                </c:pt>
                <c:pt idx="3901">
                  <c:v>25.687999999999999</c:v>
                </c:pt>
                <c:pt idx="3902">
                  <c:v>25.986999999999998</c:v>
                </c:pt>
                <c:pt idx="3903">
                  <c:v>42.72</c:v>
                </c:pt>
                <c:pt idx="3904">
                  <c:v>92.414000000000001</c:v>
                </c:pt>
                <c:pt idx="3905">
                  <c:v>100.239</c:v>
                </c:pt>
                <c:pt idx="3906">
                  <c:v>149.018</c:v>
                </c:pt>
                <c:pt idx="3907">
                  <c:v>103.914</c:v>
                </c:pt>
                <c:pt idx="3908">
                  <c:v>83.054000000000002</c:v>
                </c:pt>
                <c:pt idx="3909">
                  <c:v>75.867999999999995</c:v>
                </c:pt>
                <c:pt idx="3910">
                  <c:v>68.879000000000005</c:v>
                </c:pt>
                <c:pt idx="3911">
                  <c:v>73.951999999999998</c:v>
                </c:pt>
                <c:pt idx="3912">
                  <c:v>62.777000000000001</c:v>
                </c:pt>
                <c:pt idx="3913">
                  <c:v>57.014000000000003</c:v>
                </c:pt>
                <c:pt idx="3914">
                  <c:v>65.537999999999997</c:v>
                </c:pt>
                <c:pt idx="3915">
                  <c:v>123.38800000000001</c:v>
                </c:pt>
                <c:pt idx="3916">
                  <c:v>85.682000000000002</c:v>
                </c:pt>
                <c:pt idx="3917">
                  <c:v>138.85499999999999</c:v>
                </c:pt>
                <c:pt idx="3918">
                  <c:v>113.877</c:v>
                </c:pt>
                <c:pt idx="3919">
                  <c:v>112.239</c:v>
                </c:pt>
                <c:pt idx="3920">
                  <c:v>110.934</c:v>
                </c:pt>
                <c:pt idx="3921">
                  <c:v>99.784000000000006</c:v>
                </c:pt>
                <c:pt idx="3922">
                  <c:v>92.337000000000003</c:v>
                </c:pt>
                <c:pt idx="3923">
                  <c:v>65.248999999999995</c:v>
                </c:pt>
                <c:pt idx="3924">
                  <c:v>63.177</c:v>
                </c:pt>
                <c:pt idx="3925">
                  <c:v>98.489000000000004</c:v>
                </c:pt>
                <c:pt idx="3926">
                  <c:v>136.542</c:v>
                </c:pt>
                <c:pt idx="3927">
                  <c:v>108.078</c:v>
                </c:pt>
                <c:pt idx="3928">
                  <c:v>84.596000000000004</c:v>
                </c:pt>
                <c:pt idx="3929">
                  <c:v>74.802000000000007</c:v>
                </c:pt>
                <c:pt idx="3930">
                  <c:v>81.959000000000003</c:v>
                </c:pt>
                <c:pt idx="3931">
                  <c:v>87.334000000000003</c:v>
                </c:pt>
                <c:pt idx="3932">
                  <c:v>70.275999999999996</c:v>
                </c:pt>
                <c:pt idx="3933">
                  <c:v>77.055999999999997</c:v>
                </c:pt>
                <c:pt idx="3934">
                  <c:v>66.948999999999998</c:v>
                </c:pt>
                <c:pt idx="3935">
                  <c:v>62.56</c:v>
                </c:pt>
                <c:pt idx="3936">
                  <c:v>56.024999999999999</c:v>
                </c:pt>
                <c:pt idx="3937">
                  <c:v>49.091000000000001</c:v>
                </c:pt>
                <c:pt idx="3938">
                  <c:v>41.892000000000003</c:v>
                </c:pt>
                <c:pt idx="3939">
                  <c:v>40.052</c:v>
                </c:pt>
                <c:pt idx="3940">
                  <c:v>38.637</c:v>
                </c:pt>
                <c:pt idx="3941">
                  <c:v>37.014000000000003</c:v>
                </c:pt>
                <c:pt idx="3942">
                  <c:v>38.103999999999999</c:v>
                </c:pt>
                <c:pt idx="3943">
                  <c:v>34.558</c:v>
                </c:pt>
                <c:pt idx="3944">
                  <c:v>33.017000000000003</c:v>
                </c:pt>
                <c:pt idx="3945">
                  <c:v>31.227</c:v>
                </c:pt>
                <c:pt idx="3946">
                  <c:v>32.718000000000004</c:v>
                </c:pt>
                <c:pt idx="3947">
                  <c:v>32.488999999999997</c:v>
                </c:pt>
                <c:pt idx="3948">
                  <c:v>51.066000000000003</c:v>
                </c:pt>
                <c:pt idx="3949">
                  <c:v>35.915999999999997</c:v>
                </c:pt>
                <c:pt idx="3950">
                  <c:v>33.537999999999997</c:v>
                </c:pt>
                <c:pt idx="3951">
                  <c:v>31.791</c:v>
                </c:pt>
                <c:pt idx="3952">
                  <c:v>31.302</c:v>
                </c:pt>
                <c:pt idx="3954">
                  <c:v>29.948</c:v>
                </c:pt>
                <c:pt idx="3955">
                  <c:v>29.03</c:v>
                </c:pt>
                <c:pt idx="3956">
                  <c:v>56.316000000000003</c:v>
                </c:pt>
                <c:pt idx="3957">
                  <c:v>67.450999999999993</c:v>
                </c:pt>
                <c:pt idx="3958">
                  <c:v>93.058000000000007</c:v>
                </c:pt>
                <c:pt idx="3959">
                  <c:v>62.671999999999997</c:v>
                </c:pt>
                <c:pt idx="3960">
                  <c:v>56.204999999999998</c:v>
                </c:pt>
                <c:pt idx="3961">
                  <c:v>50.667000000000002</c:v>
                </c:pt>
                <c:pt idx="3962">
                  <c:v>44.176000000000002</c:v>
                </c:pt>
                <c:pt idx="3963">
                  <c:v>39.506999999999998</c:v>
                </c:pt>
                <c:pt idx="3964">
                  <c:v>37.173999999999999</c:v>
                </c:pt>
                <c:pt idx="3965">
                  <c:v>35.008000000000003</c:v>
                </c:pt>
                <c:pt idx="3966">
                  <c:v>33.499000000000002</c:v>
                </c:pt>
                <c:pt idx="3967">
                  <c:v>32.023000000000003</c:v>
                </c:pt>
                <c:pt idx="3968">
                  <c:v>30.33</c:v>
                </c:pt>
                <c:pt idx="3969">
                  <c:v>30.029</c:v>
                </c:pt>
                <c:pt idx="3970">
                  <c:v>29.173999999999999</c:v>
                </c:pt>
                <c:pt idx="3971">
                  <c:v>28.065000000000001</c:v>
                </c:pt>
                <c:pt idx="3972">
                  <c:v>26.645</c:v>
                </c:pt>
                <c:pt idx="3973">
                  <c:v>24.709</c:v>
                </c:pt>
                <c:pt idx="3974">
                  <c:v>23.448</c:v>
                </c:pt>
                <c:pt idx="3975">
                  <c:v>23.225999999999999</c:v>
                </c:pt>
                <c:pt idx="3976">
                  <c:v>22.600999999999999</c:v>
                </c:pt>
                <c:pt idx="3977">
                  <c:v>23.658999999999999</c:v>
                </c:pt>
                <c:pt idx="3978">
                  <c:v>23.696000000000002</c:v>
                </c:pt>
                <c:pt idx="3979">
                  <c:v>21.276</c:v>
                </c:pt>
                <c:pt idx="3980">
                  <c:v>20.869</c:v>
                </c:pt>
                <c:pt idx="3981">
                  <c:v>22.672999999999998</c:v>
                </c:pt>
                <c:pt idx="3982">
                  <c:v>20.21</c:v>
                </c:pt>
                <c:pt idx="3983">
                  <c:v>19.082999999999998</c:v>
                </c:pt>
                <c:pt idx="3986">
                  <c:v>18.088999999999999</c:v>
                </c:pt>
                <c:pt idx="3987">
                  <c:v>17.646000000000001</c:v>
                </c:pt>
                <c:pt idx="3988">
                  <c:v>16.734000000000002</c:v>
                </c:pt>
                <c:pt idx="3989">
                  <c:v>16.097000000000001</c:v>
                </c:pt>
                <c:pt idx="3990">
                  <c:v>15.526</c:v>
                </c:pt>
                <c:pt idx="3991">
                  <c:v>15.206</c:v>
                </c:pt>
                <c:pt idx="3992">
                  <c:v>14.673999999999999</c:v>
                </c:pt>
                <c:pt idx="3993">
                  <c:v>13.999000000000001</c:v>
                </c:pt>
                <c:pt idx="3994">
                  <c:v>13.803000000000001</c:v>
                </c:pt>
                <c:pt idx="3995">
                  <c:v>13.45</c:v>
                </c:pt>
                <c:pt idx="3996">
                  <c:v>13.021000000000001</c:v>
                </c:pt>
                <c:pt idx="3997">
                  <c:v>14.448</c:v>
                </c:pt>
                <c:pt idx="3998">
                  <c:v>14.473000000000001</c:v>
                </c:pt>
                <c:pt idx="3999">
                  <c:v>12.647</c:v>
                </c:pt>
                <c:pt idx="4000">
                  <c:v>11.986000000000001</c:v>
                </c:pt>
                <c:pt idx="4001">
                  <c:v>11.704000000000001</c:v>
                </c:pt>
                <c:pt idx="4002">
                  <c:v>11.678000000000001</c:v>
                </c:pt>
                <c:pt idx="4003">
                  <c:v>11.705</c:v>
                </c:pt>
                <c:pt idx="4004">
                  <c:v>11.679</c:v>
                </c:pt>
                <c:pt idx="4005">
                  <c:v>11.721</c:v>
                </c:pt>
                <c:pt idx="4006">
                  <c:v>11.569000000000001</c:v>
                </c:pt>
                <c:pt idx="4007">
                  <c:v>11.327999999999999</c:v>
                </c:pt>
                <c:pt idx="4008">
                  <c:v>11.086</c:v>
                </c:pt>
                <c:pt idx="4009">
                  <c:v>11.042</c:v>
                </c:pt>
                <c:pt idx="4010">
                  <c:v>10.707000000000001</c:v>
                </c:pt>
                <c:pt idx="4011">
                  <c:v>10.462999999999999</c:v>
                </c:pt>
                <c:pt idx="4012">
                  <c:v>10.288</c:v>
                </c:pt>
                <c:pt idx="4013">
                  <c:v>10.175000000000001</c:v>
                </c:pt>
                <c:pt idx="4014">
                  <c:v>10.023999999999999</c:v>
                </c:pt>
                <c:pt idx="4015">
                  <c:v>9.8759999999999994</c:v>
                </c:pt>
                <c:pt idx="4018">
                  <c:v>9.8670000000000009</c:v>
                </c:pt>
                <c:pt idx="4019">
                  <c:v>9.7360000000000007</c:v>
                </c:pt>
                <c:pt idx="4020">
                  <c:v>9.0820000000000007</c:v>
                </c:pt>
                <c:pt idx="4021">
                  <c:v>8.9139999999999997</c:v>
                </c:pt>
                <c:pt idx="4022">
                  <c:v>8.9329999999999998</c:v>
                </c:pt>
                <c:pt idx="4023">
                  <c:v>8.7170000000000005</c:v>
                </c:pt>
                <c:pt idx="4024">
                  <c:v>8.6259999999999994</c:v>
                </c:pt>
                <c:pt idx="4025">
                  <c:v>8.625</c:v>
                </c:pt>
                <c:pt idx="4026">
                  <c:v>8.6180000000000003</c:v>
                </c:pt>
                <c:pt idx="4027">
                  <c:v>8.65</c:v>
                </c:pt>
                <c:pt idx="4028">
                  <c:v>8.6310000000000002</c:v>
                </c:pt>
                <c:pt idx="4029">
                  <c:v>8.3979999999999997</c:v>
                </c:pt>
                <c:pt idx="4030">
                  <c:v>8.1159999999999997</c:v>
                </c:pt>
                <c:pt idx="4031">
                  <c:v>7.7839999999999998</c:v>
                </c:pt>
                <c:pt idx="4032">
                  <c:v>7.673</c:v>
                </c:pt>
                <c:pt idx="4033">
                  <c:v>7.5309999999999997</c:v>
                </c:pt>
                <c:pt idx="4034">
                  <c:v>7.484</c:v>
                </c:pt>
                <c:pt idx="4035">
                  <c:v>7.35</c:v>
                </c:pt>
                <c:pt idx="4036">
                  <c:v>7.415</c:v>
                </c:pt>
                <c:pt idx="4037">
                  <c:v>7.4059999999999997</c:v>
                </c:pt>
                <c:pt idx="4038">
                  <c:v>7.1130000000000004</c:v>
                </c:pt>
                <c:pt idx="4039">
                  <c:v>7.18</c:v>
                </c:pt>
                <c:pt idx="4040">
                  <c:v>7.0540000000000003</c:v>
                </c:pt>
                <c:pt idx="4041">
                  <c:v>6.9290000000000003</c:v>
                </c:pt>
                <c:pt idx="4042">
                  <c:v>6.8769999999999998</c:v>
                </c:pt>
                <c:pt idx="4043">
                  <c:v>6.6040000000000001</c:v>
                </c:pt>
                <c:pt idx="4044">
                  <c:v>6.4930000000000003</c:v>
                </c:pt>
                <c:pt idx="4045">
                  <c:v>6.5449999999999999</c:v>
                </c:pt>
                <c:pt idx="4046">
                  <c:v>6.5069999999999997</c:v>
                </c:pt>
                <c:pt idx="4050">
                  <c:v>6.5140000000000002</c:v>
                </c:pt>
                <c:pt idx="4051">
                  <c:v>6.55</c:v>
                </c:pt>
                <c:pt idx="4052">
                  <c:v>6.5880000000000001</c:v>
                </c:pt>
                <c:pt idx="4053">
                  <c:v>6.44</c:v>
                </c:pt>
                <c:pt idx="4054">
                  <c:v>6.5359999999999996</c:v>
                </c:pt>
                <c:pt idx="4055">
                  <c:v>6.3419999999999996</c:v>
                </c:pt>
                <c:pt idx="4056">
                  <c:v>6.3689999999999998</c:v>
                </c:pt>
                <c:pt idx="4057">
                  <c:v>6.1390000000000002</c:v>
                </c:pt>
                <c:pt idx="4058">
                  <c:v>6.0620000000000003</c:v>
                </c:pt>
                <c:pt idx="4059">
                  <c:v>6.4109999999999996</c:v>
                </c:pt>
                <c:pt idx="4060">
                  <c:v>6.3140000000000001</c:v>
                </c:pt>
                <c:pt idx="4061">
                  <c:v>6.109</c:v>
                </c:pt>
                <c:pt idx="4062">
                  <c:v>6.0659999999999998</c:v>
                </c:pt>
                <c:pt idx="4063">
                  <c:v>5.9480000000000004</c:v>
                </c:pt>
                <c:pt idx="4064">
                  <c:v>5.9450000000000003</c:v>
                </c:pt>
                <c:pt idx="4065">
                  <c:v>5.8280000000000003</c:v>
                </c:pt>
                <c:pt idx="4066">
                  <c:v>5.6970000000000001</c:v>
                </c:pt>
                <c:pt idx="4067">
                  <c:v>5.6520000000000001</c:v>
                </c:pt>
                <c:pt idx="4068">
                  <c:v>5.6449999999999996</c:v>
                </c:pt>
                <c:pt idx="4069">
                  <c:v>5.7530000000000001</c:v>
                </c:pt>
                <c:pt idx="4070">
                  <c:v>5.6130000000000004</c:v>
                </c:pt>
                <c:pt idx="4071">
                  <c:v>5.6050000000000004</c:v>
                </c:pt>
                <c:pt idx="4072">
                  <c:v>5.4610000000000003</c:v>
                </c:pt>
                <c:pt idx="4073">
                  <c:v>5.3860000000000001</c:v>
                </c:pt>
                <c:pt idx="4074">
                  <c:v>5.3029999999999999</c:v>
                </c:pt>
                <c:pt idx="4075">
                  <c:v>5.359</c:v>
                </c:pt>
                <c:pt idx="4076">
                  <c:v>5.3650000000000002</c:v>
                </c:pt>
                <c:pt idx="4077">
                  <c:v>5.3979999999999997</c:v>
                </c:pt>
                <c:pt idx="4078">
                  <c:v>5.4059999999999997</c:v>
                </c:pt>
                <c:pt idx="4079">
                  <c:v>5.4669999999999996</c:v>
                </c:pt>
                <c:pt idx="4082">
                  <c:v>5.3979999999999997</c:v>
                </c:pt>
                <c:pt idx="4083">
                  <c:v>5.3129999999999997</c:v>
                </c:pt>
                <c:pt idx="4084">
                  <c:v>5.3079999999999998</c:v>
                </c:pt>
                <c:pt idx="4085">
                  <c:v>5.1210000000000004</c:v>
                </c:pt>
                <c:pt idx="4086">
                  <c:v>5.2430000000000003</c:v>
                </c:pt>
                <c:pt idx="4087">
                  <c:v>6.1790000000000003</c:v>
                </c:pt>
                <c:pt idx="4088">
                  <c:v>7.0170000000000003</c:v>
                </c:pt>
                <c:pt idx="4089">
                  <c:v>6.28</c:v>
                </c:pt>
                <c:pt idx="4090">
                  <c:v>5.6980000000000004</c:v>
                </c:pt>
                <c:pt idx="4091">
                  <c:v>5.5309999999999997</c:v>
                </c:pt>
                <c:pt idx="4092">
                  <c:v>5.4859999999999998</c:v>
                </c:pt>
                <c:pt idx="4093">
                  <c:v>5.423</c:v>
                </c:pt>
                <c:pt idx="4094">
                  <c:v>5.2939999999999996</c:v>
                </c:pt>
                <c:pt idx="4095">
                  <c:v>5.3730000000000002</c:v>
                </c:pt>
                <c:pt idx="4096">
                  <c:v>5.3419999999999996</c:v>
                </c:pt>
                <c:pt idx="4097">
                  <c:v>5.2679999999999998</c:v>
                </c:pt>
                <c:pt idx="4098">
                  <c:v>5.1639999999999997</c:v>
                </c:pt>
                <c:pt idx="4099">
                  <c:v>5.016</c:v>
                </c:pt>
                <c:pt idx="4100">
                  <c:v>5.0060000000000002</c:v>
                </c:pt>
                <c:pt idx="4101">
                  <c:v>4.9640000000000004</c:v>
                </c:pt>
                <c:pt idx="4102">
                  <c:v>4.8819999999999997</c:v>
                </c:pt>
                <c:pt idx="4103">
                  <c:v>4.7640000000000002</c:v>
                </c:pt>
                <c:pt idx="4104">
                  <c:v>4.7869999999999999</c:v>
                </c:pt>
                <c:pt idx="4105">
                  <c:v>4.8239999999999998</c:v>
                </c:pt>
                <c:pt idx="4106">
                  <c:v>5.1280000000000001</c:v>
                </c:pt>
                <c:pt idx="4107">
                  <c:v>4.9969999999999999</c:v>
                </c:pt>
                <c:pt idx="4108">
                  <c:v>4.7850000000000001</c:v>
                </c:pt>
                <c:pt idx="4109">
                  <c:v>4.6989999999999998</c:v>
                </c:pt>
                <c:pt idx="4110">
                  <c:v>4.6100000000000003</c:v>
                </c:pt>
                <c:pt idx="4114">
                  <c:v>4.5780000000000003</c:v>
                </c:pt>
                <c:pt idx="4115">
                  <c:v>4.3179999999999996</c:v>
                </c:pt>
                <c:pt idx="4116">
                  <c:v>4.2350000000000003</c:v>
                </c:pt>
                <c:pt idx="4117">
                  <c:v>4.0190000000000001</c:v>
                </c:pt>
                <c:pt idx="4118">
                  <c:v>3.9350000000000001</c:v>
                </c:pt>
                <c:pt idx="4119">
                  <c:v>3.952</c:v>
                </c:pt>
                <c:pt idx="4120">
                  <c:v>3.7789999999999999</c:v>
                </c:pt>
                <c:pt idx="4121">
                  <c:v>3.8519999999999999</c:v>
                </c:pt>
                <c:pt idx="4122">
                  <c:v>4.1849999999999996</c:v>
                </c:pt>
                <c:pt idx="4123">
                  <c:v>3.915</c:v>
                </c:pt>
                <c:pt idx="4124">
                  <c:v>3.6179999999999999</c:v>
                </c:pt>
                <c:pt idx="4125">
                  <c:v>3.391</c:v>
                </c:pt>
                <c:pt idx="4126">
                  <c:v>3.4609999999999999</c:v>
                </c:pt>
                <c:pt idx="4127">
                  <c:v>3.5470000000000002</c:v>
                </c:pt>
                <c:pt idx="4128">
                  <c:v>3.4780000000000002</c:v>
                </c:pt>
                <c:pt idx="4129">
                  <c:v>4.0229999999999997</c:v>
                </c:pt>
                <c:pt idx="4130">
                  <c:v>4.4210000000000003</c:v>
                </c:pt>
                <c:pt idx="4131">
                  <c:v>4.6509999999999998</c:v>
                </c:pt>
                <c:pt idx="4132">
                  <c:v>4.3810000000000002</c:v>
                </c:pt>
                <c:pt idx="4133">
                  <c:v>4.202</c:v>
                </c:pt>
                <c:pt idx="4134">
                  <c:v>4.1180000000000003</c:v>
                </c:pt>
                <c:pt idx="4135">
                  <c:v>3.923</c:v>
                </c:pt>
                <c:pt idx="4136">
                  <c:v>3.931</c:v>
                </c:pt>
                <c:pt idx="4137">
                  <c:v>4.226</c:v>
                </c:pt>
                <c:pt idx="4138">
                  <c:v>3.9609999999999999</c:v>
                </c:pt>
                <c:pt idx="4139">
                  <c:v>3.7370000000000001</c:v>
                </c:pt>
                <c:pt idx="4140">
                  <c:v>3.738</c:v>
                </c:pt>
                <c:pt idx="4141">
                  <c:v>3.601</c:v>
                </c:pt>
                <c:pt idx="4142">
                  <c:v>3.5590000000000002</c:v>
                </c:pt>
                <c:pt idx="4143">
                  <c:v>3.4390000000000001</c:v>
                </c:pt>
                <c:pt idx="4146">
                  <c:v>5.4249999999999998</c:v>
                </c:pt>
                <c:pt idx="4147">
                  <c:v>4.3179999999999996</c:v>
                </c:pt>
                <c:pt idx="4148">
                  <c:v>4.0110000000000001</c:v>
                </c:pt>
                <c:pt idx="4149">
                  <c:v>3.8879999999999999</c:v>
                </c:pt>
                <c:pt idx="4150">
                  <c:v>3.85</c:v>
                </c:pt>
                <c:pt idx="4151">
                  <c:v>3.7629999999999999</c:v>
                </c:pt>
                <c:pt idx="4152">
                  <c:v>3.637</c:v>
                </c:pt>
                <c:pt idx="4153">
                  <c:v>3.38</c:v>
                </c:pt>
                <c:pt idx="4154">
                  <c:v>3.1419999999999999</c:v>
                </c:pt>
                <c:pt idx="4155">
                  <c:v>3.343</c:v>
                </c:pt>
                <c:pt idx="4156">
                  <c:v>3.375</c:v>
                </c:pt>
                <c:pt idx="4157">
                  <c:v>3.3740000000000001</c:v>
                </c:pt>
                <c:pt idx="4158">
                  <c:v>3.2709999999999999</c:v>
                </c:pt>
                <c:pt idx="4159">
                  <c:v>3.0630000000000002</c:v>
                </c:pt>
                <c:pt idx="4160">
                  <c:v>3.3</c:v>
                </c:pt>
                <c:pt idx="4161">
                  <c:v>3.0249999999999999</c:v>
                </c:pt>
                <c:pt idx="4162">
                  <c:v>2.9820000000000002</c:v>
                </c:pt>
                <c:pt idx="4163">
                  <c:v>2.9580000000000002</c:v>
                </c:pt>
                <c:pt idx="4164">
                  <c:v>3.0150000000000001</c:v>
                </c:pt>
                <c:pt idx="4165">
                  <c:v>3</c:v>
                </c:pt>
                <c:pt idx="4166">
                  <c:v>3.3319999999999999</c:v>
                </c:pt>
                <c:pt idx="4167">
                  <c:v>2.9129999999999998</c:v>
                </c:pt>
                <c:pt idx="4168">
                  <c:v>2.8519999999999999</c:v>
                </c:pt>
                <c:pt idx="4169">
                  <c:v>2.9039999999999999</c:v>
                </c:pt>
                <c:pt idx="4170">
                  <c:v>2.9729999999999999</c:v>
                </c:pt>
                <c:pt idx="4171">
                  <c:v>2.875</c:v>
                </c:pt>
                <c:pt idx="4172">
                  <c:v>2.8220000000000001</c:v>
                </c:pt>
                <c:pt idx="4173">
                  <c:v>2.7309999999999999</c:v>
                </c:pt>
                <c:pt idx="4174">
                  <c:v>2.6669999999999998</c:v>
                </c:pt>
                <c:pt idx="4175">
                  <c:v>2.3759999999999999</c:v>
                </c:pt>
                <c:pt idx="4178">
                  <c:v>2.226</c:v>
                </c:pt>
                <c:pt idx="4179">
                  <c:v>2.4329999999999998</c:v>
                </c:pt>
                <c:pt idx="4180">
                  <c:v>2.3559999999999999</c:v>
                </c:pt>
                <c:pt idx="4181">
                  <c:v>2.246</c:v>
                </c:pt>
                <c:pt idx="4182">
                  <c:v>2.2050000000000001</c:v>
                </c:pt>
                <c:pt idx="4183">
                  <c:v>2.2679999999999998</c:v>
                </c:pt>
                <c:pt idx="4184">
                  <c:v>2.2189999999999999</c:v>
                </c:pt>
                <c:pt idx="4185">
                  <c:v>2.117</c:v>
                </c:pt>
                <c:pt idx="4186">
                  <c:v>1.875</c:v>
                </c:pt>
                <c:pt idx="4187">
                  <c:v>1.8480000000000001</c:v>
                </c:pt>
                <c:pt idx="4188">
                  <c:v>1.6439999999999999</c:v>
                </c:pt>
                <c:pt idx="4189">
                  <c:v>1.544</c:v>
                </c:pt>
                <c:pt idx="4190">
                  <c:v>1.6040000000000001</c:v>
                </c:pt>
                <c:pt idx="4191">
                  <c:v>1.4339999999999999</c:v>
                </c:pt>
                <c:pt idx="4192">
                  <c:v>1.488</c:v>
                </c:pt>
                <c:pt idx="4193">
                  <c:v>1.4259999999999999</c:v>
                </c:pt>
                <c:pt idx="4194">
                  <c:v>1.1830000000000001</c:v>
                </c:pt>
                <c:pt idx="4195">
                  <c:v>1.222</c:v>
                </c:pt>
                <c:pt idx="4196">
                  <c:v>1.302</c:v>
                </c:pt>
                <c:pt idx="4197">
                  <c:v>1.238</c:v>
                </c:pt>
                <c:pt idx="4198">
                  <c:v>1.202</c:v>
                </c:pt>
                <c:pt idx="4199">
                  <c:v>1.393</c:v>
                </c:pt>
                <c:pt idx="4200">
                  <c:v>1.323</c:v>
                </c:pt>
                <c:pt idx="4201">
                  <c:v>1.373</c:v>
                </c:pt>
                <c:pt idx="4202">
                  <c:v>5.7590000000000003</c:v>
                </c:pt>
                <c:pt idx="4203">
                  <c:v>6.1050000000000004</c:v>
                </c:pt>
                <c:pt idx="4204">
                  <c:v>2.7949999999999999</c:v>
                </c:pt>
                <c:pt idx="4205">
                  <c:v>2.391</c:v>
                </c:pt>
                <c:pt idx="4206">
                  <c:v>2.4119999999999999</c:v>
                </c:pt>
                <c:pt idx="4207">
                  <c:v>11.36</c:v>
                </c:pt>
                <c:pt idx="4208">
                  <c:v>7.6779999999999999</c:v>
                </c:pt>
                <c:pt idx="4210">
                  <c:v>2.3260000000000001</c:v>
                </c:pt>
                <c:pt idx="4211">
                  <c:v>1.732</c:v>
                </c:pt>
                <c:pt idx="4212">
                  <c:v>1.32</c:v>
                </c:pt>
                <c:pt idx="4213">
                  <c:v>1.048</c:v>
                </c:pt>
                <c:pt idx="4214">
                  <c:v>1.0289999999999999</c:v>
                </c:pt>
                <c:pt idx="4215">
                  <c:v>1.0780000000000001</c:v>
                </c:pt>
                <c:pt idx="4216">
                  <c:v>2.5720000000000001</c:v>
                </c:pt>
                <c:pt idx="4217">
                  <c:v>16.202000000000002</c:v>
                </c:pt>
                <c:pt idx="4218">
                  <c:v>3.823</c:v>
                </c:pt>
                <c:pt idx="4219">
                  <c:v>2.6640000000000001</c:v>
                </c:pt>
                <c:pt idx="4220">
                  <c:v>2.6019999999999999</c:v>
                </c:pt>
                <c:pt idx="4221">
                  <c:v>1.7809999999999999</c:v>
                </c:pt>
                <c:pt idx="4222">
                  <c:v>3.3450000000000002</c:v>
                </c:pt>
                <c:pt idx="4223">
                  <c:v>2.589</c:v>
                </c:pt>
                <c:pt idx="4224">
                  <c:v>5.3470000000000004</c:v>
                </c:pt>
                <c:pt idx="4225">
                  <c:v>22.166</c:v>
                </c:pt>
                <c:pt idx="4226">
                  <c:v>5.0220000000000002</c:v>
                </c:pt>
                <c:pt idx="4227">
                  <c:v>7.1870000000000003</c:v>
                </c:pt>
                <c:pt idx="4228">
                  <c:v>6.4189999999999996</c:v>
                </c:pt>
                <c:pt idx="4229">
                  <c:v>5.7229999999999999</c:v>
                </c:pt>
                <c:pt idx="4230">
                  <c:v>5.1769999999999996</c:v>
                </c:pt>
                <c:pt idx="4231">
                  <c:v>10.971</c:v>
                </c:pt>
                <c:pt idx="4232">
                  <c:v>8.5370000000000008</c:v>
                </c:pt>
                <c:pt idx="4233">
                  <c:v>6.226</c:v>
                </c:pt>
                <c:pt idx="4234">
                  <c:v>6.2809999999999997</c:v>
                </c:pt>
                <c:pt idx="4235">
                  <c:v>7.6109999999999998</c:v>
                </c:pt>
                <c:pt idx="4236">
                  <c:v>4.6070000000000002</c:v>
                </c:pt>
                <c:pt idx="4237">
                  <c:v>6.9</c:v>
                </c:pt>
                <c:pt idx="4238">
                  <c:v>5.2370000000000001</c:v>
                </c:pt>
                <c:pt idx="4239">
                  <c:v>3.9529999999999998</c:v>
                </c:pt>
                <c:pt idx="4240">
                  <c:v>4.444</c:v>
                </c:pt>
                <c:pt idx="4241">
                  <c:v>8.1210000000000004</c:v>
                </c:pt>
                <c:pt idx="4242">
                  <c:v>5.617</c:v>
                </c:pt>
                <c:pt idx="4243">
                  <c:v>8.7899999999999991</c:v>
                </c:pt>
                <c:pt idx="4244">
                  <c:v>8.4120000000000008</c:v>
                </c:pt>
                <c:pt idx="4245">
                  <c:v>8.6750000000000007</c:v>
                </c:pt>
                <c:pt idx="4246">
                  <c:v>10.885999999999999</c:v>
                </c:pt>
                <c:pt idx="4247">
                  <c:v>20.741</c:v>
                </c:pt>
                <c:pt idx="4248">
                  <c:v>22.536000000000001</c:v>
                </c:pt>
                <c:pt idx="4249">
                  <c:v>19.228000000000002</c:v>
                </c:pt>
                <c:pt idx="4250">
                  <c:v>14.414999999999999</c:v>
                </c:pt>
                <c:pt idx="4251">
                  <c:v>21.225999999999999</c:v>
                </c:pt>
                <c:pt idx="4252">
                  <c:v>16.295999999999999</c:v>
                </c:pt>
                <c:pt idx="4253">
                  <c:v>12.218999999999999</c:v>
                </c:pt>
                <c:pt idx="4254">
                  <c:v>14.167</c:v>
                </c:pt>
                <c:pt idx="4255">
                  <c:v>20.523</c:v>
                </c:pt>
                <c:pt idx="4256">
                  <c:v>22.443999999999999</c:v>
                </c:pt>
                <c:pt idx="4257">
                  <c:v>30.17</c:v>
                </c:pt>
                <c:pt idx="4258">
                  <c:v>45.954999999999998</c:v>
                </c:pt>
                <c:pt idx="4259">
                  <c:v>97.826999999999998</c:v>
                </c:pt>
                <c:pt idx="4260">
                  <c:v>60.173999999999999</c:v>
                </c:pt>
                <c:pt idx="4261">
                  <c:v>65.596000000000004</c:v>
                </c:pt>
                <c:pt idx="4262">
                  <c:v>186.78100000000001</c:v>
                </c:pt>
                <c:pt idx="4263">
                  <c:v>87.715000000000003</c:v>
                </c:pt>
                <c:pt idx="4264">
                  <c:v>73.5</c:v>
                </c:pt>
                <c:pt idx="4265">
                  <c:v>68.347999999999999</c:v>
                </c:pt>
                <c:pt idx="4266">
                  <c:v>60.512999999999998</c:v>
                </c:pt>
                <c:pt idx="4267">
                  <c:v>78.075000000000003</c:v>
                </c:pt>
                <c:pt idx="4268">
                  <c:v>72.828999999999994</c:v>
                </c:pt>
                <c:pt idx="4269">
                  <c:v>63.841999999999999</c:v>
                </c:pt>
                <c:pt idx="4270">
                  <c:v>57.563000000000002</c:v>
                </c:pt>
                <c:pt idx="4271">
                  <c:v>55.045000000000002</c:v>
                </c:pt>
                <c:pt idx="4272">
                  <c:v>59.578000000000003</c:v>
                </c:pt>
                <c:pt idx="4274">
                  <c:v>100.968</c:v>
                </c:pt>
                <c:pt idx="4275">
                  <c:v>94.498000000000005</c:v>
                </c:pt>
                <c:pt idx="4276">
                  <c:v>93.674000000000007</c:v>
                </c:pt>
                <c:pt idx="4277">
                  <c:v>93.998999999999995</c:v>
                </c:pt>
                <c:pt idx="4278">
                  <c:v>135.245</c:v>
                </c:pt>
                <c:pt idx="4279">
                  <c:v>149.09200000000001</c:v>
                </c:pt>
                <c:pt idx="4280">
                  <c:v>324.25900000000001</c:v>
                </c:pt>
                <c:pt idx="4281">
                  <c:v>177.14599999999999</c:v>
                </c:pt>
                <c:pt idx="4282">
                  <c:v>144.03299999999999</c:v>
                </c:pt>
                <c:pt idx="4283">
                  <c:v>217.636</c:v>
                </c:pt>
                <c:pt idx="4284">
                  <c:v>527.971</c:v>
                </c:pt>
                <c:pt idx="4285">
                  <c:v>286.86</c:v>
                </c:pt>
                <c:pt idx="4286">
                  <c:v>177.10300000000001</c:v>
                </c:pt>
                <c:pt idx="4287">
                  <c:v>182.10499999999999</c:v>
                </c:pt>
                <c:pt idx="4288">
                  <c:v>135.49600000000001</c:v>
                </c:pt>
                <c:pt idx="4289">
                  <c:v>148.316</c:v>
                </c:pt>
                <c:pt idx="4290">
                  <c:v>120.54300000000001</c:v>
                </c:pt>
                <c:pt idx="4291">
                  <c:v>105.417</c:v>
                </c:pt>
                <c:pt idx="4292">
                  <c:v>89.456999999999994</c:v>
                </c:pt>
                <c:pt idx="4293">
                  <c:v>81.341999999999999</c:v>
                </c:pt>
                <c:pt idx="4294">
                  <c:v>78.106999999999999</c:v>
                </c:pt>
                <c:pt idx="4295">
                  <c:v>80.495000000000005</c:v>
                </c:pt>
                <c:pt idx="4296">
                  <c:v>71.745999999999995</c:v>
                </c:pt>
                <c:pt idx="4297">
                  <c:v>59.354999999999997</c:v>
                </c:pt>
                <c:pt idx="4298">
                  <c:v>59.771000000000001</c:v>
                </c:pt>
                <c:pt idx="4299">
                  <c:v>67.594999999999999</c:v>
                </c:pt>
                <c:pt idx="4300">
                  <c:v>63.235999999999997</c:v>
                </c:pt>
                <c:pt idx="4301">
                  <c:v>59.289000000000001</c:v>
                </c:pt>
                <c:pt idx="4302">
                  <c:v>57.732999999999997</c:v>
                </c:pt>
                <c:pt idx="4303">
                  <c:v>67.649000000000001</c:v>
                </c:pt>
                <c:pt idx="4304">
                  <c:v>68.197999999999993</c:v>
                </c:pt>
                <c:pt idx="4305">
                  <c:v>64.477000000000004</c:v>
                </c:pt>
                <c:pt idx="4306">
                  <c:v>67.677999999999997</c:v>
                </c:pt>
                <c:pt idx="4307">
                  <c:v>60.325000000000003</c:v>
                </c:pt>
                <c:pt idx="4308">
                  <c:v>56.470999999999997</c:v>
                </c:pt>
                <c:pt idx="4309">
                  <c:v>53.277000000000001</c:v>
                </c:pt>
                <c:pt idx="4310">
                  <c:v>47.765000000000001</c:v>
                </c:pt>
                <c:pt idx="4311">
                  <c:v>44.487000000000002</c:v>
                </c:pt>
                <c:pt idx="4312">
                  <c:v>40.829000000000001</c:v>
                </c:pt>
                <c:pt idx="4313">
                  <c:v>40.256</c:v>
                </c:pt>
                <c:pt idx="4314">
                  <c:v>38.82</c:v>
                </c:pt>
                <c:pt idx="4315">
                  <c:v>35.529000000000003</c:v>
                </c:pt>
                <c:pt idx="4316">
                  <c:v>33.447000000000003</c:v>
                </c:pt>
                <c:pt idx="4317">
                  <c:v>31.298999999999999</c:v>
                </c:pt>
                <c:pt idx="4318">
                  <c:v>37.195999999999998</c:v>
                </c:pt>
                <c:pt idx="4319">
                  <c:v>37.847999999999999</c:v>
                </c:pt>
                <c:pt idx="4320">
                  <c:v>34.838000000000001</c:v>
                </c:pt>
                <c:pt idx="4321">
                  <c:v>30.672000000000001</c:v>
                </c:pt>
                <c:pt idx="4322">
                  <c:v>29.552</c:v>
                </c:pt>
                <c:pt idx="4323">
                  <c:v>29.045000000000002</c:v>
                </c:pt>
                <c:pt idx="4324">
                  <c:v>28.966000000000001</c:v>
                </c:pt>
                <c:pt idx="4325">
                  <c:v>27.167999999999999</c:v>
                </c:pt>
                <c:pt idx="4326">
                  <c:v>26.088000000000001</c:v>
                </c:pt>
                <c:pt idx="4327">
                  <c:v>28.975000000000001</c:v>
                </c:pt>
                <c:pt idx="4328">
                  <c:v>34.481000000000002</c:v>
                </c:pt>
                <c:pt idx="4329">
                  <c:v>47.073</c:v>
                </c:pt>
                <c:pt idx="4330">
                  <c:v>59.420999999999999</c:v>
                </c:pt>
                <c:pt idx="4331">
                  <c:v>72.483000000000004</c:v>
                </c:pt>
                <c:pt idx="4332">
                  <c:v>56.362000000000002</c:v>
                </c:pt>
                <c:pt idx="4333">
                  <c:v>55.954000000000001</c:v>
                </c:pt>
                <c:pt idx="4334">
                  <c:v>51.226999999999997</c:v>
                </c:pt>
                <c:pt idx="4335">
                  <c:v>69.941999999999993</c:v>
                </c:pt>
                <c:pt idx="4336">
                  <c:v>76.228999999999999</c:v>
                </c:pt>
                <c:pt idx="4338">
                  <c:v>62.369</c:v>
                </c:pt>
                <c:pt idx="4339">
                  <c:v>63.429000000000002</c:v>
                </c:pt>
                <c:pt idx="4340">
                  <c:v>57.003</c:v>
                </c:pt>
                <c:pt idx="4341">
                  <c:v>57.305999999999997</c:v>
                </c:pt>
                <c:pt idx="4342">
                  <c:v>83.489000000000004</c:v>
                </c:pt>
                <c:pt idx="4343">
                  <c:v>80.566999999999993</c:v>
                </c:pt>
                <c:pt idx="4344">
                  <c:v>72.543999999999997</c:v>
                </c:pt>
                <c:pt idx="4345">
                  <c:v>69.037000000000006</c:v>
                </c:pt>
                <c:pt idx="4346">
                  <c:v>64.350999999999999</c:v>
                </c:pt>
                <c:pt idx="4347">
                  <c:v>66.311000000000007</c:v>
                </c:pt>
                <c:pt idx="4348">
                  <c:v>59.320999999999998</c:v>
                </c:pt>
                <c:pt idx="4349">
                  <c:v>59.110999999999997</c:v>
                </c:pt>
                <c:pt idx="4350">
                  <c:v>57.817</c:v>
                </c:pt>
                <c:pt idx="4351">
                  <c:v>48.838000000000001</c:v>
                </c:pt>
                <c:pt idx="4352">
                  <c:v>47.948</c:v>
                </c:pt>
                <c:pt idx="4353">
                  <c:v>47.396000000000001</c:v>
                </c:pt>
                <c:pt idx="4354">
                  <c:v>48.752000000000002</c:v>
                </c:pt>
                <c:pt idx="4355">
                  <c:v>48.375</c:v>
                </c:pt>
                <c:pt idx="4356">
                  <c:v>42.201000000000001</c:v>
                </c:pt>
                <c:pt idx="4357">
                  <c:v>47.616</c:v>
                </c:pt>
                <c:pt idx="4358">
                  <c:v>43.795999999999999</c:v>
                </c:pt>
                <c:pt idx="4359">
                  <c:v>52.384</c:v>
                </c:pt>
                <c:pt idx="4360">
                  <c:v>68.603999999999999</c:v>
                </c:pt>
                <c:pt idx="4361">
                  <c:v>47.38</c:v>
                </c:pt>
                <c:pt idx="4362">
                  <c:v>44.73</c:v>
                </c:pt>
                <c:pt idx="4363">
                  <c:v>41.723999999999997</c:v>
                </c:pt>
                <c:pt idx="4364">
                  <c:v>41.161999999999999</c:v>
                </c:pt>
                <c:pt idx="4365">
                  <c:v>39.433</c:v>
                </c:pt>
                <c:pt idx="4366">
                  <c:v>37.292000000000002</c:v>
                </c:pt>
                <c:pt idx="4367">
                  <c:v>35.887999999999998</c:v>
                </c:pt>
                <c:pt idx="4370">
                  <c:v>33.515000000000001</c:v>
                </c:pt>
                <c:pt idx="4371">
                  <c:v>31.943000000000001</c:v>
                </c:pt>
                <c:pt idx="4372">
                  <c:v>31.422000000000001</c:v>
                </c:pt>
                <c:pt idx="4373">
                  <c:v>30.885000000000002</c:v>
                </c:pt>
                <c:pt idx="4374">
                  <c:v>30.053999999999998</c:v>
                </c:pt>
                <c:pt idx="4375">
                  <c:v>29.457999999999998</c:v>
                </c:pt>
                <c:pt idx="4376">
                  <c:v>28.506</c:v>
                </c:pt>
                <c:pt idx="4377">
                  <c:v>28.052</c:v>
                </c:pt>
                <c:pt idx="4378">
                  <c:v>26.716000000000001</c:v>
                </c:pt>
                <c:pt idx="4379">
                  <c:v>25.786000000000001</c:v>
                </c:pt>
                <c:pt idx="4380">
                  <c:v>25.582000000000001</c:v>
                </c:pt>
                <c:pt idx="4381">
                  <c:v>24.731999999999999</c:v>
                </c:pt>
                <c:pt idx="4382">
                  <c:v>23.686</c:v>
                </c:pt>
                <c:pt idx="4383">
                  <c:v>23.08</c:v>
                </c:pt>
                <c:pt idx="4384">
                  <c:v>22.527000000000001</c:v>
                </c:pt>
                <c:pt idx="4385">
                  <c:v>21.477</c:v>
                </c:pt>
                <c:pt idx="4386">
                  <c:v>20.501000000000001</c:v>
                </c:pt>
                <c:pt idx="4387">
                  <c:v>19.959</c:v>
                </c:pt>
                <c:pt idx="4388">
                  <c:v>19.312999999999999</c:v>
                </c:pt>
                <c:pt idx="4389">
                  <c:v>18.943000000000001</c:v>
                </c:pt>
                <c:pt idx="4390">
                  <c:v>18.745999999999999</c:v>
                </c:pt>
                <c:pt idx="4391">
                  <c:v>18.04</c:v>
                </c:pt>
                <c:pt idx="4392">
                  <c:v>16.414000000000001</c:v>
                </c:pt>
                <c:pt idx="4393">
                  <c:v>15.566000000000001</c:v>
                </c:pt>
                <c:pt idx="4394">
                  <c:v>15.164</c:v>
                </c:pt>
                <c:pt idx="4395">
                  <c:v>15.003</c:v>
                </c:pt>
                <c:pt idx="4396">
                  <c:v>14.842000000000001</c:v>
                </c:pt>
                <c:pt idx="4397">
                  <c:v>14.712999999999999</c:v>
                </c:pt>
                <c:pt idx="4398">
                  <c:v>14.742000000000001</c:v>
                </c:pt>
                <c:pt idx="4399">
                  <c:v>14.082000000000001</c:v>
                </c:pt>
                <c:pt idx="4402">
                  <c:v>13.773999999999999</c:v>
                </c:pt>
                <c:pt idx="4403">
                  <c:v>13.73</c:v>
                </c:pt>
                <c:pt idx="4404">
                  <c:v>13.513999999999999</c:v>
                </c:pt>
                <c:pt idx="4405">
                  <c:v>13.259</c:v>
                </c:pt>
                <c:pt idx="4406">
                  <c:v>13.090999999999999</c:v>
                </c:pt>
                <c:pt idx="4407">
                  <c:v>12.807</c:v>
                </c:pt>
                <c:pt idx="4408">
                  <c:v>12.429</c:v>
                </c:pt>
                <c:pt idx="4409">
                  <c:v>11.46</c:v>
                </c:pt>
                <c:pt idx="4410">
                  <c:v>11.068</c:v>
                </c:pt>
                <c:pt idx="4411">
                  <c:v>10.916</c:v>
                </c:pt>
                <c:pt idx="4412">
                  <c:v>10.574</c:v>
                </c:pt>
                <c:pt idx="4413">
                  <c:v>10.220000000000001</c:v>
                </c:pt>
                <c:pt idx="4414">
                  <c:v>9.9469999999999992</c:v>
                </c:pt>
                <c:pt idx="4415">
                  <c:v>9.7100000000000009</c:v>
                </c:pt>
                <c:pt idx="4416">
                  <c:v>9.5289999999999999</c:v>
                </c:pt>
                <c:pt idx="4417">
                  <c:v>9.4570000000000007</c:v>
                </c:pt>
                <c:pt idx="4418">
                  <c:v>9.2629999999999999</c:v>
                </c:pt>
                <c:pt idx="4419">
                  <c:v>9.1379999999999999</c:v>
                </c:pt>
                <c:pt idx="4420">
                  <c:v>8.9269999999999996</c:v>
                </c:pt>
                <c:pt idx="4421">
                  <c:v>8.6869999999999994</c:v>
                </c:pt>
                <c:pt idx="4422">
                  <c:v>8.6029999999999998</c:v>
                </c:pt>
                <c:pt idx="4423">
                  <c:v>8.5259999999999998</c:v>
                </c:pt>
                <c:pt idx="4424">
                  <c:v>8.4350000000000005</c:v>
                </c:pt>
                <c:pt idx="4425">
                  <c:v>8.4629999999999992</c:v>
                </c:pt>
                <c:pt idx="4426">
                  <c:v>8.2159999999999993</c:v>
                </c:pt>
                <c:pt idx="4427">
                  <c:v>8.1039999999999992</c:v>
                </c:pt>
                <c:pt idx="4428">
                  <c:v>8.0440000000000005</c:v>
                </c:pt>
                <c:pt idx="4429">
                  <c:v>7.8929999999999998</c:v>
                </c:pt>
                <c:pt idx="4430">
                  <c:v>7.7910000000000004</c:v>
                </c:pt>
                <c:pt idx="4431">
                  <c:v>7.71</c:v>
                </c:pt>
                <c:pt idx="4434">
                  <c:v>7.577</c:v>
                </c:pt>
                <c:pt idx="4435">
                  <c:v>7.5250000000000004</c:v>
                </c:pt>
                <c:pt idx="4436">
                  <c:v>7.4370000000000003</c:v>
                </c:pt>
                <c:pt idx="4437">
                  <c:v>7.4390000000000001</c:v>
                </c:pt>
                <c:pt idx="4438">
                  <c:v>7.42</c:v>
                </c:pt>
                <c:pt idx="4439">
                  <c:v>7.3650000000000002</c:v>
                </c:pt>
                <c:pt idx="4440">
                  <c:v>7.4779999999999998</c:v>
                </c:pt>
                <c:pt idx="4441">
                  <c:v>7.45</c:v>
                </c:pt>
                <c:pt idx="4442">
                  <c:v>7.3449999999999998</c:v>
                </c:pt>
                <c:pt idx="4443">
                  <c:v>7.28</c:v>
                </c:pt>
                <c:pt idx="4444">
                  <c:v>7.2510000000000003</c:v>
                </c:pt>
                <c:pt idx="4445">
                  <c:v>7.16</c:v>
                </c:pt>
                <c:pt idx="4446">
                  <c:v>7.1829999999999998</c:v>
                </c:pt>
                <c:pt idx="4447">
                  <c:v>7.0490000000000004</c:v>
                </c:pt>
                <c:pt idx="4448">
                  <c:v>6.9340000000000002</c:v>
                </c:pt>
                <c:pt idx="4449">
                  <c:v>6.8319999999999999</c:v>
                </c:pt>
                <c:pt idx="4450">
                  <c:v>6.8879999999999999</c:v>
                </c:pt>
                <c:pt idx="4451">
                  <c:v>6.9880000000000004</c:v>
                </c:pt>
                <c:pt idx="4452">
                  <c:v>6.9809999999999999</c:v>
                </c:pt>
                <c:pt idx="4453">
                  <c:v>6.7720000000000002</c:v>
                </c:pt>
                <c:pt idx="4454">
                  <c:v>6.6710000000000003</c:v>
                </c:pt>
                <c:pt idx="4455">
                  <c:v>6.5250000000000004</c:v>
                </c:pt>
                <c:pt idx="4456">
                  <c:v>6.4889999999999999</c:v>
                </c:pt>
                <c:pt idx="4457">
                  <c:v>6.5529999999999999</c:v>
                </c:pt>
                <c:pt idx="4458">
                  <c:v>6.5250000000000004</c:v>
                </c:pt>
                <c:pt idx="4459">
                  <c:v>6.4139999999999997</c:v>
                </c:pt>
                <c:pt idx="4460">
                  <c:v>6.2460000000000004</c:v>
                </c:pt>
                <c:pt idx="4461">
                  <c:v>6.242</c:v>
                </c:pt>
                <c:pt idx="4462">
                  <c:v>6.1660000000000004</c:v>
                </c:pt>
                <c:pt idx="4466">
                  <c:v>6.1059999999999999</c:v>
                </c:pt>
                <c:pt idx="4467">
                  <c:v>6.1479999999999997</c:v>
                </c:pt>
                <c:pt idx="4468">
                  <c:v>6.0659999999999998</c:v>
                </c:pt>
                <c:pt idx="4469">
                  <c:v>5.8929999999999998</c:v>
                </c:pt>
                <c:pt idx="4470">
                  <c:v>5.758</c:v>
                </c:pt>
                <c:pt idx="4471">
                  <c:v>5.5259999999999998</c:v>
                </c:pt>
                <c:pt idx="4472">
                  <c:v>5.4139999999999997</c:v>
                </c:pt>
                <c:pt idx="4473">
                  <c:v>5.4</c:v>
                </c:pt>
                <c:pt idx="4474">
                  <c:v>5.4710000000000001</c:v>
                </c:pt>
                <c:pt idx="4475">
                  <c:v>5.3710000000000004</c:v>
                </c:pt>
                <c:pt idx="4476">
                  <c:v>5.21</c:v>
                </c:pt>
                <c:pt idx="4477">
                  <c:v>5.2190000000000003</c:v>
                </c:pt>
                <c:pt idx="4478">
                  <c:v>5.0469999999999997</c:v>
                </c:pt>
                <c:pt idx="4479">
                  <c:v>7.7569999999999997</c:v>
                </c:pt>
                <c:pt idx="4480">
                  <c:v>8.1449999999999996</c:v>
                </c:pt>
                <c:pt idx="4481">
                  <c:v>6.4009999999999998</c:v>
                </c:pt>
                <c:pt idx="4482">
                  <c:v>6.1840000000000002</c:v>
                </c:pt>
                <c:pt idx="4483">
                  <c:v>6.0880000000000001</c:v>
                </c:pt>
                <c:pt idx="4484">
                  <c:v>5.8959999999999999</c:v>
                </c:pt>
                <c:pt idx="4485">
                  <c:v>5.8330000000000002</c:v>
                </c:pt>
                <c:pt idx="4486">
                  <c:v>5.9340000000000002</c:v>
                </c:pt>
                <c:pt idx="4487">
                  <c:v>5.7489999999999997</c:v>
                </c:pt>
                <c:pt idx="4488">
                  <c:v>5.7359999999999998</c:v>
                </c:pt>
                <c:pt idx="4489">
                  <c:v>5.5259999999999998</c:v>
                </c:pt>
                <c:pt idx="4490">
                  <c:v>5.5410000000000004</c:v>
                </c:pt>
                <c:pt idx="4491">
                  <c:v>5.0069999999999997</c:v>
                </c:pt>
                <c:pt idx="4492">
                  <c:v>5.1079999999999997</c:v>
                </c:pt>
                <c:pt idx="4493">
                  <c:v>5.0869999999999997</c:v>
                </c:pt>
                <c:pt idx="4494">
                  <c:v>5.1769999999999996</c:v>
                </c:pt>
                <c:pt idx="4498">
                  <c:v>5.2320000000000002</c:v>
                </c:pt>
                <c:pt idx="4499">
                  <c:v>5.0309999999999997</c:v>
                </c:pt>
                <c:pt idx="4500">
                  <c:v>5.0279999999999996</c:v>
                </c:pt>
                <c:pt idx="4501">
                  <c:v>4.9290000000000003</c:v>
                </c:pt>
                <c:pt idx="4502">
                  <c:v>4.9459999999999997</c:v>
                </c:pt>
                <c:pt idx="4503">
                  <c:v>4.9180000000000001</c:v>
                </c:pt>
                <c:pt idx="4504">
                  <c:v>4.8570000000000002</c:v>
                </c:pt>
                <c:pt idx="4505">
                  <c:v>4.6929999999999996</c:v>
                </c:pt>
                <c:pt idx="4506">
                  <c:v>4.6289999999999996</c:v>
                </c:pt>
                <c:pt idx="4507">
                  <c:v>4.5759999999999996</c:v>
                </c:pt>
                <c:pt idx="4508">
                  <c:v>4.798</c:v>
                </c:pt>
                <c:pt idx="4509">
                  <c:v>4.8440000000000003</c:v>
                </c:pt>
                <c:pt idx="4510">
                  <c:v>4.8620000000000001</c:v>
                </c:pt>
                <c:pt idx="4511">
                  <c:v>4.7160000000000002</c:v>
                </c:pt>
                <c:pt idx="4512">
                  <c:v>4.6429999999999998</c:v>
                </c:pt>
                <c:pt idx="4513">
                  <c:v>4.5439999999999996</c:v>
                </c:pt>
                <c:pt idx="4514">
                  <c:v>4.1669999999999998</c:v>
                </c:pt>
                <c:pt idx="4515">
                  <c:v>4.4219999999999997</c:v>
                </c:pt>
                <c:pt idx="4516">
                  <c:v>4.6779999999999999</c:v>
                </c:pt>
                <c:pt idx="4517">
                  <c:v>4.43</c:v>
                </c:pt>
                <c:pt idx="4518">
                  <c:v>4.2210000000000001</c:v>
                </c:pt>
                <c:pt idx="4519">
                  <c:v>4.0890000000000004</c:v>
                </c:pt>
                <c:pt idx="4520">
                  <c:v>3.9159999999999999</c:v>
                </c:pt>
                <c:pt idx="4521">
                  <c:v>3.9620000000000002</c:v>
                </c:pt>
                <c:pt idx="4522">
                  <c:v>3.887</c:v>
                </c:pt>
                <c:pt idx="4523">
                  <c:v>4.1210000000000004</c:v>
                </c:pt>
                <c:pt idx="4524">
                  <c:v>5.7729999999999997</c:v>
                </c:pt>
                <c:pt idx="4525">
                  <c:v>7.1340000000000003</c:v>
                </c:pt>
                <c:pt idx="4526">
                  <c:v>6.6150000000000002</c:v>
                </c:pt>
                <c:pt idx="4527">
                  <c:v>5.2850000000000001</c:v>
                </c:pt>
                <c:pt idx="4528">
                  <c:v>5.1680000000000001</c:v>
                </c:pt>
                <c:pt idx="4530">
                  <c:v>5.1879999999999997</c:v>
                </c:pt>
                <c:pt idx="4531">
                  <c:v>5.1420000000000003</c:v>
                </c:pt>
                <c:pt idx="4532">
                  <c:v>4.8739999999999997</c:v>
                </c:pt>
                <c:pt idx="4533">
                  <c:v>4.6950000000000003</c:v>
                </c:pt>
                <c:pt idx="4534">
                  <c:v>4.6779999999999999</c:v>
                </c:pt>
                <c:pt idx="4535">
                  <c:v>4.7489999999999997</c:v>
                </c:pt>
                <c:pt idx="4536">
                  <c:v>4.9640000000000004</c:v>
                </c:pt>
                <c:pt idx="4537">
                  <c:v>4.6390000000000002</c:v>
                </c:pt>
                <c:pt idx="4538">
                  <c:v>4.6260000000000003</c:v>
                </c:pt>
                <c:pt idx="4539">
                  <c:v>4.58</c:v>
                </c:pt>
                <c:pt idx="4540">
                  <c:v>4.3650000000000002</c:v>
                </c:pt>
                <c:pt idx="4541">
                  <c:v>4.0389999999999997</c:v>
                </c:pt>
                <c:pt idx="4542">
                  <c:v>4.0110000000000001</c:v>
                </c:pt>
                <c:pt idx="4543">
                  <c:v>4.1539999999999999</c:v>
                </c:pt>
                <c:pt idx="4544">
                  <c:v>4.2050000000000001</c:v>
                </c:pt>
                <c:pt idx="4545">
                  <c:v>4.2469999999999999</c:v>
                </c:pt>
                <c:pt idx="4546">
                  <c:v>4.2290000000000001</c:v>
                </c:pt>
                <c:pt idx="4547">
                  <c:v>3.9750000000000001</c:v>
                </c:pt>
                <c:pt idx="4548">
                  <c:v>3.7890000000000001</c:v>
                </c:pt>
                <c:pt idx="4549">
                  <c:v>3.9159999999999999</c:v>
                </c:pt>
                <c:pt idx="4550">
                  <c:v>3.6339999999999999</c:v>
                </c:pt>
                <c:pt idx="4551">
                  <c:v>3.484</c:v>
                </c:pt>
                <c:pt idx="4552">
                  <c:v>3.5880000000000001</c:v>
                </c:pt>
                <c:pt idx="4553">
                  <c:v>3.7719999999999998</c:v>
                </c:pt>
                <c:pt idx="4554">
                  <c:v>3.69</c:v>
                </c:pt>
                <c:pt idx="4555">
                  <c:v>5.1639999999999997</c:v>
                </c:pt>
                <c:pt idx="4556">
                  <c:v>3.9740000000000002</c:v>
                </c:pt>
                <c:pt idx="4557">
                  <c:v>3.47</c:v>
                </c:pt>
                <c:pt idx="4558">
                  <c:v>3.41</c:v>
                </c:pt>
                <c:pt idx="4559">
                  <c:v>3.3050000000000002</c:v>
                </c:pt>
                <c:pt idx="4560">
                  <c:v>3.3690000000000002</c:v>
                </c:pt>
                <c:pt idx="4562">
                  <c:v>3.4039999999999999</c:v>
                </c:pt>
                <c:pt idx="4563">
                  <c:v>3.2730000000000001</c:v>
                </c:pt>
                <c:pt idx="4564">
                  <c:v>2.9449999999999998</c:v>
                </c:pt>
                <c:pt idx="4565">
                  <c:v>2.7690000000000001</c:v>
                </c:pt>
                <c:pt idx="4566">
                  <c:v>2.7509999999999999</c:v>
                </c:pt>
                <c:pt idx="4567">
                  <c:v>3.0449999999999999</c:v>
                </c:pt>
                <c:pt idx="4568">
                  <c:v>31.867000000000001</c:v>
                </c:pt>
                <c:pt idx="4569">
                  <c:v>11.695</c:v>
                </c:pt>
                <c:pt idx="4570">
                  <c:v>4.016</c:v>
                </c:pt>
                <c:pt idx="4571">
                  <c:v>3.726</c:v>
                </c:pt>
                <c:pt idx="4572">
                  <c:v>5.843</c:v>
                </c:pt>
                <c:pt idx="4573">
                  <c:v>3.3940000000000001</c:v>
                </c:pt>
                <c:pt idx="4574">
                  <c:v>2.948</c:v>
                </c:pt>
                <c:pt idx="4575">
                  <c:v>2.7130000000000001</c:v>
                </c:pt>
                <c:pt idx="4576">
                  <c:v>2.5390000000000001</c:v>
                </c:pt>
                <c:pt idx="4577">
                  <c:v>2.6240000000000001</c:v>
                </c:pt>
                <c:pt idx="4578">
                  <c:v>2.6</c:v>
                </c:pt>
                <c:pt idx="4579">
                  <c:v>2.7210000000000001</c:v>
                </c:pt>
                <c:pt idx="4580">
                  <c:v>2.605</c:v>
                </c:pt>
                <c:pt idx="4581">
                  <c:v>2.7069999999999999</c:v>
                </c:pt>
                <c:pt idx="4582">
                  <c:v>2.532</c:v>
                </c:pt>
                <c:pt idx="4583">
                  <c:v>2.4159999999999999</c:v>
                </c:pt>
                <c:pt idx="4584">
                  <c:v>2.2000000000000002</c:v>
                </c:pt>
                <c:pt idx="4585">
                  <c:v>1.9990000000000001</c:v>
                </c:pt>
                <c:pt idx="4586">
                  <c:v>2.2469999999999999</c:v>
                </c:pt>
                <c:pt idx="4587">
                  <c:v>2.2429999999999999</c:v>
                </c:pt>
                <c:pt idx="4588">
                  <c:v>2.0990000000000002</c:v>
                </c:pt>
                <c:pt idx="4589">
                  <c:v>2.258</c:v>
                </c:pt>
                <c:pt idx="4590">
                  <c:v>11.986000000000001</c:v>
                </c:pt>
                <c:pt idx="4591">
                  <c:v>22.623999999999999</c:v>
                </c:pt>
                <c:pt idx="4592">
                  <c:v>4.8490000000000002</c:v>
                </c:pt>
                <c:pt idx="4594">
                  <c:v>2.7749999999999999</c:v>
                </c:pt>
                <c:pt idx="4595">
                  <c:v>2.59</c:v>
                </c:pt>
                <c:pt idx="4596">
                  <c:v>3.7829999999999999</c:v>
                </c:pt>
                <c:pt idx="4597">
                  <c:v>5.1740000000000004</c:v>
                </c:pt>
                <c:pt idx="4598">
                  <c:v>4.8449999999999998</c:v>
                </c:pt>
                <c:pt idx="4599">
                  <c:v>8.5039999999999996</c:v>
                </c:pt>
                <c:pt idx="4600">
                  <c:v>5.2839999999999998</c:v>
                </c:pt>
                <c:pt idx="4601">
                  <c:v>12.331</c:v>
                </c:pt>
                <c:pt idx="4602">
                  <c:v>3.3290000000000002</c:v>
                </c:pt>
                <c:pt idx="4603">
                  <c:v>3.3279999999999998</c:v>
                </c:pt>
                <c:pt idx="4604">
                  <c:v>3.2120000000000002</c:v>
                </c:pt>
                <c:pt idx="4605">
                  <c:v>11.894</c:v>
                </c:pt>
                <c:pt idx="4606">
                  <c:v>7.8869999999999996</c:v>
                </c:pt>
                <c:pt idx="4607">
                  <c:v>6.431</c:v>
                </c:pt>
                <c:pt idx="4608">
                  <c:v>5.8840000000000003</c:v>
                </c:pt>
                <c:pt idx="4609">
                  <c:v>4.4480000000000004</c:v>
                </c:pt>
                <c:pt idx="4610">
                  <c:v>3.5760000000000001</c:v>
                </c:pt>
                <c:pt idx="4611">
                  <c:v>3.2829999999999999</c:v>
                </c:pt>
                <c:pt idx="4612">
                  <c:v>2.8050000000000002</c:v>
                </c:pt>
                <c:pt idx="4613">
                  <c:v>2.83</c:v>
                </c:pt>
                <c:pt idx="4614">
                  <c:v>2.34</c:v>
                </c:pt>
                <c:pt idx="4615">
                  <c:v>3.2850000000000001</c:v>
                </c:pt>
                <c:pt idx="4616">
                  <c:v>10.667999999999999</c:v>
                </c:pt>
                <c:pt idx="4617">
                  <c:v>16.946999999999999</c:v>
                </c:pt>
                <c:pt idx="4618">
                  <c:v>9.8209999999999997</c:v>
                </c:pt>
                <c:pt idx="4619">
                  <c:v>7.4320000000000004</c:v>
                </c:pt>
                <c:pt idx="4620">
                  <c:v>6.266</c:v>
                </c:pt>
                <c:pt idx="4621">
                  <c:v>6.5490000000000004</c:v>
                </c:pt>
                <c:pt idx="4622">
                  <c:v>6.7060000000000004</c:v>
                </c:pt>
                <c:pt idx="4623">
                  <c:v>4.5209999999999999</c:v>
                </c:pt>
                <c:pt idx="4624">
                  <c:v>17.867000000000001</c:v>
                </c:pt>
                <c:pt idx="4626">
                  <c:v>14.462999999999999</c:v>
                </c:pt>
                <c:pt idx="4627">
                  <c:v>8.5399999999999991</c:v>
                </c:pt>
                <c:pt idx="4628">
                  <c:v>6.3319999999999999</c:v>
                </c:pt>
                <c:pt idx="4629">
                  <c:v>6.2190000000000003</c:v>
                </c:pt>
                <c:pt idx="4630">
                  <c:v>8.2279999999999998</c:v>
                </c:pt>
                <c:pt idx="4631">
                  <c:v>8.8949999999999996</c:v>
                </c:pt>
                <c:pt idx="4632">
                  <c:v>6.2380000000000004</c:v>
                </c:pt>
                <c:pt idx="4633">
                  <c:v>6.1120000000000001</c:v>
                </c:pt>
                <c:pt idx="4634">
                  <c:v>11.606</c:v>
                </c:pt>
                <c:pt idx="4635">
                  <c:v>15.342000000000001</c:v>
                </c:pt>
                <c:pt idx="4636">
                  <c:v>12.401</c:v>
                </c:pt>
                <c:pt idx="4637">
                  <c:v>14.903</c:v>
                </c:pt>
                <c:pt idx="4638">
                  <c:v>34.277000000000001</c:v>
                </c:pt>
                <c:pt idx="4639">
                  <c:v>27.648</c:v>
                </c:pt>
                <c:pt idx="4640">
                  <c:v>16.763999999999999</c:v>
                </c:pt>
                <c:pt idx="4641">
                  <c:v>75.762</c:v>
                </c:pt>
                <c:pt idx="4642">
                  <c:v>133.643</c:v>
                </c:pt>
                <c:pt idx="4643">
                  <c:v>204.511</c:v>
                </c:pt>
                <c:pt idx="4644">
                  <c:v>83.251999999999995</c:v>
                </c:pt>
                <c:pt idx="4645">
                  <c:v>101.55500000000001</c:v>
                </c:pt>
                <c:pt idx="4646">
                  <c:v>119.056</c:v>
                </c:pt>
                <c:pt idx="4647">
                  <c:v>110.88500000000001</c:v>
                </c:pt>
                <c:pt idx="4648">
                  <c:v>87.983000000000004</c:v>
                </c:pt>
                <c:pt idx="4649">
                  <c:v>75.269000000000005</c:v>
                </c:pt>
                <c:pt idx="4650">
                  <c:v>97.302999999999997</c:v>
                </c:pt>
                <c:pt idx="4651">
                  <c:v>97.146000000000001</c:v>
                </c:pt>
                <c:pt idx="4652">
                  <c:v>87.584999999999994</c:v>
                </c:pt>
                <c:pt idx="4653">
                  <c:v>77.997</c:v>
                </c:pt>
                <c:pt idx="4654">
                  <c:v>62.540999999999997</c:v>
                </c:pt>
                <c:pt idx="4655">
                  <c:v>55.277000000000001</c:v>
                </c:pt>
                <c:pt idx="4656">
                  <c:v>55.865000000000002</c:v>
                </c:pt>
                <c:pt idx="4658">
                  <c:v>49.139000000000003</c:v>
                </c:pt>
                <c:pt idx="4659">
                  <c:v>49.183999999999997</c:v>
                </c:pt>
                <c:pt idx="4660">
                  <c:v>44.927</c:v>
                </c:pt>
                <c:pt idx="4661">
                  <c:v>44.28</c:v>
                </c:pt>
                <c:pt idx="4662">
                  <c:v>41.987000000000002</c:v>
                </c:pt>
                <c:pt idx="4663">
                  <c:v>53.253999999999998</c:v>
                </c:pt>
                <c:pt idx="4664">
                  <c:v>44.343000000000004</c:v>
                </c:pt>
                <c:pt idx="4665">
                  <c:v>42.537999999999997</c:v>
                </c:pt>
                <c:pt idx="4666">
                  <c:v>40.712000000000003</c:v>
                </c:pt>
                <c:pt idx="4667">
                  <c:v>42.12</c:v>
                </c:pt>
                <c:pt idx="4668">
                  <c:v>41.238</c:v>
                </c:pt>
                <c:pt idx="4669">
                  <c:v>37.558</c:v>
                </c:pt>
                <c:pt idx="4670">
                  <c:v>32.895000000000003</c:v>
                </c:pt>
                <c:pt idx="4671">
                  <c:v>46.46</c:v>
                </c:pt>
                <c:pt idx="4672">
                  <c:v>66.896000000000001</c:v>
                </c:pt>
                <c:pt idx="4673">
                  <c:v>62.100999999999999</c:v>
                </c:pt>
                <c:pt idx="4674">
                  <c:v>58.08</c:v>
                </c:pt>
                <c:pt idx="4675">
                  <c:v>71.905000000000001</c:v>
                </c:pt>
                <c:pt idx="4676">
                  <c:v>75.915999999999997</c:v>
                </c:pt>
                <c:pt idx="4677">
                  <c:v>163.71899999999999</c:v>
                </c:pt>
                <c:pt idx="4678">
                  <c:v>120.77200000000001</c:v>
                </c:pt>
                <c:pt idx="4679">
                  <c:v>100.48099999999999</c:v>
                </c:pt>
                <c:pt idx="4680">
                  <c:v>103.866</c:v>
                </c:pt>
                <c:pt idx="4681">
                  <c:v>88.17</c:v>
                </c:pt>
                <c:pt idx="4682">
                  <c:v>88.253</c:v>
                </c:pt>
                <c:pt idx="4683">
                  <c:v>86.048000000000002</c:v>
                </c:pt>
                <c:pt idx="4684">
                  <c:v>77.804000000000002</c:v>
                </c:pt>
                <c:pt idx="4685">
                  <c:v>75.986999999999995</c:v>
                </c:pt>
                <c:pt idx="4686">
                  <c:v>101.31699999999999</c:v>
                </c:pt>
                <c:pt idx="4687">
                  <c:v>88.347999999999999</c:v>
                </c:pt>
                <c:pt idx="4688">
                  <c:v>78.521000000000001</c:v>
                </c:pt>
                <c:pt idx="4689">
                  <c:v>77.759</c:v>
                </c:pt>
                <c:pt idx="4690">
                  <c:v>86.105000000000004</c:v>
                </c:pt>
                <c:pt idx="4691">
                  <c:v>82.221999999999994</c:v>
                </c:pt>
                <c:pt idx="4692">
                  <c:v>81.983000000000004</c:v>
                </c:pt>
                <c:pt idx="4693">
                  <c:v>80.207999999999998</c:v>
                </c:pt>
                <c:pt idx="4694">
                  <c:v>77.864000000000004</c:v>
                </c:pt>
                <c:pt idx="4695">
                  <c:v>78.061000000000007</c:v>
                </c:pt>
                <c:pt idx="4696">
                  <c:v>83.584000000000003</c:v>
                </c:pt>
                <c:pt idx="4697">
                  <c:v>81.260000000000005</c:v>
                </c:pt>
                <c:pt idx="4698">
                  <c:v>77.587000000000003</c:v>
                </c:pt>
                <c:pt idx="4699">
                  <c:v>75.409000000000006</c:v>
                </c:pt>
                <c:pt idx="4700">
                  <c:v>70.933999999999997</c:v>
                </c:pt>
                <c:pt idx="4701">
                  <c:v>62.533000000000001</c:v>
                </c:pt>
                <c:pt idx="4702">
                  <c:v>58.173999999999999</c:v>
                </c:pt>
                <c:pt idx="4703">
                  <c:v>54.420999999999999</c:v>
                </c:pt>
                <c:pt idx="4704">
                  <c:v>55.680999999999997</c:v>
                </c:pt>
                <c:pt idx="4705">
                  <c:v>56.896999999999998</c:v>
                </c:pt>
                <c:pt idx="4706">
                  <c:v>55.497999999999998</c:v>
                </c:pt>
                <c:pt idx="4707">
                  <c:v>52.572000000000003</c:v>
                </c:pt>
                <c:pt idx="4708">
                  <c:v>50.323999999999998</c:v>
                </c:pt>
                <c:pt idx="4709">
                  <c:v>48.098999999999997</c:v>
                </c:pt>
                <c:pt idx="4710">
                  <c:v>54.405000000000001</c:v>
                </c:pt>
                <c:pt idx="4711">
                  <c:v>47.86</c:v>
                </c:pt>
                <c:pt idx="4712">
                  <c:v>41.081000000000003</c:v>
                </c:pt>
                <c:pt idx="4713">
                  <c:v>38.277000000000001</c:v>
                </c:pt>
                <c:pt idx="4714">
                  <c:v>36.700000000000003</c:v>
                </c:pt>
                <c:pt idx="4715">
                  <c:v>34.828000000000003</c:v>
                </c:pt>
                <c:pt idx="4716">
                  <c:v>33.328000000000003</c:v>
                </c:pt>
                <c:pt idx="4717">
                  <c:v>32.116</c:v>
                </c:pt>
                <c:pt idx="4718">
                  <c:v>31.643999999999998</c:v>
                </c:pt>
                <c:pt idx="4719">
                  <c:v>36.183</c:v>
                </c:pt>
                <c:pt idx="4720">
                  <c:v>31.972999999999999</c:v>
                </c:pt>
                <c:pt idx="4722">
                  <c:v>28.445</c:v>
                </c:pt>
                <c:pt idx="4723">
                  <c:v>37.725000000000001</c:v>
                </c:pt>
                <c:pt idx="4724">
                  <c:v>66.262</c:v>
                </c:pt>
                <c:pt idx="4725">
                  <c:v>55.793999999999997</c:v>
                </c:pt>
                <c:pt idx="4726">
                  <c:v>84.603999999999999</c:v>
                </c:pt>
                <c:pt idx="4727">
                  <c:v>73.94</c:v>
                </c:pt>
                <c:pt idx="4728">
                  <c:v>65.503</c:v>
                </c:pt>
                <c:pt idx="4729">
                  <c:v>58.499000000000002</c:v>
                </c:pt>
                <c:pt idx="4730">
                  <c:v>53.953000000000003</c:v>
                </c:pt>
                <c:pt idx="4731">
                  <c:v>49.820999999999998</c:v>
                </c:pt>
                <c:pt idx="4732">
                  <c:v>46.475999999999999</c:v>
                </c:pt>
                <c:pt idx="4733">
                  <c:v>47.78</c:v>
                </c:pt>
                <c:pt idx="4734">
                  <c:v>42.625999999999998</c:v>
                </c:pt>
                <c:pt idx="4735">
                  <c:v>41.911999999999999</c:v>
                </c:pt>
                <c:pt idx="4736">
                  <c:v>41.009</c:v>
                </c:pt>
                <c:pt idx="4737">
                  <c:v>41.734000000000002</c:v>
                </c:pt>
                <c:pt idx="4738">
                  <c:v>33.404000000000003</c:v>
                </c:pt>
                <c:pt idx="4739">
                  <c:v>31.111999999999998</c:v>
                </c:pt>
                <c:pt idx="4740">
                  <c:v>30.01</c:v>
                </c:pt>
                <c:pt idx="4741">
                  <c:v>29.448</c:v>
                </c:pt>
                <c:pt idx="4742">
                  <c:v>28.619</c:v>
                </c:pt>
                <c:pt idx="4743">
                  <c:v>26.940999999999999</c:v>
                </c:pt>
                <c:pt idx="4744">
                  <c:v>26.634</c:v>
                </c:pt>
                <c:pt idx="4745">
                  <c:v>25.623000000000001</c:v>
                </c:pt>
                <c:pt idx="4746">
                  <c:v>25.190999999999999</c:v>
                </c:pt>
                <c:pt idx="4747">
                  <c:v>23.617999999999999</c:v>
                </c:pt>
                <c:pt idx="4748">
                  <c:v>23.033999999999999</c:v>
                </c:pt>
                <c:pt idx="4749">
                  <c:v>22.681000000000001</c:v>
                </c:pt>
                <c:pt idx="4750">
                  <c:v>22.446000000000002</c:v>
                </c:pt>
                <c:pt idx="4751">
                  <c:v>22.245000000000001</c:v>
                </c:pt>
                <c:pt idx="4752">
                  <c:v>21.651</c:v>
                </c:pt>
                <c:pt idx="4754">
                  <c:v>20.417000000000002</c:v>
                </c:pt>
                <c:pt idx="4755">
                  <c:v>19.791</c:v>
                </c:pt>
                <c:pt idx="4756">
                  <c:v>18.518999999999998</c:v>
                </c:pt>
                <c:pt idx="4757">
                  <c:v>18.367000000000001</c:v>
                </c:pt>
                <c:pt idx="4758">
                  <c:v>17.571999999999999</c:v>
                </c:pt>
                <c:pt idx="4759">
                  <c:v>16.908999999999999</c:v>
                </c:pt>
                <c:pt idx="4760">
                  <c:v>16.135000000000002</c:v>
                </c:pt>
                <c:pt idx="4761">
                  <c:v>15.442</c:v>
                </c:pt>
                <c:pt idx="4762">
                  <c:v>14.547000000000001</c:v>
                </c:pt>
                <c:pt idx="4763">
                  <c:v>14.308</c:v>
                </c:pt>
                <c:pt idx="4764">
                  <c:v>14.173999999999999</c:v>
                </c:pt>
                <c:pt idx="4765">
                  <c:v>16.117000000000001</c:v>
                </c:pt>
                <c:pt idx="4766">
                  <c:v>14.611000000000001</c:v>
                </c:pt>
                <c:pt idx="4767">
                  <c:v>13.784000000000001</c:v>
                </c:pt>
                <c:pt idx="4768">
                  <c:v>13.705</c:v>
                </c:pt>
                <c:pt idx="4769">
                  <c:v>13.593</c:v>
                </c:pt>
                <c:pt idx="4770">
                  <c:v>13.14</c:v>
                </c:pt>
                <c:pt idx="4771">
                  <c:v>12.882999999999999</c:v>
                </c:pt>
                <c:pt idx="4772">
                  <c:v>12.725</c:v>
                </c:pt>
                <c:pt idx="4773">
                  <c:v>12.281000000000001</c:v>
                </c:pt>
                <c:pt idx="4774">
                  <c:v>12.061999999999999</c:v>
                </c:pt>
                <c:pt idx="4775">
                  <c:v>11.707000000000001</c:v>
                </c:pt>
                <c:pt idx="4776">
                  <c:v>11.336</c:v>
                </c:pt>
                <c:pt idx="4777">
                  <c:v>11.066000000000001</c:v>
                </c:pt>
                <c:pt idx="4778">
                  <c:v>10.537000000000001</c:v>
                </c:pt>
                <c:pt idx="4779">
                  <c:v>9.8580000000000005</c:v>
                </c:pt>
                <c:pt idx="4780">
                  <c:v>9.4559999999999995</c:v>
                </c:pt>
                <c:pt idx="4781">
                  <c:v>8.9410000000000007</c:v>
                </c:pt>
                <c:pt idx="4782">
                  <c:v>8.9239999999999995</c:v>
                </c:pt>
                <c:pt idx="4783">
                  <c:v>8.6389999999999993</c:v>
                </c:pt>
                <c:pt idx="4786">
                  <c:v>8.3420000000000005</c:v>
                </c:pt>
                <c:pt idx="4787">
                  <c:v>8.343</c:v>
                </c:pt>
                <c:pt idx="4788">
                  <c:v>8.3160000000000007</c:v>
                </c:pt>
                <c:pt idx="4789">
                  <c:v>8.31</c:v>
                </c:pt>
                <c:pt idx="4790">
                  <c:v>8.3249999999999993</c:v>
                </c:pt>
                <c:pt idx="4791">
                  <c:v>8.2729999999999997</c:v>
                </c:pt>
                <c:pt idx="4792">
                  <c:v>8.3219999999999992</c:v>
                </c:pt>
                <c:pt idx="4793">
                  <c:v>8.2759999999999998</c:v>
                </c:pt>
                <c:pt idx="4794">
                  <c:v>8.1750000000000007</c:v>
                </c:pt>
                <c:pt idx="4795">
                  <c:v>7.9880000000000004</c:v>
                </c:pt>
                <c:pt idx="4796">
                  <c:v>8.0109999999999992</c:v>
                </c:pt>
                <c:pt idx="4797">
                  <c:v>8.0310000000000006</c:v>
                </c:pt>
                <c:pt idx="4798">
                  <c:v>7.9589999999999996</c:v>
                </c:pt>
                <c:pt idx="4799">
                  <c:v>7.6829999999999998</c:v>
                </c:pt>
                <c:pt idx="4800">
                  <c:v>7.625</c:v>
                </c:pt>
                <c:pt idx="4801">
                  <c:v>7.5620000000000003</c:v>
                </c:pt>
                <c:pt idx="4802">
                  <c:v>7.5720000000000001</c:v>
                </c:pt>
                <c:pt idx="4803">
                  <c:v>7.5519999999999996</c:v>
                </c:pt>
                <c:pt idx="4804">
                  <c:v>7.5229999999999997</c:v>
                </c:pt>
                <c:pt idx="4805">
                  <c:v>7.4720000000000004</c:v>
                </c:pt>
                <c:pt idx="4806">
                  <c:v>7.4329999999999998</c:v>
                </c:pt>
                <c:pt idx="4807">
                  <c:v>7.3109999999999999</c:v>
                </c:pt>
                <c:pt idx="4808">
                  <c:v>7.2469999999999999</c:v>
                </c:pt>
                <c:pt idx="4809">
                  <c:v>6.9909999999999997</c:v>
                </c:pt>
                <c:pt idx="4810">
                  <c:v>6.819</c:v>
                </c:pt>
                <c:pt idx="4811">
                  <c:v>6.867</c:v>
                </c:pt>
                <c:pt idx="4812">
                  <c:v>6.8070000000000004</c:v>
                </c:pt>
                <c:pt idx="4813">
                  <c:v>6.5860000000000003</c:v>
                </c:pt>
                <c:pt idx="4814">
                  <c:v>6.1639999999999997</c:v>
                </c:pt>
                <c:pt idx="4818">
                  <c:v>6.1609999999999996</c:v>
                </c:pt>
                <c:pt idx="4819">
                  <c:v>6.13</c:v>
                </c:pt>
                <c:pt idx="4820">
                  <c:v>6.06</c:v>
                </c:pt>
                <c:pt idx="4821">
                  <c:v>6.0839999999999996</c:v>
                </c:pt>
                <c:pt idx="4822">
                  <c:v>6.117</c:v>
                </c:pt>
                <c:pt idx="4823">
                  <c:v>6.3890000000000002</c:v>
                </c:pt>
                <c:pt idx="4824">
                  <c:v>6.1070000000000002</c:v>
                </c:pt>
                <c:pt idx="4825">
                  <c:v>6.0810000000000004</c:v>
                </c:pt>
                <c:pt idx="4826">
                  <c:v>5.7279999999999998</c:v>
                </c:pt>
                <c:pt idx="4827">
                  <c:v>5.9450000000000003</c:v>
                </c:pt>
                <c:pt idx="4828">
                  <c:v>5.94</c:v>
                </c:pt>
                <c:pt idx="4829">
                  <c:v>5.5190000000000001</c:v>
                </c:pt>
                <c:pt idx="4830">
                  <c:v>5.8129999999999997</c:v>
                </c:pt>
                <c:pt idx="4831">
                  <c:v>5.7350000000000003</c:v>
                </c:pt>
                <c:pt idx="4832">
                  <c:v>5.5339999999999998</c:v>
                </c:pt>
                <c:pt idx="4833">
                  <c:v>5.5449999999999999</c:v>
                </c:pt>
                <c:pt idx="4834">
                  <c:v>5.5190000000000001</c:v>
                </c:pt>
                <c:pt idx="4835">
                  <c:v>5.6070000000000002</c:v>
                </c:pt>
                <c:pt idx="4836">
                  <c:v>5.6150000000000002</c:v>
                </c:pt>
                <c:pt idx="4837">
                  <c:v>5.5049999999999999</c:v>
                </c:pt>
                <c:pt idx="4838">
                  <c:v>5.524</c:v>
                </c:pt>
                <c:pt idx="4839">
                  <c:v>5.4880000000000004</c:v>
                </c:pt>
                <c:pt idx="4840">
                  <c:v>5.4160000000000004</c:v>
                </c:pt>
                <c:pt idx="4841">
                  <c:v>5.4139999999999997</c:v>
                </c:pt>
                <c:pt idx="4842">
                  <c:v>5.3550000000000004</c:v>
                </c:pt>
                <c:pt idx="4843">
                  <c:v>5.3410000000000002</c:v>
                </c:pt>
                <c:pt idx="4844">
                  <c:v>5.1950000000000003</c:v>
                </c:pt>
                <c:pt idx="4845">
                  <c:v>5.2119999999999997</c:v>
                </c:pt>
                <c:pt idx="4846">
                  <c:v>5.29</c:v>
                </c:pt>
                <c:pt idx="4847">
                  <c:v>5.2220000000000004</c:v>
                </c:pt>
                <c:pt idx="4850">
                  <c:v>5.3070000000000004</c:v>
                </c:pt>
                <c:pt idx="4851">
                  <c:v>5.298</c:v>
                </c:pt>
                <c:pt idx="4852">
                  <c:v>5.1849999999999996</c:v>
                </c:pt>
                <c:pt idx="4853">
                  <c:v>5.1029999999999998</c:v>
                </c:pt>
                <c:pt idx="4854">
                  <c:v>5.1390000000000002</c:v>
                </c:pt>
                <c:pt idx="4855">
                  <c:v>5.032</c:v>
                </c:pt>
                <c:pt idx="4856">
                  <c:v>5.0389999999999997</c:v>
                </c:pt>
                <c:pt idx="4857">
                  <c:v>5.0170000000000003</c:v>
                </c:pt>
                <c:pt idx="4858">
                  <c:v>5.0389999999999997</c:v>
                </c:pt>
                <c:pt idx="4859">
                  <c:v>5.4269999999999996</c:v>
                </c:pt>
                <c:pt idx="4860">
                  <c:v>5.0979999999999999</c:v>
                </c:pt>
                <c:pt idx="4861">
                  <c:v>5.056</c:v>
                </c:pt>
                <c:pt idx="4862">
                  <c:v>4.9349999999999996</c:v>
                </c:pt>
                <c:pt idx="4863">
                  <c:v>4.9290000000000003</c:v>
                </c:pt>
                <c:pt idx="4864">
                  <c:v>4.8840000000000003</c:v>
                </c:pt>
                <c:pt idx="4865">
                  <c:v>4.8140000000000001</c:v>
                </c:pt>
                <c:pt idx="4866">
                  <c:v>4.8490000000000002</c:v>
                </c:pt>
                <c:pt idx="4867">
                  <c:v>4.7679999999999998</c:v>
                </c:pt>
                <c:pt idx="4868">
                  <c:v>4.7480000000000002</c:v>
                </c:pt>
                <c:pt idx="4869">
                  <c:v>4.6879999999999997</c:v>
                </c:pt>
                <c:pt idx="4870">
                  <c:v>4.57</c:v>
                </c:pt>
                <c:pt idx="4871">
                  <c:v>4.452</c:v>
                </c:pt>
                <c:pt idx="4872">
                  <c:v>4.5439999999999996</c:v>
                </c:pt>
                <c:pt idx="4873">
                  <c:v>4.5069999999999997</c:v>
                </c:pt>
                <c:pt idx="4874">
                  <c:v>4.3410000000000002</c:v>
                </c:pt>
                <c:pt idx="4875">
                  <c:v>4.2249999999999996</c:v>
                </c:pt>
                <c:pt idx="4876">
                  <c:v>4.1710000000000003</c:v>
                </c:pt>
                <c:pt idx="4877">
                  <c:v>4.1260000000000003</c:v>
                </c:pt>
                <c:pt idx="4878">
                  <c:v>4.3029999999999999</c:v>
                </c:pt>
                <c:pt idx="4882">
                  <c:v>5.2320000000000002</c:v>
                </c:pt>
                <c:pt idx="4883">
                  <c:v>4.6749999999999998</c:v>
                </c:pt>
                <c:pt idx="4884">
                  <c:v>4.3970000000000002</c:v>
                </c:pt>
                <c:pt idx="4885">
                  <c:v>4.3490000000000002</c:v>
                </c:pt>
                <c:pt idx="4886">
                  <c:v>4.2629999999999999</c:v>
                </c:pt>
                <c:pt idx="4887">
                  <c:v>4.2149999999999999</c:v>
                </c:pt>
                <c:pt idx="4888">
                  <c:v>4.2869999999999999</c:v>
                </c:pt>
                <c:pt idx="4889">
                  <c:v>4.1360000000000001</c:v>
                </c:pt>
                <c:pt idx="4890">
                  <c:v>4.0419999999999998</c:v>
                </c:pt>
                <c:pt idx="4891">
                  <c:v>3.9390000000000001</c:v>
                </c:pt>
                <c:pt idx="4892">
                  <c:v>3.806</c:v>
                </c:pt>
                <c:pt idx="4893">
                  <c:v>3.73</c:v>
                </c:pt>
                <c:pt idx="4894">
                  <c:v>3.7090000000000001</c:v>
                </c:pt>
                <c:pt idx="4895">
                  <c:v>3.7429999999999999</c:v>
                </c:pt>
                <c:pt idx="4896">
                  <c:v>3.7269999999999999</c:v>
                </c:pt>
                <c:pt idx="4897">
                  <c:v>3.823</c:v>
                </c:pt>
                <c:pt idx="4898">
                  <c:v>3.843</c:v>
                </c:pt>
                <c:pt idx="4899">
                  <c:v>3.6619999999999999</c:v>
                </c:pt>
                <c:pt idx="4900">
                  <c:v>3.5219999999999998</c:v>
                </c:pt>
                <c:pt idx="4901">
                  <c:v>3.4009999999999998</c:v>
                </c:pt>
                <c:pt idx="4902">
                  <c:v>3.3109999999999999</c:v>
                </c:pt>
                <c:pt idx="4903">
                  <c:v>3.3769999999999998</c:v>
                </c:pt>
                <c:pt idx="4904">
                  <c:v>3.3090000000000002</c:v>
                </c:pt>
                <c:pt idx="4905">
                  <c:v>3.1480000000000001</c:v>
                </c:pt>
                <c:pt idx="4906">
                  <c:v>3.1520000000000001</c:v>
                </c:pt>
                <c:pt idx="4907">
                  <c:v>3.2679999999999998</c:v>
                </c:pt>
                <c:pt idx="4908">
                  <c:v>3.2210000000000001</c:v>
                </c:pt>
                <c:pt idx="4909">
                  <c:v>3.1890000000000001</c:v>
                </c:pt>
                <c:pt idx="4910">
                  <c:v>3.1819999999999999</c:v>
                </c:pt>
                <c:pt idx="4911">
                  <c:v>3.1869999999999998</c:v>
                </c:pt>
                <c:pt idx="4914">
                  <c:v>3.2549999999999999</c:v>
                </c:pt>
                <c:pt idx="4915">
                  <c:v>5.9050000000000002</c:v>
                </c:pt>
                <c:pt idx="4916">
                  <c:v>4.1609999999999996</c:v>
                </c:pt>
                <c:pt idx="4917">
                  <c:v>3.6749999999999998</c:v>
                </c:pt>
                <c:pt idx="4918">
                  <c:v>3.6309999999999998</c:v>
                </c:pt>
                <c:pt idx="4919">
                  <c:v>3.661</c:v>
                </c:pt>
                <c:pt idx="4920">
                  <c:v>3.5819999999999999</c:v>
                </c:pt>
                <c:pt idx="4921">
                  <c:v>3.8980000000000001</c:v>
                </c:pt>
                <c:pt idx="4922">
                  <c:v>3.7850000000000001</c:v>
                </c:pt>
                <c:pt idx="4923">
                  <c:v>3.3719999999999999</c:v>
                </c:pt>
                <c:pt idx="4924">
                  <c:v>3.2989999999999999</c:v>
                </c:pt>
                <c:pt idx="4925">
                  <c:v>3.2610000000000001</c:v>
                </c:pt>
                <c:pt idx="4926">
                  <c:v>3.5419999999999998</c:v>
                </c:pt>
                <c:pt idx="4927">
                  <c:v>3.21</c:v>
                </c:pt>
                <c:pt idx="4928">
                  <c:v>3.2069999999999999</c:v>
                </c:pt>
                <c:pt idx="4929">
                  <c:v>3.8180000000000001</c:v>
                </c:pt>
                <c:pt idx="4930">
                  <c:v>3.7639999999999998</c:v>
                </c:pt>
                <c:pt idx="4931">
                  <c:v>3.43</c:v>
                </c:pt>
                <c:pt idx="4932">
                  <c:v>3.4580000000000002</c:v>
                </c:pt>
                <c:pt idx="4933">
                  <c:v>3.29</c:v>
                </c:pt>
                <c:pt idx="4934">
                  <c:v>4.9290000000000003</c:v>
                </c:pt>
                <c:pt idx="4935">
                  <c:v>4.7350000000000003</c:v>
                </c:pt>
                <c:pt idx="4936">
                  <c:v>4.0679999999999996</c:v>
                </c:pt>
                <c:pt idx="4937">
                  <c:v>7.74</c:v>
                </c:pt>
                <c:pt idx="4938">
                  <c:v>5.258</c:v>
                </c:pt>
                <c:pt idx="4939">
                  <c:v>5.3650000000000002</c:v>
                </c:pt>
                <c:pt idx="4940">
                  <c:v>5.73</c:v>
                </c:pt>
                <c:pt idx="4941">
                  <c:v>6.2130000000000001</c:v>
                </c:pt>
                <c:pt idx="4942">
                  <c:v>4.7919999999999998</c:v>
                </c:pt>
                <c:pt idx="4943">
                  <c:v>3.9910000000000001</c:v>
                </c:pt>
                <c:pt idx="4946">
                  <c:v>3.464</c:v>
                </c:pt>
                <c:pt idx="4947">
                  <c:v>3.2869999999999999</c:v>
                </c:pt>
                <c:pt idx="4948">
                  <c:v>3</c:v>
                </c:pt>
                <c:pt idx="4949">
                  <c:v>2.754</c:v>
                </c:pt>
                <c:pt idx="4950">
                  <c:v>2.9670000000000001</c:v>
                </c:pt>
                <c:pt idx="4951">
                  <c:v>2.831</c:v>
                </c:pt>
                <c:pt idx="4952">
                  <c:v>2.5409999999999999</c:v>
                </c:pt>
                <c:pt idx="4953">
                  <c:v>2.5139999999999998</c:v>
                </c:pt>
                <c:pt idx="4954">
                  <c:v>2.3159999999999998</c:v>
                </c:pt>
                <c:pt idx="4955">
                  <c:v>2.3029999999999999</c:v>
                </c:pt>
                <c:pt idx="4956">
                  <c:v>2.105</c:v>
                </c:pt>
                <c:pt idx="4957">
                  <c:v>2.2149999999999999</c:v>
                </c:pt>
                <c:pt idx="4958">
                  <c:v>2.2629999999999999</c:v>
                </c:pt>
                <c:pt idx="4959">
                  <c:v>3.65</c:v>
                </c:pt>
                <c:pt idx="4960">
                  <c:v>3.1190000000000002</c:v>
                </c:pt>
                <c:pt idx="4961">
                  <c:v>2.72</c:v>
                </c:pt>
                <c:pt idx="4962">
                  <c:v>3.7160000000000002</c:v>
                </c:pt>
                <c:pt idx="4963">
                  <c:v>4.1260000000000003</c:v>
                </c:pt>
                <c:pt idx="4964">
                  <c:v>2.9990000000000001</c:v>
                </c:pt>
                <c:pt idx="4965">
                  <c:v>3.7360000000000002</c:v>
                </c:pt>
                <c:pt idx="4966">
                  <c:v>3.0870000000000002</c:v>
                </c:pt>
                <c:pt idx="4967">
                  <c:v>2.7879999999999998</c:v>
                </c:pt>
                <c:pt idx="4968">
                  <c:v>2.4159999999999999</c:v>
                </c:pt>
                <c:pt idx="4969">
                  <c:v>2.1520000000000001</c:v>
                </c:pt>
                <c:pt idx="4970">
                  <c:v>1.722</c:v>
                </c:pt>
                <c:pt idx="4971">
                  <c:v>1.637</c:v>
                </c:pt>
                <c:pt idx="4972">
                  <c:v>1.413</c:v>
                </c:pt>
                <c:pt idx="4973">
                  <c:v>1.405</c:v>
                </c:pt>
                <c:pt idx="4974">
                  <c:v>1.111</c:v>
                </c:pt>
                <c:pt idx="4975">
                  <c:v>1.35</c:v>
                </c:pt>
                <c:pt idx="4976">
                  <c:v>5.0229999999999997</c:v>
                </c:pt>
                <c:pt idx="4978">
                  <c:v>2.6070000000000002</c:v>
                </c:pt>
                <c:pt idx="4979">
                  <c:v>2.089</c:v>
                </c:pt>
                <c:pt idx="4980">
                  <c:v>1.7829999999999999</c:v>
                </c:pt>
                <c:pt idx="4981">
                  <c:v>1.55</c:v>
                </c:pt>
                <c:pt idx="4982">
                  <c:v>1.1950000000000001</c:v>
                </c:pt>
                <c:pt idx="4983">
                  <c:v>4.3940000000000001</c:v>
                </c:pt>
                <c:pt idx="4984">
                  <c:v>2.0590000000000002</c:v>
                </c:pt>
                <c:pt idx="4985">
                  <c:v>1.6459999999999999</c:v>
                </c:pt>
                <c:pt idx="4986">
                  <c:v>1.4179999999999999</c:v>
                </c:pt>
                <c:pt idx="4987">
                  <c:v>1.6779999999999999</c:v>
                </c:pt>
                <c:pt idx="4988">
                  <c:v>1.41</c:v>
                </c:pt>
                <c:pt idx="4989">
                  <c:v>1.371</c:v>
                </c:pt>
                <c:pt idx="4990">
                  <c:v>1.1479999999999999</c:v>
                </c:pt>
                <c:pt idx="4991">
                  <c:v>1.484</c:v>
                </c:pt>
                <c:pt idx="4992">
                  <c:v>2.6890000000000001</c:v>
                </c:pt>
                <c:pt idx="4993">
                  <c:v>3.9089999999999998</c:v>
                </c:pt>
                <c:pt idx="4994">
                  <c:v>2.5209999999999999</c:v>
                </c:pt>
                <c:pt idx="4995">
                  <c:v>4.4740000000000002</c:v>
                </c:pt>
                <c:pt idx="4996">
                  <c:v>4.09</c:v>
                </c:pt>
                <c:pt idx="4997">
                  <c:v>3.0840000000000001</c:v>
                </c:pt>
                <c:pt idx="4998">
                  <c:v>2.5750000000000002</c:v>
                </c:pt>
                <c:pt idx="4999">
                  <c:v>3.5219999999999998</c:v>
                </c:pt>
                <c:pt idx="5000">
                  <c:v>2.4350000000000001</c:v>
                </c:pt>
                <c:pt idx="5001">
                  <c:v>2.351</c:v>
                </c:pt>
                <c:pt idx="5002">
                  <c:v>23.643999999999998</c:v>
                </c:pt>
                <c:pt idx="5003">
                  <c:v>6.25</c:v>
                </c:pt>
                <c:pt idx="5004">
                  <c:v>7.0419999999999998</c:v>
                </c:pt>
                <c:pt idx="5005">
                  <c:v>4.3879999999999999</c:v>
                </c:pt>
                <c:pt idx="5006">
                  <c:v>3.258</c:v>
                </c:pt>
                <c:pt idx="5007">
                  <c:v>4.7119999999999997</c:v>
                </c:pt>
                <c:pt idx="5008">
                  <c:v>2.9020000000000001</c:v>
                </c:pt>
                <c:pt idx="5010">
                  <c:v>2.7810000000000001</c:v>
                </c:pt>
                <c:pt idx="5011">
                  <c:v>2.5409999999999999</c:v>
                </c:pt>
                <c:pt idx="5012">
                  <c:v>1.9690000000000001</c:v>
                </c:pt>
                <c:pt idx="5013">
                  <c:v>1.6890000000000001</c:v>
                </c:pt>
                <c:pt idx="5014">
                  <c:v>1.675</c:v>
                </c:pt>
                <c:pt idx="5015">
                  <c:v>1.577</c:v>
                </c:pt>
                <c:pt idx="5016">
                  <c:v>1.639</c:v>
                </c:pt>
                <c:pt idx="5017">
                  <c:v>1.534</c:v>
                </c:pt>
                <c:pt idx="5018">
                  <c:v>2.3959999999999999</c:v>
                </c:pt>
                <c:pt idx="5019">
                  <c:v>3.923</c:v>
                </c:pt>
                <c:pt idx="5020">
                  <c:v>2.3490000000000002</c:v>
                </c:pt>
                <c:pt idx="5021">
                  <c:v>8.3019999999999996</c:v>
                </c:pt>
                <c:pt idx="5022">
                  <c:v>6.9640000000000004</c:v>
                </c:pt>
                <c:pt idx="5023">
                  <c:v>3.8820000000000001</c:v>
                </c:pt>
                <c:pt idx="5024">
                  <c:v>2.4350000000000001</c:v>
                </c:pt>
                <c:pt idx="5025">
                  <c:v>2.7080000000000002</c:v>
                </c:pt>
                <c:pt idx="5026">
                  <c:v>4.33</c:v>
                </c:pt>
                <c:pt idx="5027">
                  <c:v>39.704999999999998</c:v>
                </c:pt>
                <c:pt idx="5028">
                  <c:v>16.178000000000001</c:v>
                </c:pt>
                <c:pt idx="5029">
                  <c:v>7.891</c:v>
                </c:pt>
                <c:pt idx="5030">
                  <c:v>5.3650000000000002</c:v>
                </c:pt>
                <c:pt idx="5031">
                  <c:v>4.734</c:v>
                </c:pt>
                <c:pt idx="5032">
                  <c:v>7.2309999999999999</c:v>
                </c:pt>
                <c:pt idx="5033">
                  <c:v>10.548</c:v>
                </c:pt>
                <c:pt idx="5034">
                  <c:v>15.871</c:v>
                </c:pt>
                <c:pt idx="5035">
                  <c:v>11.116</c:v>
                </c:pt>
                <c:pt idx="5036">
                  <c:v>14.555</c:v>
                </c:pt>
                <c:pt idx="5037">
                  <c:v>22.45</c:v>
                </c:pt>
                <c:pt idx="5038">
                  <c:v>14.522</c:v>
                </c:pt>
                <c:pt idx="5039">
                  <c:v>17.393000000000001</c:v>
                </c:pt>
                <c:pt idx="5040">
                  <c:v>27.390999999999998</c:v>
                </c:pt>
                <c:pt idx="5041">
                  <c:v>33.543999999999997</c:v>
                </c:pt>
                <c:pt idx="5042">
                  <c:v>23.68</c:v>
                </c:pt>
                <c:pt idx="5043">
                  <c:v>42.725000000000001</c:v>
                </c:pt>
                <c:pt idx="5044">
                  <c:v>24.071000000000002</c:v>
                </c:pt>
                <c:pt idx="5045">
                  <c:v>23.116</c:v>
                </c:pt>
                <c:pt idx="5046">
                  <c:v>23.513000000000002</c:v>
                </c:pt>
                <c:pt idx="5047">
                  <c:v>19.800999999999998</c:v>
                </c:pt>
                <c:pt idx="5048">
                  <c:v>51.545000000000002</c:v>
                </c:pt>
                <c:pt idx="5049">
                  <c:v>34.274000000000001</c:v>
                </c:pt>
                <c:pt idx="5050">
                  <c:v>38.79</c:v>
                </c:pt>
                <c:pt idx="5051">
                  <c:v>32.494999999999997</c:v>
                </c:pt>
                <c:pt idx="5052">
                  <c:v>29.93</c:v>
                </c:pt>
                <c:pt idx="5053">
                  <c:v>32.552</c:v>
                </c:pt>
                <c:pt idx="5054">
                  <c:v>40.701999999999998</c:v>
                </c:pt>
                <c:pt idx="5055">
                  <c:v>39.024999999999999</c:v>
                </c:pt>
                <c:pt idx="5056">
                  <c:v>33.898000000000003</c:v>
                </c:pt>
                <c:pt idx="5057">
                  <c:v>32.94</c:v>
                </c:pt>
                <c:pt idx="5058">
                  <c:v>50.524000000000001</c:v>
                </c:pt>
                <c:pt idx="5059">
                  <c:v>44.463999999999999</c:v>
                </c:pt>
                <c:pt idx="5060">
                  <c:v>53.357999999999997</c:v>
                </c:pt>
                <c:pt idx="5061">
                  <c:v>80.105999999999995</c:v>
                </c:pt>
                <c:pt idx="5062">
                  <c:v>61.680999999999997</c:v>
                </c:pt>
                <c:pt idx="5063">
                  <c:v>48.805</c:v>
                </c:pt>
                <c:pt idx="5064">
                  <c:v>44.508000000000003</c:v>
                </c:pt>
                <c:pt idx="5065">
                  <c:v>39.606000000000002</c:v>
                </c:pt>
                <c:pt idx="5066">
                  <c:v>46.305999999999997</c:v>
                </c:pt>
                <c:pt idx="5067">
                  <c:v>50.7</c:v>
                </c:pt>
                <c:pt idx="5068">
                  <c:v>55.85</c:v>
                </c:pt>
                <c:pt idx="5069">
                  <c:v>52.737000000000002</c:v>
                </c:pt>
                <c:pt idx="5070">
                  <c:v>91.244</c:v>
                </c:pt>
                <c:pt idx="5071">
                  <c:v>175.976</c:v>
                </c:pt>
                <c:pt idx="5072">
                  <c:v>89.332999999999998</c:v>
                </c:pt>
                <c:pt idx="5074">
                  <c:v>91.644999999999996</c:v>
                </c:pt>
                <c:pt idx="5075">
                  <c:v>79.334999999999994</c:v>
                </c:pt>
                <c:pt idx="5076">
                  <c:v>70.721000000000004</c:v>
                </c:pt>
                <c:pt idx="5077">
                  <c:v>68.174000000000007</c:v>
                </c:pt>
                <c:pt idx="5078">
                  <c:v>60.188000000000002</c:v>
                </c:pt>
                <c:pt idx="5079">
                  <c:v>63.716999999999999</c:v>
                </c:pt>
                <c:pt idx="5080">
                  <c:v>63.459000000000003</c:v>
                </c:pt>
                <c:pt idx="5081">
                  <c:v>68.772000000000006</c:v>
                </c:pt>
                <c:pt idx="5082">
                  <c:v>71.058999999999997</c:v>
                </c:pt>
                <c:pt idx="5083">
                  <c:v>64.197999999999993</c:v>
                </c:pt>
                <c:pt idx="5084">
                  <c:v>65.945999999999998</c:v>
                </c:pt>
                <c:pt idx="5085">
                  <c:v>76.718000000000004</c:v>
                </c:pt>
                <c:pt idx="5086">
                  <c:v>67.900999999999996</c:v>
                </c:pt>
                <c:pt idx="5087">
                  <c:v>69.106999999999999</c:v>
                </c:pt>
                <c:pt idx="5088">
                  <c:v>109.533</c:v>
                </c:pt>
                <c:pt idx="5089">
                  <c:v>85.646000000000001</c:v>
                </c:pt>
                <c:pt idx="5090">
                  <c:v>82.320999999999998</c:v>
                </c:pt>
                <c:pt idx="5091">
                  <c:v>75.888000000000005</c:v>
                </c:pt>
                <c:pt idx="5092">
                  <c:v>74.537999999999997</c:v>
                </c:pt>
                <c:pt idx="5093">
                  <c:v>66.620999999999995</c:v>
                </c:pt>
                <c:pt idx="5094">
                  <c:v>61.877000000000002</c:v>
                </c:pt>
                <c:pt idx="5095">
                  <c:v>65.182000000000002</c:v>
                </c:pt>
                <c:pt idx="5096">
                  <c:v>53.387</c:v>
                </c:pt>
                <c:pt idx="5097">
                  <c:v>49.267000000000003</c:v>
                </c:pt>
                <c:pt idx="5098">
                  <c:v>47.344000000000001</c:v>
                </c:pt>
                <c:pt idx="5099">
                  <c:v>45.506</c:v>
                </c:pt>
                <c:pt idx="5100">
                  <c:v>42.116999999999997</c:v>
                </c:pt>
                <c:pt idx="5101">
                  <c:v>42.499000000000002</c:v>
                </c:pt>
                <c:pt idx="5102">
                  <c:v>40.487000000000002</c:v>
                </c:pt>
                <c:pt idx="5103">
                  <c:v>39.368000000000002</c:v>
                </c:pt>
                <c:pt idx="5104">
                  <c:v>40.884</c:v>
                </c:pt>
                <c:pt idx="5106">
                  <c:v>36.768000000000001</c:v>
                </c:pt>
                <c:pt idx="5107">
                  <c:v>35.125999999999998</c:v>
                </c:pt>
                <c:pt idx="5108">
                  <c:v>32.012</c:v>
                </c:pt>
                <c:pt idx="5109">
                  <c:v>29.617999999999999</c:v>
                </c:pt>
                <c:pt idx="5110">
                  <c:v>32.408999999999999</c:v>
                </c:pt>
                <c:pt idx="5111">
                  <c:v>34.277000000000001</c:v>
                </c:pt>
                <c:pt idx="5112">
                  <c:v>30.227</c:v>
                </c:pt>
                <c:pt idx="5113">
                  <c:v>28.693000000000001</c:v>
                </c:pt>
                <c:pt idx="5114">
                  <c:v>26.724</c:v>
                </c:pt>
                <c:pt idx="5115">
                  <c:v>24.998000000000001</c:v>
                </c:pt>
                <c:pt idx="5116">
                  <c:v>24.353999999999999</c:v>
                </c:pt>
                <c:pt idx="5117">
                  <c:v>24.167999999999999</c:v>
                </c:pt>
                <c:pt idx="5118">
                  <c:v>23.559000000000001</c:v>
                </c:pt>
                <c:pt idx="5119">
                  <c:v>22.876999999999999</c:v>
                </c:pt>
                <c:pt idx="5120">
                  <c:v>21.655000000000001</c:v>
                </c:pt>
                <c:pt idx="5121">
                  <c:v>20.975000000000001</c:v>
                </c:pt>
                <c:pt idx="5122">
                  <c:v>20.382999999999999</c:v>
                </c:pt>
                <c:pt idx="5123">
                  <c:v>21.390999999999998</c:v>
                </c:pt>
                <c:pt idx="5124">
                  <c:v>22.242999999999999</c:v>
                </c:pt>
                <c:pt idx="5125">
                  <c:v>19.332000000000001</c:v>
                </c:pt>
                <c:pt idx="5126">
                  <c:v>19.295999999999999</c:v>
                </c:pt>
                <c:pt idx="5127">
                  <c:v>20.062999999999999</c:v>
                </c:pt>
                <c:pt idx="5128">
                  <c:v>18.628</c:v>
                </c:pt>
                <c:pt idx="5129">
                  <c:v>18.443000000000001</c:v>
                </c:pt>
                <c:pt idx="5130">
                  <c:v>18.358000000000001</c:v>
                </c:pt>
                <c:pt idx="5131">
                  <c:v>17.484000000000002</c:v>
                </c:pt>
                <c:pt idx="5132">
                  <c:v>16.687000000000001</c:v>
                </c:pt>
                <c:pt idx="5133">
                  <c:v>16.126000000000001</c:v>
                </c:pt>
                <c:pt idx="5134">
                  <c:v>15.565</c:v>
                </c:pt>
                <c:pt idx="5135">
                  <c:v>15.558999999999999</c:v>
                </c:pt>
                <c:pt idx="5136">
                  <c:v>14.611000000000001</c:v>
                </c:pt>
                <c:pt idx="5138">
                  <c:v>14.199</c:v>
                </c:pt>
                <c:pt idx="5139">
                  <c:v>14.204000000000001</c:v>
                </c:pt>
                <c:pt idx="5140">
                  <c:v>14.096</c:v>
                </c:pt>
                <c:pt idx="5141">
                  <c:v>13.57</c:v>
                </c:pt>
                <c:pt idx="5142">
                  <c:v>13.066000000000001</c:v>
                </c:pt>
                <c:pt idx="5143">
                  <c:v>12.677</c:v>
                </c:pt>
                <c:pt idx="5144">
                  <c:v>12.638</c:v>
                </c:pt>
                <c:pt idx="5145">
                  <c:v>12.430999999999999</c:v>
                </c:pt>
                <c:pt idx="5146">
                  <c:v>11.932</c:v>
                </c:pt>
                <c:pt idx="5147">
                  <c:v>11.367000000000001</c:v>
                </c:pt>
                <c:pt idx="5148">
                  <c:v>10.983000000000001</c:v>
                </c:pt>
                <c:pt idx="5149">
                  <c:v>10.831</c:v>
                </c:pt>
                <c:pt idx="5150">
                  <c:v>10.657</c:v>
                </c:pt>
                <c:pt idx="5151">
                  <c:v>10.346</c:v>
                </c:pt>
                <c:pt idx="5152">
                  <c:v>10.000999999999999</c:v>
                </c:pt>
                <c:pt idx="5153">
                  <c:v>9.7379999999999995</c:v>
                </c:pt>
                <c:pt idx="5154">
                  <c:v>9.5860000000000003</c:v>
                </c:pt>
                <c:pt idx="5155">
                  <c:v>9.5990000000000002</c:v>
                </c:pt>
                <c:pt idx="5156">
                  <c:v>9.5510000000000002</c:v>
                </c:pt>
                <c:pt idx="5157">
                  <c:v>9.27</c:v>
                </c:pt>
                <c:pt idx="5158">
                  <c:v>8.9049999999999994</c:v>
                </c:pt>
                <c:pt idx="5159">
                  <c:v>8.7739999999999991</c:v>
                </c:pt>
                <c:pt idx="5160">
                  <c:v>8.625</c:v>
                </c:pt>
                <c:pt idx="5161">
                  <c:v>8.5380000000000003</c:v>
                </c:pt>
                <c:pt idx="5162">
                  <c:v>8.51</c:v>
                </c:pt>
                <c:pt idx="5163">
                  <c:v>8.6530000000000005</c:v>
                </c:pt>
                <c:pt idx="5164">
                  <c:v>8.6219999999999999</c:v>
                </c:pt>
                <c:pt idx="5165">
                  <c:v>8.6449999999999996</c:v>
                </c:pt>
                <c:pt idx="5166">
                  <c:v>8.4120000000000008</c:v>
                </c:pt>
                <c:pt idx="5167">
                  <c:v>7.976</c:v>
                </c:pt>
                <c:pt idx="5170">
                  <c:v>7.74</c:v>
                </c:pt>
                <c:pt idx="5171">
                  <c:v>7.7380000000000004</c:v>
                </c:pt>
                <c:pt idx="5172">
                  <c:v>7.7629999999999999</c:v>
                </c:pt>
                <c:pt idx="5173">
                  <c:v>7.7839999999999998</c:v>
                </c:pt>
                <c:pt idx="5174">
                  <c:v>7.6260000000000003</c:v>
                </c:pt>
                <c:pt idx="5175">
                  <c:v>7.5090000000000003</c:v>
                </c:pt>
                <c:pt idx="5176">
                  <c:v>7.4729999999999999</c:v>
                </c:pt>
                <c:pt idx="5177">
                  <c:v>7.2309999999999999</c:v>
                </c:pt>
                <c:pt idx="5178">
                  <c:v>7.069</c:v>
                </c:pt>
                <c:pt idx="5179">
                  <c:v>7.0369999999999999</c:v>
                </c:pt>
                <c:pt idx="5180">
                  <c:v>6.9009999999999998</c:v>
                </c:pt>
                <c:pt idx="5181">
                  <c:v>6.7939999999999996</c:v>
                </c:pt>
                <c:pt idx="5182">
                  <c:v>6.835</c:v>
                </c:pt>
                <c:pt idx="5183">
                  <c:v>6.7210000000000001</c:v>
                </c:pt>
                <c:pt idx="5184">
                  <c:v>6.59</c:v>
                </c:pt>
                <c:pt idx="5185">
                  <c:v>6.4829999999999997</c:v>
                </c:pt>
                <c:pt idx="5186">
                  <c:v>6.4770000000000003</c:v>
                </c:pt>
                <c:pt idx="5187">
                  <c:v>6.3230000000000004</c:v>
                </c:pt>
                <c:pt idx="5188">
                  <c:v>6.1120000000000001</c:v>
                </c:pt>
                <c:pt idx="5189">
                  <c:v>6.0419999999999998</c:v>
                </c:pt>
                <c:pt idx="5190">
                  <c:v>5.8959999999999999</c:v>
                </c:pt>
                <c:pt idx="5191">
                  <c:v>5.9130000000000003</c:v>
                </c:pt>
                <c:pt idx="5192">
                  <c:v>5.7670000000000003</c:v>
                </c:pt>
                <c:pt idx="5193">
                  <c:v>5.8109999999999999</c:v>
                </c:pt>
                <c:pt idx="5194">
                  <c:v>5.899</c:v>
                </c:pt>
                <c:pt idx="5195">
                  <c:v>5.7869999999999999</c:v>
                </c:pt>
                <c:pt idx="5196">
                  <c:v>5.8940000000000001</c:v>
                </c:pt>
                <c:pt idx="5197">
                  <c:v>5.899</c:v>
                </c:pt>
                <c:pt idx="5198">
                  <c:v>5.907</c:v>
                </c:pt>
                <c:pt idx="5202">
                  <c:v>5.8940000000000001</c:v>
                </c:pt>
                <c:pt idx="5203">
                  <c:v>5.6849999999999996</c:v>
                </c:pt>
                <c:pt idx="5204">
                  <c:v>5.6130000000000004</c:v>
                </c:pt>
                <c:pt idx="5205">
                  <c:v>5.4850000000000003</c:v>
                </c:pt>
                <c:pt idx="5206">
                  <c:v>5.617</c:v>
                </c:pt>
                <c:pt idx="5207">
                  <c:v>5.4320000000000004</c:v>
                </c:pt>
                <c:pt idx="5208">
                  <c:v>5.4930000000000003</c:v>
                </c:pt>
                <c:pt idx="5209">
                  <c:v>5.5830000000000002</c:v>
                </c:pt>
                <c:pt idx="5210">
                  <c:v>5.569</c:v>
                </c:pt>
                <c:pt idx="5211">
                  <c:v>5.5259999999999998</c:v>
                </c:pt>
                <c:pt idx="5212">
                  <c:v>5.391</c:v>
                </c:pt>
                <c:pt idx="5213">
                  <c:v>5.3159999999999998</c:v>
                </c:pt>
                <c:pt idx="5214">
                  <c:v>5.4850000000000003</c:v>
                </c:pt>
                <c:pt idx="5215">
                  <c:v>5.3410000000000002</c:v>
                </c:pt>
                <c:pt idx="5216">
                  <c:v>5.3579999999999997</c:v>
                </c:pt>
                <c:pt idx="5217">
                  <c:v>5.2089999999999996</c:v>
                </c:pt>
                <c:pt idx="5218">
                  <c:v>5.2409999999999997</c:v>
                </c:pt>
                <c:pt idx="5219">
                  <c:v>5.2290000000000001</c:v>
                </c:pt>
                <c:pt idx="5220">
                  <c:v>5.2539999999999996</c:v>
                </c:pt>
                <c:pt idx="5221">
                  <c:v>5.12</c:v>
                </c:pt>
                <c:pt idx="5222">
                  <c:v>5.1040000000000001</c:v>
                </c:pt>
                <c:pt idx="5223">
                  <c:v>5.0549999999999997</c:v>
                </c:pt>
                <c:pt idx="5224">
                  <c:v>5.173</c:v>
                </c:pt>
                <c:pt idx="5225">
                  <c:v>5.2729999999999997</c:v>
                </c:pt>
                <c:pt idx="5226">
                  <c:v>5.1959999999999997</c:v>
                </c:pt>
                <c:pt idx="5227">
                  <c:v>5.14</c:v>
                </c:pt>
                <c:pt idx="5228">
                  <c:v>5.0709999999999997</c:v>
                </c:pt>
                <c:pt idx="5229">
                  <c:v>4.9850000000000003</c:v>
                </c:pt>
                <c:pt idx="5230">
                  <c:v>4.9039999999999999</c:v>
                </c:pt>
                <c:pt idx="5231">
                  <c:v>4.8879999999999999</c:v>
                </c:pt>
                <c:pt idx="5234">
                  <c:v>4.883</c:v>
                </c:pt>
                <c:pt idx="5235">
                  <c:v>4.8650000000000002</c:v>
                </c:pt>
                <c:pt idx="5236">
                  <c:v>4.7359999999999998</c:v>
                </c:pt>
                <c:pt idx="5237">
                  <c:v>4.702</c:v>
                </c:pt>
                <c:pt idx="5238">
                  <c:v>4.6050000000000004</c:v>
                </c:pt>
                <c:pt idx="5239">
                  <c:v>4.609</c:v>
                </c:pt>
                <c:pt idx="5240">
                  <c:v>4.6920000000000002</c:v>
                </c:pt>
                <c:pt idx="5241">
                  <c:v>4.7480000000000002</c:v>
                </c:pt>
                <c:pt idx="5242">
                  <c:v>6.218</c:v>
                </c:pt>
                <c:pt idx="5243">
                  <c:v>5.2619999999999996</c:v>
                </c:pt>
                <c:pt idx="5244">
                  <c:v>5.8529999999999998</c:v>
                </c:pt>
                <c:pt idx="5245">
                  <c:v>11.146000000000001</c:v>
                </c:pt>
                <c:pt idx="5246">
                  <c:v>7.11</c:v>
                </c:pt>
                <c:pt idx="5247">
                  <c:v>6.1589999999999998</c:v>
                </c:pt>
                <c:pt idx="5248">
                  <c:v>6.12</c:v>
                </c:pt>
                <c:pt idx="5249">
                  <c:v>5.51</c:v>
                </c:pt>
                <c:pt idx="5250">
                  <c:v>5.2</c:v>
                </c:pt>
                <c:pt idx="5251">
                  <c:v>5.2320000000000002</c:v>
                </c:pt>
                <c:pt idx="5252">
                  <c:v>5.1630000000000003</c:v>
                </c:pt>
                <c:pt idx="5253">
                  <c:v>4.7679999999999998</c:v>
                </c:pt>
                <c:pt idx="5254">
                  <c:v>4.8460000000000001</c:v>
                </c:pt>
                <c:pt idx="5255">
                  <c:v>4.8090000000000002</c:v>
                </c:pt>
                <c:pt idx="5256">
                  <c:v>4.8449999999999998</c:v>
                </c:pt>
                <c:pt idx="5257">
                  <c:v>6.851</c:v>
                </c:pt>
                <c:pt idx="5258">
                  <c:v>8.843</c:v>
                </c:pt>
                <c:pt idx="5259">
                  <c:v>14.647</c:v>
                </c:pt>
                <c:pt idx="5260">
                  <c:v>8.2050000000000001</c:v>
                </c:pt>
                <c:pt idx="5261">
                  <c:v>6.8079999999999998</c:v>
                </c:pt>
                <c:pt idx="5262">
                  <c:v>6.1470000000000002</c:v>
                </c:pt>
                <c:pt idx="5266">
                  <c:v>5.6589999999999998</c:v>
                </c:pt>
                <c:pt idx="5267">
                  <c:v>5.6689999999999996</c:v>
                </c:pt>
                <c:pt idx="5268">
                  <c:v>5.9050000000000002</c:v>
                </c:pt>
                <c:pt idx="5269">
                  <c:v>7.274</c:v>
                </c:pt>
                <c:pt idx="5270">
                  <c:v>6.8970000000000002</c:v>
                </c:pt>
                <c:pt idx="5271">
                  <c:v>5.8140000000000001</c:v>
                </c:pt>
                <c:pt idx="5272">
                  <c:v>6.0620000000000003</c:v>
                </c:pt>
                <c:pt idx="5273">
                  <c:v>5.4989999999999997</c:v>
                </c:pt>
                <c:pt idx="5274">
                  <c:v>5.1980000000000004</c:v>
                </c:pt>
                <c:pt idx="5275">
                  <c:v>5.0970000000000004</c:v>
                </c:pt>
                <c:pt idx="5276">
                  <c:v>5.0010000000000003</c:v>
                </c:pt>
                <c:pt idx="5277">
                  <c:v>4.8899999999999997</c:v>
                </c:pt>
                <c:pt idx="5278">
                  <c:v>4.8049999999999997</c:v>
                </c:pt>
                <c:pt idx="5279">
                  <c:v>4.7119999999999997</c:v>
                </c:pt>
                <c:pt idx="5280">
                  <c:v>6.633</c:v>
                </c:pt>
                <c:pt idx="5281">
                  <c:v>9.0869999999999997</c:v>
                </c:pt>
                <c:pt idx="5282">
                  <c:v>6.65</c:v>
                </c:pt>
                <c:pt idx="5283">
                  <c:v>5.8719999999999999</c:v>
                </c:pt>
                <c:pt idx="5284">
                  <c:v>5.89</c:v>
                </c:pt>
                <c:pt idx="5285">
                  <c:v>5.4980000000000002</c:v>
                </c:pt>
                <c:pt idx="5286">
                  <c:v>5.17</c:v>
                </c:pt>
                <c:pt idx="5287">
                  <c:v>5.2370000000000001</c:v>
                </c:pt>
                <c:pt idx="5288">
                  <c:v>4.9939999999999998</c:v>
                </c:pt>
                <c:pt idx="5289">
                  <c:v>4.9139999999999997</c:v>
                </c:pt>
                <c:pt idx="5290">
                  <c:v>4.766</c:v>
                </c:pt>
                <c:pt idx="5291">
                  <c:v>4.5979999999999999</c:v>
                </c:pt>
                <c:pt idx="5292">
                  <c:v>4.4729999999999999</c:v>
                </c:pt>
                <c:pt idx="5293">
                  <c:v>4.319</c:v>
                </c:pt>
                <c:pt idx="5294">
                  <c:v>4.2770000000000001</c:v>
                </c:pt>
                <c:pt idx="5295">
                  <c:v>4.0650000000000004</c:v>
                </c:pt>
                <c:pt idx="5298">
                  <c:v>4.1609999999999996</c:v>
                </c:pt>
                <c:pt idx="5299">
                  <c:v>4.07</c:v>
                </c:pt>
                <c:pt idx="5300">
                  <c:v>3.9460000000000002</c:v>
                </c:pt>
                <c:pt idx="5301">
                  <c:v>4.0449999999999999</c:v>
                </c:pt>
                <c:pt idx="5302">
                  <c:v>4.0129999999999999</c:v>
                </c:pt>
                <c:pt idx="5303">
                  <c:v>3.9940000000000002</c:v>
                </c:pt>
                <c:pt idx="5304">
                  <c:v>3.7440000000000002</c:v>
                </c:pt>
                <c:pt idx="5305">
                  <c:v>3.63</c:v>
                </c:pt>
                <c:pt idx="5306">
                  <c:v>3.5939999999999999</c:v>
                </c:pt>
                <c:pt idx="5307">
                  <c:v>3.504</c:v>
                </c:pt>
                <c:pt idx="5308">
                  <c:v>3.56</c:v>
                </c:pt>
                <c:pt idx="5309">
                  <c:v>4.4800000000000004</c:v>
                </c:pt>
                <c:pt idx="5310">
                  <c:v>4.6360000000000001</c:v>
                </c:pt>
                <c:pt idx="5311">
                  <c:v>4.0739999999999998</c:v>
                </c:pt>
                <c:pt idx="5312">
                  <c:v>3.7570000000000001</c:v>
                </c:pt>
                <c:pt idx="5313">
                  <c:v>3.7690000000000001</c:v>
                </c:pt>
                <c:pt idx="5314">
                  <c:v>3.8879999999999999</c:v>
                </c:pt>
                <c:pt idx="5315">
                  <c:v>3.54</c:v>
                </c:pt>
                <c:pt idx="5316">
                  <c:v>3.7519999999999998</c:v>
                </c:pt>
                <c:pt idx="5317">
                  <c:v>3.5750000000000002</c:v>
                </c:pt>
                <c:pt idx="5318">
                  <c:v>3.778</c:v>
                </c:pt>
                <c:pt idx="5319">
                  <c:v>3.5539999999999998</c:v>
                </c:pt>
                <c:pt idx="5320">
                  <c:v>9.9659999999999993</c:v>
                </c:pt>
                <c:pt idx="5321">
                  <c:v>7.7770000000000001</c:v>
                </c:pt>
                <c:pt idx="5322">
                  <c:v>5.81</c:v>
                </c:pt>
                <c:pt idx="5323">
                  <c:v>4.3109999999999999</c:v>
                </c:pt>
                <c:pt idx="5324">
                  <c:v>3.8860000000000001</c:v>
                </c:pt>
                <c:pt idx="5325">
                  <c:v>3.8479999999999999</c:v>
                </c:pt>
                <c:pt idx="5326">
                  <c:v>3.617</c:v>
                </c:pt>
                <c:pt idx="5327">
                  <c:v>3.73</c:v>
                </c:pt>
                <c:pt idx="5330">
                  <c:v>3.774</c:v>
                </c:pt>
                <c:pt idx="5331">
                  <c:v>3.25</c:v>
                </c:pt>
                <c:pt idx="5332">
                  <c:v>3.45</c:v>
                </c:pt>
                <c:pt idx="5333">
                  <c:v>4.5880000000000001</c:v>
                </c:pt>
                <c:pt idx="5334">
                  <c:v>3.6579999999999999</c:v>
                </c:pt>
                <c:pt idx="5335">
                  <c:v>3.524</c:v>
                </c:pt>
                <c:pt idx="5336">
                  <c:v>3.117</c:v>
                </c:pt>
                <c:pt idx="5337">
                  <c:v>3.35</c:v>
                </c:pt>
                <c:pt idx="5338">
                  <c:v>4.7690000000000001</c:v>
                </c:pt>
                <c:pt idx="5339">
                  <c:v>3.8410000000000002</c:v>
                </c:pt>
                <c:pt idx="5340">
                  <c:v>3.4129999999999998</c:v>
                </c:pt>
                <c:pt idx="5341">
                  <c:v>3.218</c:v>
                </c:pt>
                <c:pt idx="5342">
                  <c:v>2.952</c:v>
                </c:pt>
                <c:pt idx="5343">
                  <c:v>2.82</c:v>
                </c:pt>
                <c:pt idx="5344">
                  <c:v>2.7010000000000001</c:v>
                </c:pt>
                <c:pt idx="5345">
                  <c:v>2.3570000000000002</c:v>
                </c:pt>
                <c:pt idx="5346">
                  <c:v>2.238</c:v>
                </c:pt>
                <c:pt idx="5347">
                  <c:v>2.4790000000000001</c:v>
                </c:pt>
                <c:pt idx="5348">
                  <c:v>2.6030000000000002</c:v>
                </c:pt>
                <c:pt idx="5349">
                  <c:v>3.1930000000000001</c:v>
                </c:pt>
                <c:pt idx="5350">
                  <c:v>2.8889999999999998</c:v>
                </c:pt>
                <c:pt idx="5351">
                  <c:v>2.6179999999999999</c:v>
                </c:pt>
                <c:pt idx="5352">
                  <c:v>2.415</c:v>
                </c:pt>
                <c:pt idx="5353">
                  <c:v>2.3170000000000002</c:v>
                </c:pt>
                <c:pt idx="5354">
                  <c:v>2.2250000000000001</c:v>
                </c:pt>
                <c:pt idx="5355">
                  <c:v>1.946</c:v>
                </c:pt>
                <c:pt idx="5356">
                  <c:v>1.972</c:v>
                </c:pt>
                <c:pt idx="5357">
                  <c:v>1.609</c:v>
                </c:pt>
                <c:pt idx="5358">
                  <c:v>1.31</c:v>
                </c:pt>
                <c:pt idx="5359">
                  <c:v>1.446</c:v>
                </c:pt>
                <c:pt idx="5360">
                  <c:v>2.7410000000000001</c:v>
                </c:pt>
                <c:pt idx="5362">
                  <c:v>2.2200000000000002</c:v>
                </c:pt>
                <c:pt idx="5363">
                  <c:v>2.1120000000000001</c:v>
                </c:pt>
                <c:pt idx="5364">
                  <c:v>1.583</c:v>
                </c:pt>
                <c:pt idx="5365">
                  <c:v>1.139</c:v>
                </c:pt>
                <c:pt idx="5366">
                  <c:v>1.1639999999999999</c:v>
                </c:pt>
                <c:pt idx="5367">
                  <c:v>1.1100000000000001</c:v>
                </c:pt>
                <c:pt idx="5368">
                  <c:v>0.86099999999999999</c:v>
                </c:pt>
                <c:pt idx="5369">
                  <c:v>0.69599999999999995</c:v>
                </c:pt>
                <c:pt idx="5370">
                  <c:v>0.89600000000000002</c:v>
                </c:pt>
                <c:pt idx="5371">
                  <c:v>0.86699999999999999</c:v>
                </c:pt>
                <c:pt idx="5372">
                  <c:v>0.79900000000000004</c:v>
                </c:pt>
                <c:pt idx="5373">
                  <c:v>0.95</c:v>
                </c:pt>
                <c:pt idx="5374">
                  <c:v>0.76900000000000002</c:v>
                </c:pt>
                <c:pt idx="5375">
                  <c:v>0.72199999999999998</c:v>
                </c:pt>
                <c:pt idx="5376">
                  <c:v>0.79600000000000004</c:v>
                </c:pt>
                <c:pt idx="5377">
                  <c:v>18.045000000000002</c:v>
                </c:pt>
                <c:pt idx="5378">
                  <c:v>6.6369999999999996</c:v>
                </c:pt>
                <c:pt idx="5379">
                  <c:v>5.6340000000000003</c:v>
                </c:pt>
                <c:pt idx="5380">
                  <c:v>10.586</c:v>
                </c:pt>
                <c:pt idx="5381">
                  <c:v>7.4059999999999997</c:v>
                </c:pt>
                <c:pt idx="5382">
                  <c:v>3.0819999999999999</c:v>
                </c:pt>
                <c:pt idx="5383">
                  <c:v>2.5870000000000002</c:v>
                </c:pt>
                <c:pt idx="5384">
                  <c:v>2.6059999999999999</c:v>
                </c:pt>
                <c:pt idx="5385">
                  <c:v>4.7489999999999997</c:v>
                </c:pt>
                <c:pt idx="5386">
                  <c:v>2.8479999999999999</c:v>
                </c:pt>
                <c:pt idx="5387">
                  <c:v>2.7109999999999999</c:v>
                </c:pt>
                <c:pt idx="5388">
                  <c:v>3.4630000000000001</c:v>
                </c:pt>
                <c:pt idx="5389">
                  <c:v>4.1509999999999998</c:v>
                </c:pt>
                <c:pt idx="5390">
                  <c:v>3.7669999999999999</c:v>
                </c:pt>
                <c:pt idx="5391">
                  <c:v>2.5369999999999999</c:v>
                </c:pt>
                <c:pt idx="5392">
                  <c:v>2.2759999999999998</c:v>
                </c:pt>
                <c:pt idx="5393">
                  <c:v>1.8120000000000001</c:v>
                </c:pt>
                <c:pt idx="5394">
                  <c:v>1.524</c:v>
                </c:pt>
                <c:pt idx="5395">
                  <c:v>1.2749999999999999</c:v>
                </c:pt>
                <c:pt idx="5396">
                  <c:v>1.4450000000000001</c:v>
                </c:pt>
                <c:pt idx="5397">
                  <c:v>1.522</c:v>
                </c:pt>
                <c:pt idx="5398">
                  <c:v>1.895</c:v>
                </c:pt>
                <c:pt idx="5399">
                  <c:v>1.724</c:v>
                </c:pt>
                <c:pt idx="5400">
                  <c:v>5.9480000000000004</c:v>
                </c:pt>
                <c:pt idx="5401">
                  <c:v>8.2970000000000006</c:v>
                </c:pt>
                <c:pt idx="5402">
                  <c:v>5.2889999999999997</c:v>
                </c:pt>
                <c:pt idx="5403">
                  <c:v>9.2910000000000004</c:v>
                </c:pt>
                <c:pt idx="5404">
                  <c:v>8.7720000000000002</c:v>
                </c:pt>
                <c:pt idx="5405">
                  <c:v>4.7690000000000001</c:v>
                </c:pt>
                <c:pt idx="5406">
                  <c:v>2.9089999999999998</c:v>
                </c:pt>
                <c:pt idx="5407">
                  <c:v>7.8360000000000003</c:v>
                </c:pt>
                <c:pt idx="5408">
                  <c:v>18.055</c:v>
                </c:pt>
                <c:pt idx="5409">
                  <c:v>6.73</c:v>
                </c:pt>
                <c:pt idx="5410">
                  <c:v>7.01</c:v>
                </c:pt>
                <c:pt idx="5411">
                  <c:v>11.144</c:v>
                </c:pt>
                <c:pt idx="5412">
                  <c:v>5.4379999999999997</c:v>
                </c:pt>
                <c:pt idx="5413">
                  <c:v>7.3869999999999996</c:v>
                </c:pt>
                <c:pt idx="5414">
                  <c:v>21.24</c:v>
                </c:pt>
                <c:pt idx="5415">
                  <c:v>20.468</c:v>
                </c:pt>
                <c:pt idx="5416">
                  <c:v>45.408999999999999</c:v>
                </c:pt>
                <c:pt idx="5417">
                  <c:v>46.457999999999998</c:v>
                </c:pt>
                <c:pt idx="5418">
                  <c:v>29.513999999999999</c:v>
                </c:pt>
                <c:pt idx="5419">
                  <c:v>24.434999999999999</c:v>
                </c:pt>
                <c:pt idx="5420">
                  <c:v>29.981999999999999</c:v>
                </c:pt>
                <c:pt idx="5421">
                  <c:v>47.026000000000003</c:v>
                </c:pt>
                <c:pt idx="5422">
                  <c:v>32.24</c:v>
                </c:pt>
                <c:pt idx="5423">
                  <c:v>24.239000000000001</c:v>
                </c:pt>
                <c:pt idx="5424">
                  <c:v>19.864999999999998</c:v>
                </c:pt>
                <c:pt idx="5426">
                  <c:v>26.91</c:v>
                </c:pt>
                <c:pt idx="5427">
                  <c:v>29.763999999999999</c:v>
                </c:pt>
                <c:pt idx="5428">
                  <c:v>26.015999999999998</c:v>
                </c:pt>
                <c:pt idx="5429">
                  <c:v>39.363</c:v>
                </c:pt>
                <c:pt idx="5430">
                  <c:v>42.389000000000003</c:v>
                </c:pt>
                <c:pt idx="5431">
                  <c:v>37.923999999999999</c:v>
                </c:pt>
                <c:pt idx="5432">
                  <c:v>49.326999999999998</c:v>
                </c:pt>
                <c:pt idx="5433">
                  <c:v>52.442999999999998</c:v>
                </c:pt>
                <c:pt idx="5434">
                  <c:v>48.518000000000001</c:v>
                </c:pt>
                <c:pt idx="5435">
                  <c:v>39.643000000000001</c:v>
                </c:pt>
                <c:pt idx="5436">
                  <c:v>41.064</c:v>
                </c:pt>
                <c:pt idx="5437">
                  <c:v>33.877000000000002</c:v>
                </c:pt>
                <c:pt idx="5438">
                  <c:v>29.367000000000001</c:v>
                </c:pt>
                <c:pt idx="5439">
                  <c:v>28.423999999999999</c:v>
                </c:pt>
                <c:pt idx="5440">
                  <c:v>25.210999999999999</c:v>
                </c:pt>
                <c:pt idx="5441">
                  <c:v>29.462</c:v>
                </c:pt>
                <c:pt idx="5442">
                  <c:v>27.056000000000001</c:v>
                </c:pt>
                <c:pt idx="5443">
                  <c:v>48.451999999999998</c:v>
                </c:pt>
                <c:pt idx="5444">
                  <c:v>39.350999999999999</c:v>
                </c:pt>
                <c:pt idx="5445">
                  <c:v>132.41399999999999</c:v>
                </c:pt>
                <c:pt idx="5446">
                  <c:v>72.558999999999997</c:v>
                </c:pt>
                <c:pt idx="5447">
                  <c:v>56.89</c:v>
                </c:pt>
                <c:pt idx="5448">
                  <c:v>46.305</c:v>
                </c:pt>
                <c:pt idx="5449">
                  <c:v>41.9</c:v>
                </c:pt>
                <c:pt idx="5450">
                  <c:v>38.942</c:v>
                </c:pt>
                <c:pt idx="5451">
                  <c:v>41.664999999999999</c:v>
                </c:pt>
                <c:pt idx="5452">
                  <c:v>41.665999999999997</c:v>
                </c:pt>
                <c:pt idx="5453">
                  <c:v>35.988</c:v>
                </c:pt>
                <c:pt idx="5454">
                  <c:v>31.251000000000001</c:v>
                </c:pt>
                <c:pt idx="5455">
                  <c:v>31.635999999999999</c:v>
                </c:pt>
                <c:pt idx="5456">
                  <c:v>27.971</c:v>
                </c:pt>
                <c:pt idx="5457">
                  <c:v>25.55</c:v>
                </c:pt>
                <c:pt idx="5458">
                  <c:v>43.643999999999998</c:v>
                </c:pt>
                <c:pt idx="5459">
                  <c:v>38.104999999999997</c:v>
                </c:pt>
                <c:pt idx="5460">
                  <c:v>32.655000000000001</c:v>
                </c:pt>
                <c:pt idx="5461">
                  <c:v>42.582000000000001</c:v>
                </c:pt>
                <c:pt idx="5462">
                  <c:v>48.893999999999998</c:v>
                </c:pt>
                <c:pt idx="5463">
                  <c:v>40.21</c:v>
                </c:pt>
                <c:pt idx="5464">
                  <c:v>82.73</c:v>
                </c:pt>
                <c:pt idx="5465">
                  <c:v>91.54</c:v>
                </c:pt>
                <c:pt idx="5466">
                  <c:v>64.513000000000005</c:v>
                </c:pt>
                <c:pt idx="5467">
                  <c:v>50.034999999999997</c:v>
                </c:pt>
                <c:pt idx="5468">
                  <c:v>44.366999999999997</c:v>
                </c:pt>
                <c:pt idx="5469">
                  <c:v>42.167000000000002</c:v>
                </c:pt>
                <c:pt idx="5470">
                  <c:v>38.737000000000002</c:v>
                </c:pt>
                <c:pt idx="5471">
                  <c:v>41.307000000000002</c:v>
                </c:pt>
                <c:pt idx="5472">
                  <c:v>53.018000000000001</c:v>
                </c:pt>
                <c:pt idx="5473">
                  <c:v>38.625999999999998</c:v>
                </c:pt>
                <c:pt idx="5474">
                  <c:v>43.994999999999997</c:v>
                </c:pt>
                <c:pt idx="5475">
                  <c:v>54.055999999999997</c:v>
                </c:pt>
                <c:pt idx="5476">
                  <c:v>48.792000000000002</c:v>
                </c:pt>
                <c:pt idx="5477">
                  <c:v>74.52</c:v>
                </c:pt>
                <c:pt idx="5478">
                  <c:v>77.844999999999999</c:v>
                </c:pt>
                <c:pt idx="5479">
                  <c:v>66.432000000000002</c:v>
                </c:pt>
                <c:pt idx="5480">
                  <c:v>69.721999999999994</c:v>
                </c:pt>
                <c:pt idx="5481">
                  <c:v>102.94499999999999</c:v>
                </c:pt>
                <c:pt idx="5482">
                  <c:v>110.01600000000001</c:v>
                </c:pt>
                <c:pt idx="5483">
                  <c:v>99.402000000000001</c:v>
                </c:pt>
                <c:pt idx="5484">
                  <c:v>96.802000000000007</c:v>
                </c:pt>
                <c:pt idx="5485">
                  <c:v>81.989000000000004</c:v>
                </c:pt>
                <c:pt idx="5486">
                  <c:v>79.412999999999997</c:v>
                </c:pt>
                <c:pt idx="5487">
                  <c:v>86.248000000000005</c:v>
                </c:pt>
                <c:pt idx="5488">
                  <c:v>92.47</c:v>
                </c:pt>
                <c:pt idx="5490">
                  <c:v>94.950999999999993</c:v>
                </c:pt>
                <c:pt idx="5491">
                  <c:v>103.58199999999999</c:v>
                </c:pt>
                <c:pt idx="5492">
                  <c:v>85.346000000000004</c:v>
                </c:pt>
                <c:pt idx="5493">
                  <c:v>74.635000000000005</c:v>
                </c:pt>
                <c:pt idx="5494">
                  <c:v>80.084000000000003</c:v>
                </c:pt>
                <c:pt idx="5495">
                  <c:v>67.655000000000001</c:v>
                </c:pt>
                <c:pt idx="5496">
                  <c:v>61.573999999999998</c:v>
                </c:pt>
                <c:pt idx="5497">
                  <c:v>57.555</c:v>
                </c:pt>
                <c:pt idx="5498">
                  <c:v>58.841999999999999</c:v>
                </c:pt>
                <c:pt idx="5499">
                  <c:v>52.878999999999998</c:v>
                </c:pt>
                <c:pt idx="5500">
                  <c:v>48.720999999999997</c:v>
                </c:pt>
                <c:pt idx="5501">
                  <c:v>46.755000000000003</c:v>
                </c:pt>
                <c:pt idx="5502">
                  <c:v>43.241</c:v>
                </c:pt>
                <c:pt idx="5503">
                  <c:v>46.122999999999998</c:v>
                </c:pt>
                <c:pt idx="5504">
                  <c:v>39.639000000000003</c:v>
                </c:pt>
                <c:pt idx="5505">
                  <c:v>37.313000000000002</c:v>
                </c:pt>
                <c:pt idx="5506">
                  <c:v>36.674999999999997</c:v>
                </c:pt>
                <c:pt idx="5507">
                  <c:v>33.889000000000003</c:v>
                </c:pt>
                <c:pt idx="5508">
                  <c:v>32.481000000000002</c:v>
                </c:pt>
                <c:pt idx="5509">
                  <c:v>33.180999999999997</c:v>
                </c:pt>
                <c:pt idx="5510">
                  <c:v>36.173999999999999</c:v>
                </c:pt>
                <c:pt idx="5511">
                  <c:v>32.805999999999997</c:v>
                </c:pt>
                <c:pt idx="5512">
                  <c:v>30.369</c:v>
                </c:pt>
                <c:pt idx="5513">
                  <c:v>28.05</c:v>
                </c:pt>
                <c:pt idx="5514">
                  <c:v>26.666</c:v>
                </c:pt>
                <c:pt idx="5515">
                  <c:v>25.463000000000001</c:v>
                </c:pt>
                <c:pt idx="5516">
                  <c:v>25.079000000000001</c:v>
                </c:pt>
                <c:pt idx="5517">
                  <c:v>24.198</c:v>
                </c:pt>
                <c:pt idx="5518">
                  <c:v>23.641999999999999</c:v>
                </c:pt>
                <c:pt idx="5519">
                  <c:v>23.273</c:v>
                </c:pt>
                <c:pt idx="5522">
                  <c:v>22.771000000000001</c:v>
                </c:pt>
                <c:pt idx="5523">
                  <c:v>22.300999999999998</c:v>
                </c:pt>
                <c:pt idx="5524">
                  <c:v>21.556000000000001</c:v>
                </c:pt>
                <c:pt idx="5525">
                  <c:v>20.975000000000001</c:v>
                </c:pt>
                <c:pt idx="5526">
                  <c:v>19.715</c:v>
                </c:pt>
                <c:pt idx="5527">
                  <c:v>18.844000000000001</c:v>
                </c:pt>
                <c:pt idx="5528">
                  <c:v>18.542000000000002</c:v>
                </c:pt>
                <c:pt idx="5529">
                  <c:v>17.901</c:v>
                </c:pt>
                <c:pt idx="5530">
                  <c:v>16.962</c:v>
                </c:pt>
                <c:pt idx="5531">
                  <c:v>16.123000000000001</c:v>
                </c:pt>
                <c:pt idx="5532">
                  <c:v>15.664999999999999</c:v>
                </c:pt>
                <c:pt idx="5533">
                  <c:v>15.478</c:v>
                </c:pt>
                <c:pt idx="5534">
                  <c:v>15.208</c:v>
                </c:pt>
                <c:pt idx="5535">
                  <c:v>14.973000000000001</c:v>
                </c:pt>
                <c:pt idx="5536">
                  <c:v>14.82</c:v>
                </c:pt>
                <c:pt idx="5537">
                  <c:v>14.5</c:v>
                </c:pt>
                <c:pt idx="5538">
                  <c:v>13.987</c:v>
                </c:pt>
                <c:pt idx="5539">
                  <c:v>14.005000000000001</c:v>
                </c:pt>
                <c:pt idx="5540">
                  <c:v>13.765000000000001</c:v>
                </c:pt>
                <c:pt idx="5541">
                  <c:v>12.839</c:v>
                </c:pt>
                <c:pt idx="5542">
                  <c:v>12.67</c:v>
                </c:pt>
                <c:pt idx="5543">
                  <c:v>12.694000000000001</c:v>
                </c:pt>
                <c:pt idx="5544">
                  <c:v>12.484</c:v>
                </c:pt>
                <c:pt idx="5545">
                  <c:v>12.201000000000001</c:v>
                </c:pt>
                <c:pt idx="5546">
                  <c:v>11.894</c:v>
                </c:pt>
                <c:pt idx="5547">
                  <c:v>11.356</c:v>
                </c:pt>
                <c:pt idx="5548">
                  <c:v>10.893000000000001</c:v>
                </c:pt>
                <c:pt idx="5549">
                  <c:v>10.537000000000001</c:v>
                </c:pt>
                <c:pt idx="5550">
                  <c:v>10.307</c:v>
                </c:pt>
                <c:pt idx="5551">
                  <c:v>9.93</c:v>
                </c:pt>
                <c:pt idx="5554">
                  <c:v>9.641</c:v>
                </c:pt>
                <c:pt idx="5555">
                  <c:v>9.6069999999999993</c:v>
                </c:pt>
                <c:pt idx="5556">
                  <c:v>9.3940000000000001</c:v>
                </c:pt>
                <c:pt idx="5557">
                  <c:v>9.173</c:v>
                </c:pt>
                <c:pt idx="5558">
                  <c:v>9.0090000000000003</c:v>
                </c:pt>
                <c:pt idx="5559">
                  <c:v>8.76</c:v>
                </c:pt>
                <c:pt idx="5560">
                  <c:v>8.6880000000000006</c:v>
                </c:pt>
                <c:pt idx="5561">
                  <c:v>8.6940000000000008</c:v>
                </c:pt>
                <c:pt idx="5562">
                  <c:v>8.6880000000000006</c:v>
                </c:pt>
                <c:pt idx="5563">
                  <c:v>8.6859999999999999</c:v>
                </c:pt>
                <c:pt idx="5564">
                  <c:v>8.7089999999999996</c:v>
                </c:pt>
                <c:pt idx="5565">
                  <c:v>8.2970000000000006</c:v>
                </c:pt>
                <c:pt idx="5566">
                  <c:v>8.3829999999999991</c:v>
                </c:pt>
                <c:pt idx="5567">
                  <c:v>8.0749999999999993</c:v>
                </c:pt>
                <c:pt idx="5568">
                  <c:v>7.8490000000000002</c:v>
                </c:pt>
                <c:pt idx="5569">
                  <c:v>7.8369999999999997</c:v>
                </c:pt>
                <c:pt idx="5570">
                  <c:v>7.5460000000000003</c:v>
                </c:pt>
                <c:pt idx="5571">
                  <c:v>7.5110000000000001</c:v>
                </c:pt>
                <c:pt idx="5572">
                  <c:v>7.4740000000000002</c:v>
                </c:pt>
                <c:pt idx="5573">
                  <c:v>7.2619999999999996</c:v>
                </c:pt>
                <c:pt idx="5574">
                  <c:v>7.1260000000000003</c:v>
                </c:pt>
                <c:pt idx="5575">
                  <c:v>6.859</c:v>
                </c:pt>
                <c:pt idx="5576">
                  <c:v>7.1429999999999998</c:v>
                </c:pt>
                <c:pt idx="5577">
                  <c:v>6.8769999999999998</c:v>
                </c:pt>
                <c:pt idx="5578">
                  <c:v>7.0670000000000002</c:v>
                </c:pt>
                <c:pt idx="5579">
                  <c:v>6.9649999999999999</c:v>
                </c:pt>
                <c:pt idx="5580">
                  <c:v>7.3979999999999997</c:v>
                </c:pt>
                <c:pt idx="5581">
                  <c:v>9.9019999999999992</c:v>
                </c:pt>
                <c:pt idx="5582">
                  <c:v>7.875</c:v>
                </c:pt>
                <c:pt idx="5583">
                  <c:v>7.8</c:v>
                </c:pt>
                <c:pt idx="5586">
                  <c:v>7.6959999999999997</c:v>
                </c:pt>
                <c:pt idx="5587">
                  <c:v>7.4130000000000003</c:v>
                </c:pt>
                <c:pt idx="5588">
                  <c:v>7.2530000000000001</c:v>
                </c:pt>
                <c:pt idx="5589">
                  <c:v>7.202</c:v>
                </c:pt>
                <c:pt idx="5590">
                  <c:v>6.798</c:v>
                </c:pt>
                <c:pt idx="5591">
                  <c:v>6.798</c:v>
                </c:pt>
                <c:pt idx="5592">
                  <c:v>6.694</c:v>
                </c:pt>
                <c:pt idx="5593">
                  <c:v>6.7</c:v>
                </c:pt>
                <c:pt idx="5594">
                  <c:v>6.0869999999999997</c:v>
                </c:pt>
                <c:pt idx="5595">
                  <c:v>6.4480000000000004</c:v>
                </c:pt>
                <c:pt idx="5596">
                  <c:v>6.0650000000000004</c:v>
                </c:pt>
                <c:pt idx="5597">
                  <c:v>5.9470000000000001</c:v>
                </c:pt>
                <c:pt idx="5598">
                  <c:v>6.2110000000000003</c:v>
                </c:pt>
                <c:pt idx="5599">
                  <c:v>6.0140000000000002</c:v>
                </c:pt>
                <c:pt idx="5600">
                  <c:v>5.7679999999999998</c:v>
                </c:pt>
                <c:pt idx="5601">
                  <c:v>5.6680000000000001</c:v>
                </c:pt>
                <c:pt idx="5602">
                  <c:v>5.718</c:v>
                </c:pt>
                <c:pt idx="5603">
                  <c:v>6.5570000000000004</c:v>
                </c:pt>
                <c:pt idx="5604">
                  <c:v>6.2560000000000002</c:v>
                </c:pt>
                <c:pt idx="5605">
                  <c:v>6.2809999999999997</c:v>
                </c:pt>
                <c:pt idx="5606">
                  <c:v>6.0330000000000004</c:v>
                </c:pt>
                <c:pt idx="5607">
                  <c:v>5.8929999999999998</c:v>
                </c:pt>
                <c:pt idx="5608">
                  <c:v>5.89</c:v>
                </c:pt>
                <c:pt idx="5609">
                  <c:v>6.5750000000000002</c:v>
                </c:pt>
                <c:pt idx="5610">
                  <c:v>5.8869999999999996</c:v>
                </c:pt>
                <c:pt idx="5611">
                  <c:v>5.8220000000000001</c:v>
                </c:pt>
                <c:pt idx="5612">
                  <c:v>5.9029999999999996</c:v>
                </c:pt>
                <c:pt idx="5613">
                  <c:v>5.7670000000000003</c:v>
                </c:pt>
                <c:pt idx="5614">
                  <c:v>5.9009999999999998</c:v>
                </c:pt>
                <c:pt idx="5618">
                  <c:v>5.7720000000000002</c:v>
                </c:pt>
                <c:pt idx="5619">
                  <c:v>6.5369999999999999</c:v>
                </c:pt>
                <c:pt idx="5620">
                  <c:v>12.653</c:v>
                </c:pt>
                <c:pt idx="5621">
                  <c:v>9.6069999999999993</c:v>
                </c:pt>
                <c:pt idx="5622">
                  <c:v>7.68</c:v>
                </c:pt>
                <c:pt idx="5623">
                  <c:v>6.4820000000000002</c:v>
                </c:pt>
                <c:pt idx="5624">
                  <c:v>5.8840000000000003</c:v>
                </c:pt>
                <c:pt idx="5625">
                  <c:v>5.7489999999999997</c:v>
                </c:pt>
                <c:pt idx="5626">
                  <c:v>5.827</c:v>
                </c:pt>
                <c:pt idx="5627">
                  <c:v>5.8310000000000004</c:v>
                </c:pt>
                <c:pt idx="5628">
                  <c:v>5.7480000000000002</c:v>
                </c:pt>
                <c:pt idx="5629">
                  <c:v>5.79</c:v>
                </c:pt>
                <c:pt idx="5630">
                  <c:v>5.7889999999999997</c:v>
                </c:pt>
                <c:pt idx="5631">
                  <c:v>5.6890000000000001</c:v>
                </c:pt>
                <c:pt idx="5632">
                  <c:v>5.9340000000000002</c:v>
                </c:pt>
                <c:pt idx="5633">
                  <c:v>5.79</c:v>
                </c:pt>
                <c:pt idx="5634">
                  <c:v>5.7539999999999996</c:v>
                </c:pt>
                <c:pt idx="5635">
                  <c:v>5.5549999999999997</c:v>
                </c:pt>
                <c:pt idx="5636">
                  <c:v>5.6070000000000002</c:v>
                </c:pt>
                <c:pt idx="5637">
                  <c:v>5.4340000000000002</c:v>
                </c:pt>
                <c:pt idx="5638">
                  <c:v>5.39</c:v>
                </c:pt>
                <c:pt idx="5639">
                  <c:v>5.2690000000000001</c:v>
                </c:pt>
                <c:pt idx="5640">
                  <c:v>5.2089999999999996</c:v>
                </c:pt>
                <c:pt idx="5641">
                  <c:v>5.1609999999999996</c:v>
                </c:pt>
                <c:pt idx="5642">
                  <c:v>5.141</c:v>
                </c:pt>
                <c:pt idx="5643">
                  <c:v>5.2060000000000004</c:v>
                </c:pt>
                <c:pt idx="5644">
                  <c:v>5.0510000000000002</c:v>
                </c:pt>
                <c:pt idx="5645">
                  <c:v>4.9829999999999997</c:v>
                </c:pt>
                <c:pt idx="5646">
                  <c:v>4.8819999999999997</c:v>
                </c:pt>
                <c:pt idx="5650">
                  <c:v>4.8849999999999998</c:v>
                </c:pt>
                <c:pt idx="5651">
                  <c:v>4.5979999999999999</c:v>
                </c:pt>
                <c:pt idx="5652">
                  <c:v>4.577</c:v>
                </c:pt>
                <c:pt idx="5653">
                  <c:v>4.62</c:v>
                </c:pt>
                <c:pt idx="5654">
                  <c:v>4.5389999999999997</c:v>
                </c:pt>
                <c:pt idx="5655">
                  <c:v>4.5590000000000002</c:v>
                </c:pt>
                <c:pt idx="5656">
                  <c:v>4.4530000000000003</c:v>
                </c:pt>
                <c:pt idx="5657">
                  <c:v>4.4550000000000001</c:v>
                </c:pt>
                <c:pt idx="5658">
                  <c:v>4.4969999999999999</c:v>
                </c:pt>
                <c:pt idx="5659">
                  <c:v>5.2160000000000002</c:v>
                </c:pt>
                <c:pt idx="5660">
                  <c:v>4.8239999999999998</c:v>
                </c:pt>
                <c:pt idx="5661">
                  <c:v>4.8520000000000003</c:v>
                </c:pt>
                <c:pt idx="5662">
                  <c:v>6.2859999999999996</c:v>
                </c:pt>
                <c:pt idx="5663">
                  <c:v>7.7910000000000004</c:v>
                </c:pt>
                <c:pt idx="5664">
                  <c:v>6.1159999999999997</c:v>
                </c:pt>
                <c:pt idx="5665">
                  <c:v>5.3579999999999997</c:v>
                </c:pt>
                <c:pt idx="5666">
                  <c:v>5.1970000000000001</c:v>
                </c:pt>
                <c:pt idx="5667">
                  <c:v>5.1340000000000003</c:v>
                </c:pt>
                <c:pt idx="5668">
                  <c:v>5.0209999999999999</c:v>
                </c:pt>
                <c:pt idx="5669">
                  <c:v>5.407</c:v>
                </c:pt>
                <c:pt idx="5670">
                  <c:v>4.9390000000000001</c:v>
                </c:pt>
                <c:pt idx="5671">
                  <c:v>6.28</c:v>
                </c:pt>
                <c:pt idx="5672">
                  <c:v>5.4550000000000001</c:v>
                </c:pt>
                <c:pt idx="5673">
                  <c:v>8.484</c:v>
                </c:pt>
                <c:pt idx="5674">
                  <c:v>6.3090000000000002</c:v>
                </c:pt>
                <c:pt idx="5675">
                  <c:v>5.4039999999999999</c:v>
                </c:pt>
                <c:pt idx="5676">
                  <c:v>5.19</c:v>
                </c:pt>
                <c:pt idx="5677">
                  <c:v>5.0940000000000003</c:v>
                </c:pt>
                <c:pt idx="5678">
                  <c:v>5.0629999999999997</c:v>
                </c:pt>
                <c:pt idx="5679">
                  <c:v>5.0229999999999997</c:v>
                </c:pt>
                <c:pt idx="5682">
                  <c:v>5.5209999999999999</c:v>
                </c:pt>
                <c:pt idx="5683">
                  <c:v>8.3059999999999992</c:v>
                </c:pt>
                <c:pt idx="5684">
                  <c:v>6.09</c:v>
                </c:pt>
                <c:pt idx="5685">
                  <c:v>5.2069999999999999</c:v>
                </c:pt>
                <c:pt idx="5686">
                  <c:v>5.12</c:v>
                </c:pt>
                <c:pt idx="5687">
                  <c:v>5.0220000000000002</c:v>
                </c:pt>
                <c:pt idx="5688">
                  <c:v>5.085</c:v>
                </c:pt>
                <c:pt idx="5689">
                  <c:v>5.415</c:v>
                </c:pt>
                <c:pt idx="5690">
                  <c:v>9.1850000000000005</c:v>
                </c:pt>
                <c:pt idx="5691">
                  <c:v>6.8760000000000003</c:v>
                </c:pt>
                <c:pt idx="5692">
                  <c:v>5.7530000000000001</c:v>
                </c:pt>
                <c:pt idx="5693">
                  <c:v>5.3810000000000002</c:v>
                </c:pt>
                <c:pt idx="5694">
                  <c:v>5.2</c:v>
                </c:pt>
                <c:pt idx="5695">
                  <c:v>4.9800000000000004</c:v>
                </c:pt>
                <c:pt idx="5696">
                  <c:v>4.875</c:v>
                </c:pt>
                <c:pt idx="5697">
                  <c:v>4.5199999999999996</c:v>
                </c:pt>
                <c:pt idx="5698">
                  <c:v>4.2949999999999999</c:v>
                </c:pt>
                <c:pt idx="5699">
                  <c:v>4.2210000000000001</c:v>
                </c:pt>
                <c:pt idx="5700">
                  <c:v>4.1609999999999996</c:v>
                </c:pt>
                <c:pt idx="5701">
                  <c:v>4.1139999999999999</c:v>
                </c:pt>
                <c:pt idx="5702">
                  <c:v>4.0570000000000004</c:v>
                </c:pt>
                <c:pt idx="5703">
                  <c:v>3.8879999999999999</c:v>
                </c:pt>
                <c:pt idx="5704">
                  <c:v>3.7029999999999998</c:v>
                </c:pt>
                <c:pt idx="5705">
                  <c:v>3.5019999999999998</c:v>
                </c:pt>
                <c:pt idx="5706">
                  <c:v>3.3889999999999998</c:v>
                </c:pt>
                <c:pt idx="5707">
                  <c:v>3.4449999999999998</c:v>
                </c:pt>
                <c:pt idx="5708">
                  <c:v>3.4649999999999999</c:v>
                </c:pt>
                <c:pt idx="5709">
                  <c:v>3.3109999999999999</c:v>
                </c:pt>
                <c:pt idx="5710">
                  <c:v>3.867</c:v>
                </c:pt>
                <c:pt idx="5711">
                  <c:v>4.9589999999999996</c:v>
                </c:pt>
                <c:pt idx="5714">
                  <c:v>3.7679999999999998</c:v>
                </c:pt>
                <c:pt idx="5715">
                  <c:v>13.712</c:v>
                </c:pt>
                <c:pt idx="5716">
                  <c:v>15.335000000000001</c:v>
                </c:pt>
                <c:pt idx="5717">
                  <c:v>10.929</c:v>
                </c:pt>
                <c:pt idx="5718">
                  <c:v>4.7140000000000004</c:v>
                </c:pt>
                <c:pt idx="5719">
                  <c:v>4.1429999999999998</c:v>
                </c:pt>
                <c:pt idx="5720">
                  <c:v>3.823</c:v>
                </c:pt>
                <c:pt idx="5721">
                  <c:v>3.7010000000000001</c:v>
                </c:pt>
                <c:pt idx="5722">
                  <c:v>5.9089999999999998</c:v>
                </c:pt>
                <c:pt idx="5723">
                  <c:v>6.1340000000000003</c:v>
                </c:pt>
                <c:pt idx="5724">
                  <c:v>5.3520000000000003</c:v>
                </c:pt>
                <c:pt idx="5725">
                  <c:v>5.7039999999999997</c:v>
                </c:pt>
                <c:pt idx="5726">
                  <c:v>5.133</c:v>
                </c:pt>
                <c:pt idx="5727">
                  <c:v>7.3479999999999999</c:v>
                </c:pt>
                <c:pt idx="5728">
                  <c:v>5.7</c:v>
                </c:pt>
                <c:pt idx="5729">
                  <c:v>5.9509999999999996</c:v>
                </c:pt>
                <c:pt idx="5730">
                  <c:v>5.851</c:v>
                </c:pt>
                <c:pt idx="5731">
                  <c:v>5.1779999999999999</c:v>
                </c:pt>
                <c:pt idx="5732">
                  <c:v>7.0270000000000001</c:v>
                </c:pt>
                <c:pt idx="5733">
                  <c:v>5.1929999999999996</c:v>
                </c:pt>
                <c:pt idx="5734">
                  <c:v>5.226</c:v>
                </c:pt>
                <c:pt idx="5735">
                  <c:v>14.145</c:v>
                </c:pt>
                <c:pt idx="5736">
                  <c:v>14.503</c:v>
                </c:pt>
                <c:pt idx="5737">
                  <c:v>16.077000000000002</c:v>
                </c:pt>
                <c:pt idx="5738">
                  <c:v>10.95</c:v>
                </c:pt>
                <c:pt idx="5739">
                  <c:v>7.601</c:v>
                </c:pt>
                <c:pt idx="5740">
                  <c:v>6.1989999999999998</c:v>
                </c:pt>
                <c:pt idx="5741">
                  <c:v>10.217000000000001</c:v>
                </c:pt>
                <c:pt idx="5742">
                  <c:v>15.965999999999999</c:v>
                </c:pt>
                <c:pt idx="5743">
                  <c:v>14.47</c:v>
                </c:pt>
                <c:pt idx="5744">
                  <c:v>9.6910000000000007</c:v>
                </c:pt>
                <c:pt idx="5746">
                  <c:v>7.3250000000000002</c:v>
                </c:pt>
                <c:pt idx="5747">
                  <c:v>6.8879999999999999</c:v>
                </c:pt>
                <c:pt idx="5748">
                  <c:v>5.7270000000000003</c:v>
                </c:pt>
                <c:pt idx="5749">
                  <c:v>5.2510000000000003</c:v>
                </c:pt>
                <c:pt idx="5750">
                  <c:v>4.8710000000000004</c:v>
                </c:pt>
                <c:pt idx="5751">
                  <c:v>4.3129999999999997</c:v>
                </c:pt>
                <c:pt idx="5752">
                  <c:v>4.1100000000000003</c:v>
                </c:pt>
                <c:pt idx="5753">
                  <c:v>3.98</c:v>
                </c:pt>
                <c:pt idx="5754">
                  <c:v>3.7320000000000002</c:v>
                </c:pt>
                <c:pt idx="5755">
                  <c:v>3.5449999999999999</c:v>
                </c:pt>
                <c:pt idx="5756">
                  <c:v>3.6469999999999998</c:v>
                </c:pt>
                <c:pt idx="5757">
                  <c:v>3.1110000000000002</c:v>
                </c:pt>
                <c:pt idx="5758">
                  <c:v>3.194</c:v>
                </c:pt>
                <c:pt idx="5759">
                  <c:v>4.1429999999999998</c:v>
                </c:pt>
                <c:pt idx="5760">
                  <c:v>5.1100000000000003</c:v>
                </c:pt>
                <c:pt idx="5761">
                  <c:v>6.9829999999999997</c:v>
                </c:pt>
                <c:pt idx="5762">
                  <c:v>5.9690000000000003</c:v>
                </c:pt>
                <c:pt idx="5763">
                  <c:v>4.3929999999999998</c:v>
                </c:pt>
                <c:pt idx="5764">
                  <c:v>7.05</c:v>
                </c:pt>
                <c:pt idx="5765">
                  <c:v>4.694</c:v>
                </c:pt>
                <c:pt idx="5766">
                  <c:v>5.4059999999999997</c:v>
                </c:pt>
                <c:pt idx="5767">
                  <c:v>7.4870000000000001</c:v>
                </c:pt>
                <c:pt idx="5768">
                  <c:v>6.8010000000000002</c:v>
                </c:pt>
                <c:pt idx="5769">
                  <c:v>6.1280000000000001</c:v>
                </c:pt>
                <c:pt idx="5770">
                  <c:v>19.401</c:v>
                </c:pt>
                <c:pt idx="5771">
                  <c:v>10.003</c:v>
                </c:pt>
                <c:pt idx="5772">
                  <c:v>9.4380000000000006</c:v>
                </c:pt>
                <c:pt idx="5773">
                  <c:v>7.3220000000000001</c:v>
                </c:pt>
                <c:pt idx="5774">
                  <c:v>16.773</c:v>
                </c:pt>
                <c:pt idx="5775">
                  <c:v>24.414999999999999</c:v>
                </c:pt>
                <c:pt idx="5776">
                  <c:v>30.530999999999999</c:v>
                </c:pt>
                <c:pt idx="5777">
                  <c:v>40.692</c:v>
                </c:pt>
                <c:pt idx="5778">
                  <c:v>29.605</c:v>
                </c:pt>
                <c:pt idx="5779">
                  <c:v>31.484000000000002</c:v>
                </c:pt>
                <c:pt idx="5780">
                  <c:v>28.635999999999999</c:v>
                </c:pt>
                <c:pt idx="5781">
                  <c:v>41.261000000000003</c:v>
                </c:pt>
                <c:pt idx="5782">
                  <c:v>57.689</c:v>
                </c:pt>
                <c:pt idx="5783">
                  <c:v>90.067999999999998</c:v>
                </c:pt>
                <c:pt idx="5784">
                  <c:v>69.043999999999997</c:v>
                </c:pt>
                <c:pt idx="5785">
                  <c:v>70.305999999999997</c:v>
                </c:pt>
                <c:pt idx="5786">
                  <c:v>50.759</c:v>
                </c:pt>
                <c:pt idx="5787">
                  <c:v>42.466999999999999</c:v>
                </c:pt>
                <c:pt idx="5788">
                  <c:v>41.401000000000003</c:v>
                </c:pt>
                <c:pt idx="5789">
                  <c:v>37.619999999999997</c:v>
                </c:pt>
                <c:pt idx="5790">
                  <c:v>67.070999999999998</c:v>
                </c:pt>
                <c:pt idx="5791">
                  <c:v>85.974000000000004</c:v>
                </c:pt>
                <c:pt idx="5792">
                  <c:v>131.84800000000001</c:v>
                </c:pt>
                <c:pt idx="5793">
                  <c:v>86.617000000000004</c:v>
                </c:pt>
                <c:pt idx="5794">
                  <c:v>70.457999999999998</c:v>
                </c:pt>
                <c:pt idx="5795">
                  <c:v>62.265999999999998</c:v>
                </c:pt>
                <c:pt idx="5796">
                  <c:v>118.827</c:v>
                </c:pt>
                <c:pt idx="5797">
                  <c:v>81.382000000000005</c:v>
                </c:pt>
                <c:pt idx="5798">
                  <c:v>111.785</c:v>
                </c:pt>
                <c:pt idx="5799">
                  <c:v>76.688000000000002</c:v>
                </c:pt>
                <c:pt idx="5800">
                  <c:v>100.303</c:v>
                </c:pt>
                <c:pt idx="5801">
                  <c:v>97.497</c:v>
                </c:pt>
                <c:pt idx="5802">
                  <c:v>105.59399999999999</c:v>
                </c:pt>
                <c:pt idx="5803">
                  <c:v>97.950999999999993</c:v>
                </c:pt>
                <c:pt idx="5804">
                  <c:v>97.305999999999997</c:v>
                </c:pt>
                <c:pt idx="5805">
                  <c:v>76.085999999999999</c:v>
                </c:pt>
                <c:pt idx="5806">
                  <c:v>74.805000000000007</c:v>
                </c:pt>
                <c:pt idx="5807">
                  <c:v>74.510999999999996</c:v>
                </c:pt>
                <c:pt idx="5808">
                  <c:v>62.445999999999998</c:v>
                </c:pt>
                <c:pt idx="5810">
                  <c:v>58.475999999999999</c:v>
                </c:pt>
                <c:pt idx="5811">
                  <c:v>58.963000000000001</c:v>
                </c:pt>
                <c:pt idx="5812">
                  <c:v>60.392000000000003</c:v>
                </c:pt>
                <c:pt idx="5813">
                  <c:v>58.734999999999999</c:v>
                </c:pt>
                <c:pt idx="5814">
                  <c:v>62.713999999999999</c:v>
                </c:pt>
                <c:pt idx="5815">
                  <c:v>65.885999999999996</c:v>
                </c:pt>
                <c:pt idx="5816">
                  <c:v>58.84</c:v>
                </c:pt>
                <c:pt idx="5817">
                  <c:v>52.972000000000001</c:v>
                </c:pt>
                <c:pt idx="5818">
                  <c:v>68.082999999999998</c:v>
                </c:pt>
                <c:pt idx="5819">
                  <c:v>59.856999999999999</c:v>
                </c:pt>
                <c:pt idx="5820">
                  <c:v>79.498999999999995</c:v>
                </c:pt>
                <c:pt idx="5821">
                  <c:v>66.155000000000001</c:v>
                </c:pt>
                <c:pt idx="5822">
                  <c:v>105.545</c:v>
                </c:pt>
                <c:pt idx="5823">
                  <c:v>102.26900000000001</c:v>
                </c:pt>
                <c:pt idx="5824">
                  <c:v>84.091999999999999</c:v>
                </c:pt>
                <c:pt idx="5825">
                  <c:v>110.49</c:v>
                </c:pt>
                <c:pt idx="5826">
                  <c:v>89.521000000000001</c:v>
                </c:pt>
                <c:pt idx="5827">
                  <c:v>81.552999999999997</c:v>
                </c:pt>
                <c:pt idx="5828">
                  <c:v>91.724999999999994</c:v>
                </c:pt>
                <c:pt idx="5829">
                  <c:v>72.498000000000005</c:v>
                </c:pt>
                <c:pt idx="5830">
                  <c:v>70.694000000000003</c:v>
                </c:pt>
                <c:pt idx="5831">
                  <c:v>69.89</c:v>
                </c:pt>
                <c:pt idx="5832">
                  <c:v>60.316000000000003</c:v>
                </c:pt>
                <c:pt idx="5833">
                  <c:v>82.39</c:v>
                </c:pt>
                <c:pt idx="5834">
                  <c:v>96.875</c:v>
                </c:pt>
                <c:pt idx="5835">
                  <c:v>118.28400000000001</c:v>
                </c:pt>
                <c:pt idx="5836">
                  <c:v>111.301</c:v>
                </c:pt>
                <c:pt idx="5837">
                  <c:v>104.325</c:v>
                </c:pt>
                <c:pt idx="5838">
                  <c:v>125.32299999999999</c:v>
                </c:pt>
                <c:pt idx="5839">
                  <c:v>114.08499999999999</c:v>
                </c:pt>
                <c:pt idx="5840">
                  <c:v>112.111</c:v>
                </c:pt>
                <c:pt idx="5841">
                  <c:v>110.43</c:v>
                </c:pt>
                <c:pt idx="5842">
                  <c:v>93.653000000000006</c:v>
                </c:pt>
                <c:pt idx="5843">
                  <c:v>99.53</c:v>
                </c:pt>
                <c:pt idx="5844">
                  <c:v>139.30600000000001</c:v>
                </c:pt>
                <c:pt idx="5845">
                  <c:v>159.935</c:v>
                </c:pt>
                <c:pt idx="5846">
                  <c:v>134.964</c:v>
                </c:pt>
                <c:pt idx="5847">
                  <c:v>114.5</c:v>
                </c:pt>
                <c:pt idx="5848">
                  <c:v>105.441</c:v>
                </c:pt>
                <c:pt idx="5849">
                  <c:v>93.620999999999995</c:v>
                </c:pt>
                <c:pt idx="5850">
                  <c:v>100.319</c:v>
                </c:pt>
                <c:pt idx="5851">
                  <c:v>99.525999999999996</c:v>
                </c:pt>
                <c:pt idx="5852">
                  <c:v>88.55</c:v>
                </c:pt>
                <c:pt idx="5853">
                  <c:v>89.283000000000001</c:v>
                </c:pt>
                <c:pt idx="5854">
                  <c:v>77.019000000000005</c:v>
                </c:pt>
                <c:pt idx="5855">
                  <c:v>68.822999999999993</c:v>
                </c:pt>
                <c:pt idx="5856">
                  <c:v>62.625999999999998</c:v>
                </c:pt>
                <c:pt idx="5857">
                  <c:v>79.760000000000005</c:v>
                </c:pt>
                <c:pt idx="5858">
                  <c:v>74.738</c:v>
                </c:pt>
                <c:pt idx="5859">
                  <c:v>63.094999999999999</c:v>
                </c:pt>
                <c:pt idx="5860">
                  <c:v>60.027000000000001</c:v>
                </c:pt>
                <c:pt idx="5861">
                  <c:v>54.398000000000003</c:v>
                </c:pt>
                <c:pt idx="5862">
                  <c:v>50.348999999999997</c:v>
                </c:pt>
                <c:pt idx="5863">
                  <c:v>46.457000000000001</c:v>
                </c:pt>
                <c:pt idx="5864">
                  <c:v>46.072000000000003</c:v>
                </c:pt>
                <c:pt idx="5865">
                  <c:v>41.091999999999999</c:v>
                </c:pt>
                <c:pt idx="5866">
                  <c:v>63.658999999999999</c:v>
                </c:pt>
                <c:pt idx="5867">
                  <c:v>84.468999999999994</c:v>
                </c:pt>
                <c:pt idx="5868">
                  <c:v>88.727999999999994</c:v>
                </c:pt>
                <c:pt idx="5869">
                  <c:v>73.936000000000007</c:v>
                </c:pt>
                <c:pt idx="5870">
                  <c:v>65.668999999999997</c:v>
                </c:pt>
                <c:pt idx="5871">
                  <c:v>58.945</c:v>
                </c:pt>
                <c:pt idx="5872">
                  <c:v>54.414000000000001</c:v>
                </c:pt>
                <c:pt idx="5874">
                  <c:v>51.360999999999997</c:v>
                </c:pt>
                <c:pt idx="5875">
                  <c:v>51.360999999999997</c:v>
                </c:pt>
                <c:pt idx="5876">
                  <c:v>108.352</c:v>
                </c:pt>
                <c:pt idx="5877">
                  <c:v>61.948</c:v>
                </c:pt>
                <c:pt idx="5878">
                  <c:v>62.149000000000001</c:v>
                </c:pt>
                <c:pt idx="5879">
                  <c:v>68.448999999999998</c:v>
                </c:pt>
                <c:pt idx="5880">
                  <c:v>127.387</c:v>
                </c:pt>
                <c:pt idx="5881">
                  <c:v>125.002</c:v>
                </c:pt>
                <c:pt idx="5882">
                  <c:v>101.178</c:v>
                </c:pt>
                <c:pt idx="5883">
                  <c:v>89.652000000000001</c:v>
                </c:pt>
                <c:pt idx="5884">
                  <c:v>79.471999999999994</c:v>
                </c:pt>
                <c:pt idx="5885">
                  <c:v>73.325999999999993</c:v>
                </c:pt>
                <c:pt idx="5886">
                  <c:v>63.765999999999998</c:v>
                </c:pt>
                <c:pt idx="5887">
                  <c:v>57.104999999999997</c:v>
                </c:pt>
                <c:pt idx="5888">
                  <c:v>52.454999999999998</c:v>
                </c:pt>
                <c:pt idx="5889">
                  <c:v>51.276000000000003</c:v>
                </c:pt>
                <c:pt idx="5890">
                  <c:v>46.173000000000002</c:v>
                </c:pt>
                <c:pt idx="5891">
                  <c:v>44.619</c:v>
                </c:pt>
                <c:pt idx="5892">
                  <c:v>40.856999999999999</c:v>
                </c:pt>
                <c:pt idx="5893">
                  <c:v>38.432000000000002</c:v>
                </c:pt>
                <c:pt idx="5894">
                  <c:v>37.049999999999997</c:v>
                </c:pt>
                <c:pt idx="5895">
                  <c:v>35.496000000000002</c:v>
                </c:pt>
                <c:pt idx="5896">
                  <c:v>33.982999999999997</c:v>
                </c:pt>
                <c:pt idx="5897">
                  <c:v>32.58</c:v>
                </c:pt>
                <c:pt idx="5898">
                  <c:v>31.46</c:v>
                </c:pt>
                <c:pt idx="5899">
                  <c:v>30.664999999999999</c:v>
                </c:pt>
                <c:pt idx="5900">
                  <c:v>29.902999999999999</c:v>
                </c:pt>
                <c:pt idx="5901">
                  <c:v>29.292999999999999</c:v>
                </c:pt>
                <c:pt idx="5902">
                  <c:v>27.024999999999999</c:v>
                </c:pt>
                <c:pt idx="5903">
                  <c:v>25.667000000000002</c:v>
                </c:pt>
                <c:pt idx="5906">
                  <c:v>24.846</c:v>
                </c:pt>
                <c:pt idx="5907">
                  <c:v>24.373999999999999</c:v>
                </c:pt>
                <c:pt idx="5908">
                  <c:v>23.216000000000001</c:v>
                </c:pt>
                <c:pt idx="5909">
                  <c:v>22.414999999999999</c:v>
                </c:pt>
                <c:pt idx="5910">
                  <c:v>22.047999999999998</c:v>
                </c:pt>
                <c:pt idx="5911">
                  <c:v>21.899000000000001</c:v>
                </c:pt>
                <c:pt idx="5912">
                  <c:v>21.562999999999999</c:v>
                </c:pt>
                <c:pt idx="5913">
                  <c:v>20.920999999999999</c:v>
                </c:pt>
                <c:pt idx="5914">
                  <c:v>19.911000000000001</c:v>
                </c:pt>
                <c:pt idx="5915">
                  <c:v>19.09</c:v>
                </c:pt>
                <c:pt idx="5916">
                  <c:v>18.628</c:v>
                </c:pt>
                <c:pt idx="5917">
                  <c:v>18.315999999999999</c:v>
                </c:pt>
                <c:pt idx="5918">
                  <c:v>17.992999999999999</c:v>
                </c:pt>
                <c:pt idx="5919">
                  <c:v>17.798999999999999</c:v>
                </c:pt>
                <c:pt idx="5920">
                  <c:v>17.268000000000001</c:v>
                </c:pt>
                <c:pt idx="5921">
                  <c:v>17.09</c:v>
                </c:pt>
                <c:pt idx="5922">
                  <c:v>16.829000000000001</c:v>
                </c:pt>
                <c:pt idx="5923">
                  <c:v>15.266</c:v>
                </c:pt>
                <c:pt idx="5924">
                  <c:v>14.315</c:v>
                </c:pt>
                <c:pt idx="5925">
                  <c:v>14.202</c:v>
                </c:pt>
                <c:pt idx="5926">
                  <c:v>13.813000000000001</c:v>
                </c:pt>
                <c:pt idx="5927">
                  <c:v>13.742000000000001</c:v>
                </c:pt>
                <c:pt idx="5928">
                  <c:v>13.135999999999999</c:v>
                </c:pt>
                <c:pt idx="5929">
                  <c:v>12.753</c:v>
                </c:pt>
                <c:pt idx="5930">
                  <c:v>12.23</c:v>
                </c:pt>
                <c:pt idx="5931">
                  <c:v>11.901999999999999</c:v>
                </c:pt>
                <c:pt idx="5932">
                  <c:v>11.353999999999999</c:v>
                </c:pt>
                <c:pt idx="5933">
                  <c:v>11.241</c:v>
                </c:pt>
                <c:pt idx="5934">
                  <c:v>10.917</c:v>
                </c:pt>
                <c:pt idx="5935">
                  <c:v>10.66</c:v>
                </c:pt>
                <c:pt idx="5938">
                  <c:v>10.276</c:v>
                </c:pt>
                <c:pt idx="5939">
                  <c:v>10.206</c:v>
                </c:pt>
                <c:pt idx="5940">
                  <c:v>9.9730000000000008</c:v>
                </c:pt>
                <c:pt idx="5941">
                  <c:v>9.6609999999999996</c:v>
                </c:pt>
                <c:pt idx="5942">
                  <c:v>9.6999999999999993</c:v>
                </c:pt>
                <c:pt idx="5943">
                  <c:v>9.6999999999999993</c:v>
                </c:pt>
                <c:pt idx="5944">
                  <c:v>9.2889999999999997</c:v>
                </c:pt>
                <c:pt idx="5945">
                  <c:v>9.0830000000000002</c:v>
                </c:pt>
                <c:pt idx="5946">
                  <c:v>9.1310000000000002</c:v>
                </c:pt>
                <c:pt idx="5947">
                  <c:v>9.0579999999999998</c:v>
                </c:pt>
                <c:pt idx="5948">
                  <c:v>8.8309999999999995</c:v>
                </c:pt>
                <c:pt idx="5949">
                  <c:v>8.8059999999999992</c:v>
                </c:pt>
                <c:pt idx="5950">
                  <c:v>8.5920000000000005</c:v>
                </c:pt>
                <c:pt idx="5951">
                  <c:v>8.1829999999999998</c:v>
                </c:pt>
                <c:pt idx="5952">
                  <c:v>7.915</c:v>
                </c:pt>
                <c:pt idx="5953">
                  <c:v>7.8239999999999998</c:v>
                </c:pt>
                <c:pt idx="5954">
                  <c:v>7.8559999999999999</c:v>
                </c:pt>
                <c:pt idx="5955">
                  <c:v>7.9809999999999999</c:v>
                </c:pt>
                <c:pt idx="5956">
                  <c:v>7.6429999999999998</c:v>
                </c:pt>
                <c:pt idx="5957">
                  <c:v>7.6779999999999999</c:v>
                </c:pt>
                <c:pt idx="5958">
                  <c:v>7.6159999999999997</c:v>
                </c:pt>
                <c:pt idx="5959">
                  <c:v>7.71</c:v>
                </c:pt>
                <c:pt idx="5960">
                  <c:v>7.7220000000000004</c:v>
                </c:pt>
                <c:pt idx="5961">
                  <c:v>7.6929999999999996</c:v>
                </c:pt>
                <c:pt idx="5962">
                  <c:v>7.7069999999999999</c:v>
                </c:pt>
                <c:pt idx="5963">
                  <c:v>7.5919999999999996</c:v>
                </c:pt>
                <c:pt idx="5964">
                  <c:v>7.4530000000000003</c:v>
                </c:pt>
                <c:pt idx="5965">
                  <c:v>7.2889999999999997</c:v>
                </c:pt>
                <c:pt idx="5966">
                  <c:v>7.2215999999999996</c:v>
                </c:pt>
                <c:pt idx="5967">
                  <c:v>7.085</c:v>
                </c:pt>
                <c:pt idx="5970">
                  <c:v>6.9630000000000001</c:v>
                </c:pt>
                <c:pt idx="5971">
                  <c:v>6.8239999999999998</c:v>
                </c:pt>
                <c:pt idx="5972">
                  <c:v>6.7930000000000001</c:v>
                </c:pt>
                <c:pt idx="5973">
                  <c:v>6.6539999999999999</c:v>
                </c:pt>
                <c:pt idx="5974">
                  <c:v>6.75</c:v>
                </c:pt>
                <c:pt idx="5975">
                  <c:v>6.7560000000000002</c:v>
                </c:pt>
                <c:pt idx="5976">
                  <c:v>6.6289999999999996</c:v>
                </c:pt>
                <c:pt idx="5977">
                  <c:v>6.6390000000000002</c:v>
                </c:pt>
                <c:pt idx="5978">
                  <c:v>6.6130000000000004</c:v>
                </c:pt>
                <c:pt idx="5979">
                  <c:v>6.5750000000000002</c:v>
                </c:pt>
                <c:pt idx="5980">
                  <c:v>6.3890000000000002</c:v>
                </c:pt>
                <c:pt idx="5981">
                  <c:v>6.2770000000000001</c:v>
                </c:pt>
                <c:pt idx="5982">
                  <c:v>6.4</c:v>
                </c:pt>
                <c:pt idx="5983">
                  <c:v>6.319</c:v>
                </c:pt>
                <c:pt idx="5984">
                  <c:v>6.2510000000000003</c:v>
                </c:pt>
                <c:pt idx="5985">
                  <c:v>6.1769999999999996</c:v>
                </c:pt>
                <c:pt idx="5986">
                  <c:v>6.0670000000000002</c:v>
                </c:pt>
                <c:pt idx="5987">
                  <c:v>5.85</c:v>
                </c:pt>
                <c:pt idx="5988">
                  <c:v>5.806</c:v>
                </c:pt>
                <c:pt idx="5989">
                  <c:v>5.7679999999999998</c:v>
                </c:pt>
                <c:pt idx="5990">
                  <c:v>5.819</c:v>
                </c:pt>
                <c:pt idx="5991">
                  <c:v>5.75</c:v>
                </c:pt>
                <c:pt idx="5992">
                  <c:v>5.4660000000000002</c:v>
                </c:pt>
                <c:pt idx="5993">
                  <c:v>5.3289999999999997</c:v>
                </c:pt>
                <c:pt idx="5994">
                  <c:v>5.3460000000000001</c:v>
                </c:pt>
                <c:pt idx="5995">
                  <c:v>5.2880000000000003</c:v>
                </c:pt>
                <c:pt idx="5996">
                  <c:v>5.2670000000000003</c:v>
                </c:pt>
                <c:pt idx="5997">
                  <c:v>5.2859999999999996</c:v>
                </c:pt>
                <c:pt idx="5998">
                  <c:v>5.3209999999999997</c:v>
                </c:pt>
                <c:pt idx="6002">
                  <c:v>5.2949999999999999</c:v>
                </c:pt>
                <c:pt idx="6003">
                  <c:v>5.2640000000000002</c:v>
                </c:pt>
                <c:pt idx="6004">
                  <c:v>5.2290000000000001</c:v>
                </c:pt>
                <c:pt idx="6005">
                  <c:v>5.1870000000000003</c:v>
                </c:pt>
                <c:pt idx="6006">
                  <c:v>5.1289999999999996</c:v>
                </c:pt>
                <c:pt idx="6007">
                  <c:v>5.12</c:v>
                </c:pt>
                <c:pt idx="6008">
                  <c:v>5.0730000000000004</c:v>
                </c:pt>
                <c:pt idx="6009">
                  <c:v>5.0140000000000002</c:v>
                </c:pt>
                <c:pt idx="6010">
                  <c:v>4.9489999999999998</c:v>
                </c:pt>
                <c:pt idx="6011">
                  <c:v>4.9569999999999999</c:v>
                </c:pt>
                <c:pt idx="6012">
                  <c:v>4.8810000000000002</c:v>
                </c:pt>
                <c:pt idx="6013">
                  <c:v>5.0119999999999996</c:v>
                </c:pt>
                <c:pt idx="6014">
                  <c:v>4.7750000000000004</c:v>
                </c:pt>
                <c:pt idx="6015">
                  <c:v>4.7619999999999996</c:v>
                </c:pt>
                <c:pt idx="6016">
                  <c:v>4.7300000000000004</c:v>
                </c:pt>
                <c:pt idx="6017">
                  <c:v>4.5910000000000002</c:v>
                </c:pt>
                <c:pt idx="6018">
                  <c:v>4.593</c:v>
                </c:pt>
                <c:pt idx="6019">
                  <c:v>4.5359999999999996</c:v>
                </c:pt>
                <c:pt idx="6020">
                  <c:v>4.4080000000000004</c:v>
                </c:pt>
                <c:pt idx="6021">
                  <c:v>4.3600000000000003</c:v>
                </c:pt>
                <c:pt idx="6022">
                  <c:v>4.4029999999999996</c:v>
                </c:pt>
                <c:pt idx="6023">
                  <c:v>4.3070000000000004</c:v>
                </c:pt>
                <c:pt idx="6024">
                  <c:v>4.76</c:v>
                </c:pt>
                <c:pt idx="6025">
                  <c:v>4.9039999999999999</c:v>
                </c:pt>
                <c:pt idx="6026">
                  <c:v>4.8689999999999998</c:v>
                </c:pt>
                <c:pt idx="6027">
                  <c:v>4.6970000000000001</c:v>
                </c:pt>
                <c:pt idx="6028">
                  <c:v>4.5999999999999996</c:v>
                </c:pt>
                <c:pt idx="6029">
                  <c:v>4.5519999999999996</c:v>
                </c:pt>
                <c:pt idx="6030">
                  <c:v>4.6500000000000004</c:v>
                </c:pt>
                <c:pt idx="6031">
                  <c:v>4.6360000000000001</c:v>
                </c:pt>
                <c:pt idx="6034">
                  <c:v>4.4939999999999998</c:v>
                </c:pt>
                <c:pt idx="6035">
                  <c:v>4.43</c:v>
                </c:pt>
                <c:pt idx="6036">
                  <c:v>4.3330000000000002</c:v>
                </c:pt>
                <c:pt idx="6037">
                  <c:v>4.2770000000000001</c:v>
                </c:pt>
                <c:pt idx="6038">
                  <c:v>4.157</c:v>
                </c:pt>
                <c:pt idx="6039">
                  <c:v>4.0780000000000003</c:v>
                </c:pt>
                <c:pt idx="6040">
                  <c:v>4.16</c:v>
                </c:pt>
                <c:pt idx="6041">
                  <c:v>3.8180000000000001</c:v>
                </c:pt>
                <c:pt idx="6042">
                  <c:v>3.6739999999999999</c:v>
                </c:pt>
                <c:pt idx="6043">
                  <c:v>3.6</c:v>
                </c:pt>
                <c:pt idx="6044">
                  <c:v>3.6150000000000002</c:v>
                </c:pt>
                <c:pt idx="6045">
                  <c:v>3.613</c:v>
                </c:pt>
                <c:pt idx="6046">
                  <c:v>3.625</c:v>
                </c:pt>
                <c:pt idx="6047">
                  <c:v>3.6480000000000001</c:v>
                </c:pt>
                <c:pt idx="6048">
                  <c:v>3.7450000000000001</c:v>
                </c:pt>
                <c:pt idx="6049">
                  <c:v>3.6139999999999999</c:v>
                </c:pt>
                <c:pt idx="6050">
                  <c:v>3.5379999999999998</c:v>
                </c:pt>
                <c:pt idx="6051">
                  <c:v>3.3959999999999999</c:v>
                </c:pt>
                <c:pt idx="6052">
                  <c:v>3.4129999999999998</c:v>
                </c:pt>
                <c:pt idx="6053">
                  <c:v>3.448</c:v>
                </c:pt>
                <c:pt idx="6054">
                  <c:v>3.4929999999999999</c:v>
                </c:pt>
                <c:pt idx="6055">
                  <c:v>3.419</c:v>
                </c:pt>
                <c:pt idx="6056">
                  <c:v>3.3820000000000001</c:v>
                </c:pt>
                <c:pt idx="6057">
                  <c:v>3.3780000000000001</c:v>
                </c:pt>
                <c:pt idx="6058">
                  <c:v>3.6629999999999998</c:v>
                </c:pt>
                <c:pt idx="6059">
                  <c:v>3.581</c:v>
                </c:pt>
                <c:pt idx="6060">
                  <c:v>3.4</c:v>
                </c:pt>
                <c:pt idx="6061">
                  <c:v>3.3820000000000001</c:v>
                </c:pt>
                <c:pt idx="6062">
                  <c:v>5.1870000000000003</c:v>
                </c:pt>
                <c:pt idx="6066">
                  <c:v>3.952</c:v>
                </c:pt>
                <c:pt idx="6067">
                  <c:v>3.7890000000000001</c:v>
                </c:pt>
                <c:pt idx="6068">
                  <c:v>3.5819999999999999</c:v>
                </c:pt>
                <c:pt idx="6069">
                  <c:v>3.4119999999999999</c:v>
                </c:pt>
                <c:pt idx="6070">
                  <c:v>3.5760000000000001</c:v>
                </c:pt>
                <c:pt idx="6071">
                  <c:v>3.4940000000000002</c:v>
                </c:pt>
                <c:pt idx="6072">
                  <c:v>3.415</c:v>
                </c:pt>
                <c:pt idx="6073">
                  <c:v>3.2709999999999999</c:v>
                </c:pt>
                <c:pt idx="6074">
                  <c:v>3.1219999999999999</c:v>
                </c:pt>
                <c:pt idx="6075">
                  <c:v>3.0680000000000001</c:v>
                </c:pt>
                <c:pt idx="6076">
                  <c:v>3.44</c:v>
                </c:pt>
                <c:pt idx="6077">
                  <c:v>3.3380000000000001</c:v>
                </c:pt>
                <c:pt idx="6078">
                  <c:v>2.9089999999999998</c:v>
                </c:pt>
                <c:pt idx="6079">
                  <c:v>3.101</c:v>
                </c:pt>
                <c:pt idx="6080">
                  <c:v>3.1589999999999998</c:v>
                </c:pt>
                <c:pt idx="6081">
                  <c:v>3.0030000000000001</c:v>
                </c:pt>
                <c:pt idx="6082">
                  <c:v>3.0339999999999998</c:v>
                </c:pt>
                <c:pt idx="6083">
                  <c:v>2.9180000000000001</c:v>
                </c:pt>
                <c:pt idx="6084">
                  <c:v>2.9550000000000001</c:v>
                </c:pt>
                <c:pt idx="6085">
                  <c:v>2.9470000000000001</c:v>
                </c:pt>
                <c:pt idx="6086">
                  <c:v>2.8679999999999999</c:v>
                </c:pt>
                <c:pt idx="6087">
                  <c:v>2.8719999999999999</c:v>
                </c:pt>
                <c:pt idx="6088">
                  <c:v>2.903</c:v>
                </c:pt>
                <c:pt idx="6089">
                  <c:v>2.86</c:v>
                </c:pt>
                <c:pt idx="6090">
                  <c:v>2.8090000000000002</c:v>
                </c:pt>
                <c:pt idx="6091">
                  <c:v>2.76</c:v>
                </c:pt>
                <c:pt idx="6092">
                  <c:v>2.8170000000000002</c:v>
                </c:pt>
                <c:pt idx="6093">
                  <c:v>2.7559999999999998</c:v>
                </c:pt>
                <c:pt idx="6094">
                  <c:v>2.7480000000000002</c:v>
                </c:pt>
                <c:pt idx="6095">
                  <c:v>2.4340000000000002</c:v>
                </c:pt>
                <c:pt idx="6096">
                  <c:v>2.5099999999999998</c:v>
                </c:pt>
                <c:pt idx="6098">
                  <c:v>2.7330000000000001</c:v>
                </c:pt>
                <c:pt idx="6099">
                  <c:v>2.8849999999999998</c:v>
                </c:pt>
                <c:pt idx="6100">
                  <c:v>2.3319999999999999</c:v>
                </c:pt>
                <c:pt idx="6101">
                  <c:v>2.6419999999999999</c:v>
                </c:pt>
                <c:pt idx="6102">
                  <c:v>2.6160000000000001</c:v>
                </c:pt>
                <c:pt idx="6103">
                  <c:v>2.4590000000000001</c:v>
                </c:pt>
                <c:pt idx="6104">
                  <c:v>2.4380000000000002</c:v>
                </c:pt>
                <c:pt idx="6105">
                  <c:v>2.5310000000000001</c:v>
                </c:pt>
                <c:pt idx="6106">
                  <c:v>3.1240000000000001</c:v>
                </c:pt>
                <c:pt idx="6107">
                  <c:v>2.9689999999999999</c:v>
                </c:pt>
                <c:pt idx="6108">
                  <c:v>2.6920000000000002</c:v>
                </c:pt>
                <c:pt idx="6109">
                  <c:v>2.3769999999999998</c:v>
                </c:pt>
                <c:pt idx="6110">
                  <c:v>2.2989999999999999</c:v>
                </c:pt>
                <c:pt idx="6111">
                  <c:v>2.27</c:v>
                </c:pt>
                <c:pt idx="6112">
                  <c:v>2.1909999999999998</c:v>
                </c:pt>
                <c:pt idx="6113">
                  <c:v>2.8380000000000001</c:v>
                </c:pt>
                <c:pt idx="6114">
                  <c:v>5.6710000000000003</c:v>
                </c:pt>
                <c:pt idx="6115">
                  <c:v>3.0649999999999999</c:v>
                </c:pt>
                <c:pt idx="6116">
                  <c:v>3.3290000000000002</c:v>
                </c:pt>
                <c:pt idx="6117">
                  <c:v>2.8370000000000002</c:v>
                </c:pt>
                <c:pt idx="6118">
                  <c:v>4.4459999999999997</c:v>
                </c:pt>
                <c:pt idx="6119">
                  <c:v>8.2509999999999994</c:v>
                </c:pt>
                <c:pt idx="6120">
                  <c:v>6.4349999999999996</c:v>
                </c:pt>
                <c:pt idx="6121">
                  <c:v>6.181</c:v>
                </c:pt>
                <c:pt idx="6122">
                  <c:v>11.484999999999999</c:v>
                </c:pt>
                <c:pt idx="6123">
                  <c:v>9.3829999999999991</c:v>
                </c:pt>
                <c:pt idx="6124">
                  <c:v>30.655999999999999</c:v>
                </c:pt>
                <c:pt idx="6125">
                  <c:v>7.5119999999999996</c:v>
                </c:pt>
                <c:pt idx="6126">
                  <c:v>5.6239999999999997</c:v>
                </c:pt>
                <c:pt idx="6127">
                  <c:v>12.715999999999999</c:v>
                </c:pt>
                <c:pt idx="6128">
                  <c:v>5.5449999999999999</c:v>
                </c:pt>
                <c:pt idx="6130">
                  <c:v>3.6120000000000001</c:v>
                </c:pt>
                <c:pt idx="6131">
                  <c:v>2.96</c:v>
                </c:pt>
                <c:pt idx="6132">
                  <c:v>2.5710000000000002</c:v>
                </c:pt>
                <c:pt idx="6133">
                  <c:v>2.3759999999999999</c:v>
                </c:pt>
                <c:pt idx="6134">
                  <c:v>2.0379999999999998</c:v>
                </c:pt>
                <c:pt idx="6135">
                  <c:v>3.4750000000000001</c:v>
                </c:pt>
                <c:pt idx="6136">
                  <c:v>3.9009999999999998</c:v>
                </c:pt>
                <c:pt idx="6137">
                  <c:v>2.423</c:v>
                </c:pt>
                <c:pt idx="6138">
                  <c:v>2.036</c:v>
                </c:pt>
                <c:pt idx="6139">
                  <c:v>1.621</c:v>
                </c:pt>
                <c:pt idx="6140">
                  <c:v>8.5500000000000007</c:v>
                </c:pt>
                <c:pt idx="6141">
                  <c:v>6.6630000000000003</c:v>
                </c:pt>
                <c:pt idx="6142">
                  <c:v>7.306</c:v>
                </c:pt>
                <c:pt idx="6143">
                  <c:v>13.627000000000001</c:v>
                </c:pt>
                <c:pt idx="6144">
                  <c:v>30.526</c:v>
                </c:pt>
                <c:pt idx="6145">
                  <c:v>13.587</c:v>
                </c:pt>
                <c:pt idx="6146">
                  <c:v>8.1669999999999998</c:v>
                </c:pt>
                <c:pt idx="6147">
                  <c:v>11.016999999999999</c:v>
                </c:pt>
                <c:pt idx="6148">
                  <c:v>7.3869999999999996</c:v>
                </c:pt>
                <c:pt idx="6149">
                  <c:v>6.6289999999999996</c:v>
                </c:pt>
                <c:pt idx="6150">
                  <c:v>4.82</c:v>
                </c:pt>
                <c:pt idx="6151">
                  <c:v>4.2119999999999997</c:v>
                </c:pt>
                <c:pt idx="6152">
                  <c:v>4.7759999999999998</c:v>
                </c:pt>
                <c:pt idx="6153">
                  <c:v>3.9079999999999999</c:v>
                </c:pt>
                <c:pt idx="6154">
                  <c:v>3.4750000000000001</c:v>
                </c:pt>
                <c:pt idx="6155">
                  <c:v>4.1509999999999998</c:v>
                </c:pt>
                <c:pt idx="6156">
                  <c:v>18.867999999999999</c:v>
                </c:pt>
                <c:pt idx="6157">
                  <c:v>7.8109999999999999</c:v>
                </c:pt>
                <c:pt idx="6158">
                  <c:v>7.8550000000000004</c:v>
                </c:pt>
                <c:pt idx="6159">
                  <c:v>23.827000000000002</c:v>
                </c:pt>
                <c:pt idx="6160">
                  <c:v>25.251000000000001</c:v>
                </c:pt>
                <c:pt idx="6162">
                  <c:v>131.52000000000001</c:v>
                </c:pt>
                <c:pt idx="6163">
                  <c:v>138.761</c:v>
                </c:pt>
                <c:pt idx="6164">
                  <c:v>82.75</c:v>
                </c:pt>
                <c:pt idx="6165">
                  <c:v>54.069000000000003</c:v>
                </c:pt>
                <c:pt idx="6166">
                  <c:v>48.69</c:v>
                </c:pt>
                <c:pt idx="6167">
                  <c:v>38.216999999999999</c:v>
                </c:pt>
                <c:pt idx="6168">
                  <c:v>33.738</c:v>
                </c:pt>
                <c:pt idx="6169">
                  <c:v>77.635999999999996</c:v>
                </c:pt>
                <c:pt idx="6170">
                  <c:v>83.697999999999993</c:v>
                </c:pt>
                <c:pt idx="6171">
                  <c:v>67.849999999999994</c:v>
                </c:pt>
                <c:pt idx="6172">
                  <c:v>58.308</c:v>
                </c:pt>
                <c:pt idx="6173">
                  <c:v>49.621000000000002</c:v>
                </c:pt>
                <c:pt idx="6174">
                  <c:v>43.960999999999999</c:v>
                </c:pt>
                <c:pt idx="6175">
                  <c:v>57.837000000000003</c:v>
                </c:pt>
                <c:pt idx="6176">
                  <c:v>43.640999999999998</c:v>
                </c:pt>
                <c:pt idx="6177">
                  <c:v>38.427999999999997</c:v>
                </c:pt>
                <c:pt idx="6178">
                  <c:v>34.536999999999999</c:v>
                </c:pt>
                <c:pt idx="6179">
                  <c:v>30.507000000000001</c:v>
                </c:pt>
                <c:pt idx="6180">
                  <c:v>28.378</c:v>
                </c:pt>
                <c:pt idx="6181">
                  <c:v>27.562000000000001</c:v>
                </c:pt>
                <c:pt idx="6182">
                  <c:v>27.451000000000001</c:v>
                </c:pt>
                <c:pt idx="6183">
                  <c:v>27.52</c:v>
                </c:pt>
                <c:pt idx="6184">
                  <c:v>30.946999999999999</c:v>
                </c:pt>
                <c:pt idx="6185">
                  <c:v>38.045999999999999</c:v>
                </c:pt>
                <c:pt idx="6186">
                  <c:v>53.847000000000001</c:v>
                </c:pt>
                <c:pt idx="6187">
                  <c:v>49.154000000000003</c:v>
                </c:pt>
                <c:pt idx="6188">
                  <c:v>63.954000000000001</c:v>
                </c:pt>
                <c:pt idx="6189">
                  <c:v>53.412999999999997</c:v>
                </c:pt>
                <c:pt idx="6190">
                  <c:v>59.631999999999998</c:v>
                </c:pt>
                <c:pt idx="6191">
                  <c:v>74.162999999999997</c:v>
                </c:pt>
                <c:pt idx="6192">
                  <c:v>88.822000000000003</c:v>
                </c:pt>
                <c:pt idx="6194">
                  <c:v>76.173000000000002</c:v>
                </c:pt>
                <c:pt idx="6195">
                  <c:v>71.037999999999997</c:v>
                </c:pt>
                <c:pt idx="6196">
                  <c:v>72.468000000000004</c:v>
                </c:pt>
                <c:pt idx="6197">
                  <c:v>65.727000000000004</c:v>
                </c:pt>
                <c:pt idx="6198">
                  <c:v>61.466000000000001</c:v>
                </c:pt>
                <c:pt idx="6199">
                  <c:v>72.16</c:v>
                </c:pt>
                <c:pt idx="6200">
                  <c:v>70.400999999999996</c:v>
                </c:pt>
                <c:pt idx="6201">
                  <c:v>61.673000000000002</c:v>
                </c:pt>
                <c:pt idx="6202">
                  <c:v>56.298000000000002</c:v>
                </c:pt>
                <c:pt idx="6203">
                  <c:v>54.741</c:v>
                </c:pt>
                <c:pt idx="6204">
                  <c:v>58.444000000000003</c:v>
                </c:pt>
                <c:pt idx="6205">
                  <c:v>55.975000000000001</c:v>
                </c:pt>
                <c:pt idx="6206">
                  <c:v>82.602999999999994</c:v>
                </c:pt>
                <c:pt idx="6207">
                  <c:v>68.45</c:v>
                </c:pt>
                <c:pt idx="6208">
                  <c:v>63.499000000000002</c:v>
                </c:pt>
                <c:pt idx="6209">
                  <c:v>70.911000000000001</c:v>
                </c:pt>
                <c:pt idx="6210">
                  <c:v>71.293000000000006</c:v>
                </c:pt>
                <c:pt idx="6211">
                  <c:v>58.521999999999998</c:v>
                </c:pt>
                <c:pt idx="6212">
                  <c:v>57.158000000000001</c:v>
                </c:pt>
                <c:pt idx="6213">
                  <c:v>56.058</c:v>
                </c:pt>
                <c:pt idx="6214">
                  <c:v>60.997</c:v>
                </c:pt>
                <c:pt idx="6215">
                  <c:v>51.38</c:v>
                </c:pt>
                <c:pt idx="6216">
                  <c:v>47.073999999999998</c:v>
                </c:pt>
                <c:pt idx="6217">
                  <c:v>49.256999999999998</c:v>
                </c:pt>
                <c:pt idx="6218">
                  <c:v>54.856000000000002</c:v>
                </c:pt>
                <c:pt idx="6219">
                  <c:v>75.540000000000006</c:v>
                </c:pt>
                <c:pt idx="6220">
                  <c:v>78.308000000000007</c:v>
                </c:pt>
                <c:pt idx="6221">
                  <c:v>96.218000000000004</c:v>
                </c:pt>
                <c:pt idx="6222">
                  <c:v>121.857</c:v>
                </c:pt>
                <c:pt idx="6223">
                  <c:v>108.508</c:v>
                </c:pt>
                <c:pt idx="6224">
                  <c:v>184.01</c:v>
                </c:pt>
                <c:pt idx="6225">
                  <c:v>120.223</c:v>
                </c:pt>
                <c:pt idx="6226">
                  <c:v>121.264</c:v>
                </c:pt>
                <c:pt idx="6227">
                  <c:v>163.59299999999999</c:v>
                </c:pt>
                <c:pt idx="6228">
                  <c:v>170.887</c:v>
                </c:pt>
                <c:pt idx="6229">
                  <c:v>125.006</c:v>
                </c:pt>
                <c:pt idx="6230">
                  <c:v>113.441</c:v>
                </c:pt>
                <c:pt idx="6231">
                  <c:v>99.683999999999997</c:v>
                </c:pt>
                <c:pt idx="6232">
                  <c:v>93.84</c:v>
                </c:pt>
                <c:pt idx="6233">
                  <c:v>87.825999999999993</c:v>
                </c:pt>
                <c:pt idx="6234">
                  <c:v>81.513999999999996</c:v>
                </c:pt>
                <c:pt idx="6235">
                  <c:v>81.926000000000002</c:v>
                </c:pt>
                <c:pt idx="6236">
                  <c:v>108.273</c:v>
                </c:pt>
                <c:pt idx="6237">
                  <c:v>106.19499999999999</c:v>
                </c:pt>
                <c:pt idx="6238">
                  <c:v>113.944</c:v>
                </c:pt>
                <c:pt idx="6239">
                  <c:v>132.875</c:v>
                </c:pt>
                <c:pt idx="6240">
                  <c:v>123.104</c:v>
                </c:pt>
                <c:pt idx="6241">
                  <c:v>111.678</c:v>
                </c:pt>
                <c:pt idx="6242">
                  <c:v>104.819</c:v>
                </c:pt>
                <c:pt idx="6243">
                  <c:v>99.308000000000007</c:v>
                </c:pt>
                <c:pt idx="6244">
                  <c:v>108.22199999999999</c:v>
                </c:pt>
                <c:pt idx="6245">
                  <c:v>111.714</c:v>
                </c:pt>
                <c:pt idx="6246">
                  <c:v>190.41399999999999</c:v>
                </c:pt>
                <c:pt idx="6247">
                  <c:v>123.27500000000001</c:v>
                </c:pt>
                <c:pt idx="6248">
                  <c:v>104.718</c:v>
                </c:pt>
                <c:pt idx="6249">
                  <c:v>97.037000000000006</c:v>
                </c:pt>
                <c:pt idx="6250">
                  <c:v>86.688999999999993</c:v>
                </c:pt>
                <c:pt idx="6251">
                  <c:v>75.067999999999998</c:v>
                </c:pt>
                <c:pt idx="6252">
                  <c:v>68.679000000000002</c:v>
                </c:pt>
                <c:pt idx="6253">
                  <c:v>64.034999999999997</c:v>
                </c:pt>
                <c:pt idx="6254">
                  <c:v>59.572000000000003</c:v>
                </c:pt>
                <c:pt idx="6255">
                  <c:v>56.58</c:v>
                </c:pt>
                <c:pt idx="6256">
                  <c:v>54.692999999999998</c:v>
                </c:pt>
                <c:pt idx="6258">
                  <c:v>53.914999999999999</c:v>
                </c:pt>
                <c:pt idx="6259">
                  <c:v>49.701000000000001</c:v>
                </c:pt>
                <c:pt idx="6260">
                  <c:v>47.265999999999998</c:v>
                </c:pt>
                <c:pt idx="6261">
                  <c:v>57.453000000000003</c:v>
                </c:pt>
                <c:pt idx="6262">
                  <c:v>78.924999999999997</c:v>
                </c:pt>
                <c:pt idx="6263">
                  <c:v>73.245000000000005</c:v>
                </c:pt>
                <c:pt idx="6264">
                  <c:v>57.863</c:v>
                </c:pt>
                <c:pt idx="6265">
                  <c:v>53.023000000000003</c:v>
                </c:pt>
                <c:pt idx="6266">
                  <c:v>51.966999999999999</c:v>
                </c:pt>
                <c:pt idx="6267">
                  <c:v>51.286000000000001</c:v>
                </c:pt>
                <c:pt idx="6268">
                  <c:v>55.884999999999998</c:v>
                </c:pt>
                <c:pt idx="6269">
                  <c:v>52.314</c:v>
                </c:pt>
                <c:pt idx="6270">
                  <c:v>48.292000000000002</c:v>
                </c:pt>
                <c:pt idx="6271">
                  <c:v>51.494</c:v>
                </c:pt>
                <c:pt idx="6272">
                  <c:v>50.076000000000001</c:v>
                </c:pt>
                <c:pt idx="6273">
                  <c:v>47.207999999999998</c:v>
                </c:pt>
                <c:pt idx="6274">
                  <c:v>45.154000000000003</c:v>
                </c:pt>
                <c:pt idx="6275">
                  <c:v>44.091000000000001</c:v>
                </c:pt>
                <c:pt idx="6276">
                  <c:v>42.186999999999998</c:v>
                </c:pt>
                <c:pt idx="6277">
                  <c:v>40.709000000000003</c:v>
                </c:pt>
                <c:pt idx="6278">
                  <c:v>39.865000000000002</c:v>
                </c:pt>
                <c:pt idx="6279">
                  <c:v>38.566000000000003</c:v>
                </c:pt>
                <c:pt idx="6280">
                  <c:v>37.024999999999999</c:v>
                </c:pt>
                <c:pt idx="6281">
                  <c:v>36.418999999999997</c:v>
                </c:pt>
                <c:pt idx="6282">
                  <c:v>34.180999999999997</c:v>
                </c:pt>
                <c:pt idx="6283">
                  <c:v>32.716000000000001</c:v>
                </c:pt>
                <c:pt idx="6284">
                  <c:v>31.731000000000002</c:v>
                </c:pt>
                <c:pt idx="6285">
                  <c:v>29.96</c:v>
                </c:pt>
                <c:pt idx="6286">
                  <c:v>28.875</c:v>
                </c:pt>
                <c:pt idx="6287">
                  <c:v>27.800999999999998</c:v>
                </c:pt>
                <c:pt idx="6288">
                  <c:v>26.442</c:v>
                </c:pt>
                <c:pt idx="6290">
                  <c:v>98.438000000000002</c:v>
                </c:pt>
                <c:pt idx="6291">
                  <c:v>75.751999999999995</c:v>
                </c:pt>
                <c:pt idx="6292">
                  <c:v>81.816999999999993</c:v>
                </c:pt>
                <c:pt idx="6293">
                  <c:v>78.683999999999997</c:v>
                </c:pt>
                <c:pt idx="6294">
                  <c:v>61.677</c:v>
                </c:pt>
                <c:pt idx="6295">
                  <c:v>56.008000000000003</c:v>
                </c:pt>
                <c:pt idx="6296">
                  <c:v>49.838000000000001</c:v>
                </c:pt>
                <c:pt idx="6297">
                  <c:v>46.412999999999997</c:v>
                </c:pt>
                <c:pt idx="6298">
                  <c:v>43.844000000000001</c:v>
                </c:pt>
                <c:pt idx="6299">
                  <c:v>41.429000000000002</c:v>
                </c:pt>
                <c:pt idx="6300">
                  <c:v>39.442999999999998</c:v>
                </c:pt>
                <c:pt idx="6301">
                  <c:v>37.710999999999999</c:v>
                </c:pt>
                <c:pt idx="6302">
                  <c:v>35.707000000000001</c:v>
                </c:pt>
                <c:pt idx="6303">
                  <c:v>34.22</c:v>
                </c:pt>
                <c:pt idx="6304">
                  <c:v>33.069000000000003</c:v>
                </c:pt>
                <c:pt idx="6305">
                  <c:v>32.307000000000002</c:v>
                </c:pt>
                <c:pt idx="6306">
                  <c:v>30.731999999999999</c:v>
                </c:pt>
                <c:pt idx="6307">
                  <c:v>29.609000000000002</c:v>
                </c:pt>
                <c:pt idx="6308">
                  <c:v>27.280999999999999</c:v>
                </c:pt>
                <c:pt idx="6309">
                  <c:v>25.939</c:v>
                </c:pt>
                <c:pt idx="6310">
                  <c:v>26.023</c:v>
                </c:pt>
                <c:pt idx="6311">
                  <c:v>25.475000000000001</c:v>
                </c:pt>
                <c:pt idx="6312">
                  <c:v>25.071999999999999</c:v>
                </c:pt>
                <c:pt idx="6313">
                  <c:v>24.777000000000001</c:v>
                </c:pt>
                <c:pt idx="6314">
                  <c:v>23.742999999999999</c:v>
                </c:pt>
                <c:pt idx="6315">
                  <c:v>22.574000000000002</c:v>
                </c:pt>
                <c:pt idx="6316">
                  <c:v>20.986000000000001</c:v>
                </c:pt>
                <c:pt idx="6317">
                  <c:v>19.489000000000001</c:v>
                </c:pt>
                <c:pt idx="6318">
                  <c:v>18.780999999999999</c:v>
                </c:pt>
                <c:pt idx="6319">
                  <c:v>18.672000000000001</c:v>
                </c:pt>
                <c:pt idx="6322">
                  <c:v>17.859000000000002</c:v>
                </c:pt>
                <c:pt idx="6323">
                  <c:v>17.853999999999999</c:v>
                </c:pt>
                <c:pt idx="6324">
                  <c:v>18.05</c:v>
                </c:pt>
                <c:pt idx="6325">
                  <c:v>18.099</c:v>
                </c:pt>
                <c:pt idx="6326">
                  <c:v>18.053999999999998</c:v>
                </c:pt>
                <c:pt idx="6327">
                  <c:v>15.507</c:v>
                </c:pt>
                <c:pt idx="6328">
                  <c:v>17.324999999999999</c:v>
                </c:pt>
                <c:pt idx="6329">
                  <c:v>17.084</c:v>
                </c:pt>
                <c:pt idx="6330">
                  <c:v>16.766999999999999</c:v>
                </c:pt>
                <c:pt idx="6331">
                  <c:v>16.312000000000001</c:v>
                </c:pt>
                <c:pt idx="6332">
                  <c:v>15.866</c:v>
                </c:pt>
                <c:pt idx="6333">
                  <c:v>15.582000000000001</c:v>
                </c:pt>
                <c:pt idx="6334">
                  <c:v>15.135999999999999</c:v>
                </c:pt>
                <c:pt idx="6335">
                  <c:v>14.914</c:v>
                </c:pt>
                <c:pt idx="6336">
                  <c:v>14.417999999999999</c:v>
                </c:pt>
                <c:pt idx="6337">
                  <c:v>13.994999999999999</c:v>
                </c:pt>
                <c:pt idx="6338">
                  <c:v>13.92</c:v>
                </c:pt>
                <c:pt idx="6339">
                  <c:v>13.933999999999999</c:v>
                </c:pt>
                <c:pt idx="6340">
                  <c:v>13.808</c:v>
                </c:pt>
                <c:pt idx="6341">
                  <c:v>13.397</c:v>
                </c:pt>
                <c:pt idx="6342">
                  <c:v>13.08</c:v>
                </c:pt>
                <c:pt idx="6343">
                  <c:v>12.757999999999999</c:v>
                </c:pt>
                <c:pt idx="6344">
                  <c:v>12.645</c:v>
                </c:pt>
                <c:pt idx="6345">
                  <c:v>12.295</c:v>
                </c:pt>
                <c:pt idx="6346">
                  <c:v>11.878</c:v>
                </c:pt>
                <c:pt idx="6347">
                  <c:v>11.536</c:v>
                </c:pt>
                <c:pt idx="6348">
                  <c:v>11.364000000000001</c:v>
                </c:pt>
                <c:pt idx="6349">
                  <c:v>11.292</c:v>
                </c:pt>
                <c:pt idx="6350">
                  <c:v>10.891999999999999</c:v>
                </c:pt>
                <c:pt idx="6354">
                  <c:v>10.555999999999999</c:v>
                </c:pt>
                <c:pt idx="6355">
                  <c:v>10.108000000000001</c:v>
                </c:pt>
                <c:pt idx="6356">
                  <c:v>9.84</c:v>
                </c:pt>
                <c:pt idx="6357">
                  <c:v>9.3989999999999991</c:v>
                </c:pt>
                <c:pt idx="6358">
                  <c:v>9.2919999999999998</c:v>
                </c:pt>
                <c:pt idx="6359">
                  <c:v>9.2690000000000001</c:v>
                </c:pt>
                <c:pt idx="6360">
                  <c:v>9.2579999999999991</c:v>
                </c:pt>
                <c:pt idx="6361">
                  <c:v>9.0739999999999998</c:v>
                </c:pt>
                <c:pt idx="6362">
                  <c:v>8.98</c:v>
                </c:pt>
                <c:pt idx="6363">
                  <c:v>8.984</c:v>
                </c:pt>
                <c:pt idx="6364">
                  <c:v>8.9109999999999996</c:v>
                </c:pt>
                <c:pt idx="6365">
                  <c:v>8.6769999999999996</c:v>
                </c:pt>
                <c:pt idx="6366">
                  <c:v>8.73</c:v>
                </c:pt>
                <c:pt idx="6367">
                  <c:v>11.34</c:v>
                </c:pt>
                <c:pt idx="6368">
                  <c:v>15.981999999999999</c:v>
                </c:pt>
                <c:pt idx="6369">
                  <c:v>11.233000000000001</c:v>
                </c:pt>
                <c:pt idx="6370">
                  <c:v>10.153</c:v>
                </c:pt>
                <c:pt idx="6371">
                  <c:v>9.5519999999999996</c:v>
                </c:pt>
                <c:pt idx="6372">
                  <c:v>9.3819999999999997</c:v>
                </c:pt>
                <c:pt idx="6373">
                  <c:v>9.1080000000000005</c:v>
                </c:pt>
                <c:pt idx="6374">
                  <c:v>9.0350000000000001</c:v>
                </c:pt>
                <c:pt idx="6375">
                  <c:v>9.0649999999999995</c:v>
                </c:pt>
                <c:pt idx="6376">
                  <c:v>8.7469999999999999</c:v>
                </c:pt>
                <c:pt idx="6377">
                  <c:v>8.6890000000000001</c:v>
                </c:pt>
                <c:pt idx="6378">
                  <c:v>8.6210000000000004</c:v>
                </c:pt>
                <c:pt idx="6379">
                  <c:v>8.6189999999999998</c:v>
                </c:pt>
                <c:pt idx="6380">
                  <c:v>8.4440000000000008</c:v>
                </c:pt>
                <c:pt idx="6381">
                  <c:v>8.4830000000000005</c:v>
                </c:pt>
                <c:pt idx="6382">
                  <c:v>8.3160000000000007</c:v>
                </c:pt>
                <c:pt idx="6383">
                  <c:v>8.3179999999999996</c:v>
                </c:pt>
                <c:pt idx="6386">
                  <c:v>8.3149999999999995</c:v>
                </c:pt>
                <c:pt idx="6387">
                  <c:v>8.0660000000000007</c:v>
                </c:pt>
                <c:pt idx="6388">
                  <c:v>7.82</c:v>
                </c:pt>
                <c:pt idx="6389">
                  <c:v>7.8220000000000001</c:v>
                </c:pt>
                <c:pt idx="6390">
                  <c:v>7.76</c:v>
                </c:pt>
                <c:pt idx="6391">
                  <c:v>7.63</c:v>
                </c:pt>
                <c:pt idx="6392">
                  <c:v>8.0410000000000004</c:v>
                </c:pt>
                <c:pt idx="6393">
                  <c:v>8.0229999999999997</c:v>
                </c:pt>
                <c:pt idx="6394">
                  <c:v>7.806</c:v>
                </c:pt>
                <c:pt idx="6395">
                  <c:v>8.4440000000000008</c:v>
                </c:pt>
                <c:pt idx="6396">
                  <c:v>7.827</c:v>
                </c:pt>
                <c:pt idx="6397">
                  <c:v>7.681</c:v>
                </c:pt>
                <c:pt idx="6398">
                  <c:v>8.0570000000000004</c:v>
                </c:pt>
                <c:pt idx="6399">
                  <c:v>7.681</c:v>
                </c:pt>
                <c:pt idx="6400">
                  <c:v>7.5309999999999997</c:v>
                </c:pt>
                <c:pt idx="6401">
                  <c:v>7.34</c:v>
                </c:pt>
                <c:pt idx="6402">
                  <c:v>7.2160000000000002</c:v>
                </c:pt>
                <c:pt idx="6403">
                  <c:v>7.0279999999999996</c:v>
                </c:pt>
                <c:pt idx="6404">
                  <c:v>6.7759999999999998</c:v>
                </c:pt>
                <c:pt idx="6405">
                  <c:v>6.9480000000000004</c:v>
                </c:pt>
                <c:pt idx="6406">
                  <c:v>12.157999999999999</c:v>
                </c:pt>
                <c:pt idx="6407">
                  <c:v>11.478</c:v>
                </c:pt>
                <c:pt idx="6408">
                  <c:v>8.8699999999999992</c:v>
                </c:pt>
                <c:pt idx="6409">
                  <c:v>8.0909999999999993</c:v>
                </c:pt>
                <c:pt idx="6410">
                  <c:v>7.9009999999999998</c:v>
                </c:pt>
                <c:pt idx="6411">
                  <c:v>7.774</c:v>
                </c:pt>
                <c:pt idx="6412">
                  <c:v>7.8819999999999997</c:v>
                </c:pt>
                <c:pt idx="6413">
                  <c:v>7.5019999999999998</c:v>
                </c:pt>
                <c:pt idx="6414">
                  <c:v>7.54</c:v>
                </c:pt>
                <c:pt idx="6418">
                  <c:v>7.0810000000000004</c:v>
                </c:pt>
                <c:pt idx="6419">
                  <c:v>7.2009999999999996</c:v>
                </c:pt>
                <c:pt idx="6420">
                  <c:v>6.9509999999999996</c:v>
                </c:pt>
                <c:pt idx="6421">
                  <c:v>6.7889999999999997</c:v>
                </c:pt>
                <c:pt idx="6422">
                  <c:v>6.7439999999999998</c:v>
                </c:pt>
                <c:pt idx="6423">
                  <c:v>6.617</c:v>
                </c:pt>
                <c:pt idx="6424">
                  <c:v>6.4969999999999999</c:v>
                </c:pt>
                <c:pt idx="6425">
                  <c:v>6.39</c:v>
                </c:pt>
                <c:pt idx="6426">
                  <c:v>6.2530000000000001</c:v>
                </c:pt>
                <c:pt idx="6427">
                  <c:v>6.1689999999999996</c:v>
                </c:pt>
                <c:pt idx="6428">
                  <c:v>6.1630000000000003</c:v>
                </c:pt>
                <c:pt idx="6429">
                  <c:v>5.8579999999999997</c:v>
                </c:pt>
                <c:pt idx="6430">
                  <c:v>6.226</c:v>
                </c:pt>
                <c:pt idx="6431">
                  <c:v>6.8010000000000002</c:v>
                </c:pt>
                <c:pt idx="6432">
                  <c:v>6.0270000000000001</c:v>
                </c:pt>
                <c:pt idx="6433">
                  <c:v>5.8620000000000001</c:v>
                </c:pt>
                <c:pt idx="6434">
                  <c:v>5.649</c:v>
                </c:pt>
                <c:pt idx="6435">
                  <c:v>5.56</c:v>
                </c:pt>
                <c:pt idx="6436">
                  <c:v>5.3470000000000004</c:v>
                </c:pt>
                <c:pt idx="6437">
                  <c:v>5.3620000000000001</c:v>
                </c:pt>
                <c:pt idx="6438">
                  <c:v>5.2009999999999996</c:v>
                </c:pt>
                <c:pt idx="6439">
                  <c:v>5.1539999999999999</c:v>
                </c:pt>
                <c:pt idx="6440">
                  <c:v>5.14</c:v>
                </c:pt>
                <c:pt idx="6441">
                  <c:v>5.0110000000000001</c:v>
                </c:pt>
                <c:pt idx="6442">
                  <c:v>4.9160000000000004</c:v>
                </c:pt>
                <c:pt idx="6443">
                  <c:v>4.9409999999999998</c:v>
                </c:pt>
                <c:pt idx="6444">
                  <c:v>4.7640000000000002</c:v>
                </c:pt>
                <c:pt idx="6445">
                  <c:v>4.6070000000000002</c:v>
                </c:pt>
                <c:pt idx="6446">
                  <c:v>4.5709999999999997</c:v>
                </c:pt>
                <c:pt idx="6447">
                  <c:v>4.5490000000000004</c:v>
                </c:pt>
                <c:pt idx="6450">
                  <c:v>4.5010000000000003</c:v>
                </c:pt>
                <c:pt idx="6451">
                  <c:v>4.5170000000000003</c:v>
                </c:pt>
                <c:pt idx="6452">
                  <c:v>4.625</c:v>
                </c:pt>
                <c:pt idx="6453">
                  <c:v>4.5999999999999996</c:v>
                </c:pt>
                <c:pt idx="6454">
                  <c:v>4.4660000000000002</c:v>
                </c:pt>
                <c:pt idx="6455">
                  <c:v>4.4829999999999997</c:v>
                </c:pt>
                <c:pt idx="6456">
                  <c:v>4.4820000000000002</c:v>
                </c:pt>
                <c:pt idx="6457">
                  <c:v>4.3860000000000001</c:v>
                </c:pt>
                <c:pt idx="6458">
                  <c:v>5</c:v>
                </c:pt>
                <c:pt idx="6459">
                  <c:v>4.5190000000000001</c:v>
                </c:pt>
                <c:pt idx="6460">
                  <c:v>4.3280000000000003</c:v>
                </c:pt>
                <c:pt idx="6461">
                  <c:v>4.2560000000000002</c:v>
                </c:pt>
                <c:pt idx="6462">
                  <c:v>4.1539999999999999</c:v>
                </c:pt>
                <c:pt idx="6463">
                  <c:v>3.9369999999999998</c:v>
                </c:pt>
                <c:pt idx="6464">
                  <c:v>3.9129999999999998</c:v>
                </c:pt>
                <c:pt idx="6465">
                  <c:v>4.1920000000000002</c:v>
                </c:pt>
                <c:pt idx="6466">
                  <c:v>4.2770000000000001</c:v>
                </c:pt>
                <c:pt idx="6467">
                  <c:v>4.335</c:v>
                </c:pt>
                <c:pt idx="6468">
                  <c:v>4.2919999999999998</c:v>
                </c:pt>
                <c:pt idx="6469">
                  <c:v>4.2309999999999999</c:v>
                </c:pt>
                <c:pt idx="6470">
                  <c:v>4.2290000000000001</c:v>
                </c:pt>
                <c:pt idx="6471">
                  <c:v>4.04</c:v>
                </c:pt>
                <c:pt idx="6472">
                  <c:v>3.8580000000000001</c:v>
                </c:pt>
                <c:pt idx="6473">
                  <c:v>3.9529999999999998</c:v>
                </c:pt>
                <c:pt idx="6474">
                  <c:v>3.6139999999999999</c:v>
                </c:pt>
                <c:pt idx="6475">
                  <c:v>3.8639999999999999</c:v>
                </c:pt>
                <c:pt idx="6476">
                  <c:v>3.7240000000000002</c:v>
                </c:pt>
                <c:pt idx="6477">
                  <c:v>3.7530000000000001</c:v>
                </c:pt>
                <c:pt idx="6478">
                  <c:v>3.8860000000000001</c:v>
                </c:pt>
                <c:pt idx="6479">
                  <c:v>3.9060000000000001</c:v>
                </c:pt>
                <c:pt idx="6482">
                  <c:v>3.7280000000000002</c:v>
                </c:pt>
                <c:pt idx="6483">
                  <c:v>3.4580000000000002</c:v>
                </c:pt>
                <c:pt idx="6484">
                  <c:v>3.3250000000000002</c:v>
                </c:pt>
                <c:pt idx="6485">
                  <c:v>3.3519999999999999</c:v>
                </c:pt>
                <c:pt idx="6486">
                  <c:v>3.16</c:v>
                </c:pt>
                <c:pt idx="6487">
                  <c:v>5.2809999999999997</c:v>
                </c:pt>
                <c:pt idx="6488">
                  <c:v>5.8049999999999997</c:v>
                </c:pt>
                <c:pt idx="6489">
                  <c:v>3.7109999999999999</c:v>
                </c:pt>
                <c:pt idx="6490">
                  <c:v>3.1949999999999998</c:v>
                </c:pt>
                <c:pt idx="6491">
                  <c:v>3.956</c:v>
                </c:pt>
                <c:pt idx="6492">
                  <c:v>3.0939999999999999</c:v>
                </c:pt>
                <c:pt idx="6493">
                  <c:v>2.8069999999999999</c:v>
                </c:pt>
                <c:pt idx="6494">
                  <c:v>2.7509999999999999</c:v>
                </c:pt>
                <c:pt idx="6495">
                  <c:v>2.7269999999999999</c:v>
                </c:pt>
                <c:pt idx="6496">
                  <c:v>2.7</c:v>
                </c:pt>
                <c:pt idx="6497">
                  <c:v>2.758</c:v>
                </c:pt>
                <c:pt idx="6498">
                  <c:v>5.774</c:v>
                </c:pt>
                <c:pt idx="6499">
                  <c:v>7.1779999999999999</c:v>
                </c:pt>
                <c:pt idx="6500">
                  <c:v>21.782</c:v>
                </c:pt>
                <c:pt idx="6501">
                  <c:v>6.98</c:v>
                </c:pt>
                <c:pt idx="6502">
                  <c:v>4.6059999999999999</c:v>
                </c:pt>
                <c:pt idx="6503">
                  <c:v>6.7590000000000003</c:v>
                </c:pt>
                <c:pt idx="6504">
                  <c:v>9.5920000000000005</c:v>
                </c:pt>
                <c:pt idx="6505">
                  <c:v>6.8579999999999997</c:v>
                </c:pt>
                <c:pt idx="6506">
                  <c:v>5.7009999999999996</c:v>
                </c:pt>
                <c:pt idx="6507">
                  <c:v>5.2080000000000002</c:v>
                </c:pt>
                <c:pt idx="6508">
                  <c:v>6.3639999999999999</c:v>
                </c:pt>
                <c:pt idx="6509">
                  <c:v>6.7880000000000003</c:v>
                </c:pt>
                <c:pt idx="6510">
                  <c:v>7.8869999999999996</c:v>
                </c:pt>
                <c:pt idx="6511">
                  <c:v>7.0339999999999998</c:v>
                </c:pt>
                <c:pt idx="6512">
                  <c:v>5.0010000000000003</c:v>
                </c:pt>
                <c:pt idx="6514">
                  <c:v>4.4379999999999997</c:v>
                </c:pt>
                <c:pt idx="6515">
                  <c:v>4.3970000000000002</c:v>
                </c:pt>
                <c:pt idx="6516">
                  <c:v>4.6130000000000004</c:v>
                </c:pt>
                <c:pt idx="6517">
                  <c:v>3.5710000000000002</c:v>
                </c:pt>
                <c:pt idx="6518">
                  <c:v>3.3250000000000002</c:v>
                </c:pt>
                <c:pt idx="6519">
                  <c:v>3.1760000000000002</c:v>
                </c:pt>
                <c:pt idx="6520">
                  <c:v>4.6900000000000004</c:v>
                </c:pt>
                <c:pt idx="6521">
                  <c:v>3.2010000000000001</c:v>
                </c:pt>
                <c:pt idx="6522">
                  <c:v>4.1360000000000001</c:v>
                </c:pt>
                <c:pt idx="6523">
                  <c:v>4.9909999999999997</c:v>
                </c:pt>
                <c:pt idx="6524">
                  <c:v>9.9120000000000008</c:v>
                </c:pt>
                <c:pt idx="6525">
                  <c:v>6.3769999999999998</c:v>
                </c:pt>
                <c:pt idx="6526">
                  <c:v>4.218</c:v>
                </c:pt>
                <c:pt idx="6527">
                  <c:v>4.423</c:v>
                </c:pt>
                <c:pt idx="6528">
                  <c:v>9.9960000000000004</c:v>
                </c:pt>
                <c:pt idx="6529">
                  <c:v>6.7919999999999998</c:v>
                </c:pt>
                <c:pt idx="6530">
                  <c:v>5.3310000000000004</c:v>
                </c:pt>
                <c:pt idx="6531">
                  <c:v>4.7370000000000001</c:v>
                </c:pt>
                <c:pt idx="6532">
                  <c:v>5.1440000000000001</c:v>
                </c:pt>
                <c:pt idx="6533">
                  <c:v>3.8740000000000001</c:v>
                </c:pt>
                <c:pt idx="6534">
                  <c:v>30.01</c:v>
                </c:pt>
                <c:pt idx="6535">
                  <c:v>13.853</c:v>
                </c:pt>
                <c:pt idx="6536">
                  <c:v>8.5470000000000006</c:v>
                </c:pt>
                <c:pt idx="6537">
                  <c:v>6.7560000000000002</c:v>
                </c:pt>
                <c:pt idx="6538">
                  <c:v>7.4859999999999998</c:v>
                </c:pt>
                <c:pt idx="6539">
                  <c:v>10.877000000000001</c:v>
                </c:pt>
                <c:pt idx="6540">
                  <c:v>8.3819999999999997</c:v>
                </c:pt>
                <c:pt idx="6541">
                  <c:v>9.1419999999999995</c:v>
                </c:pt>
                <c:pt idx="6542">
                  <c:v>15.675000000000001</c:v>
                </c:pt>
                <c:pt idx="6543">
                  <c:v>7.6</c:v>
                </c:pt>
                <c:pt idx="6544">
                  <c:v>7.0019999999999998</c:v>
                </c:pt>
                <c:pt idx="6546">
                  <c:v>11.085000000000001</c:v>
                </c:pt>
                <c:pt idx="6547">
                  <c:v>7.52</c:v>
                </c:pt>
                <c:pt idx="6548">
                  <c:v>7.5519999999999996</c:v>
                </c:pt>
                <c:pt idx="6549">
                  <c:v>5.859</c:v>
                </c:pt>
                <c:pt idx="6550">
                  <c:v>5.6749999999999998</c:v>
                </c:pt>
                <c:pt idx="6551">
                  <c:v>5.9619999999999997</c:v>
                </c:pt>
                <c:pt idx="6552">
                  <c:v>6</c:v>
                </c:pt>
                <c:pt idx="6553">
                  <c:v>9.3719999999999999</c:v>
                </c:pt>
                <c:pt idx="6554">
                  <c:v>6.9210000000000003</c:v>
                </c:pt>
                <c:pt idx="6555">
                  <c:v>6.4</c:v>
                </c:pt>
                <c:pt idx="6556">
                  <c:v>9.1050000000000004</c:v>
                </c:pt>
                <c:pt idx="6557">
                  <c:v>27.457000000000001</c:v>
                </c:pt>
                <c:pt idx="6558">
                  <c:v>13.225</c:v>
                </c:pt>
                <c:pt idx="6559">
                  <c:v>17.321999999999999</c:v>
                </c:pt>
                <c:pt idx="6560">
                  <c:v>134.22</c:v>
                </c:pt>
                <c:pt idx="6561">
                  <c:v>33.738</c:v>
                </c:pt>
                <c:pt idx="6562">
                  <c:v>23.72</c:v>
                </c:pt>
                <c:pt idx="6563">
                  <c:v>25.283999999999999</c:v>
                </c:pt>
                <c:pt idx="6564">
                  <c:v>24.277000000000001</c:v>
                </c:pt>
                <c:pt idx="6565">
                  <c:v>42.755000000000003</c:v>
                </c:pt>
                <c:pt idx="6566">
                  <c:v>47.539000000000001</c:v>
                </c:pt>
                <c:pt idx="6567">
                  <c:v>38.908999999999999</c:v>
                </c:pt>
                <c:pt idx="6568">
                  <c:v>55.079000000000001</c:v>
                </c:pt>
                <c:pt idx="6569">
                  <c:v>34.338999999999999</c:v>
                </c:pt>
                <c:pt idx="6570">
                  <c:v>55.281999999999996</c:v>
                </c:pt>
                <c:pt idx="6571">
                  <c:v>37.582000000000001</c:v>
                </c:pt>
                <c:pt idx="6572">
                  <c:v>48.107999999999997</c:v>
                </c:pt>
                <c:pt idx="6573">
                  <c:v>50.893000000000001</c:v>
                </c:pt>
                <c:pt idx="6574">
                  <c:v>42.972000000000001</c:v>
                </c:pt>
                <c:pt idx="6575">
                  <c:v>42.753</c:v>
                </c:pt>
                <c:pt idx="6576">
                  <c:v>33.057000000000002</c:v>
                </c:pt>
                <c:pt idx="6577">
                  <c:v>28.428999999999998</c:v>
                </c:pt>
                <c:pt idx="6578">
                  <c:v>26.245000000000001</c:v>
                </c:pt>
                <c:pt idx="6579">
                  <c:v>25.88</c:v>
                </c:pt>
                <c:pt idx="6580">
                  <c:v>30.149000000000001</c:v>
                </c:pt>
                <c:pt idx="6581">
                  <c:v>27.672000000000001</c:v>
                </c:pt>
                <c:pt idx="6582">
                  <c:v>27.472999999999999</c:v>
                </c:pt>
                <c:pt idx="6583">
                  <c:v>30.106999999999999</c:v>
                </c:pt>
                <c:pt idx="6584">
                  <c:v>27.077999999999999</c:v>
                </c:pt>
                <c:pt idx="6585">
                  <c:v>25.736000000000001</c:v>
                </c:pt>
                <c:pt idx="6586">
                  <c:v>27.992999999999999</c:v>
                </c:pt>
                <c:pt idx="6587">
                  <c:v>32.935000000000002</c:v>
                </c:pt>
                <c:pt idx="6588">
                  <c:v>39.363999999999997</c:v>
                </c:pt>
                <c:pt idx="6589">
                  <c:v>60.886000000000003</c:v>
                </c:pt>
                <c:pt idx="6590">
                  <c:v>48.968000000000004</c:v>
                </c:pt>
                <c:pt idx="6591">
                  <c:v>70.53</c:v>
                </c:pt>
                <c:pt idx="6592">
                  <c:v>62.465000000000003</c:v>
                </c:pt>
                <c:pt idx="6593">
                  <c:v>59.566000000000003</c:v>
                </c:pt>
                <c:pt idx="6594">
                  <c:v>69.111999999999995</c:v>
                </c:pt>
                <c:pt idx="6595">
                  <c:v>126.648</c:v>
                </c:pt>
                <c:pt idx="6596">
                  <c:v>103.465</c:v>
                </c:pt>
                <c:pt idx="6597">
                  <c:v>76.305000000000007</c:v>
                </c:pt>
                <c:pt idx="6598">
                  <c:v>88.688999999999993</c:v>
                </c:pt>
                <c:pt idx="6599">
                  <c:v>92.251000000000005</c:v>
                </c:pt>
                <c:pt idx="6600">
                  <c:v>75.540000000000006</c:v>
                </c:pt>
                <c:pt idx="6601">
                  <c:v>68.209999999999994</c:v>
                </c:pt>
                <c:pt idx="6602">
                  <c:v>58.975999999999999</c:v>
                </c:pt>
                <c:pt idx="6603">
                  <c:v>52.954000000000001</c:v>
                </c:pt>
                <c:pt idx="6604">
                  <c:v>47.530999999999999</c:v>
                </c:pt>
                <c:pt idx="6605">
                  <c:v>42.691000000000003</c:v>
                </c:pt>
                <c:pt idx="6606">
                  <c:v>45.677999999999997</c:v>
                </c:pt>
                <c:pt idx="6607">
                  <c:v>45.387</c:v>
                </c:pt>
                <c:pt idx="6608">
                  <c:v>39.387999999999998</c:v>
                </c:pt>
                <c:pt idx="6610">
                  <c:v>36.255000000000003</c:v>
                </c:pt>
                <c:pt idx="6611">
                  <c:v>33.496000000000002</c:v>
                </c:pt>
                <c:pt idx="6612">
                  <c:v>39.487000000000002</c:v>
                </c:pt>
                <c:pt idx="6613">
                  <c:v>37.154000000000003</c:v>
                </c:pt>
                <c:pt idx="6614">
                  <c:v>32.119</c:v>
                </c:pt>
                <c:pt idx="6615">
                  <c:v>29.798999999999999</c:v>
                </c:pt>
                <c:pt idx="6616">
                  <c:v>28.036000000000001</c:v>
                </c:pt>
                <c:pt idx="6617">
                  <c:v>34.895000000000003</c:v>
                </c:pt>
                <c:pt idx="6618">
                  <c:v>27.876999999999999</c:v>
                </c:pt>
                <c:pt idx="6619">
                  <c:v>27.736000000000001</c:v>
                </c:pt>
                <c:pt idx="6620">
                  <c:v>35.96</c:v>
                </c:pt>
                <c:pt idx="6621">
                  <c:v>104.816</c:v>
                </c:pt>
                <c:pt idx="6622">
                  <c:v>114.67400000000001</c:v>
                </c:pt>
                <c:pt idx="6623">
                  <c:v>74.911000000000001</c:v>
                </c:pt>
                <c:pt idx="6624">
                  <c:v>84.084999999999994</c:v>
                </c:pt>
                <c:pt idx="6625">
                  <c:v>71.64</c:v>
                </c:pt>
                <c:pt idx="6626">
                  <c:v>72.153000000000006</c:v>
                </c:pt>
                <c:pt idx="6627">
                  <c:v>60.686</c:v>
                </c:pt>
                <c:pt idx="6628">
                  <c:v>57.595999999999997</c:v>
                </c:pt>
                <c:pt idx="6629">
                  <c:v>53.063000000000002</c:v>
                </c:pt>
                <c:pt idx="6630">
                  <c:v>50.171999999999997</c:v>
                </c:pt>
                <c:pt idx="6631">
                  <c:v>48.463999999999999</c:v>
                </c:pt>
                <c:pt idx="6632">
                  <c:v>47.746000000000002</c:v>
                </c:pt>
                <c:pt idx="6633">
                  <c:v>59.613999999999997</c:v>
                </c:pt>
                <c:pt idx="6634">
                  <c:v>68.784000000000006</c:v>
                </c:pt>
                <c:pt idx="6635">
                  <c:v>59.167000000000002</c:v>
                </c:pt>
                <c:pt idx="6636">
                  <c:v>55.185000000000002</c:v>
                </c:pt>
                <c:pt idx="6637">
                  <c:v>51.256999999999998</c:v>
                </c:pt>
                <c:pt idx="6638">
                  <c:v>49.62</c:v>
                </c:pt>
                <c:pt idx="6639">
                  <c:v>68.204999999999998</c:v>
                </c:pt>
                <c:pt idx="6640">
                  <c:v>72.349000000000004</c:v>
                </c:pt>
                <c:pt idx="6642">
                  <c:v>74.894000000000005</c:v>
                </c:pt>
                <c:pt idx="6643">
                  <c:v>69.593000000000004</c:v>
                </c:pt>
                <c:pt idx="6644">
                  <c:v>63.575000000000003</c:v>
                </c:pt>
                <c:pt idx="6645">
                  <c:v>63.05</c:v>
                </c:pt>
                <c:pt idx="6646">
                  <c:v>56.88</c:v>
                </c:pt>
                <c:pt idx="6647">
                  <c:v>52.55</c:v>
                </c:pt>
                <c:pt idx="6648">
                  <c:v>49.701999999999998</c:v>
                </c:pt>
                <c:pt idx="6649">
                  <c:v>51.23</c:v>
                </c:pt>
                <c:pt idx="6650">
                  <c:v>53.03</c:v>
                </c:pt>
                <c:pt idx="6651">
                  <c:v>47.11</c:v>
                </c:pt>
                <c:pt idx="6652">
                  <c:v>44.213000000000001</c:v>
                </c:pt>
                <c:pt idx="6653">
                  <c:v>40.271999999999998</c:v>
                </c:pt>
                <c:pt idx="6654">
                  <c:v>37.595999999999997</c:v>
                </c:pt>
                <c:pt idx="6655">
                  <c:v>36.137</c:v>
                </c:pt>
                <c:pt idx="6656">
                  <c:v>34.558</c:v>
                </c:pt>
                <c:pt idx="6657">
                  <c:v>33.634999999999998</c:v>
                </c:pt>
                <c:pt idx="6658">
                  <c:v>32.603999999999999</c:v>
                </c:pt>
                <c:pt idx="6659">
                  <c:v>38.127000000000002</c:v>
                </c:pt>
                <c:pt idx="6660">
                  <c:v>272.01100000000002</c:v>
                </c:pt>
                <c:pt idx="6661">
                  <c:v>257.96600000000001</c:v>
                </c:pt>
                <c:pt idx="6662">
                  <c:v>250.358</c:v>
                </c:pt>
                <c:pt idx="6663">
                  <c:v>186.22499999999999</c:v>
                </c:pt>
                <c:pt idx="6664">
                  <c:v>131.57300000000001</c:v>
                </c:pt>
                <c:pt idx="6665">
                  <c:v>113.923</c:v>
                </c:pt>
                <c:pt idx="6666">
                  <c:v>91.518000000000001</c:v>
                </c:pt>
                <c:pt idx="6667">
                  <c:v>84.483000000000004</c:v>
                </c:pt>
                <c:pt idx="6668">
                  <c:v>78.480999999999995</c:v>
                </c:pt>
                <c:pt idx="6669">
                  <c:v>71.819000000000003</c:v>
                </c:pt>
                <c:pt idx="6670">
                  <c:v>66.858999999999995</c:v>
                </c:pt>
                <c:pt idx="6671">
                  <c:v>60.259</c:v>
                </c:pt>
                <c:pt idx="6672">
                  <c:v>53.734000000000002</c:v>
                </c:pt>
                <c:pt idx="6674">
                  <c:v>50.424999999999997</c:v>
                </c:pt>
                <c:pt idx="6675">
                  <c:v>48.475000000000001</c:v>
                </c:pt>
                <c:pt idx="6676">
                  <c:v>49.973999999999997</c:v>
                </c:pt>
                <c:pt idx="6677">
                  <c:v>45.686</c:v>
                </c:pt>
                <c:pt idx="6678">
                  <c:v>40.615000000000002</c:v>
                </c:pt>
                <c:pt idx="6679">
                  <c:v>39.250999999999998</c:v>
                </c:pt>
                <c:pt idx="6680">
                  <c:v>36.216999999999999</c:v>
                </c:pt>
                <c:pt idx="6681">
                  <c:v>33.770000000000003</c:v>
                </c:pt>
                <c:pt idx="6682">
                  <c:v>32.234999999999999</c:v>
                </c:pt>
                <c:pt idx="6683">
                  <c:v>30.631</c:v>
                </c:pt>
                <c:pt idx="6684">
                  <c:v>28.538</c:v>
                </c:pt>
                <c:pt idx="6685">
                  <c:v>27.954000000000001</c:v>
                </c:pt>
                <c:pt idx="6686">
                  <c:v>26.93</c:v>
                </c:pt>
                <c:pt idx="6687">
                  <c:v>25.268999999999998</c:v>
                </c:pt>
                <c:pt idx="6688">
                  <c:v>24.331</c:v>
                </c:pt>
                <c:pt idx="6689">
                  <c:v>23.742000000000001</c:v>
                </c:pt>
                <c:pt idx="6690">
                  <c:v>23.077999999999999</c:v>
                </c:pt>
                <c:pt idx="6691">
                  <c:v>22.172999999999998</c:v>
                </c:pt>
                <c:pt idx="6692">
                  <c:v>21.547000000000001</c:v>
                </c:pt>
                <c:pt idx="6693">
                  <c:v>20.625</c:v>
                </c:pt>
                <c:pt idx="6694">
                  <c:v>20.638000000000002</c:v>
                </c:pt>
                <c:pt idx="6695">
                  <c:v>20.698</c:v>
                </c:pt>
                <c:pt idx="6696">
                  <c:v>20.414999999999999</c:v>
                </c:pt>
                <c:pt idx="6697">
                  <c:v>19.001999999999999</c:v>
                </c:pt>
                <c:pt idx="6698">
                  <c:v>18.167999999999999</c:v>
                </c:pt>
                <c:pt idx="6699">
                  <c:v>17.036000000000001</c:v>
                </c:pt>
                <c:pt idx="6700">
                  <c:v>15.997</c:v>
                </c:pt>
                <c:pt idx="6701">
                  <c:v>15.888999999999999</c:v>
                </c:pt>
                <c:pt idx="6702">
                  <c:v>15.845000000000001</c:v>
                </c:pt>
                <c:pt idx="6703">
                  <c:v>15.579000000000001</c:v>
                </c:pt>
                <c:pt idx="6706">
                  <c:v>14.19</c:v>
                </c:pt>
                <c:pt idx="6707">
                  <c:v>14.183</c:v>
                </c:pt>
                <c:pt idx="6708">
                  <c:v>14.025</c:v>
                </c:pt>
                <c:pt idx="6709">
                  <c:v>13.866</c:v>
                </c:pt>
                <c:pt idx="6710">
                  <c:v>13.335000000000001</c:v>
                </c:pt>
                <c:pt idx="6711">
                  <c:v>12.83</c:v>
                </c:pt>
                <c:pt idx="6712">
                  <c:v>12.483000000000001</c:v>
                </c:pt>
                <c:pt idx="6713">
                  <c:v>12.301</c:v>
                </c:pt>
                <c:pt idx="6714">
                  <c:v>12.061999999999999</c:v>
                </c:pt>
                <c:pt idx="6715">
                  <c:v>11.699</c:v>
                </c:pt>
                <c:pt idx="6716">
                  <c:v>11.353999999999999</c:v>
                </c:pt>
                <c:pt idx="6717">
                  <c:v>11.218</c:v>
                </c:pt>
                <c:pt idx="6718">
                  <c:v>11.125</c:v>
                </c:pt>
                <c:pt idx="6719">
                  <c:v>11.085000000000001</c:v>
                </c:pt>
                <c:pt idx="6720">
                  <c:v>10.737</c:v>
                </c:pt>
                <c:pt idx="6721">
                  <c:v>10.287000000000001</c:v>
                </c:pt>
                <c:pt idx="6722">
                  <c:v>10.013999999999999</c:v>
                </c:pt>
                <c:pt idx="6723">
                  <c:v>9.8529999999999998</c:v>
                </c:pt>
                <c:pt idx="6724">
                  <c:v>9.3870000000000005</c:v>
                </c:pt>
                <c:pt idx="6725">
                  <c:v>9.2270000000000003</c:v>
                </c:pt>
                <c:pt idx="6726">
                  <c:v>9.0690000000000008</c:v>
                </c:pt>
                <c:pt idx="6727">
                  <c:v>8.9580000000000002</c:v>
                </c:pt>
                <c:pt idx="6728">
                  <c:v>8.9209999999999994</c:v>
                </c:pt>
                <c:pt idx="6729">
                  <c:v>8.8989999999999991</c:v>
                </c:pt>
                <c:pt idx="6730">
                  <c:v>8.64</c:v>
                </c:pt>
                <c:pt idx="6731">
                  <c:v>8.4</c:v>
                </c:pt>
                <c:pt idx="6732">
                  <c:v>8.48</c:v>
                </c:pt>
                <c:pt idx="6733">
                  <c:v>8.3610000000000007</c:v>
                </c:pt>
                <c:pt idx="6734">
                  <c:v>8.2279999999999998</c:v>
                </c:pt>
              </c:numCache>
            </c:numRef>
          </c:val>
          <c:smooth val="1"/>
          <c:extLst>
            <c:ext xmlns:c16="http://schemas.microsoft.com/office/drawing/2014/chart" uri="{C3380CC4-5D6E-409C-BE32-E72D297353CC}">
              <c16:uniqueId val="{00000000-EB6D-4B45-83A6-6A3BC1899F69}"/>
            </c:ext>
          </c:extLst>
        </c:ser>
        <c:dLbls>
          <c:showLegendKey val="0"/>
          <c:showVal val="0"/>
          <c:showCatName val="0"/>
          <c:showSerName val="0"/>
          <c:showPercent val="0"/>
          <c:showBubbleSize val="0"/>
        </c:dLbls>
        <c:smooth val="0"/>
        <c:axId val="1824671375"/>
        <c:axId val="1824658479"/>
      </c:lineChart>
      <c:catAx>
        <c:axId val="182467137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24658479"/>
        <c:crosses val="autoZero"/>
        <c:auto val="1"/>
        <c:lblAlgn val="ctr"/>
        <c:lblOffset val="100"/>
        <c:noMultiLvlLbl val="0"/>
      </c:catAx>
      <c:valAx>
        <c:axId val="1824658479"/>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layout>
            <c:manualLayout>
              <c:xMode val="edge"/>
              <c:yMode val="edge"/>
              <c:x val="5.0874481811268913E-4"/>
              <c:y val="0.26086278862719253"/>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24671375"/>
        <c:crosses val="autoZero"/>
        <c:crossBetween val="between"/>
      </c:valAx>
      <c:spPr>
        <a:noFill/>
        <a:ln>
          <a:solidFill>
            <a:sysClr val="windowText" lastClr="000000"/>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r>
              <a:rPr lang="en-US" sz="1100" b="1"/>
              <a:t>Mean Monthly Discharge Series</a:t>
            </a:r>
          </a:p>
        </c:rich>
      </c:tx>
      <c:layout>
        <c:manualLayout>
          <c:xMode val="edge"/>
          <c:yMode val="edge"/>
          <c:x val="0.37963581874747321"/>
          <c:y val="2.4427482221152704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9.9306875938166589E-2"/>
          <c:y val="8.37750656167979E-2"/>
          <c:w val="0.87616692562259169"/>
          <c:h val="0.5901635170603674"/>
        </c:manualLayout>
      </c:layout>
      <c:lineChart>
        <c:grouping val="standard"/>
        <c:varyColors val="0"/>
        <c:ser>
          <c:idx val="0"/>
          <c:order val="0"/>
          <c:tx>
            <c:strRef>
              <c:f>Sheet1!$D$1</c:f>
              <c:strCache>
                <c:ptCount val="1"/>
                <c:pt idx="0">
                  <c:v>Discharge</c:v>
                </c:pt>
              </c:strCache>
            </c:strRef>
          </c:tx>
          <c:spPr>
            <a:ln w="19050" cap="rnd">
              <a:solidFill>
                <a:schemeClr val="tx1"/>
              </a:solidFill>
              <a:round/>
            </a:ln>
            <a:effectLst/>
          </c:spPr>
          <c:marker>
            <c:symbol val="none"/>
          </c:marker>
          <c:cat>
            <c:strRef>
              <c:f>Sheet1!$C$2:$C$349</c:f>
              <c:strCache>
                <c:ptCount val="348"/>
                <c:pt idx="0">
                  <c:v>Shrawan 2051</c:v>
                </c:pt>
                <c:pt idx="1">
                  <c:v>Bhadra 2051</c:v>
                </c:pt>
                <c:pt idx="2">
                  <c:v>Ashwin 2051</c:v>
                </c:pt>
                <c:pt idx="3">
                  <c:v>Kartik 2051</c:v>
                </c:pt>
                <c:pt idx="4">
                  <c:v>Mangsir 2051</c:v>
                </c:pt>
                <c:pt idx="5">
                  <c:v>Poush 2051</c:v>
                </c:pt>
                <c:pt idx="6">
                  <c:v>Magh 2051</c:v>
                </c:pt>
                <c:pt idx="7">
                  <c:v>Falgun 2051</c:v>
                </c:pt>
                <c:pt idx="8">
                  <c:v>Chaitra 2051</c:v>
                </c:pt>
                <c:pt idx="9">
                  <c:v>Baishakh 2051</c:v>
                </c:pt>
                <c:pt idx="10">
                  <c:v>Jestha  2051</c:v>
                </c:pt>
                <c:pt idx="11">
                  <c:v>Ashadh 2051</c:v>
                </c:pt>
                <c:pt idx="12">
                  <c:v>Shrawan 2052</c:v>
                </c:pt>
                <c:pt idx="13">
                  <c:v>Bhadra 2052</c:v>
                </c:pt>
                <c:pt idx="14">
                  <c:v>Ashwin 2052</c:v>
                </c:pt>
                <c:pt idx="15">
                  <c:v>Kartik 2052</c:v>
                </c:pt>
                <c:pt idx="16">
                  <c:v>Mangsir 2052</c:v>
                </c:pt>
                <c:pt idx="17">
                  <c:v>Poush 2052</c:v>
                </c:pt>
                <c:pt idx="18">
                  <c:v>Magh 2052</c:v>
                </c:pt>
                <c:pt idx="19">
                  <c:v>Falgun 2052</c:v>
                </c:pt>
                <c:pt idx="20">
                  <c:v>Chaitra 2052</c:v>
                </c:pt>
                <c:pt idx="21">
                  <c:v>Baishakh 2052</c:v>
                </c:pt>
                <c:pt idx="22">
                  <c:v>Jestha  2052</c:v>
                </c:pt>
                <c:pt idx="23">
                  <c:v>Ashadh 2052</c:v>
                </c:pt>
                <c:pt idx="24">
                  <c:v>Shrawan 2053</c:v>
                </c:pt>
                <c:pt idx="25">
                  <c:v>Bhadra 2053</c:v>
                </c:pt>
                <c:pt idx="26">
                  <c:v>Ashwin 2053</c:v>
                </c:pt>
                <c:pt idx="27">
                  <c:v>Kartik 2053</c:v>
                </c:pt>
                <c:pt idx="28">
                  <c:v>Mangsir 2053</c:v>
                </c:pt>
                <c:pt idx="29">
                  <c:v>Poush 2053</c:v>
                </c:pt>
                <c:pt idx="30">
                  <c:v>Magh 2053</c:v>
                </c:pt>
                <c:pt idx="31">
                  <c:v>Falgun 2053</c:v>
                </c:pt>
                <c:pt idx="32">
                  <c:v>Chaitra 2053</c:v>
                </c:pt>
                <c:pt idx="33">
                  <c:v>Baishakh 2053</c:v>
                </c:pt>
                <c:pt idx="34">
                  <c:v>Jestha  2053</c:v>
                </c:pt>
                <c:pt idx="35">
                  <c:v>Ashadh 2053</c:v>
                </c:pt>
                <c:pt idx="36">
                  <c:v>Shrawan 2054</c:v>
                </c:pt>
                <c:pt idx="37">
                  <c:v>Bhadra 2054</c:v>
                </c:pt>
                <c:pt idx="38">
                  <c:v>Ashwin 2054</c:v>
                </c:pt>
                <c:pt idx="39">
                  <c:v>Kartik 2054</c:v>
                </c:pt>
                <c:pt idx="40">
                  <c:v>Mangsir 2054</c:v>
                </c:pt>
                <c:pt idx="41">
                  <c:v>Poush 2054</c:v>
                </c:pt>
                <c:pt idx="42">
                  <c:v>Magh 2054</c:v>
                </c:pt>
                <c:pt idx="43">
                  <c:v>Falgun 2054</c:v>
                </c:pt>
                <c:pt idx="44">
                  <c:v>Chaitra 2054</c:v>
                </c:pt>
                <c:pt idx="45">
                  <c:v>Baishakh 2054</c:v>
                </c:pt>
                <c:pt idx="46">
                  <c:v>Jestha  2054</c:v>
                </c:pt>
                <c:pt idx="47">
                  <c:v>Ashadh 2054</c:v>
                </c:pt>
                <c:pt idx="48">
                  <c:v>Shrawan 2055</c:v>
                </c:pt>
                <c:pt idx="49">
                  <c:v>Bhadra 2055</c:v>
                </c:pt>
                <c:pt idx="50">
                  <c:v>Ashwin 2055</c:v>
                </c:pt>
                <c:pt idx="51">
                  <c:v>Kartik 2055</c:v>
                </c:pt>
                <c:pt idx="52">
                  <c:v>Mangsir 2055</c:v>
                </c:pt>
                <c:pt idx="53">
                  <c:v>Poush 2055</c:v>
                </c:pt>
                <c:pt idx="54">
                  <c:v>Magh 2055</c:v>
                </c:pt>
                <c:pt idx="55">
                  <c:v>Falgun 2055</c:v>
                </c:pt>
                <c:pt idx="56">
                  <c:v>Chaitra 2055</c:v>
                </c:pt>
                <c:pt idx="57">
                  <c:v>Baishakh 2055</c:v>
                </c:pt>
                <c:pt idx="58">
                  <c:v>Jestha  2055</c:v>
                </c:pt>
                <c:pt idx="59">
                  <c:v>Ashadh 2055</c:v>
                </c:pt>
                <c:pt idx="60">
                  <c:v>Shrawan 2056</c:v>
                </c:pt>
                <c:pt idx="61">
                  <c:v>Bhadra 2056</c:v>
                </c:pt>
                <c:pt idx="62">
                  <c:v>Ashwin 2056</c:v>
                </c:pt>
                <c:pt idx="63">
                  <c:v>Kartik 2056</c:v>
                </c:pt>
                <c:pt idx="64">
                  <c:v>Mangsir 2056</c:v>
                </c:pt>
                <c:pt idx="65">
                  <c:v>Poush 2056</c:v>
                </c:pt>
                <c:pt idx="66">
                  <c:v>Magh 2056</c:v>
                </c:pt>
                <c:pt idx="67">
                  <c:v>Falgun 2056</c:v>
                </c:pt>
                <c:pt idx="68">
                  <c:v>Chaitra 2056</c:v>
                </c:pt>
                <c:pt idx="69">
                  <c:v>Baishakh 2056</c:v>
                </c:pt>
                <c:pt idx="70">
                  <c:v>Jestha  2056</c:v>
                </c:pt>
                <c:pt idx="71">
                  <c:v>Ashadh 2056</c:v>
                </c:pt>
                <c:pt idx="72">
                  <c:v>Shrawan 2057</c:v>
                </c:pt>
                <c:pt idx="73">
                  <c:v>Bhadra 2057</c:v>
                </c:pt>
                <c:pt idx="74">
                  <c:v>Ashwin 2057</c:v>
                </c:pt>
                <c:pt idx="75">
                  <c:v>Kartik 2057</c:v>
                </c:pt>
                <c:pt idx="76">
                  <c:v>Mangsir 2057</c:v>
                </c:pt>
                <c:pt idx="77">
                  <c:v>Poush 2057</c:v>
                </c:pt>
                <c:pt idx="78">
                  <c:v>Magh 2057</c:v>
                </c:pt>
                <c:pt idx="79">
                  <c:v>Falgun 2057</c:v>
                </c:pt>
                <c:pt idx="80">
                  <c:v>Chaitra 2057</c:v>
                </c:pt>
                <c:pt idx="81">
                  <c:v>Baishakh 2057</c:v>
                </c:pt>
                <c:pt idx="82">
                  <c:v>Jestha  2057</c:v>
                </c:pt>
                <c:pt idx="83">
                  <c:v>Ashadh 2057</c:v>
                </c:pt>
                <c:pt idx="84">
                  <c:v>Shrawan 2058</c:v>
                </c:pt>
                <c:pt idx="85">
                  <c:v>Bhadra 2058</c:v>
                </c:pt>
                <c:pt idx="86">
                  <c:v>Ashwin 2058</c:v>
                </c:pt>
                <c:pt idx="87">
                  <c:v>Kartik 2058</c:v>
                </c:pt>
                <c:pt idx="88">
                  <c:v>Mangsir 2058</c:v>
                </c:pt>
                <c:pt idx="89">
                  <c:v>Poush 2058</c:v>
                </c:pt>
                <c:pt idx="90">
                  <c:v>Magh 2058</c:v>
                </c:pt>
                <c:pt idx="91">
                  <c:v>Falgun 2058</c:v>
                </c:pt>
                <c:pt idx="92">
                  <c:v>Chaitra 2058</c:v>
                </c:pt>
                <c:pt idx="93">
                  <c:v>Baishakh 2058</c:v>
                </c:pt>
                <c:pt idx="94">
                  <c:v>Jestha  2058</c:v>
                </c:pt>
                <c:pt idx="95">
                  <c:v>Ashadh 2058</c:v>
                </c:pt>
                <c:pt idx="96">
                  <c:v>Shrawan 2059</c:v>
                </c:pt>
                <c:pt idx="97">
                  <c:v>Bhadra 2059</c:v>
                </c:pt>
                <c:pt idx="98">
                  <c:v>Ashwin 2059</c:v>
                </c:pt>
                <c:pt idx="99">
                  <c:v>Kartik 2059</c:v>
                </c:pt>
                <c:pt idx="100">
                  <c:v>Mangsir 2059</c:v>
                </c:pt>
                <c:pt idx="101">
                  <c:v>Poush 2059</c:v>
                </c:pt>
                <c:pt idx="102">
                  <c:v>Magh 2059</c:v>
                </c:pt>
                <c:pt idx="103">
                  <c:v>Falgun 2059</c:v>
                </c:pt>
                <c:pt idx="104">
                  <c:v>Chaitra 2059</c:v>
                </c:pt>
                <c:pt idx="105">
                  <c:v>Baishakh 2059</c:v>
                </c:pt>
                <c:pt idx="106">
                  <c:v>Jestha  2059</c:v>
                </c:pt>
                <c:pt idx="107">
                  <c:v>Ashadh 2059</c:v>
                </c:pt>
                <c:pt idx="108">
                  <c:v>Shrawan 2060</c:v>
                </c:pt>
                <c:pt idx="109">
                  <c:v>Bhadra 2060</c:v>
                </c:pt>
                <c:pt idx="110">
                  <c:v>Ashwin 2060</c:v>
                </c:pt>
                <c:pt idx="111">
                  <c:v>Kartik 2060</c:v>
                </c:pt>
                <c:pt idx="112">
                  <c:v>Mangsir 2060</c:v>
                </c:pt>
                <c:pt idx="113">
                  <c:v>Poush 2060</c:v>
                </c:pt>
                <c:pt idx="114">
                  <c:v>Magh 2060</c:v>
                </c:pt>
                <c:pt idx="115">
                  <c:v>Falgun 2060</c:v>
                </c:pt>
                <c:pt idx="116">
                  <c:v>Chaitra 2060</c:v>
                </c:pt>
                <c:pt idx="117">
                  <c:v>Baishakh 2060</c:v>
                </c:pt>
                <c:pt idx="118">
                  <c:v>Jestha  2060</c:v>
                </c:pt>
                <c:pt idx="119">
                  <c:v>Ashadh 2060</c:v>
                </c:pt>
                <c:pt idx="120">
                  <c:v>Shrawan 2061</c:v>
                </c:pt>
                <c:pt idx="121">
                  <c:v>Bhadra 2061</c:v>
                </c:pt>
                <c:pt idx="122">
                  <c:v>Ashwin 2061</c:v>
                </c:pt>
                <c:pt idx="123">
                  <c:v>Kartik 2061</c:v>
                </c:pt>
                <c:pt idx="124">
                  <c:v>Mangsir 2061</c:v>
                </c:pt>
                <c:pt idx="125">
                  <c:v>Poush 2061</c:v>
                </c:pt>
                <c:pt idx="126">
                  <c:v>Magh 2061</c:v>
                </c:pt>
                <c:pt idx="127">
                  <c:v>Falgun 2061</c:v>
                </c:pt>
                <c:pt idx="128">
                  <c:v>Chaitra 2061</c:v>
                </c:pt>
                <c:pt idx="129">
                  <c:v>Baishakh 2061</c:v>
                </c:pt>
                <c:pt idx="130">
                  <c:v>Jestha  2061</c:v>
                </c:pt>
                <c:pt idx="131">
                  <c:v>Ashadh 2061</c:v>
                </c:pt>
                <c:pt idx="132">
                  <c:v>Shrawan 2062</c:v>
                </c:pt>
                <c:pt idx="133">
                  <c:v>Bhadra 2062</c:v>
                </c:pt>
                <c:pt idx="134">
                  <c:v>Ashwin 2062</c:v>
                </c:pt>
                <c:pt idx="135">
                  <c:v>Kartik 2062</c:v>
                </c:pt>
                <c:pt idx="136">
                  <c:v>Mangsir 2062</c:v>
                </c:pt>
                <c:pt idx="137">
                  <c:v>Poush 2062</c:v>
                </c:pt>
                <c:pt idx="138">
                  <c:v>Magh 2062</c:v>
                </c:pt>
                <c:pt idx="139">
                  <c:v>Falgun 2062</c:v>
                </c:pt>
                <c:pt idx="140">
                  <c:v>Chaitra 2062</c:v>
                </c:pt>
                <c:pt idx="141">
                  <c:v>Baishakh 2062</c:v>
                </c:pt>
                <c:pt idx="142">
                  <c:v>Jestha  2062</c:v>
                </c:pt>
                <c:pt idx="143">
                  <c:v>Ashadh 2062</c:v>
                </c:pt>
                <c:pt idx="144">
                  <c:v>Shrawan 2063</c:v>
                </c:pt>
                <c:pt idx="145">
                  <c:v>Bhadra 2063</c:v>
                </c:pt>
                <c:pt idx="146">
                  <c:v>Ashwin 2063</c:v>
                </c:pt>
                <c:pt idx="147">
                  <c:v>Kartik 2063</c:v>
                </c:pt>
                <c:pt idx="148">
                  <c:v>Mangsir 2063</c:v>
                </c:pt>
                <c:pt idx="149">
                  <c:v>Poush 2063</c:v>
                </c:pt>
                <c:pt idx="150">
                  <c:v>Magh 2063</c:v>
                </c:pt>
                <c:pt idx="151">
                  <c:v>Falgun 2063</c:v>
                </c:pt>
                <c:pt idx="152">
                  <c:v>Chaitra 2063</c:v>
                </c:pt>
                <c:pt idx="153">
                  <c:v>Baishakh 2063</c:v>
                </c:pt>
                <c:pt idx="154">
                  <c:v>Jestha  2063</c:v>
                </c:pt>
                <c:pt idx="155">
                  <c:v>Ashadh 2063</c:v>
                </c:pt>
                <c:pt idx="156">
                  <c:v>Shrawan 2064</c:v>
                </c:pt>
                <c:pt idx="157">
                  <c:v>Bhadra 2064</c:v>
                </c:pt>
                <c:pt idx="158">
                  <c:v>Ashwin 2064</c:v>
                </c:pt>
                <c:pt idx="159">
                  <c:v>Kartik 2064</c:v>
                </c:pt>
                <c:pt idx="160">
                  <c:v>Mangsir 2064</c:v>
                </c:pt>
                <c:pt idx="161">
                  <c:v>Poush 2064</c:v>
                </c:pt>
                <c:pt idx="162">
                  <c:v>Magh 2064</c:v>
                </c:pt>
                <c:pt idx="163">
                  <c:v>Falgun 2064</c:v>
                </c:pt>
                <c:pt idx="164">
                  <c:v>Chaitra 2064</c:v>
                </c:pt>
                <c:pt idx="165">
                  <c:v>Baishakh 2064</c:v>
                </c:pt>
                <c:pt idx="166">
                  <c:v>Jestha  2064</c:v>
                </c:pt>
                <c:pt idx="167">
                  <c:v>Ashadh 2064</c:v>
                </c:pt>
                <c:pt idx="168">
                  <c:v>Shrawan 2065</c:v>
                </c:pt>
                <c:pt idx="169">
                  <c:v>Bhadra 2065</c:v>
                </c:pt>
                <c:pt idx="170">
                  <c:v>Ashwin 2065</c:v>
                </c:pt>
                <c:pt idx="171">
                  <c:v>Kartik 2065</c:v>
                </c:pt>
                <c:pt idx="172">
                  <c:v>Mangsir 2065</c:v>
                </c:pt>
                <c:pt idx="173">
                  <c:v>Poush 2065</c:v>
                </c:pt>
                <c:pt idx="174">
                  <c:v>Magh 2065</c:v>
                </c:pt>
                <c:pt idx="175">
                  <c:v>Falgun 2065</c:v>
                </c:pt>
                <c:pt idx="176">
                  <c:v>Chaitra 2065</c:v>
                </c:pt>
                <c:pt idx="177">
                  <c:v>Baishakh 2065</c:v>
                </c:pt>
                <c:pt idx="178">
                  <c:v>Jestha  2065</c:v>
                </c:pt>
                <c:pt idx="179">
                  <c:v>Ashadh 2065</c:v>
                </c:pt>
                <c:pt idx="180">
                  <c:v>Shrawan 2066</c:v>
                </c:pt>
                <c:pt idx="181">
                  <c:v>Bhadra 2066</c:v>
                </c:pt>
                <c:pt idx="182">
                  <c:v>Ashwin 2066</c:v>
                </c:pt>
                <c:pt idx="183">
                  <c:v>Kartik 2066</c:v>
                </c:pt>
                <c:pt idx="184">
                  <c:v>Mangsir 2066</c:v>
                </c:pt>
                <c:pt idx="185">
                  <c:v>Poush 2066</c:v>
                </c:pt>
                <c:pt idx="186">
                  <c:v>Magh 2066</c:v>
                </c:pt>
                <c:pt idx="187">
                  <c:v>Falgun 2066</c:v>
                </c:pt>
                <c:pt idx="188">
                  <c:v>Chaitra 2066</c:v>
                </c:pt>
                <c:pt idx="189">
                  <c:v>Baishakh 2066</c:v>
                </c:pt>
                <c:pt idx="190">
                  <c:v>Jestha  2066</c:v>
                </c:pt>
                <c:pt idx="191">
                  <c:v>Ashadh 2066</c:v>
                </c:pt>
                <c:pt idx="192">
                  <c:v>Shrawan 2067</c:v>
                </c:pt>
                <c:pt idx="193">
                  <c:v>Bhadra 2067</c:v>
                </c:pt>
                <c:pt idx="194">
                  <c:v>Ashwin 2067</c:v>
                </c:pt>
                <c:pt idx="195">
                  <c:v>Kartik 2067</c:v>
                </c:pt>
                <c:pt idx="196">
                  <c:v>Mangsir 2067</c:v>
                </c:pt>
                <c:pt idx="197">
                  <c:v>Poush 2067</c:v>
                </c:pt>
                <c:pt idx="198">
                  <c:v>Magh 2067</c:v>
                </c:pt>
                <c:pt idx="199">
                  <c:v>Falgun 2067</c:v>
                </c:pt>
                <c:pt idx="200">
                  <c:v>Chaitra 2067</c:v>
                </c:pt>
                <c:pt idx="201">
                  <c:v>Baishakh 2067</c:v>
                </c:pt>
                <c:pt idx="202">
                  <c:v>Jestha  2067</c:v>
                </c:pt>
                <c:pt idx="203">
                  <c:v>Ashadh 2067</c:v>
                </c:pt>
                <c:pt idx="204">
                  <c:v>Shrawan 2068</c:v>
                </c:pt>
                <c:pt idx="205">
                  <c:v>Bhadra 2068</c:v>
                </c:pt>
                <c:pt idx="206">
                  <c:v>Ashwin 2068</c:v>
                </c:pt>
                <c:pt idx="207">
                  <c:v>Kartik 2068</c:v>
                </c:pt>
                <c:pt idx="208">
                  <c:v>Mangsir 2068</c:v>
                </c:pt>
                <c:pt idx="209">
                  <c:v>Poush 2068</c:v>
                </c:pt>
                <c:pt idx="210">
                  <c:v>Magh 2068</c:v>
                </c:pt>
                <c:pt idx="211">
                  <c:v>Falgun 2068</c:v>
                </c:pt>
                <c:pt idx="212">
                  <c:v>Chaitra 2068</c:v>
                </c:pt>
                <c:pt idx="213">
                  <c:v>Baishakh 2068</c:v>
                </c:pt>
                <c:pt idx="214">
                  <c:v>Jestha  2068</c:v>
                </c:pt>
                <c:pt idx="215">
                  <c:v>Ashadh 2068</c:v>
                </c:pt>
                <c:pt idx="216">
                  <c:v>Shrawan 2069</c:v>
                </c:pt>
                <c:pt idx="217">
                  <c:v>Bhadra 2069</c:v>
                </c:pt>
                <c:pt idx="218">
                  <c:v>Ashwin 2069</c:v>
                </c:pt>
                <c:pt idx="219">
                  <c:v>Kartik 2069</c:v>
                </c:pt>
                <c:pt idx="220">
                  <c:v>Mangsir 2069</c:v>
                </c:pt>
                <c:pt idx="221">
                  <c:v>Poush 2069</c:v>
                </c:pt>
                <c:pt idx="222">
                  <c:v>Magh 2069</c:v>
                </c:pt>
                <c:pt idx="223">
                  <c:v>Falgun 2069</c:v>
                </c:pt>
                <c:pt idx="224">
                  <c:v>Chaitra 2069</c:v>
                </c:pt>
                <c:pt idx="225">
                  <c:v>Baishakh 2069</c:v>
                </c:pt>
                <c:pt idx="226">
                  <c:v>Jestha  2069</c:v>
                </c:pt>
                <c:pt idx="227">
                  <c:v>Ashadh 2069</c:v>
                </c:pt>
                <c:pt idx="228">
                  <c:v>Shrawan 2070</c:v>
                </c:pt>
                <c:pt idx="229">
                  <c:v>Bhadra 2070</c:v>
                </c:pt>
                <c:pt idx="230">
                  <c:v>Ashwin 2070</c:v>
                </c:pt>
                <c:pt idx="231">
                  <c:v>Kartik 2070</c:v>
                </c:pt>
                <c:pt idx="232">
                  <c:v>Mangsir 2070</c:v>
                </c:pt>
                <c:pt idx="233">
                  <c:v>Poush 2070</c:v>
                </c:pt>
                <c:pt idx="234">
                  <c:v>Magh 2070</c:v>
                </c:pt>
                <c:pt idx="235">
                  <c:v>Falgun 2070</c:v>
                </c:pt>
                <c:pt idx="236">
                  <c:v>Chaitra 2070</c:v>
                </c:pt>
                <c:pt idx="237">
                  <c:v>Baishakh 2070</c:v>
                </c:pt>
                <c:pt idx="238">
                  <c:v>Jestha  2070</c:v>
                </c:pt>
                <c:pt idx="239">
                  <c:v>Ashadh 2070</c:v>
                </c:pt>
                <c:pt idx="240">
                  <c:v>Shrawan 2071</c:v>
                </c:pt>
                <c:pt idx="241">
                  <c:v>Bhadra 2071</c:v>
                </c:pt>
                <c:pt idx="242">
                  <c:v>Ashwin 2071</c:v>
                </c:pt>
                <c:pt idx="243">
                  <c:v>Kartik 2071</c:v>
                </c:pt>
                <c:pt idx="244">
                  <c:v>Mangsir 2071</c:v>
                </c:pt>
                <c:pt idx="245">
                  <c:v>Poush 2071</c:v>
                </c:pt>
                <c:pt idx="246">
                  <c:v>Magh 2071</c:v>
                </c:pt>
                <c:pt idx="247">
                  <c:v>Falgun 2071</c:v>
                </c:pt>
                <c:pt idx="248">
                  <c:v>Chaitra 2071</c:v>
                </c:pt>
                <c:pt idx="249">
                  <c:v>Baishakh 2071</c:v>
                </c:pt>
                <c:pt idx="250">
                  <c:v>Jestha  2071</c:v>
                </c:pt>
                <c:pt idx="251">
                  <c:v>Ashadh 2071</c:v>
                </c:pt>
                <c:pt idx="252">
                  <c:v>Shrawan 2072</c:v>
                </c:pt>
                <c:pt idx="253">
                  <c:v>Bhadra 2072</c:v>
                </c:pt>
                <c:pt idx="254">
                  <c:v>Ashwin 2072</c:v>
                </c:pt>
                <c:pt idx="255">
                  <c:v>Kartik 2072</c:v>
                </c:pt>
                <c:pt idx="256">
                  <c:v>Mangsir 2072</c:v>
                </c:pt>
                <c:pt idx="257">
                  <c:v>Poush 2072</c:v>
                </c:pt>
                <c:pt idx="258">
                  <c:v>Magh 2072</c:v>
                </c:pt>
                <c:pt idx="259">
                  <c:v>Falgun 2072</c:v>
                </c:pt>
                <c:pt idx="260">
                  <c:v>Chaitra 2072</c:v>
                </c:pt>
                <c:pt idx="261">
                  <c:v>Baishakh 2072</c:v>
                </c:pt>
                <c:pt idx="262">
                  <c:v>Jestha  2072</c:v>
                </c:pt>
                <c:pt idx="263">
                  <c:v>Ashadh 2072</c:v>
                </c:pt>
                <c:pt idx="264">
                  <c:v>Shrawan 2073</c:v>
                </c:pt>
                <c:pt idx="265">
                  <c:v>Bhadra 2073</c:v>
                </c:pt>
                <c:pt idx="266">
                  <c:v>Ashwin 2073</c:v>
                </c:pt>
                <c:pt idx="267">
                  <c:v>Kartik 2073</c:v>
                </c:pt>
                <c:pt idx="268">
                  <c:v>Mangsir 2073</c:v>
                </c:pt>
                <c:pt idx="269">
                  <c:v>Poush 2073</c:v>
                </c:pt>
                <c:pt idx="270">
                  <c:v>Magh 2073</c:v>
                </c:pt>
                <c:pt idx="271">
                  <c:v>Falgun 2073</c:v>
                </c:pt>
                <c:pt idx="272">
                  <c:v>Chaitra 2073</c:v>
                </c:pt>
                <c:pt idx="273">
                  <c:v>Baishakh 2073</c:v>
                </c:pt>
                <c:pt idx="274">
                  <c:v>Jestha  2073</c:v>
                </c:pt>
                <c:pt idx="275">
                  <c:v>Ashadh 2073</c:v>
                </c:pt>
                <c:pt idx="276">
                  <c:v>Shrawan 2074</c:v>
                </c:pt>
                <c:pt idx="277">
                  <c:v>Bhadra 2074</c:v>
                </c:pt>
                <c:pt idx="278">
                  <c:v>Ashwin 2074</c:v>
                </c:pt>
                <c:pt idx="279">
                  <c:v>Kartik 2074</c:v>
                </c:pt>
                <c:pt idx="280">
                  <c:v>Mangsir 2074</c:v>
                </c:pt>
                <c:pt idx="281">
                  <c:v>Poush 2074</c:v>
                </c:pt>
                <c:pt idx="282">
                  <c:v>Magh 2074</c:v>
                </c:pt>
                <c:pt idx="283">
                  <c:v>Falgun 2074</c:v>
                </c:pt>
                <c:pt idx="284">
                  <c:v>Chaitra 2074</c:v>
                </c:pt>
                <c:pt idx="285">
                  <c:v>Baishakh 2074</c:v>
                </c:pt>
                <c:pt idx="286">
                  <c:v>Jestha  2074</c:v>
                </c:pt>
                <c:pt idx="287">
                  <c:v>Ashadh 2074</c:v>
                </c:pt>
                <c:pt idx="288">
                  <c:v>Shrawan 2075</c:v>
                </c:pt>
                <c:pt idx="289">
                  <c:v>Bhadra 2075</c:v>
                </c:pt>
                <c:pt idx="290">
                  <c:v>Ashwin 2075</c:v>
                </c:pt>
                <c:pt idx="291">
                  <c:v>Kartik 2075</c:v>
                </c:pt>
                <c:pt idx="292">
                  <c:v>Mangsir 2075</c:v>
                </c:pt>
                <c:pt idx="293">
                  <c:v>Poush 2075</c:v>
                </c:pt>
                <c:pt idx="294">
                  <c:v>Magh 2075</c:v>
                </c:pt>
                <c:pt idx="295">
                  <c:v>Falgun 2075</c:v>
                </c:pt>
                <c:pt idx="296">
                  <c:v>Chaitra 2075</c:v>
                </c:pt>
                <c:pt idx="297">
                  <c:v>Baishakh 2075</c:v>
                </c:pt>
                <c:pt idx="298">
                  <c:v>Jestha  2075</c:v>
                </c:pt>
                <c:pt idx="299">
                  <c:v>Ashadh 2075</c:v>
                </c:pt>
                <c:pt idx="300">
                  <c:v>Shrawan 2076</c:v>
                </c:pt>
                <c:pt idx="301">
                  <c:v>Bhadra 2076</c:v>
                </c:pt>
                <c:pt idx="302">
                  <c:v>Ashwin 2076</c:v>
                </c:pt>
                <c:pt idx="303">
                  <c:v>Kartik 2076</c:v>
                </c:pt>
                <c:pt idx="304">
                  <c:v>Mangsir 2076</c:v>
                </c:pt>
                <c:pt idx="305">
                  <c:v>Poush 2076</c:v>
                </c:pt>
                <c:pt idx="306">
                  <c:v>Magh 2076</c:v>
                </c:pt>
                <c:pt idx="307">
                  <c:v>Falgun 2076</c:v>
                </c:pt>
                <c:pt idx="308">
                  <c:v>Chaitra 2076</c:v>
                </c:pt>
                <c:pt idx="309">
                  <c:v>Baishakh 2076</c:v>
                </c:pt>
                <c:pt idx="310">
                  <c:v>Jestha  2076</c:v>
                </c:pt>
                <c:pt idx="311">
                  <c:v>Ashadh 2076</c:v>
                </c:pt>
                <c:pt idx="312">
                  <c:v>Shrawan 2077</c:v>
                </c:pt>
                <c:pt idx="313">
                  <c:v>Bhadra 2077</c:v>
                </c:pt>
                <c:pt idx="314">
                  <c:v>Ashwin 2077</c:v>
                </c:pt>
                <c:pt idx="315">
                  <c:v>Kartik 2077</c:v>
                </c:pt>
                <c:pt idx="316">
                  <c:v>Mangsir 2077</c:v>
                </c:pt>
                <c:pt idx="317">
                  <c:v>Poush 2077</c:v>
                </c:pt>
                <c:pt idx="318">
                  <c:v>Magh 2077</c:v>
                </c:pt>
                <c:pt idx="319">
                  <c:v>Falgun 2077</c:v>
                </c:pt>
                <c:pt idx="320">
                  <c:v>Chaitra 2077</c:v>
                </c:pt>
                <c:pt idx="321">
                  <c:v>Baishakh 2077</c:v>
                </c:pt>
                <c:pt idx="322">
                  <c:v>Jestha  2077</c:v>
                </c:pt>
                <c:pt idx="323">
                  <c:v>Ashadh 2077</c:v>
                </c:pt>
                <c:pt idx="324">
                  <c:v>Shrawan 2078</c:v>
                </c:pt>
                <c:pt idx="325">
                  <c:v>Bhadra 2078</c:v>
                </c:pt>
                <c:pt idx="326">
                  <c:v>Ashwin 2078</c:v>
                </c:pt>
                <c:pt idx="327">
                  <c:v>Kartik 2078</c:v>
                </c:pt>
                <c:pt idx="328">
                  <c:v>Mangsir 2078</c:v>
                </c:pt>
                <c:pt idx="329">
                  <c:v>Poush 2078</c:v>
                </c:pt>
                <c:pt idx="330">
                  <c:v>Magh 2078</c:v>
                </c:pt>
                <c:pt idx="331">
                  <c:v>Falgun 2078</c:v>
                </c:pt>
                <c:pt idx="332">
                  <c:v>Chaitra 2078</c:v>
                </c:pt>
                <c:pt idx="333">
                  <c:v>Baishakh 2078</c:v>
                </c:pt>
                <c:pt idx="334">
                  <c:v>Jestha  2078</c:v>
                </c:pt>
                <c:pt idx="335">
                  <c:v>Ashadh 2078</c:v>
                </c:pt>
                <c:pt idx="336">
                  <c:v>Shrawan 2079</c:v>
                </c:pt>
                <c:pt idx="337">
                  <c:v>Bhadra 2079</c:v>
                </c:pt>
                <c:pt idx="338">
                  <c:v>Ashwin 2079</c:v>
                </c:pt>
                <c:pt idx="339">
                  <c:v>Kartik 2079</c:v>
                </c:pt>
                <c:pt idx="340">
                  <c:v>Mangsir 2079</c:v>
                </c:pt>
                <c:pt idx="341">
                  <c:v>Poush 2079</c:v>
                </c:pt>
                <c:pt idx="342">
                  <c:v>Magh 2079</c:v>
                </c:pt>
                <c:pt idx="343">
                  <c:v>Falgun 2079</c:v>
                </c:pt>
                <c:pt idx="344">
                  <c:v>Chaitra 2079</c:v>
                </c:pt>
                <c:pt idx="345">
                  <c:v>Baishakh 2079</c:v>
                </c:pt>
                <c:pt idx="346">
                  <c:v>Jestha  2079</c:v>
                </c:pt>
                <c:pt idx="347">
                  <c:v>Ashadh 2079</c:v>
                </c:pt>
              </c:strCache>
            </c:strRef>
          </c:cat>
          <c:val>
            <c:numRef>
              <c:f>Sheet1!$D$2:$D$349</c:f>
              <c:numCache>
                <c:formatCode>General</c:formatCode>
                <c:ptCount val="348"/>
                <c:pt idx="1">
                  <c:v>53.261935483870971</c:v>
                </c:pt>
                <c:pt idx="2">
                  <c:v>30.028064516129039</c:v>
                </c:pt>
                <c:pt idx="3">
                  <c:v>10.83303333333334</c:v>
                </c:pt>
                <c:pt idx="4">
                  <c:v>7.5075862068965504</c:v>
                </c:pt>
                <c:pt idx="5">
                  <c:v>6.1473333333333331</c:v>
                </c:pt>
                <c:pt idx="6">
                  <c:v>4.6734482758620688</c:v>
                </c:pt>
                <c:pt idx="7">
                  <c:v>4.3733333333333331</c:v>
                </c:pt>
                <c:pt idx="8">
                  <c:v>2.8119999999999989</c:v>
                </c:pt>
                <c:pt idx="9">
                  <c:v>2.2465833333333332</c:v>
                </c:pt>
                <c:pt idx="11">
                  <c:v>43.020937500000002</c:v>
                </c:pt>
                <c:pt idx="12">
                  <c:v>65.76906249999999</c:v>
                </c:pt>
                <c:pt idx="13">
                  <c:v>69.926451612903207</c:v>
                </c:pt>
                <c:pt idx="14">
                  <c:v>26.75290322580646</c:v>
                </c:pt>
                <c:pt idx="15">
                  <c:v>10.51166666666667</c:v>
                </c:pt>
                <c:pt idx="16">
                  <c:v>8.2096551724137914</c:v>
                </c:pt>
                <c:pt idx="17">
                  <c:v>6.1170000000000009</c:v>
                </c:pt>
                <c:pt idx="18">
                  <c:v>6.6275862068965523</c:v>
                </c:pt>
                <c:pt idx="19">
                  <c:v>6.1359999999999992</c:v>
                </c:pt>
                <c:pt idx="20">
                  <c:v>3.847</c:v>
                </c:pt>
                <c:pt idx="21">
                  <c:v>2.0877419354838711</c:v>
                </c:pt>
                <c:pt idx="22">
                  <c:v>2.8166562499999999</c:v>
                </c:pt>
                <c:pt idx="23">
                  <c:v>28.786967741935481</c:v>
                </c:pt>
                <c:pt idx="24">
                  <c:v>97.308125000000032</c:v>
                </c:pt>
                <c:pt idx="25">
                  <c:v>92.848387096774189</c:v>
                </c:pt>
                <c:pt idx="26">
                  <c:v>50.073666666666668</c:v>
                </c:pt>
                <c:pt idx="27">
                  <c:v>20.305</c:v>
                </c:pt>
                <c:pt idx="28">
                  <c:v>9.4963333333333324</c:v>
                </c:pt>
                <c:pt idx="29">
                  <c:v>6.9452333333333343</c:v>
                </c:pt>
                <c:pt idx="30">
                  <c:v>6.3124137931034481</c:v>
                </c:pt>
                <c:pt idx="31">
                  <c:v>4.3993333333333338</c:v>
                </c:pt>
                <c:pt idx="32">
                  <c:v>4.4883333333333333</c:v>
                </c:pt>
                <c:pt idx="33">
                  <c:v>3.9435483870967749</c:v>
                </c:pt>
                <c:pt idx="34">
                  <c:v>3.1909375</c:v>
                </c:pt>
                <c:pt idx="35">
                  <c:v>46.505806451612898</c:v>
                </c:pt>
                <c:pt idx="36">
                  <c:v>125.20281249999999</c:v>
                </c:pt>
                <c:pt idx="37">
                  <c:v>70.750967741935469</c:v>
                </c:pt>
                <c:pt idx="38">
                  <c:v>34.590666666666678</c:v>
                </c:pt>
                <c:pt idx="39">
                  <c:v>14.87833333333333</c:v>
                </c:pt>
                <c:pt idx="40">
                  <c:v>11.494</c:v>
                </c:pt>
                <c:pt idx="41">
                  <c:v>8.0400000000000027</c:v>
                </c:pt>
                <c:pt idx="42">
                  <c:v>5.5073333333333334</c:v>
                </c:pt>
                <c:pt idx="43">
                  <c:v>5.0917241379310347</c:v>
                </c:pt>
                <c:pt idx="44">
                  <c:v>5.0993333333333331</c:v>
                </c:pt>
                <c:pt idx="45">
                  <c:v>4.6358064516129041</c:v>
                </c:pt>
                <c:pt idx="46">
                  <c:v>3.9825806451612902</c:v>
                </c:pt>
                <c:pt idx="47">
                  <c:v>68.406562500000021</c:v>
                </c:pt>
                <c:pt idx="48">
                  <c:v>96.429999999999978</c:v>
                </c:pt>
                <c:pt idx="49">
                  <c:v>123.96838709677419</c:v>
                </c:pt>
                <c:pt idx="50">
                  <c:v>45.182903225806442</c:v>
                </c:pt>
                <c:pt idx="51">
                  <c:v>18.231999999999999</c:v>
                </c:pt>
                <c:pt idx="52">
                  <c:v>11.387931034482749</c:v>
                </c:pt>
                <c:pt idx="53">
                  <c:v>7.0836666666666668</c:v>
                </c:pt>
                <c:pt idx="54">
                  <c:v>5.7299999999999986</c:v>
                </c:pt>
                <c:pt idx="55">
                  <c:v>4.5113333333333339</c:v>
                </c:pt>
                <c:pt idx="56">
                  <c:v>3.7753333333333332</c:v>
                </c:pt>
                <c:pt idx="57">
                  <c:v>2.3164516129032262</c:v>
                </c:pt>
                <c:pt idx="58">
                  <c:v>9.9458064516129046</c:v>
                </c:pt>
                <c:pt idx="59">
                  <c:v>38.919687499999988</c:v>
                </c:pt>
                <c:pt idx="60">
                  <c:v>60.746129032258061</c:v>
                </c:pt>
                <c:pt idx="61">
                  <c:v>110.9096875</c:v>
                </c:pt>
                <c:pt idx="62">
                  <c:v>73.757866666666658</c:v>
                </c:pt>
                <c:pt idx="63">
                  <c:v>20.939166666666669</c:v>
                </c:pt>
                <c:pt idx="64">
                  <c:v>10.40344827586207</c:v>
                </c:pt>
                <c:pt idx="65">
                  <c:v>7.5724333333333336</c:v>
                </c:pt>
                <c:pt idx="66">
                  <c:v>6.4764827586206888</c:v>
                </c:pt>
                <c:pt idx="67">
                  <c:v>5.2913333333333323</c:v>
                </c:pt>
                <c:pt idx="68">
                  <c:v>3.9739999999999989</c:v>
                </c:pt>
                <c:pt idx="69">
                  <c:v>5.4279999999999999</c:v>
                </c:pt>
                <c:pt idx="70">
                  <c:v>25.826562500000001</c:v>
                </c:pt>
                <c:pt idx="71">
                  <c:v>57.251935483870973</c:v>
                </c:pt>
                <c:pt idx="72">
                  <c:v>90.971875000000011</c:v>
                </c:pt>
                <c:pt idx="73">
                  <c:v>117.17419354838709</c:v>
                </c:pt>
                <c:pt idx="74">
                  <c:v>64.708000000000013</c:v>
                </c:pt>
                <c:pt idx="75">
                  <c:v>17.108666666666661</c:v>
                </c:pt>
                <c:pt idx="76">
                  <c:v>10.143666666666659</c:v>
                </c:pt>
                <c:pt idx="77">
                  <c:v>7.3424137931034474</c:v>
                </c:pt>
                <c:pt idx="78">
                  <c:v>6.0462068965517251</c:v>
                </c:pt>
                <c:pt idx="79">
                  <c:v>5.3056666666666672</c:v>
                </c:pt>
                <c:pt idx="80">
                  <c:v>4.1206451612903221</c:v>
                </c:pt>
                <c:pt idx="81">
                  <c:v>5.3246666666666673</c:v>
                </c:pt>
                <c:pt idx="82">
                  <c:v>10.667187500000001</c:v>
                </c:pt>
                <c:pt idx="83">
                  <c:v>39.447741935483869</c:v>
                </c:pt>
                <c:pt idx="84">
                  <c:v>81.160656250000017</c:v>
                </c:pt>
                <c:pt idx="85">
                  <c:v>113.7354838709677</c:v>
                </c:pt>
                <c:pt idx="86">
                  <c:v>35.916666666666657</c:v>
                </c:pt>
                <c:pt idx="87">
                  <c:v>15.040900000000001</c:v>
                </c:pt>
                <c:pt idx="88">
                  <c:v>8.6676666666666655</c:v>
                </c:pt>
                <c:pt idx="89">
                  <c:v>6.7065517241379311</c:v>
                </c:pt>
                <c:pt idx="90">
                  <c:v>6.6029999999999989</c:v>
                </c:pt>
                <c:pt idx="91">
                  <c:v>5.4186206896551719</c:v>
                </c:pt>
                <c:pt idx="92">
                  <c:v>6.7451612903225797</c:v>
                </c:pt>
                <c:pt idx="93">
                  <c:v>6.0913870967741923</c:v>
                </c:pt>
                <c:pt idx="94">
                  <c:v>5.8921612903225808</c:v>
                </c:pt>
                <c:pt idx="95">
                  <c:v>23.502031249999991</c:v>
                </c:pt>
                <c:pt idx="96">
                  <c:v>55.829129032258081</c:v>
                </c:pt>
                <c:pt idx="97">
                  <c:v>65.01783870967742</c:v>
                </c:pt>
                <c:pt idx="98">
                  <c:v>30.403870967741931</c:v>
                </c:pt>
                <c:pt idx="99">
                  <c:v>13.65566666666666</c:v>
                </c:pt>
                <c:pt idx="100">
                  <c:v>7.0951724137931071</c:v>
                </c:pt>
                <c:pt idx="101">
                  <c:v>4.5953333333333326</c:v>
                </c:pt>
                <c:pt idx="102">
                  <c:v>4.4162068965517243</c:v>
                </c:pt>
                <c:pt idx="103">
                  <c:v>5.4010000000000007</c:v>
                </c:pt>
                <c:pt idx="107">
                  <c:v>45.838774193548382</c:v>
                </c:pt>
                <c:pt idx="108">
                  <c:v>94.426562499999974</c:v>
                </c:pt>
                <c:pt idx="109">
                  <c:v>92.61</c:v>
                </c:pt>
                <c:pt idx="110">
                  <c:v>55.655666666666647</c:v>
                </c:pt>
                <c:pt idx="111">
                  <c:v>15.020666666666671</c:v>
                </c:pt>
                <c:pt idx="112">
                  <c:v>8.6782758620689648</c:v>
                </c:pt>
                <c:pt idx="113">
                  <c:v>7.2203333333333326</c:v>
                </c:pt>
                <c:pt idx="114">
                  <c:v>6.559310344827586</c:v>
                </c:pt>
                <c:pt idx="115">
                  <c:v>4.4633333333333329</c:v>
                </c:pt>
                <c:pt idx="116">
                  <c:v>4.214999999999999</c:v>
                </c:pt>
                <c:pt idx="117">
                  <c:v>2.9296774193548392</c:v>
                </c:pt>
                <c:pt idx="118">
                  <c:v>4.4899999999999993</c:v>
                </c:pt>
                <c:pt idx="119">
                  <c:v>24.204838709677421</c:v>
                </c:pt>
                <c:pt idx="120">
                  <c:v>50.565531250000006</c:v>
                </c:pt>
                <c:pt idx="121">
                  <c:v>34.16538709677419</c:v>
                </c:pt>
                <c:pt idx="122">
                  <c:v>31.64946666666668</c:v>
                </c:pt>
                <c:pt idx="123">
                  <c:v>14.043366666666669</c:v>
                </c:pt>
                <c:pt idx="124">
                  <c:v>8.0670000000000002</c:v>
                </c:pt>
                <c:pt idx="125">
                  <c:v>6.3729655172413802</c:v>
                </c:pt>
                <c:pt idx="126">
                  <c:v>6.1764137931034488</c:v>
                </c:pt>
                <c:pt idx="127">
                  <c:v>4.6343333333333332</c:v>
                </c:pt>
                <c:pt idx="128">
                  <c:v>3.693548387096774</c:v>
                </c:pt>
                <c:pt idx="129">
                  <c:v>2.431322580645161</c:v>
                </c:pt>
                <c:pt idx="130">
                  <c:v>1.828263157894737</c:v>
                </c:pt>
                <c:pt idx="131">
                  <c:v>19.973451612903219</c:v>
                </c:pt>
                <c:pt idx="132">
                  <c:v>61.740312500000002</c:v>
                </c:pt>
                <c:pt idx="133">
                  <c:v>83.78400000000002</c:v>
                </c:pt>
                <c:pt idx="134">
                  <c:v>33.343829032258057</c:v>
                </c:pt>
                <c:pt idx="135">
                  <c:v>17.109793103448279</c:v>
                </c:pt>
                <c:pt idx="136">
                  <c:v>9.2541666666666647</c:v>
                </c:pt>
                <c:pt idx="137">
                  <c:v>6.3752758620689649</c:v>
                </c:pt>
                <c:pt idx="138">
                  <c:v>4.9698666666666664</c:v>
                </c:pt>
                <c:pt idx="139">
                  <c:v>4.1592413793103447</c:v>
                </c:pt>
                <c:pt idx="140">
                  <c:v>3.7062580645161289</c:v>
                </c:pt>
                <c:pt idx="141">
                  <c:v>4.6788387096774189</c:v>
                </c:pt>
                <c:pt idx="142">
                  <c:v>11.041129032258061</c:v>
                </c:pt>
                <c:pt idx="143">
                  <c:v>33.470865625000002</c:v>
                </c:pt>
                <c:pt idx="144">
                  <c:v>53.568516129032282</c:v>
                </c:pt>
                <c:pt idx="145">
                  <c:v>40.965032258064511</c:v>
                </c:pt>
                <c:pt idx="146">
                  <c:v>26.485516129032259</c:v>
                </c:pt>
                <c:pt idx="147">
                  <c:v>10.40453333333333</c:v>
                </c:pt>
                <c:pt idx="148">
                  <c:v>7.275206896551726</c:v>
                </c:pt>
                <c:pt idx="149">
                  <c:v>5.7042333333333346</c:v>
                </c:pt>
                <c:pt idx="150">
                  <c:v>4.6288965517241376</c:v>
                </c:pt>
                <c:pt idx="151">
                  <c:v>5.7288666666666677</c:v>
                </c:pt>
                <c:pt idx="152">
                  <c:v>3.8978666666666659</c:v>
                </c:pt>
                <c:pt idx="153">
                  <c:v>3.808870967741937</c:v>
                </c:pt>
                <c:pt idx="154">
                  <c:v>4.0191290322580651</c:v>
                </c:pt>
                <c:pt idx="155">
                  <c:v>19.369968750000002</c:v>
                </c:pt>
                <c:pt idx="156">
                  <c:v>68.523187500000006</c:v>
                </c:pt>
                <c:pt idx="157">
                  <c:v>90.875096774193565</c:v>
                </c:pt>
                <c:pt idx="158">
                  <c:v>40.892366666666661</c:v>
                </c:pt>
                <c:pt idx="159">
                  <c:v>17.223933333333331</c:v>
                </c:pt>
                <c:pt idx="160">
                  <c:v>9.44551724137931</c:v>
                </c:pt>
                <c:pt idx="161">
                  <c:v>6.8260333333333358</c:v>
                </c:pt>
                <c:pt idx="162">
                  <c:v>5.5862068965517251</c:v>
                </c:pt>
                <c:pt idx="163">
                  <c:v>4.4305333333333321</c:v>
                </c:pt>
                <c:pt idx="164">
                  <c:v>3.9701666666666662</c:v>
                </c:pt>
                <c:pt idx="165">
                  <c:v>2.7655806451612901</c:v>
                </c:pt>
                <c:pt idx="166">
                  <c:v>6.7753437499999993</c:v>
                </c:pt>
                <c:pt idx="167">
                  <c:v>41.596790322580652</c:v>
                </c:pt>
                <c:pt idx="168">
                  <c:v>67.090470052083347</c:v>
                </c:pt>
                <c:pt idx="169">
                  <c:v>66.957666666666668</c:v>
                </c:pt>
                <c:pt idx="170">
                  <c:v>57.386333333333347</c:v>
                </c:pt>
                <c:pt idx="171">
                  <c:v>16.363866666666659</c:v>
                </c:pt>
                <c:pt idx="172">
                  <c:v>8.3907666666666643</c:v>
                </c:pt>
                <c:pt idx="173">
                  <c:v>6.3244827586206904</c:v>
                </c:pt>
                <c:pt idx="174">
                  <c:v>4.7070689655172444</c:v>
                </c:pt>
                <c:pt idx="175">
                  <c:v>3.7731724137931022</c:v>
                </c:pt>
                <c:pt idx="176">
                  <c:v>3.1561290322580642</c:v>
                </c:pt>
                <c:pt idx="177">
                  <c:v>1.636709677419355</c:v>
                </c:pt>
                <c:pt idx="178">
                  <c:v>4.9864838709677404</c:v>
                </c:pt>
                <c:pt idx="179">
                  <c:v>14.91935483870968</c:v>
                </c:pt>
                <c:pt idx="180">
                  <c:v>71.930312499999971</c:v>
                </c:pt>
                <c:pt idx="181">
                  <c:v>68.337290322580628</c:v>
                </c:pt>
                <c:pt idx="182">
                  <c:v>40.595161290322579</c:v>
                </c:pt>
                <c:pt idx="183">
                  <c:v>18.739655172413791</c:v>
                </c:pt>
                <c:pt idx="184">
                  <c:v>8.8246666666666691</c:v>
                </c:pt>
                <c:pt idx="185">
                  <c:v>6.7343333333333337</c:v>
                </c:pt>
                <c:pt idx="186">
                  <c:v>5.2389655172413798</c:v>
                </c:pt>
                <c:pt idx="187">
                  <c:v>4.2653448275862074</c:v>
                </c:pt>
                <c:pt idx="188">
                  <c:v>3.1219354838709692</c:v>
                </c:pt>
                <c:pt idx="189">
                  <c:v>1.901612903225806</c:v>
                </c:pt>
                <c:pt idx="190">
                  <c:v>2.616580645161291</c:v>
                </c:pt>
                <c:pt idx="191">
                  <c:v>19.00359375</c:v>
                </c:pt>
                <c:pt idx="192">
                  <c:v>74.613806451612916</c:v>
                </c:pt>
                <c:pt idx="193">
                  <c:v>74.597451612903228</c:v>
                </c:pt>
                <c:pt idx="194">
                  <c:v>55.239032258064533</c:v>
                </c:pt>
                <c:pt idx="195">
                  <c:v>17.745000000000001</c:v>
                </c:pt>
                <c:pt idx="196">
                  <c:v>9.3204827586206864</c:v>
                </c:pt>
                <c:pt idx="197">
                  <c:v>6.6146666666666656</c:v>
                </c:pt>
                <c:pt idx="198">
                  <c:v>5.0431034482758621</c:v>
                </c:pt>
                <c:pt idx="199">
                  <c:v>4.3849999999999998</c:v>
                </c:pt>
                <c:pt idx="200">
                  <c:v>3.4662666666666668</c:v>
                </c:pt>
                <c:pt idx="201">
                  <c:v>2.6076129032258062</c:v>
                </c:pt>
                <c:pt idx="202">
                  <c:v>5.5824193548387102</c:v>
                </c:pt>
                <c:pt idx="203">
                  <c:v>36.650281249999999</c:v>
                </c:pt>
                <c:pt idx="204">
                  <c:v>68.271874999999994</c:v>
                </c:pt>
                <c:pt idx="205">
                  <c:v>70.300648387096786</c:v>
                </c:pt>
                <c:pt idx="206">
                  <c:v>50.331800000000001</c:v>
                </c:pt>
                <c:pt idx="207">
                  <c:v>16.4087</c:v>
                </c:pt>
                <c:pt idx="208">
                  <c:v>8.6084137931034483</c:v>
                </c:pt>
                <c:pt idx="209">
                  <c:v>6.8869333333333334</c:v>
                </c:pt>
                <c:pt idx="210">
                  <c:v>5.7915172413793092</c:v>
                </c:pt>
                <c:pt idx="211">
                  <c:v>4.1528666666666663</c:v>
                </c:pt>
                <c:pt idx="212">
                  <c:v>3.6642000000000001</c:v>
                </c:pt>
                <c:pt idx="213">
                  <c:v>2.0742258064516128</c:v>
                </c:pt>
                <c:pt idx="214">
                  <c:v>1.5539375</c:v>
                </c:pt>
                <c:pt idx="215">
                  <c:v>19.604129032258069</c:v>
                </c:pt>
                <c:pt idx="216">
                  <c:v>64.819249999999997</c:v>
                </c:pt>
                <c:pt idx="217">
                  <c:v>65.475225806451604</c:v>
                </c:pt>
                <c:pt idx="218">
                  <c:v>39.759233333333341</c:v>
                </c:pt>
                <c:pt idx="219">
                  <c:v>13.71773333333333</c:v>
                </c:pt>
                <c:pt idx="220">
                  <c:v>7.6434333333333369</c:v>
                </c:pt>
                <c:pt idx="221">
                  <c:v>5.7699655172413786</c:v>
                </c:pt>
                <c:pt idx="222">
                  <c:v>5.6343793103448272</c:v>
                </c:pt>
                <c:pt idx="223">
                  <c:v>4.84</c:v>
                </c:pt>
                <c:pt idx="224">
                  <c:v>3.008419354838709</c:v>
                </c:pt>
                <c:pt idx="225">
                  <c:v>3.334516129032258</c:v>
                </c:pt>
                <c:pt idx="226">
                  <c:v>11.669774193548379</c:v>
                </c:pt>
                <c:pt idx="227">
                  <c:v>70.99464516129035</c:v>
                </c:pt>
                <c:pt idx="228">
                  <c:v>110.64565625</c:v>
                </c:pt>
                <c:pt idx="229">
                  <c:v>76.755193548387084</c:v>
                </c:pt>
                <c:pt idx="230">
                  <c:v>30.80583870967742</c:v>
                </c:pt>
                <c:pt idx="231">
                  <c:v>18.603137931034482</c:v>
                </c:pt>
                <c:pt idx="232">
                  <c:v>9.7732666666666663</c:v>
                </c:pt>
                <c:pt idx="233">
                  <c:v>7.133700000000001</c:v>
                </c:pt>
                <c:pt idx="234">
                  <c:v>6.5141724137931014</c:v>
                </c:pt>
                <c:pt idx="235">
                  <c:v>5.4528333333333334</c:v>
                </c:pt>
                <c:pt idx="236">
                  <c:v>3.9568999999999979</c:v>
                </c:pt>
                <c:pt idx="237">
                  <c:v>2.419451612903226</c:v>
                </c:pt>
                <c:pt idx="238">
                  <c:v>3.773903225806452</c:v>
                </c:pt>
                <c:pt idx="239">
                  <c:v>20.758343750000002</c:v>
                </c:pt>
                <c:pt idx="240">
                  <c:v>73.940290322580637</c:v>
                </c:pt>
                <c:pt idx="241">
                  <c:v>59.781000000000013</c:v>
                </c:pt>
                <c:pt idx="242">
                  <c:v>34.140419354838713</c:v>
                </c:pt>
                <c:pt idx="243">
                  <c:v>16.52086666666667</c:v>
                </c:pt>
                <c:pt idx="244">
                  <c:v>9.0616206896551716</c:v>
                </c:pt>
                <c:pt idx="245">
                  <c:v>8.2641666666666662</c:v>
                </c:pt>
                <c:pt idx="246">
                  <c:v>6.0609999999999999</c:v>
                </c:pt>
                <c:pt idx="247">
                  <c:v>5.6435333333333348</c:v>
                </c:pt>
                <c:pt idx="248">
                  <c:v>5.0915666666666661</c:v>
                </c:pt>
                <c:pt idx="249">
                  <c:v>4.7670322580645177</c:v>
                </c:pt>
                <c:pt idx="250">
                  <c:v>2.6033124999999999</c:v>
                </c:pt>
                <c:pt idx="251">
                  <c:v>18.765677419354841</c:v>
                </c:pt>
                <c:pt idx="252">
                  <c:v>67.385406250000003</c:v>
                </c:pt>
                <c:pt idx="253">
                  <c:v>58.640032258064522</c:v>
                </c:pt>
                <c:pt idx="254">
                  <c:v>35.21423333333334</c:v>
                </c:pt>
                <c:pt idx="255">
                  <c:v>12.8948</c:v>
                </c:pt>
                <c:pt idx="256">
                  <c:v>7.8916551724137944</c:v>
                </c:pt>
                <c:pt idx="257">
                  <c:v>5.9090333333333351</c:v>
                </c:pt>
                <c:pt idx="258">
                  <c:v>5.2724137931034507</c:v>
                </c:pt>
                <c:pt idx="259">
                  <c:v>3.939133333333332</c:v>
                </c:pt>
                <c:pt idx="260">
                  <c:v>3.2854999999999999</c:v>
                </c:pt>
                <c:pt idx="261">
                  <c:v>2.5699677419354829</c:v>
                </c:pt>
                <c:pt idx="262">
                  <c:v>5.4387499999999998</c:v>
                </c:pt>
                <c:pt idx="263">
                  <c:v>44.828580645161303</c:v>
                </c:pt>
                <c:pt idx="264">
                  <c:v>130.71284374999999</c:v>
                </c:pt>
                <c:pt idx="265">
                  <c:v>44.635580645161298</c:v>
                </c:pt>
                <c:pt idx="266">
                  <c:v>54.539133333333332</c:v>
                </c:pt>
                <c:pt idx="267">
                  <c:v>22.448299999999989</c:v>
                </c:pt>
                <c:pt idx="268">
                  <c:v>10.109500000000001</c:v>
                </c:pt>
                <c:pt idx="269">
                  <c:v>6.9718965517241376</c:v>
                </c:pt>
                <c:pt idx="270">
                  <c:v>5.7861379310344816</c:v>
                </c:pt>
                <c:pt idx="271">
                  <c:v>4.8101290322580654</c:v>
                </c:pt>
                <c:pt idx="272">
                  <c:v>4.1911290322580648</c:v>
                </c:pt>
                <c:pt idx="273">
                  <c:v>5.0850967741935467</c:v>
                </c:pt>
                <c:pt idx="274">
                  <c:v>6.3417741935483862</c:v>
                </c:pt>
                <c:pt idx="275">
                  <c:v>55.599935483870958</c:v>
                </c:pt>
                <c:pt idx="276">
                  <c:v>68.643062500000013</c:v>
                </c:pt>
                <c:pt idx="277">
                  <c:v>57.671322580645153</c:v>
                </c:pt>
                <c:pt idx="278">
                  <c:v>39.636774193548391</c:v>
                </c:pt>
                <c:pt idx="279">
                  <c:v>13.7182</c:v>
                </c:pt>
                <c:pt idx="280">
                  <c:v>7.6512068965517228</c:v>
                </c:pt>
                <c:pt idx="281">
                  <c:v>5.6863666666666663</c:v>
                </c:pt>
                <c:pt idx="282">
                  <c:v>4.8135862068965514</c:v>
                </c:pt>
                <c:pt idx="283">
                  <c:v>3.7614999999999998</c:v>
                </c:pt>
                <c:pt idx="284">
                  <c:v>4.2008333333333328</c:v>
                </c:pt>
                <c:pt idx="285">
                  <c:v>2.6687096774193542</c:v>
                </c:pt>
                <c:pt idx="286">
                  <c:v>3.5379999999999998</c:v>
                </c:pt>
                <c:pt idx="287">
                  <c:v>9.4121249999999996</c:v>
                </c:pt>
                <c:pt idx="288">
                  <c:v>48.653387096774203</c:v>
                </c:pt>
                <c:pt idx="289">
                  <c:v>64.625967741935469</c:v>
                </c:pt>
                <c:pt idx="290">
                  <c:v>23.309967741935491</c:v>
                </c:pt>
                <c:pt idx="291">
                  <c:v>10.54673333333333</c:v>
                </c:pt>
                <c:pt idx="292">
                  <c:v>6.6558965517241386</c:v>
                </c:pt>
                <c:pt idx="293">
                  <c:v>5.3209999999999997</c:v>
                </c:pt>
                <c:pt idx="294">
                  <c:v>6.12351724137931</c:v>
                </c:pt>
                <c:pt idx="295">
                  <c:v>5.4974999999999996</c:v>
                </c:pt>
                <c:pt idx="296">
                  <c:v>4.2669666666666659</c:v>
                </c:pt>
                <c:pt idx="297">
                  <c:v>2.863967741935483</c:v>
                </c:pt>
                <c:pt idx="298">
                  <c:v>3.1744062499999992</c:v>
                </c:pt>
                <c:pt idx="299">
                  <c:v>14.810838709677419</c:v>
                </c:pt>
                <c:pt idx="300">
                  <c:v>41.2280625</c:v>
                </c:pt>
                <c:pt idx="301">
                  <c:v>63.799258064516131</c:v>
                </c:pt>
                <c:pt idx="302">
                  <c:v>47.028033333333319</c:v>
                </c:pt>
                <c:pt idx="303">
                  <c:v>15.19653333333334</c:v>
                </c:pt>
                <c:pt idx="304">
                  <c:v>8.1431666666666658</c:v>
                </c:pt>
                <c:pt idx="305">
                  <c:v>6.3187931034482752</c:v>
                </c:pt>
                <c:pt idx="306">
                  <c:v>6.0484137931034478</c:v>
                </c:pt>
                <c:pt idx="307">
                  <c:v>5.3208666666666664</c:v>
                </c:pt>
                <c:pt idx="308">
                  <c:v>4.8971</c:v>
                </c:pt>
                <c:pt idx="309">
                  <c:v>8.2467741935483865</c:v>
                </c:pt>
                <c:pt idx="310">
                  <c:v>8.8260312499999998</c:v>
                </c:pt>
                <c:pt idx="311">
                  <c:v>73.217903225806452</c:v>
                </c:pt>
                <c:pt idx="312">
                  <c:v>83.259031249999992</c:v>
                </c:pt>
                <c:pt idx="313">
                  <c:v>81.706580645161324</c:v>
                </c:pt>
                <c:pt idx="314">
                  <c:v>56.914733333333317</c:v>
                </c:pt>
                <c:pt idx="315">
                  <c:v>16.99123333333333</c:v>
                </c:pt>
                <c:pt idx="316">
                  <c:v>8.4158200000000019</c:v>
                </c:pt>
                <c:pt idx="317">
                  <c:v>6.1162758620689663</c:v>
                </c:pt>
                <c:pt idx="318">
                  <c:v>4.8080999999999996</c:v>
                </c:pt>
                <c:pt idx="319">
                  <c:v>3.7779655172413791</c:v>
                </c:pt>
                <c:pt idx="320">
                  <c:v>3.0910322580645162</c:v>
                </c:pt>
                <c:pt idx="321">
                  <c:v>5.307483870967741</c:v>
                </c:pt>
                <c:pt idx="322">
                  <c:v>8.0459999999999994</c:v>
                </c:pt>
                <c:pt idx="323">
                  <c:v>56.021225806451611</c:v>
                </c:pt>
                <c:pt idx="324">
                  <c:v>73.540187500000002</c:v>
                </c:pt>
                <c:pt idx="325">
                  <c:v>104.51203225806449</c:v>
                </c:pt>
                <c:pt idx="326">
                  <c:v>45.665645161290328</c:v>
                </c:pt>
                <c:pt idx="327">
                  <c:v>39.51700000000001</c:v>
                </c:pt>
                <c:pt idx="328">
                  <c:v>14.67658620689655</c:v>
                </c:pt>
                <c:pt idx="329">
                  <c:v>9.4721666666666628</c:v>
                </c:pt>
                <c:pt idx="330">
                  <c:v>8.0347586206896562</c:v>
                </c:pt>
                <c:pt idx="331">
                  <c:v>5.8133666666666661</c:v>
                </c:pt>
                <c:pt idx="332">
                  <c:v>4.210700000000001</c:v>
                </c:pt>
                <c:pt idx="333">
                  <c:v>5.4619354838709686</c:v>
                </c:pt>
                <c:pt idx="334">
                  <c:v>7.3120000000000012</c:v>
                </c:pt>
                <c:pt idx="335">
                  <c:v>29.324718749999999</c:v>
                </c:pt>
                <c:pt idx="336">
                  <c:v>53.415225806451602</c:v>
                </c:pt>
                <c:pt idx="337">
                  <c:v>54.419387096774187</c:v>
                </c:pt>
                <c:pt idx="338">
                  <c:v>83.805322580645154</c:v>
                </c:pt>
                <c:pt idx="339">
                  <c:v>27.691099999999999</c:v>
                </c:pt>
                <c:pt idx="340">
                  <c:v>10.800586206896551</c:v>
                </c:pt>
              </c:numCache>
            </c:numRef>
          </c:val>
          <c:smooth val="1"/>
          <c:extLst>
            <c:ext xmlns:c16="http://schemas.microsoft.com/office/drawing/2014/chart" uri="{C3380CC4-5D6E-409C-BE32-E72D297353CC}">
              <c16:uniqueId val="{00000000-079E-4C5D-85BD-32D06B1981D0}"/>
            </c:ext>
          </c:extLst>
        </c:ser>
        <c:dLbls>
          <c:showLegendKey val="0"/>
          <c:showVal val="0"/>
          <c:showCatName val="0"/>
          <c:showSerName val="0"/>
          <c:showPercent val="0"/>
          <c:showBubbleSize val="0"/>
        </c:dLbls>
        <c:smooth val="0"/>
        <c:axId val="42490208"/>
        <c:axId val="171117472"/>
      </c:lineChart>
      <c:catAx>
        <c:axId val="4249020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Month</a:t>
                </a:r>
                <a:r>
                  <a:rPr lang="en-US" b="1" baseline="0"/>
                  <a:t> Series</a:t>
                </a:r>
                <a:endParaRPr lang="en-US" b="1"/>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71117472"/>
        <c:crosses val="autoZero"/>
        <c:auto val="1"/>
        <c:lblAlgn val="ctr"/>
        <c:lblOffset val="100"/>
        <c:noMultiLvlLbl val="0"/>
      </c:catAx>
      <c:valAx>
        <c:axId val="171117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42490208"/>
        <c:crosses val="autoZero"/>
        <c:crossBetween val="between"/>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100">
          <a:solidFill>
            <a:schemeClr val="tx1"/>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5011452523787262"/>
          <c:y val="3.790004282937437E-2"/>
        </c:manualLayout>
      </c:layout>
      <c:overlay val="0"/>
      <c:spPr>
        <a:noFill/>
        <a:ln>
          <a:noFill/>
          <a:prstDash val="solid"/>
        </a:ln>
      </c:spPr>
    </c:title>
    <c:autoTitleDeleted val="0"/>
    <c:plotArea>
      <c:layout>
        <c:manualLayout>
          <c:layoutTarget val="inner"/>
          <c:xMode val="edge"/>
          <c:yMode val="edge"/>
          <c:x val="0.1097232257732489"/>
          <c:y val="0.1529718875502008"/>
          <c:w val="0.82361360835745512"/>
          <c:h val="0.68097316850937673"/>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BA0B-4F12-9728-126DC450177A}"/>
            </c:ext>
          </c:extLst>
        </c:ser>
        <c:ser>
          <c:idx val="1"/>
          <c:order val="1"/>
          <c:tx>
            <c:v>Average Montlhy Flow (1975-1991)</c:v>
          </c:tx>
          <c:marker>
            <c:symbol val="triangle"/>
            <c:size val="5"/>
          </c:marker>
          <c:val>
            <c:numRef>
              <c:f>'All Months'!$U$2:$U$13</c:f>
              <c:numCache>
                <c:formatCode>0.00</c:formatCode>
                <c:ptCount val="12"/>
                <c:pt idx="0">
                  <c:v>3.7593861077161286</c:v>
                </c:pt>
                <c:pt idx="1">
                  <c:v>10.60169515751474</c:v>
                </c:pt>
                <c:pt idx="2">
                  <c:v>39.790421822881925</c:v>
                </c:pt>
                <c:pt idx="3">
                  <c:v>73.806980374419453</c:v>
                </c:pt>
                <c:pt idx="4">
                  <c:v>77.177728853684854</c:v>
                </c:pt>
                <c:pt idx="5">
                  <c:v>48.851510061196258</c:v>
                </c:pt>
                <c:pt idx="6">
                  <c:v>19.927068927279304</c:v>
                </c:pt>
                <c:pt idx="7">
                  <c:v>9.0530812853562175</c:v>
                </c:pt>
                <c:pt idx="8">
                  <c:v>6.3162591231347438</c:v>
                </c:pt>
                <c:pt idx="9">
                  <c:v>5.3193824962446783</c:v>
                </c:pt>
                <c:pt idx="10">
                  <c:v>4.6397475342848056</c:v>
                </c:pt>
                <c:pt idx="11">
                  <c:v>3.9779629942504076</c:v>
                </c:pt>
              </c:numCache>
            </c:numRef>
          </c:val>
          <c:smooth val="1"/>
          <c:extLst>
            <c:ext xmlns:c16="http://schemas.microsoft.com/office/drawing/2014/chart" uri="{C3380CC4-5D6E-409C-BE32-E72D297353CC}">
              <c16:uniqueId val="{00000001-BA0B-4F12-9728-126DC450177A}"/>
            </c:ext>
          </c:extLst>
        </c:ser>
        <c:ser>
          <c:idx val="2"/>
          <c:order val="2"/>
          <c:tx>
            <c:v>Design Flow=7m3/s</c:v>
          </c:tx>
          <c:spPr>
            <a:ln>
              <a:solidFill>
                <a:srgbClr val="FF0000"/>
              </a:solidFill>
            </a:ln>
          </c:spPr>
          <c:marker>
            <c:symbol val="diamond"/>
            <c:size val="5"/>
            <c:spPr>
              <a:solidFill>
                <a:srgbClr val="FF0000"/>
              </a:solidFill>
              <a:ln>
                <a:solidFill>
                  <a:srgbClr val="FF0000"/>
                </a:solidFill>
              </a:ln>
            </c:spPr>
          </c:marker>
          <c:val>
            <c:numRef>
              <c:f>'All Months'!$R$2:$R$13</c:f>
              <c:numCache>
                <c:formatCode>General</c:formatCode>
                <c:ptCount val="12"/>
                <c:pt idx="0">
                  <c:v>7</c:v>
                </c:pt>
                <c:pt idx="1">
                  <c:v>7</c:v>
                </c:pt>
                <c:pt idx="2">
                  <c:v>7</c:v>
                </c:pt>
                <c:pt idx="3">
                  <c:v>7</c:v>
                </c:pt>
                <c:pt idx="4">
                  <c:v>7</c:v>
                </c:pt>
                <c:pt idx="5">
                  <c:v>7</c:v>
                </c:pt>
                <c:pt idx="6">
                  <c:v>7</c:v>
                </c:pt>
                <c:pt idx="7">
                  <c:v>7</c:v>
                </c:pt>
                <c:pt idx="8">
                  <c:v>7</c:v>
                </c:pt>
                <c:pt idx="9">
                  <c:v>7</c:v>
                </c:pt>
                <c:pt idx="10">
                  <c:v>7</c:v>
                </c:pt>
                <c:pt idx="11">
                  <c:v>7</c:v>
                </c:pt>
              </c:numCache>
            </c:numRef>
          </c:val>
          <c:smooth val="0"/>
          <c:extLst>
            <c:ext xmlns:c16="http://schemas.microsoft.com/office/drawing/2014/chart" uri="{C3380CC4-5D6E-409C-BE32-E72D297353CC}">
              <c16:uniqueId val="{00000002-BA0B-4F12-9728-126DC450177A}"/>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3478243683394999"/>
          <c:y val="0.21807927366610935"/>
          <c:w val="0.38943854156784619"/>
          <c:h val="9.1777393524539022E-2"/>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'Daily data'!$K$12:$K$30</c:f>
              <c:numCache>
                <c:formatCode>0.00</c:formatCode>
                <c:ptCount val="19"/>
                <c:pt idx="0">
                  <c:v>94.99</c:v>
                </c:pt>
                <c:pt idx="1">
                  <c:v>72.16</c:v>
                </c:pt>
                <c:pt idx="2">
                  <c:v>57.55</c:v>
                </c:pt>
                <c:pt idx="3">
                  <c:v>44.92</c:v>
                </c:pt>
                <c:pt idx="4">
                  <c:v>34.31</c:v>
                </c:pt>
                <c:pt idx="5">
                  <c:v>25.7</c:v>
                </c:pt>
                <c:pt idx="6">
                  <c:v>17.72</c:v>
                </c:pt>
                <c:pt idx="7">
                  <c:v>12.83</c:v>
                </c:pt>
                <c:pt idx="8">
                  <c:v>9.75</c:v>
                </c:pt>
                <c:pt idx="9">
                  <c:v>8.2100000000000009</c:v>
                </c:pt>
                <c:pt idx="10">
                  <c:v>7.2009999999999996</c:v>
                </c:pt>
                <c:pt idx="11">
                  <c:v>6.4640000000000004</c:v>
                </c:pt>
                <c:pt idx="12">
                  <c:v>5.8109999999999999</c:v>
                </c:pt>
                <c:pt idx="13">
                  <c:v>5.2729999999999997</c:v>
                </c:pt>
                <c:pt idx="14">
                  <c:v>4.7869999999999999</c:v>
                </c:pt>
                <c:pt idx="15">
                  <c:v>4.2690000000000001</c:v>
                </c:pt>
                <c:pt idx="16">
                  <c:v>3.7090000000000001</c:v>
                </c:pt>
                <c:pt idx="17">
                  <c:v>3.13</c:v>
                </c:pt>
                <c:pt idx="18">
                  <c:v>2.2869999999999999</c:v>
                </c:pt>
              </c:numCache>
            </c:numRef>
          </c:val>
          <c:smooth val="1"/>
          <c:extLst>
            <c:ext xmlns:c16="http://schemas.microsoft.com/office/drawing/2014/chart" uri="{C3380CC4-5D6E-409C-BE32-E72D297353CC}">
              <c16:uniqueId val="{00000000-EF51-44C5-AE2C-E8B03B2AAC47}"/>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r>
              <a:rPr lang="en-US" sz="1100" b="1" i="0" baseline="0">
                <a:effectLst/>
              </a:rPr>
              <a:t>Mean Annual Discharge, 5-Years and 10- Years Moving average of Jhimruk Khola</a:t>
            </a:r>
            <a:endParaRPr lang="en-US" sz="1100" b="1">
              <a:effectLst/>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40618990151849"/>
          <c:y val="0.11766395479634811"/>
          <c:w val="0.82899587216027526"/>
          <c:h val="0.6849867894420173"/>
        </c:manualLayout>
      </c:layout>
      <c:lineChart>
        <c:grouping val="standard"/>
        <c:varyColors val="0"/>
        <c:ser>
          <c:idx val="0"/>
          <c:order val="0"/>
          <c:tx>
            <c:strRef>
              <c:f>Mean_annaul_nepalimonths!$C$1</c:f>
              <c:strCache>
                <c:ptCount val="1"/>
                <c:pt idx="0">
                  <c:v>Mean Annual Discharge</c:v>
                </c:pt>
              </c:strCache>
            </c:strRef>
          </c:tx>
          <c:spPr>
            <a:ln w="19050" cap="rnd">
              <a:solidFill>
                <a:schemeClr val="accent1"/>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Mean_annaul_nepalimonths!$C$2:$C$30</c:f>
              <c:numCache>
                <c:formatCode>0.0</c:formatCode>
                <c:ptCount val="29"/>
                <c:pt idx="0">
                  <c:v>17.83042253521127</c:v>
                </c:pt>
                <c:pt idx="1">
                  <c:v>20.157237704918039</c:v>
                </c:pt>
                <c:pt idx="2">
                  <c:v>29.269117486338793</c:v>
                </c:pt>
                <c:pt idx="3">
                  <c:v>30.640712328767108</c:v>
                </c:pt>
                <c:pt idx="4">
                  <c:v>31.131698630136992</c:v>
                </c:pt>
                <c:pt idx="5">
                  <c:v>33.054675824175838</c:v>
                </c:pt>
                <c:pt idx="6">
                  <c:v>32.058794520547956</c:v>
                </c:pt>
                <c:pt idx="7">
                  <c:v>26.759762295081952</c:v>
                </c:pt>
                <c:pt idx="8">
                  <c:v>27.95693650793649</c:v>
                </c:pt>
                <c:pt idx="9">
                  <c:v>27.168630136986309</c:v>
                </c:pt>
                <c:pt idx="10">
                  <c:v>15.968175637393772</c:v>
                </c:pt>
                <c:pt idx="11">
                  <c:v>23.246828961748623</c:v>
                </c:pt>
                <c:pt idx="12">
                  <c:v>15.702416438356162</c:v>
                </c:pt>
                <c:pt idx="13">
                  <c:v>25.309932876712349</c:v>
                </c:pt>
                <c:pt idx="14">
                  <c:v>21.528512511478407</c:v>
                </c:pt>
                <c:pt idx="15">
                  <c:v>21.33737704918034</c:v>
                </c:pt>
                <c:pt idx="16">
                  <c:v>25.061728767123299</c:v>
                </c:pt>
                <c:pt idx="17">
                  <c:v>21.771803013698623</c:v>
                </c:pt>
                <c:pt idx="18">
                  <c:v>25.130723287671227</c:v>
                </c:pt>
                <c:pt idx="19">
                  <c:v>25.271084699453553</c:v>
                </c:pt>
                <c:pt idx="20">
                  <c:v>20.604638356164397</c:v>
                </c:pt>
                <c:pt idx="21">
                  <c:v>21.470158904109574</c:v>
                </c:pt>
                <c:pt idx="22">
                  <c:v>29.798565573770496</c:v>
                </c:pt>
                <c:pt idx="23">
                  <c:v>18.822980874316929</c:v>
                </c:pt>
                <c:pt idx="24">
                  <c:v>16.502295890410952</c:v>
                </c:pt>
                <c:pt idx="25">
                  <c:v>24.331871232876711</c:v>
                </c:pt>
                <c:pt idx="26">
                  <c:v>28.340987945205455</c:v>
                </c:pt>
                <c:pt idx="27">
                  <c:v>29.432248633879802</c:v>
                </c:pt>
                <c:pt idx="28">
                  <c:v>46.610447368421063</c:v>
                </c:pt>
              </c:numCache>
            </c:numRef>
          </c:val>
          <c:smooth val="1"/>
          <c:extLst>
            <c:ext xmlns:c16="http://schemas.microsoft.com/office/drawing/2014/chart" uri="{C3380CC4-5D6E-409C-BE32-E72D297353CC}">
              <c16:uniqueId val="{00000000-ACB0-448C-AFCC-31CC85D1765A}"/>
            </c:ext>
          </c:extLst>
        </c:ser>
        <c:ser>
          <c:idx val="1"/>
          <c:order val="1"/>
          <c:tx>
            <c:strRef>
              <c:f>Mean_annaul_nepalimonths!$D$1</c:f>
              <c:strCache>
                <c:ptCount val="1"/>
                <c:pt idx="0">
                  <c:v>5-year moving average</c:v>
                </c:pt>
              </c:strCache>
            </c:strRef>
          </c:tx>
          <c:spPr>
            <a:ln w="19050" cap="rnd">
              <a:solidFill>
                <a:schemeClr val="accent2"/>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Mean_annaul_nepalimonths!$D$2:$D$30</c:f>
              <c:numCache>
                <c:formatCode>General</c:formatCode>
                <c:ptCount val="29"/>
                <c:pt idx="4" formatCode="0.0">
                  <c:v>25.805837737074437</c:v>
                </c:pt>
                <c:pt idx="5" formatCode="0.0">
                  <c:v>28.850688394867355</c:v>
                </c:pt>
                <c:pt idx="6" formatCode="0.0">
                  <c:v>31.230999757993338</c:v>
                </c:pt>
                <c:pt idx="7" formatCode="0.0">
                  <c:v>30.729128719741972</c:v>
                </c:pt>
                <c:pt idx="8" formatCode="0.0">
                  <c:v>30.192373555575841</c:v>
                </c:pt>
                <c:pt idx="9" formatCode="0.0">
                  <c:v>29.399759856945707</c:v>
                </c:pt>
                <c:pt idx="10" formatCode="0.0">
                  <c:v>25.982459819589298</c:v>
                </c:pt>
                <c:pt idx="11" formatCode="0.0">
                  <c:v>24.220066707829428</c:v>
                </c:pt>
                <c:pt idx="12" formatCode="0.0">
                  <c:v>22.00859753648427</c:v>
                </c:pt>
                <c:pt idx="13" formatCode="0.0">
                  <c:v>21.479196810239443</c:v>
                </c:pt>
                <c:pt idx="14" formatCode="0.0">
                  <c:v>20.351173285137865</c:v>
                </c:pt>
                <c:pt idx="15" formatCode="0.0">
                  <c:v>21.425013567495178</c:v>
                </c:pt>
                <c:pt idx="16" formatCode="0.0">
                  <c:v>21.787993528570109</c:v>
                </c:pt>
                <c:pt idx="17" formatCode="0.0">
                  <c:v>23.001870843638603</c:v>
                </c:pt>
                <c:pt idx="18" formatCode="0.0">
                  <c:v>22.966028925830379</c:v>
                </c:pt>
                <c:pt idx="19" formatCode="0.0">
                  <c:v>23.71454336342541</c:v>
                </c:pt>
                <c:pt idx="20" formatCode="0.0">
                  <c:v>23.56799562482222</c:v>
                </c:pt>
                <c:pt idx="21" formatCode="0.0">
                  <c:v>22.849681652219477</c:v>
                </c:pt>
                <c:pt idx="22" formatCode="0.0">
                  <c:v>24.455034164233854</c:v>
                </c:pt>
                <c:pt idx="23" formatCode="0.0">
                  <c:v>23.193485681562994</c:v>
                </c:pt>
                <c:pt idx="24" formatCode="0.0">
                  <c:v>21.439727919754468</c:v>
                </c:pt>
                <c:pt idx="25" formatCode="0.0">
                  <c:v>22.185174495096931</c:v>
                </c:pt>
                <c:pt idx="26" formatCode="0.0">
                  <c:v>23.559340303316109</c:v>
                </c:pt>
                <c:pt idx="27" formatCode="0.0">
                  <c:v>23.486076915337968</c:v>
                </c:pt>
                <c:pt idx="28" formatCode="0.0">
                  <c:v>29.043570214158798</c:v>
                </c:pt>
              </c:numCache>
            </c:numRef>
          </c:val>
          <c:smooth val="1"/>
          <c:extLst>
            <c:ext xmlns:c16="http://schemas.microsoft.com/office/drawing/2014/chart" uri="{C3380CC4-5D6E-409C-BE32-E72D297353CC}">
              <c16:uniqueId val="{00000001-ACB0-448C-AFCC-31CC85D1765A}"/>
            </c:ext>
          </c:extLst>
        </c:ser>
        <c:ser>
          <c:idx val="2"/>
          <c:order val="2"/>
          <c:tx>
            <c:strRef>
              <c:f>Mean_annaul_nepalimonths!$E$1</c:f>
              <c:strCache>
                <c:ptCount val="1"/>
                <c:pt idx="0">
                  <c:v>10-year moving average</c:v>
                </c:pt>
              </c:strCache>
            </c:strRef>
          </c:tx>
          <c:spPr>
            <a:ln w="19050" cap="rnd">
              <a:solidFill>
                <a:schemeClr val="accent3"/>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Mean_annaul_nepalimonths!$E$2:$E$30</c:f>
              <c:numCache>
                <c:formatCode>General</c:formatCode>
                <c:ptCount val="29"/>
                <c:pt idx="9" formatCode="0.0">
                  <c:v>27.602798797010074</c:v>
                </c:pt>
                <c:pt idx="10" formatCode="0.0">
                  <c:v>27.416574107228325</c:v>
                </c:pt>
                <c:pt idx="11" formatCode="0.0">
                  <c:v>27.725533232911385</c:v>
                </c:pt>
                <c:pt idx="12" formatCode="0.0">
                  <c:v>26.368863128113123</c:v>
                </c:pt>
                <c:pt idx="13" formatCode="0.0">
                  <c:v>25.835785182907642</c:v>
                </c:pt>
                <c:pt idx="14" formatCode="0.0">
                  <c:v>24.875466571041784</c:v>
                </c:pt>
                <c:pt idx="15" formatCode="0.0">
                  <c:v>23.703736693542233</c:v>
                </c:pt>
                <c:pt idx="16" formatCode="0.0">
                  <c:v>23.004030118199768</c:v>
                </c:pt>
                <c:pt idx="17" formatCode="0.0">
                  <c:v>22.505234190061437</c:v>
                </c:pt>
                <c:pt idx="18" formatCode="0.0">
                  <c:v>22.222612868034908</c:v>
                </c:pt>
                <c:pt idx="19" formatCode="0.0">
                  <c:v>22.032858324281637</c:v>
                </c:pt>
                <c:pt idx="20" formatCode="0.0">
                  <c:v>22.496504596158697</c:v>
                </c:pt>
                <c:pt idx="21" formatCode="0.0">
                  <c:v>22.318837590394793</c:v>
                </c:pt>
                <c:pt idx="22" formatCode="0.0">
                  <c:v>23.728452503936229</c:v>
                </c:pt>
                <c:pt idx="23" formatCode="0.0">
                  <c:v>23.079757303696688</c:v>
                </c:pt>
                <c:pt idx="24" formatCode="0.0">
                  <c:v>22.57713564158994</c:v>
                </c:pt>
                <c:pt idx="25" formatCode="0.0">
                  <c:v>22.876585059959577</c:v>
                </c:pt>
                <c:pt idx="26" formatCode="0.0">
                  <c:v>23.204510977767793</c:v>
                </c:pt>
                <c:pt idx="27" formatCode="0.0">
                  <c:v>23.970555539785913</c:v>
                </c:pt>
                <c:pt idx="28" formatCode="0.0">
                  <c:v>26.118527947860894</c:v>
                </c:pt>
              </c:numCache>
            </c:numRef>
          </c:val>
          <c:smooth val="1"/>
          <c:extLst>
            <c:ext xmlns:c16="http://schemas.microsoft.com/office/drawing/2014/chart" uri="{C3380CC4-5D6E-409C-BE32-E72D297353CC}">
              <c16:uniqueId val="{00000002-ACB0-448C-AFCC-31CC85D1765A}"/>
            </c:ext>
          </c:extLst>
        </c:ser>
        <c:dLbls>
          <c:showLegendKey val="0"/>
          <c:showVal val="0"/>
          <c:showCatName val="0"/>
          <c:showSerName val="0"/>
          <c:showPercent val="0"/>
          <c:showBubbleSize val="0"/>
        </c:dLbls>
        <c:smooth val="0"/>
        <c:axId val="1326524079"/>
        <c:axId val="1326524495"/>
      </c:lineChart>
      <c:catAx>
        <c:axId val="1326524079"/>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Fiscal Year</a:t>
                </a:r>
              </a:p>
            </c:rich>
          </c:tx>
          <c:layout>
            <c:manualLayout>
              <c:xMode val="edge"/>
              <c:yMode val="edge"/>
              <c:x val="0.450869815769673"/>
              <c:y val="0.9242556308368430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326524495"/>
        <c:crosses val="autoZero"/>
        <c:auto val="1"/>
        <c:lblAlgn val="ctr"/>
        <c:lblOffset val="100"/>
        <c:noMultiLvlLbl val="0"/>
      </c:catAx>
      <c:valAx>
        <c:axId val="1326524495"/>
        <c:scaling>
          <c:orientation val="minMax"/>
          <c:max val="45"/>
          <c:min val="10"/>
        </c:scaling>
        <c:delete val="0"/>
        <c:axPos val="l"/>
        <c:majorGridlines>
          <c:spPr>
            <a:ln w="9525" cap="flat" cmpd="sng" algn="ctr">
              <a:solidFill>
                <a:schemeClr val="tx1"/>
              </a:solidFill>
              <a:prstDash val="dash"/>
              <a:round/>
            </a:ln>
            <a:effectLst/>
          </c:spPr>
        </c:majorGridlines>
        <c:title>
          <c:tx>
            <c:rich>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326524079"/>
        <c:crosses val="autoZero"/>
        <c:crossBetween val="between"/>
      </c:valAx>
      <c:spPr>
        <a:noFill/>
        <a:ln>
          <a:solidFill>
            <a:sysClr val="windowText" lastClr="000000"/>
          </a:solidFill>
        </a:ln>
        <a:effectLst/>
      </c:spPr>
    </c:plotArea>
    <c:legend>
      <c:legendPos val="b"/>
      <c:layout>
        <c:manualLayout>
          <c:xMode val="edge"/>
          <c:yMode val="edge"/>
          <c:x val="0.57194008467062429"/>
          <c:y val="0.1438391712663824"/>
          <c:w val="0.28642225090991141"/>
          <c:h val="0.23844212330601527"/>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100">
          <a:solidFill>
            <a:schemeClr val="tx1"/>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0.41433</cdr:x>
      <cdr:y>0.12335</cdr:y>
    </cdr:from>
    <cdr:to>
      <cdr:x>0.6215</cdr:x>
      <cdr:y>0.24009</cdr:y>
    </cdr:to>
    <cdr:sp macro="" textlink="">
      <cdr:nvSpPr>
        <cdr:cNvPr id="2" name="Text Box 1"/>
        <cdr:cNvSpPr txBox="1"/>
      </cdr:nvSpPr>
      <cdr:spPr>
        <a:xfrm xmlns:a="http://schemas.openxmlformats.org/drawingml/2006/main">
          <a:off x="2533650" y="533399"/>
          <a:ext cx="1266825" cy="5048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shrawna 11, 2073 = 527.97 m3/s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7F0E0-37F1-4D9D-9CBF-AD766491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25</Pages>
  <Words>8352</Words>
  <Characters>47608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55849</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Kumar Baral</cp:lastModifiedBy>
  <cp:revision>13</cp:revision>
  <cp:lastPrinted>2023-02-14T03:39:00Z</cp:lastPrinted>
  <dcterms:created xsi:type="dcterms:W3CDTF">2023-02-14T04:19:00Z</dcterms:created>
  <dcterms:modified xsi:type="dcterms:W3CDTF">2023-02-14T11:56:00Z</dcterms:modified>
</cp:coreProperties>
</file>